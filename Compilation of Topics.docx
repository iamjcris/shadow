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020262" w:rsidP="004E5C32" w:rsidRDefault="00020262" w14:paraId="160C52AA" w14:textId="21697A08">
      <w:pPr>
        <w:numPr>
          <w:ilvl w:val="0"/>
          <w:numId w:val="0"/>
        </w:numPr>
        <w:rPr>
          <w:b/>
          <w:bCs/>
          <w:sz w:val="24"/>
          <w:szCs w:val="24"/>
          <w:lang w:val="en-US"/>
        </w:rPr>
      </w:pPr>
    </w:p>
    <w:p w:rsidR="00C07378" w:rsidP="00623EE5" w:rsidRDefault="00772FD3" w14:paraId="58E994B0" w14:textId="4B045D9B">
      <w:pPr>
        <w:pStyle w:val="ListParagraph"/>
        <w:numPr>
          <w:ilvl w:val="0"/>
          <w:numId w:val="19"/>
        </w:numPr>
        <w:rPr>
          <w:b/>
          <w:bCs/>
          <w:sz w:val="24"/>
          <w:szCs w:val="24"/>
          <w:lang w:val="en-US"/>
        </w:rPr>
      </w:pPr>
      <w:r>
        <w:rPr>
          <w:b/>
          <w:bCs/>
          <w:sz w:val="24"/>
          <w:szCs w:val="24"/>
          <w:lang w:val="en-US"/>
        </w:rPr>
        <w:t>I</w:t>
      </w:r>
      <w:r w:rsidR="00AA5996">
        <w:rPr>
          <w:b/>
          <w:bCs/>
          <w:sz w:val="24"/>
          <w:szCs w:val="24"/>
          <w:lang w:val="en-US"/>
        </w:rPr>
        <w:t>NT</w:t>
      </w:r>
      <w:r w:rsidR="00FE478D">
        <w:rPr>
          <w:b/>
          <w:bCs/>
          <w:sz w:val="24"/>
          <w:szCs w:val="24"/>
          <w:lang w:val="en-US"/>
        </w:rPr>
        <w:t>RODUCTION</w:t>
      </w:r>
      <w:r w:rsidR="008200F3">
        <w:rPr>
          <w:b/>
          <w:bCs/>
          <w:sz w:val="24"/>
          <w:szCs w:val="24"/>
          <w:lang w:val="en-US"/>
        </w:rPr>
        <w:t xml:space="preserve"> AND </w:t>
      </w:r>
      <w:r w:rsidR="00594FB7">
        <w:rPr>
          <w:b/>
          <w:bCs/>
          <w:sz w:val="24"/>
          <w:szCs w:val="24"/>
          <w:lang w:val="en-US"/>
        </w:rPr>
        <w:t>FOU</w:t>
      </w:r>
      <w:r w:rsidR="00A26805">
        <w:rPr>
          <w:b/>
          <w:bCs/>
          <w:sz w:val="24"/>
          <w:szCs w:val="24"/>
          <w:lang w:val="en-US"/>
        </w:rPr>
        <w:t>NDATIO</w:t>
      </w:r>
      <w:r w:rsidR="00A862C5">
        <w:rPr>
          <w:b/>
          <w:bCs/>
          <w:sz w:val="24"/>
          <w:szCs w:val="24"/>
          <w:lang w:val="en-US"/>
        </w:rPr>
        <w:t>N</w:t>
      </w:r>
    </w:p>
    <w:p w:rsidRPr="00AA447C" w:rsidR="00054FF6" w:rsidP="00623EE5" w:rsidRDefault="00685B91" w14:paraId="76B07295" w14:textId="1174B75B">
      <w:pPr>
        <w:pStyle w:val="ListParagraph"/>
        <w:numPr>
          <w:ilvl w:val="0"/>
          <w:numId w:val="7"/>
        </w:numPr>
        <w:rPr>
          <w:sz w:val="24"/>
          <w:szCs w:val="24"/>
          <w:lang w:val="en-US"/>
        </w:rPr>
      </w:pPr>
      <w:r>
        <w:rPr>
          <w:b/>
          <w:bCs/>
          <w:sz w:val="24"/>
          <w:szCs w:val="24"/>
          <w:lang w:val="en-US"/>
        </w:rPr>
        <w:t>Basi</w:t>
      </w:r>
      <w:r w:rsidR="00873C9B">
        <w:rPr>
          <w:b/>
          <w:bCs/>
          <w:sz w:val="24"/>
          <w:szCs w:val="24"/>
          <w:lang w:val="en-US"/>
        </w:rPr>
        <w:t>c</w:t>
      </w:r>
      <w:r w:rsidR="00CC7173">
        <w:rPr>
          <w:b/>
          <w:bCs/>
          <w:sz w:val="24"/>
          <w:szCs w:val="24"/>
          <w:lang w:val="en-US"/>
        </w:rPr>
        <w:t xml:space="preserve"> P</w:t>
      </w:r>
      <w:r w:rsidR="00CF0756">
        <w:rPr>
          <w:b/>
          <w:bCs/>
          <w:sz w:val="24"/>
          <w:szCs w:val="24"/>
          <w:lang w:val="en-US"/>
        </w:rPr>
        <w:t>rogra</w:t>
      </w:r>
      <w:r w:rsidR="003B398B">
        <w:rPr>
          <w:b/>
          <w:bCs/>
          <w:sz w:val="24"/>
          <w:szCs w:val="24"/>
          <w:lang w:val="en-US"/>
        </w:rPr>
        <w:t xml:space="preserve">mming </w:t>
      </w:r>
      <w:r w:rsidR="0040450D">
        <w:rPr>
          <w:b/>
          <w:bCs/>
          <w:sz w:val="24"/>
          <w:szCs w:val="24"/>
          <w:lang w:val="en-US"/>
        </w:rPr>
        <w:t>Ter</w:t>
      </w:r>
      <w:r w:rsidR="004842B4">
        <w:rPr>
          <w:b/>
          <w:bCs/>
          <w:sz w:val="24"/>
          <w:szCs w:val="24"/>
          <w:lang w:val="en-US"/>
        </w:rPr>
        <w:t>minolo</w:t>
      </w:r>
      <w:r w:rsidR="00F37E88">
        <w:rPr>
          <w:b/>
          <w:bCs/>
          <w:sz w:val="24"/>
          <w:szCs w:val="24"/>
          <w:lang w:val="en-US"/>
        </w:rPr>
        <w:t>gy</w:t>
      </w:r>
      <w:r w:rsidR="00C7548E">
        <w:rPr>
          <w:b/>
          <w:bCs/>
          <w:sz w:val="24"/>
          <w:szCs w:val="24"/>
          <w:lang w:val="en-US"/>
        </w:rPr>
        <w:br/>
      </w:r>
      <w:r w:rsidR="00026E33">
        <w:rPr>
          <w:b/>
          <w:bCs/>
          <w:sz w:val="24"/>
          <w:szCs w:val="24"/>
          <w:lang w:val="en-US"/>
        </w:rPr>
        <w:t xml:space="preserve">- </w:t>
      </w:r>
      <w:r w:rsidRPr="009D6F80" w:rsidR="00857C49">
        <w:rPr>
          <w:sz w:val="24"/>
          <w:szCs w:val="24"/>
          <w:lang w:val="en-US"/>
        </w:rPr>
        <w:t>The</w:t>
      </w:r>
      <w:r w:rsidRPr="009D6F80" w:rsidR="00723866">
        <w:rPr>
          <w:sz w:val="24"/>
          <w:szCs w:val="24"/>
          <w:lang w:val="en-US"/>
        </w:rPr>
        <w:t xml:space="preserve"> </w:t>
      </w:r>
      <w:r w:rsidRPr="009D6F80" w:rsidR="007A2A74">
        <w:rPr>
          <w:sz w:val="24"/>
          <w:szCs w:val="24"/>
          <w:lang w:val="en-US"/>
        </w:rPr>
        <w:t>most</w:t>
      </w:r>
      <w:r w:rsidR="007A2A74">
        <w:rPr>
          <w:b/>
          <w:bCs/>
          <w:sz w:val="24"/>
          <w:szCs w:val="24"/>
          <w:lang w:val="en-US"/>
        </w:rPr>
        <w:t xml:space="preserve"> </w:t>
      </w:r>
      <w:r w:rsidRPr="007C3527" w:rsidR="0035034F">
        <w:rPr>
          <w:sz w:val="24"/>
          <w:szCs w:val="24"/>
          <w:lang w:val="en-US"/>
        </w:rPr>
        <w:t>fun</w:t>
      </w:r>
      <w:r w:rsidRPr="007C3527" w:rsidR="00D159D0">
        <w:rPr>
          <w:sz w:val="24"/>
          <w:szCs w:val="24"/>
          <w:lang w:val="en-US"/>
        </w:rPr>
        <w:t>da</w:t>
      </w:r>
      <w:r w:rsidRPr="007C3527" w:rsidR="00FE1A6D">
        <w:rPr>
          <w:sz w:val="24"/>
          <w:szCs w:val="24"/>
          <w:lang w:val="en-US"/>
        </w:rPr>
        <w:t xml:space="preserve">mental </w:t>
      </w:r>
      <w:r w:rsidRPr="007C3527" w:rsidR="00A108EF">
        <w:rPr>
          <w:sz w:val="24"/>
          <w:szCs w:val="24"/>
          <w:lang w:val="en-US"/>
        </w:rPr>
        <w:t>ste</w:t>
      </w:r>
      <w:r w:rsidR="009925A7">
        <w:rPr>
          <w:sz w:val="24"/>
          <w:szCs w:val="24"/>
          <w:lang w:val="en-US"/>
        </w:rPr>
        <w:t xml:space="preserve">p </w:t>
      </w:r>
      <w:r w:rsidR="00E24532">
        <w:rPr>
          <w:sz w:val="24"/>
          <w:szCs w:val="24"/>
          <w:lang w:val="en-US"/>
        </w:rPr>
        <w:t>in lear</w:t>
      </w:r>
      <w:r w:rsidR="0048686C">
        <w:rPr>
          <w:sz w:val="24"/>
          <w:szCs w:val="24"/>
          <w:lang w:val="en-US"/>
        </w:rPr>
        <w:t xml:space="preserve">ning </w:t>
      </w:r>
      <w:r w:rsidR="00EF2E33">
        <w:rPr>
          <w:sz w:val="24"/>
          <w:szCs w:val="24"/>
          <w:lang w:val="en-US"/>
        </w:rPr>
        <w:t>to progra</w:t>
      </w:r>
      <w:r w:rsidR="00762802">
        <w:rPr>
          <w:sz w:val="24"/>
          <w:szCs w:val="24"/>
          <w:lang w:val="en-US"/>
        </w:rPr>
        <w:t>m</w:t>
      </w:r>
      <w:r w:rsidR="00C74B64">
        <w:rPr>
          <w:sz w:val="24"/>
          <w:szCs w:val="24"/>
          <w:lang w:val="en-US"/>
        </w:rPr>
        <w:t xml:space="preserve"> is to </w:t>
      </w:r>
      <w:r w:rsidR="006607BB">
        <w:rPr>
          <w:sz w:val="24"/>
          <w:szCs w:val="24"/>
          <w:lang w:val="en-US"/>
        </w:rPr>
        <w:t>learn</w:t>
      </w:r>
      <w:r w:rsidR="00260406">
        <w:rPr>
          <w:sz w:val="24"/>
          <w:szCs w:val="24"/>
          <w:lang w:val="en-US"/>
        </w:rPr>
        <w:t xml:space="preserve"> </w:t>
      </w:r>
      <w:r w:rsidR="00D626CD">
        <w:rPr>
          <w:sz w:val="24"/>
          <w:szCs w:val="24"/>
          <w:lang w:val="en-US"/>
        </w:rPr>
        <w:t>vocabulary</w:t>
      </w:r>
      <w:r w:rsidR="00A02596">
        <w:rPr>
          <w:sz w:val="24"/>
          <w:szCs w:val="24"/>
          <w:lang w:val="en-US"/>
        </w:rPr>
        <w:t>.</w:t>
      </w:r>
      <w:r w:rsidR="009A61E5">
        <w:rPr>
          <w:sz w:val="24"/>
          <w:szCs w:val="24"/>
          <w:lang w:val="en-US"/>
        </w:rPr>
        <w:t xml:space="preserve"> </w:t>
      </w:r>
      <w:r w:rsidR="006F6D12">
        <w:rPr>
          <w:sz w:val="24"/>
          <w:szCs w:val="24"/>
          <w:lang w:val="en-US"/>
        </w:rPr>
        <w:t>W</w:t>
      </w:r>
      <w:r w:rsidR="00970F4C">
        <w:rPr>
          <w:sz w:val="24"/>
          <w:szCs w:val="24"/>
          <w:lang w:val="en-US"/>
        </w:rPr>
        <w:t>e</w:t>
      </w:r>
      <w:r w:rsidR="00876FC8">
        <w:rPr>
          <w:sz w:val="24"/>
          <w:szCs w:val="24"/>
          <w:lang w:val="en-US"/>
        </w:rPr>
        <w:t>’</w:t>
      </w:r>
      <w:r w:rsidR="002F28AB">
        <w:rPr>
          <w:sz w:val="24"/>
          <w:szCs w:val="24"/>
          <w:lang w:val="en-US"/>
        </w:rPr>
        <w:t xml:space="preserve">ll </w:t>
      </w:r>
      <w:r w:rsidR="00E85C5F">
        <w:rPr>
          <w:sz w:val="24"/>
          <w:szCs w:val="24"/>
          <w:lang w:val="en-US"/>
        </w:rPr>
        <w:t>start by</w:t>
      </w:r>
      <w:r w:rsidR="001A0C48">
        <w:rPr>
          <w:sz w:val="24"/>
          <w:szCs w:val="24"/>
          <w:lang w:val="en-US"/>
        </w:rPr>
        <w:t xml:space="preserve"> iden</w:t>
      </w:r>
      <w:r w:rsidR="00141770">
        <w:rPr>
          <w:sz w:val="24"/>
          <w:szCs w:val="24"/>
          <w:lang w:val="en-US"/>
        </w:rPr>
        <w:t>tifying</w:t>
      </w:r>
      <w:r w:rsidR="00D80C3C">
        <w:rPr>
          <w:sz w:val="24"/>
          <w:szCs w:val="24"/>
          <w:lang w:val="en-US"/>
        </w:rPr>
        <w:t xml:space="preserve"> the </w:t>
      </w:r>
      <w:r w:rsidR="00542BAD">
        <w:rPr>
          <w:sz w:val="24"/>
          <w:szCs w:val="24"/>
          <w:lang w:val="en-US"/>
        </w:rPr>
        <w:t>co</w:t>
      </w:r>
      <w:r w:rsidR="00B82E1F">
        <w:rPr>
          <w:sz w:val="24"/>
          <w:szCs w:val="24"/>
          <w:lang w:val="en-US"/>
        </w:rPr>
        <w:t>re</w:t>
      </w:r>
      <w:r w:rsidR="0017128B">
        <w:rPr>
          <w:sz w:val="24"/>
          <w:szCs w:val="24"/>
          <w:lang w:val="en-US"/>
        </w:rPr>
        <w:t xml:space="preserve"> com</w:t>
      </w:r>
      <w:r w:rsidR="00A517FD">
        <w:rPr>
          <w:sz w:val="24"/>
          <w:szCs w:val="24"/>
          <w:lang w:val="en-US"/>
        </w:rPr>
        <w:t>pone</w:t>
      </w:r>
      <w:r w:rsidR="003164C7">
        <w:rPr>
          <w:sz w:val="24"/>
          <w:szCs w:val="24"/>
          <w:lang w:val="en-US"/>
        </w:rPr>
        <w:t>n</w:t>
      </w:r>
      <w:r w:rsidR="00CE1BD5">
        <w:rPr>
          <w:sz w:val="24"/>
          <w:szCs w:val="24"/>
          <w:lang w:val="en-US"/>
        </w:rPr>
        <w:t>ts</w:t>
      </w:r>
      <w:r w:rsidR="0023560B">
        <w:rPr>
          <w:sz w:val="24"/>
          <w:szCs w:val="24"/>
          <w:lang w:val="en-US"/>
        </w:rPr>
        <w:t xml:space="preserve"> of</w:t>
      </w:r>
      <w:r w:rsidR="006B4AB6">
        <w:rPr>
          <w:sz w:val="24"/>
          <w:szCs w:val="24"/>
          <w:lang w:val="en-US"/>
        </w:rPr>
        <w:t xml:space="preserve"> the</w:t>
      </w:r>
      <w:r w:rsidR="00DC0BDC">
        <w:rPr>
          <w:sz w:val="24"/>
          <w:szCs w:val="24"/>
          <w:lang w:val="en-US"/>
        </w:rPr>
        <w:t xml:space="preserve"> </w:t>
      </w:r>
      <w:r w:rsidR="00327EB8">
        <w:rPr>
          <w:sz w:val="24"/>
          <w:szCs w:val="24"/>
          <w:lang w:val="en-US"/>
        </w:rPr>
        <w:t>sim</w:t>
      </w:r>
      <w:r w:rsidR="001E4A6E">
        <w:rPr>
          <w:sz w:val="24"/>
          <w:szCs w:val="24"/>
          <w:lang w:val="en-US"/>
        </w:rPr>
        <w:t>ples</w:t>
      </w:r>
      <w:r w:rsidR="00A80A78">
        <w:rPr>
          <w:sz w:val="24"/>
          <w:szCs w:val="24"/>
          <w:lang w:val="en-US"/>
        </w:rPr>
        <w:t xml:space="preserve">t </w:t>
      </w:r>
      <w:r w:rsidR="0091570D">
        <w:rPr>
          <w:sz w:val="24"/>
          <w:szCs w:val="24"/>
          <w:lang w:val="en-US"/>
        </w:rPr>
        <w:t>Ja</w:t>
      </w:r>
      <w:r w:rsidR="009274D2">
        <w:rPr>
          <w:sz w:val="24"/>
          <w:szCs w:val="24"/>
          <w:lang w:val="en-US"/>
        </w:rPr>
        <w:t>va</w:t>
      </w:r>
      <w:r w:rsidR="00562442">
        <w:rPr>
          <w:sz w:val="24"/>
          <w:szCs w:val="24"/>
          <w:lang w:val="en-US"/>
        </w:rPr>
        <w:t xml:space="preserve"> </w:t>
      </w:r>
      <w:r w:rsidR="004974EA">
        <w:rPr>
          <w:sz w:val="24"/>
          <w:szCs w:val="24"/>
          <w:lang w:val="en-US"/>
        </w:rPr>
        <w:t>applic</w:t>
      </w:r>
      <w:r w:rsidR="005465DB">
        <w:rPr>
          <w:sz w:val="24"/>
          <w:szCs w:val="24"/>
          <w:lang w:val="en-US"/>
        </w:rPr>
        <w:t>ation</w:t>
      </w:r>
      <w:r w:rsidR="00024520">
        <w:rPr>
          <w:sz w:val="24"/>
          <w:szCs w:val="24"/>
          <w:lang w:val="en-US"/>
        </w:rPr>
        <w:t>, w</w:t>
      </w:r>
      <w:r w:rsidR="00970CFA">
        <w:rPr>
          <w:sz w:val="24"/>
          <w:szCs w:val="24"/>
          <w:lang w:val="en-US"/>
        </w:rPr>
        <w:t>hic</w:t>
      </w:r>
      <w:r w:rsidR="006132CB">
        <w:rPr>
          <w:sz w:val="24"/>
          <w:szCs w:val="24"/>
          <w:lang w:val="en-US"/>
        </w:rPr>
        <w:t>h</w:t>
      </w:r>
      <w:r w:rsidR="009F34C1">
        <w:rPr>
          <w:sz w:val="24"/>
          <w:szCs w:val="24"/>
          <w:lang w:val="en-US"/>
        </w:rPr>
        <w:t xml:space="preserve"> pri</w:t>
      </w:r>
      <w:r w:rsidR="009A4A46">
        <w:rPr>
          <w:sz w:val="24"/>
          <w:szCs w:val="24"/>
          <w:lang w:val="en-US"/>
        </w:rPr>
        <w:t>nts</w:t>
      </w:r>
      <w:r w:rsidR="00B52930">
        <w:rPr>
          <w:sz w:val="24"/>
          <w:szCs w:val="24"/>
          <w:lang w:val="en-US"/>
        </w:rPr>
        <w:t xml:space="preserve"> a </w:t>
      </w:r>
      <w:r w:rsidR="00415844">
        <w:rPr>
          <w:sz w:val="24"/>
          <w:szCs w:val="24"/>
          <w:lang w:val="en-US"/>
        </w:rPr>
        <w:t>messag</w:t>
      </w:r>
      <w:r w:rsidR="00572F90">
        <w:rPr>
          <w:sz w:val="24"/>
          <w:szCs w:val="24"/>
          <w:lang w:val="en-US"/>
        </w:rPr>
        <w:t>e</w:t>
      </w:r>
      <w:r w:rsidR="008941BF">
        <w:rPr>
          <w:sz w:val="24"/>
          <w:szCs w:val="24"/>
          <w:lang w:val="en-US"/>
        </w:rPr>
        <w:t xml:space="preserve"> to the </w:t>
      </w:r>
      <w:r w:rsidR="002373E5">
        <w:rPr>
          <w:sz w:val="24"/>
          <w:szCs w:val="24"/>
          <w:lang w:val="en-US"/>
        </w:rPr>
        <w:t>co</w:t>
      </w:r>
      <w:r w:rsidR="00AF01EE">
        <w:rPr>
          <w:sz w:val="24"/>
          <w:szCs w:val="24"/>
          <w:lang w:val="en-US"/>
        </w:rPr>
        <w:t>n</w:t>
      </w:r>
      <w:r w:rsidR="00B355F3">
        <w:rPr>
          <w:sz w:val="24"/>
          <w:szCs w:val="24"/>
          <w:lang w:val="en-US"/>
        </w:rPr>
        <w:t>sole</w:t>
      </w:r>
      <w:r w:rsidR="00A35322">
        <w:rPr>
          <w:sz w:val="24"/>
          <w:szCs w:val="24"/>
          <w:lang w:val="en-US"/>
        </w:rPr>
        <w:t>.</w:t>
      </w:r>
    </w:p>
    <w:p w:rsidR="00FD3E0C" w:rsidP="0096434F" w:rsidRDefault="00FD3E0C" w14:paraId="2070F5EB" w14:textId="77777777">
      <w:pPr>
        <w:numPr>
          <w:ilvl w:val="0"/>
          <w:numId w:val="0"/>
        </w:numPr>
        <w:rPr>
          <w:sz w:val="24"/>
          <w:szCs w:val="24"/>
          <w:lang w:val="en-US"/>
        </w:rPr>
      </w:pPr>
    </w:p>
    <w:p w:rsidRPr="00C344C9" w:rsidR="0013646F" w:rsidP="004F4D26" w:rsidRDefault="00431476" w14:paraId="5A801F83" w14:textId="72E1902A">
      <w:pPr>
        <w:numPr>
          <w:ilvl w:val="0"/>
          <w:numId w:val="0"/>
        </w:numPr>
        <w:ind w:left="720"/>
        <w:rPr>
          <w:b/>
          <w:bCs/>
          <w:sz w:val="24"/>
          <w:szCs w:val="24"/>
          <w:lang w:val="en-US"/>
        </w:rPr>
      </w:pPr>
      <w:r w:rsidRPr="00C344C9">
        <w:rPr>
          <w:b/>
          <w:bCs/>
          <w:sz w:val="24"/>
          <w:szCs w:val="24"/>
          <w:lang w:val="en-US"/>
        </w:rPr>
        <w:t>Ana</w:t>
      </w:r>
      <w:r w:rsidRPr="00C344C9" w:rsidR="00435D3B">
        <w:rPr>
          <w:b/>
          <w:bCs/>
          <w:sz w:val="24"/>
          <w:szCs w:val="24"/>
          <w:lang w:val="en-US"/>
        </w:rPr>
        <w:t>l</w:t>
      </w:r>
      <w:r w:rsidRPr="00C344C9" w:rsidR="00912025">
        <w:rPr>
          <w:b/>
          <w:bCs/>
          <w:sz w:val="24"/>
          <w:szCs w:val="24"/>
          <w:lang w:val="en-US"/>
        </w:rPr>
        <w:t>yzi</w:t>
      </w:r>
      <w:r w:rsidRPr="00C344C9" w:rsidR="00490225">
        <w:rPr>
          <w:b/>
          <w:bCs/>
          <w:sz w:val="24"/>
          <w:szCs w:val="24"/>
          <w:lang w:val="en-US"/>
        </w:rPr>
        <w:t xml:space="preserve">ng </w:t>
      </w:r>
      <w:r w:rsidRPr="00C344C9" w:rsidR="003F371A">
        <w:rPr>
          <w:b/>
          <w:bCs/>
          <w:sz w:val="24"/>
          <w:szCs w:val="24"/>
          <w:lang w:val="en-US"/>
        </w:rPr>
        <w:t>a</w:t>
      </w:r>
      <w:r w:rsidRPr="00C344C9" w:rsidR="004110EC">
        <w:rPr>
          <w:b/>
          <w:bCs/>
          <w:sz w:val="24"/>
          <w:szCs w:val="24"/>
          <w:lang w:val="en-US"/>
        </w:rPr>
        <w:t xml:space="preserve"> </w:t>
      </w:r>
      <w:r w:rsidRPr="00C344C9" w:rsidR="0047154A">
        <w:rPr>
          <w:b/>
          <w:bCs/>
          <w:sz w:val="24"/>
          <w:szCs w:val="24"/>
          <w:lang w:val="en-US"/>
        </w:rPr>
        <w:t>Java</w:t>
      </w:r>
      <w:r w:rsidRPr="00C344C9" w:rsidR="000F129C">
        <w:rPr>
          <w:b/>
          <w:bCs/>
          <w:sz w:val="24"/>
          <w:szCs w:val="24"/>
          <w:lang w:val="en-US"/>
        </w:rPr>
        <w:t xml:space="preserve"> </w:t>
      </w:r>
      <w:r w:rsidR="00537C0A">
        <w:rPr>
          <w:b/>
          <w:bCs/>
          <w:sz w:val="24"/>
          <w:szCs w:val="24"/>
          <w:lang w:val="en-US"/>
        </w:rPr>
        <w:t>pro</w:t>
      </w:r>
      <w:r w:rsidR="00C329FB">
        <w:rPr>
          <w:b/>
          <w:bCs/>
          <w:sz w:val="24"/>
          <w:szCs w:val="24"/>
          <w:lang w:val="en-US"/>
        </w:rPr>
        <w:t>gram</w:t>
      </w:r>
      <w:r w:rsidRPr="00C344C9" w:rsidR="00351F80">
        <w:rPr>
          <w:b/>
          <w:bCs/>
          <w:sz w:val="24"/>
          <w:szCs w:val="24"/>
          <w:lang w:val="en-US"/>
        </w:rPr>
        <w:t xml:space="preserve"> tha</w:t>
      </w:r>
      <w:r w:rsidRPr="00C344C9" w:rsidR="001A5129">
        <w:rPr>
          <w:b/>
          <w:bCs/>
          <w:sz w:val="24"/>
          <w:szCs w:val="24"/>
          <w:lang w:val="en-US"/>
        </w:rPr>
        <w:t>t uses</w:t>
      </w:r>
      <w:r w:rsidRPr="00C344C9" w:rsidR="009715A2">
        <w:rPr>
          <w:b/>
          <w:bCs/>
          <w:sz w:val="24"/>
          <w:szCs w:val="24"/>
          <w:lang w:val="en-US"/>
        </w:rPr>
        <w:t xml:space="preserve"> Con</w:t>
      </w:r>
      <w:r w:rsidRPr="00C344C9" w:rsidR="002626F6">
        <w:rPr>
          <w:b/>
          <w:bCs/>
          <w:sz w:val="24"/>
          <w:szCs w:val="24"/>
          <w:lang w:val="en-US"/>
        </w:rPr>
        <w:t>sole</w:t>
      </w:r>
      <w:r w:rsidRPr="00C344C9" w:rsidR="007F7F62">
        <w:rPr>
          <w:b/>
          <w:bCs/>
          <w:sz w:val="24"/>
          <w:szCs w:val="24"/>
          <w:lang w:val="en-US"/>
        </w:rPr>
        <w:t xml:space="preserve"> O</w:t>
      </w:r>
      <w:r w:rsidRPr="00C344C9" w:rsidR="00745DA0">
        <w:rPr>
          <w:b/>
          <w:bCs/>
          <w:sz w:val="24"/>
          <w:szCs w:val="24"/>
          <w:lang w:val="en-US"/>
        </w:rPr>
        <w:t>utput</w:t>
      </w:r>
    </w:p>
    <w:p w:rsidRPr="006F2AD4" w:rsidR="00246229" w:rsidP="004F4D26" w:rsidRDefault="009527C8" w14:paraId="6211DA23" w14:textId="0FB90584">
      <w:pPr>
        <w:numPr>
          <w:ilvl w:val="0"/>
          <w:numId w:val="0"/>
        </w:numPr>
        <w:ind w:left="720"/>
        <w:rPr>
          <w:sz w:val="24"/>
          <w:szCs w:val="24"/>
          <w:lang w:val="en-US"/>
        </w:rPr>
      </w:pPr>
      <w:r w:rsidRPr="000F60D5">
        <w:rPr>
          <w:sz w:val="24"/>
          <w:szCs w:val="24"/>
        </w:rPr>
        <w:t xml:space="preserve">This simple Java program displays the text </w:t>
      </w:r>
      <w:r w:rsidRPr="00BD19CE">
        <w:rPr>
          <w:sz w:val="24"/>
          <w:szCs w:val="24"/>
          <w:highlight w:val="darkGray"/>
        </w:rPr>
        <w:t xml:space="preserve">"Hello </w:t>
      </w:r>
      <w:proofErr w:type="spellStart"/>
      <w:r w:rsidRPr="00BD19CE">
        <w:rPr>
          <w:sz w:val="24"/>
          <w:szCs w:val="24"/>
          <w:highlight w:val="darkGray"/>
        </w:rPr>
        <w:t>SyntaxSensei</w:t>
      </w:r>
      <w:proofErr w:type="spellEnd"/>
      <w:r w:rsidRPr="00BD19CE">
        <w:rPr>
          <w:sz w:val="24"/>
          <w:szCs w:val="24"/>
          <w:highlight w:val="darkGray"/>
        </w:rPr>
        <w:t>!"</w:t>
      </w:r>
      <w:r w:rsidRPr="000F60D5">
        <w:rPr>
          <w:sz w:val="24"/>
          <w:szCs w:val="24"/>
        </w:rPr>
        <w:t xml:space="preserve"> on the </w:t>
      </w:r>
      <w:r w:rsidRPr="006F2AD4">
        <w:rPr>
          <w:sz w:val="24"/>
          <w:szCs w:val="24"/>
        </w:rPr>
        <w:t>screen.</w:t>
      </w:r>
    </w:p>
    <w:p w:rsidRPr="005230CC" w:rsidR="00BD61CD" w:rsidP="004F4D26" w:rsidRDefault="00F42193" w14:paraId="4400D0E4" w14:textId="7F6047C3">
      <w:pPr>
        <w:numPr>
          <w:ilvl w:val="0"/>
          <w:numId w:val="0"/>
        </w:numPr>
        <w:ind w:left="720"/>
        <w:rPr>
          <w:b/>
          <w:bCs/>
          <w:sz w:val="24"/>
          <w:szCs w:val="24"/>
        </w:rPr>
      </w:pPr>
      <w:r w:rsidRPr="005230CC">
        <w:rPr>
          <w:b/>
          <w:bCs/>
          <w:sz w:val="24"/>
          <w:szCs w:val="24"/>
        </w:rPr>
        <w:t>E</w:t>
      </w:r>
      <w:r w:rsidRPr="005230CC" w:rsidR="00935F32">
        <w:rPr>
          <w:b/>
          <w:bCs/>
          <w:sz w:val="24"/>
          <w:szCs w:val="24"/>
        </w:rPr>
        <w:t>x</w:t>
      </w:r>
      <w:r w:rsidRPr="005230CC" w:rsidR="00D564E8">
        <w:rPr>
          <w:b/>
          <w:bCs/>
          <w:sz w:val="24"/>
          <w:szCs w:val="24"/>
        </w:rPr>
        <w:t>amp</w:t>
      </w:r>
      <w:r w:rsidRPr="005230CC" w:rsidR="008F68FC">
        <w:rPr>
          <w:b/>
          <w:bCs/>
          <w:sz w:val="24"/>
          <w:szCs w:val="24"/>
        </w:rPr>
        <w:t xml:space="preserve">le </w:t>
      </w:r>
      <w:r w:rsidRPr="005230CC" w:rsidR="00CF5FFA">
        <w:rPr>
          <w:b/>
          <w:bCs/>
          <w:sz w:val="24"/>
          <w:szCs w:val="24"/>
        </w:rPr>
        <w:t>code</w:t>
      </w:r>
      <w:r w:rsidRPr="005230CC" w:rsidR="00364CF4">
        <w:rPr>
          <w:b/>
          <w:bCs/>
          <w:sz w:val="24"/>
          <w:szCs w:val="24"/>
        </w:rPr>
        <w:t>:</w:t>
      </w:r>
    </w:p>
    <w:p w:rsidRPr="00BD19CE" w:rsidR="005D195A" w:rsidP="005D195A" w:rsidRDefault="005D195A" w14:paraId="3DBB5F90" w14:textId="77777777">
      <w:pPr>
        <w:numPr>
          <w:ilvl w:val="0"/>
          <w:numId w:val="0"/>
        </w:numPr>
        <w:ind w:left="720"/>
        <w:rPr>
          <w:sz w:val="24"/>
          <w:szCs w:val="24"/>
          <w:highlight w:val="darkGray"/>
        </w:rPr>
      </w:pPr>
      <w:r w:rsidRPr="00BD19CE">
        <w:rPr>
          <w:sz w:val="24"/>
          <w:szCs w:val="24"/>
          <w:highlight w:val="darkGray"/>
        </w:rPr>
        <w:t>public class First {</w:t>
      </w:r>
    </w:p>
    <w:p w:rsidRPr="00BD19CE" w:rsidR="005D195A" w:rsidP="005D195A" w:rsidRDefault="005D195A" w14:paraId="584DF74B" w14:textId="77777777">
      <w:pPr>
        <w:numPr>
          <w:ilvl w:val="0"/>
          <w:numId w:val="0"/>
        </w:numPr>
        <w:ind w:left="720"/>
        <w:rPr>
          <w:sz w:val="24"/>
          <w:szCs w:val="24"/>
          <w:highlight w:val="darkGray"/>
        </w:rPr>
      </w:pPr>
      <w:r w:rsidRPr="00BD19CE">
        <w:rPr>
          <w:sz w:val="24"/>
          <w:szCs w:val="24"/>
          <w:highlight w:val="darkGray"/>
        </w:rPr>
        <w:t xml:space="preserve">    public static void </w:t>
      </w:r>
      <w:proofErr w:type="gramStart"/>
      <w:r w:rsidRPr="00BD19CE">
        <w:rPr>
          <w:sz w:val="24"/>
          <w:szCs w:val="24"/>
          <w:highlight w:val="darkGray"/>
        </w:rPr>
        <w:t>main(String[</w:t>
      </w:r>
      <w:proofErr w:type="gramEnd"/>
      <w:r w:rsidRPr="00BD19CE">
        <w:rPr>
          <w:sz w:val="24"/>
          <w:szCs w:val="24"/>
          <w:highlight w:val="darkGray"/>
        </w:rPr>
        <w:t xml:space="preserve">] </w:t>
      </w:r>
      <w:proofErr w:type="spellStart"/>
      <w:r w:rsidRPr="00BD19CE">
        <w:rPr>
          <w:sz w:val="24"/>
          <w:szCs w:val="24"/>
          <w:highlight w:val="darkGray"/>
        </w:rPr>
        <w:t>args</w:t>
      </w:r>
      <w:proofErr w:type="spellEnd"/>
      <w:r w:rsidRPr="00BD19CE">
        <w:rPr>
          <w:sz w:val="24"/>
          <w:szCs w:val="24"/>
          <w:highlight w:val="darkGray"/>
        </w:rPr>
        <w:t>) {</w:t>
      </w:r>
    </w:p>
    <w:p w:rsidRPr="00BD19CE" w:rsidR="005D195A" w:rsidP="005D195A" w:rsidRDefault="005D195A" w14:paraId="4214EC3C" w14:textId="77777777">
      <w:pPr>
        <w:numPr>
          <w:ilvl w:val="0"/>
          <w:numId w:val="0"/>
        </w:numPr>
        <w:ind w:left="720"/>
        <w:rPr>
          <w:sz w:val="24"/>
          <w:szCs w:val="24"/>
          <w:highlight w:val="darkGray"/>
        </w:rPr>
      </w:pPr>
      <w:r w:rsidRPr="00BD19CE">
        <w:rPr>
          <w:sz w:val="24"/>
          <w:szCs w:val="24"/>
          <w:highlight w:val="darkGray"/>
        </w:rPr>
        <w:t xml:space="preserve">        </w:t>
      </w:r>
      <w:proofErr w:type="spellStart"/>
      <w:r w:rsidRPr="00BD19CE">
        <w:rPr>
          <w:sz w:val="24"/>
          <w:szCs w:val="24"/>
          <w:highlight w:val="darkGray"/>
        </w:rPr>
        <w:t>System.out.println</w:t>
      </w:r>
      <w:proofErr w:type="spellEnd"/>
      <w:r w:rsidRPr="00BD19CE">
        <w:rPr>
          <w:sz w:val="24"/>
          <w:szCs w:val="24"/>
          <w:highlight w:val="darkGray"/>
        </w:rPr>
        <w:t xml:space="preserve">("Hello </w:t>
      </w:r>
      <w:proofErr w:type="spellStart"/>
      <w:r w:rsidRPr="00BD19CE">
        <w:rPr>
          <w:sz w:val="24"/>
          <w:szCs w:val="24"/>
          <w:highlight w:val="darkGray"/>
        </w:rPr>
        <w:t>SyntaxSensei</w:t>
      </w:r>
      <w:proofErr w:type="spellEnd"/>
      <w:r w:rsidRPr="00BD19CE">
        <w:rPr>
          <w:sz w:val="24"/>
          <w:szCs w:val="24"/>
          <w:highlight w:val="darkGray"/>
        </w:rPr>
        <w:t>!"</w:t>
      </w:r>
      <w:proofErr w:type="gramStart"/>
      <w:r w:rsidRPr="00BD19CE">
        <w:rPr>
          <w:sz w:val="24"/>
          <w:szCs w:val="24"/>
          <w:highlight w:val="darkGray"/>
        </w:rPr>
        <w:t>);</w:t>
      </w:r>
      <w:proofErr w:type="gramEnd"/>
    </w:p>
    <w:p w:rsidRPr="00BD19CE" w:rsidR="005D195A" w:rsidP="005D195A" w:rsidRDefault="005D195A" w14:paraId="37B79A88" w14:textId="77777777">
      <w:pPr>
        <w:numPr>
          <w:ilvl w:val="0"/>
          <w:numId w:val="0"/>
        </w:numPr>
        <w:ind w:left="720"/>
        <w:rPr>
          <w:sz w:val="24"/>
          <w:szCs w:val="24"/>
          <w:highlight w:val="darkGray"/>
        </w:rPr>
      </w:pPr>
      <w:r w:rsidRPr="00BD19CE">
        <w:rPr>
          <w:sz w:val="24"/>
          <w:szCs w:val="24"/>
          <w:highlight w:val="darkGray"/>
        </w:rPr>
        <w:t xml:space="preserve">    }</w:t>
      </w:r>
    </w:p>
    <w:p w:rsidR="00364CF4" w:rsidP="005D195A" w:rsidRDefault="005D195A" w14:paraId="4AFE0CDA" w14:textId="19B019FE">
      <w:pPr>
        <w:numPr>
          <w:ilvl w:val="0"/>
          <w:numId w:val="0"/>
        </w:numPr>
        <w:ind w:left="720"/>
        <w:rPr>
          <w:sz w:val="24"/>
          <w:szCs w:val="24"/>
        </w:rPr>
      </w:pPr>
      <w:r w:rsidRPr="00BD19CE">
        <w:rPr>
          <w:sz w:val="24"/>
          <w:szCs w:val="24"/>
          <w:highlight w:val="darkGray"/>
        </w:rPr>
        <w:t>}</w:t>
      </w:r>
    </w:p>
    <w:p w:rsidR="0037201B" w:rsidP="004F4D26" w:rsidRDefault="0037201B" w14:paraId="49B7A10D" w14:textId="77777777">
      <w:pPr>
        <w:numPr>
          <w:ilvl w:val="0"/>
          <w:numId w:val="0"/>
        </w:numPr>
        <w:ind w:left="720"/>
        <w:rPr>
          <w:b/>
          <w:bCs/>
          <w:sz w:val="24"/>
          <w:szCs w:val="24"/>
          <w:lang w:val="en-US"/>
        </w:rPr>
      </w:pPr>
    </w:p>
    <w:p w:rsidR="00E55847" w:rsidP="004F4D26" w:rsidRDefault="00D71502" w14:paraId="7DA5AC82" w14:textId="29FDD2F3">
      <w:pPr>
        <w:numPr>
          <w:ilvl w:val="0"/>
          <w:numId w:val="0"/>
        </w:numPr>
        <w:ind w:left="720"/>
        <w:rPr>
          <w:b/>
          <w:bCs/>
          <w:sz w:val="24"/>
          <w:szCs w:val="24"/>
          <w:lang w:val="en-US"/>
        </w:rPr>
      </w:pPr>
      <w:r>
        <w:rPr>
          <w:b/>
          <w:bCs/>
          <w:sz w:val="24"/>
          <w:szCs w:val="24"/>
          <w:lang w:val="en-US"/>
        </w:rPr>
        <w:t>Ke</w:t>
      </w:r>
      <w:r w:rsidR="004E57C3">
        <w:rPr>
          <w:b/>
          <w:bCs/>
          <w:sz w:val="24"/>
          <w:szCs w:val="24"/>
          <w:lang w:val="en-US"/>
        </w:rPr>
        <w:t xml:space="preserve">y </w:t>
      </w:r>
      <w:r w:rsidR="00F11006">
        <w:rPr>
          <w:b/>
          <w:bCs/>
          <w:sz w:val="24"/>
          <w:szCs w:val="24"/>
          <w:lang w:val="en-US"/>
        </w:rPr>
        <w:t>C</w:t>
      </w:r>
      <w:r w:rsidR="002544EC">
        <w:rPr>
          <w:b/>
          <w:bCs/>
          <w:sz w:val="24"/>
          <w:szCs w:val="24"/>
          <w:lang w:val="en-US"/>
        </w:rPr>
        <w:t>oncep</w:t>
      </w:r>
      <w:r w:rsidR="00B2296D">
        <w:rPr>
          <w:b/>
          <w:bCs/>
          <w:sz w:val="24"/>
          <w:szCs w:val="24"/>
          <w:lang w:val="en-US"/>
        </w:rPr>
        <w:t>t:</w:t>
      </w:r>
    </w:p>
    <w:p w:rsidRPr="00AF1729" w:rsidR="00AF1729" w:rsidP="00AF1729" w:rsidRDefault="00AF1729" w14:paraId="722C7A5E" w14:textId="77777777">
      <w:pPr>
        <w:numPr>
          <w:ilvl w:val="0"/>
          <w:numId w:val="0"/>
        </w:numPr>
        <w:ind w:left="720"/>
        <w:rPr>
          <w:b/>
          <w:bCs/>
          <w:sz w:val="24"/>
          <w:szCs w:val="24"/>
        </w:rPr>
      </w:pPr>
      <w:r w:rsidRPr="00AF1729">
        <w:rPr>
          <w:b/>
          <w:bCs/>
          <w:sz w:val="24"/>
          <w:szCs w:val="24"/>
        </w:rPr>
        <w:t>1. Class</w:t>
      </w:r>
    </w:p>
    <w:p w:rsidRPr="00F2715F" w:rsidR="00AF1729" w:rsidP="00623EE5" w:rsidRDefault="00AF1729" w14:paraId="2F5F5E16" w14:textId="77777777">
      <w:pPr>
        <w:numPr>
          <w:ilvl w:val="0"/>
          <w:numId w:val="18"/>
        </w:numPr>
        <w:rPr>
          <w:sz w:val="24"/>
          <w:szCs w:val="24"/>
        </w:rPr>
      </w:pPr>
      <w:r w:rsidRPr="001C6A45">
        <w:rPr>
          <w:b/>
          <w:sz w:val="24"/>
          <w:szCs w:val="24"/>
        </w:rPr>
        <w:t>Definition:</w:t>
      </w:r>
      <w:r w:rsidRPr="00F2715F">
        <w:rPr>
          <w:sz w:val="24"/>
          <w:szCs w:val="24"/>
        </w:rPr>
        <w:t xml:space="preserve"> A class is a blueprint or template that defines the structure and behavior (methods and variables) of an object.</w:t>
      </w:r>
    </w:p>
    <w:p w:rsidRPr="00F2715F" w:rsidR="00AF1729" w:rsidP="00623EE5" w:rsidRDefault="00AF1729" w14:paraId="78A9483B" w14:textId="77777777">
      <w:pPr>
        <w:numPr>
          <w:ilvl w:val="0"/>
          <w:numId w:val="18"/>
        </w:numPr>
        <w:rPr>
          <w:sz w:val="24"/>
          <w:szCs w:val="24"/>
        </w:rPr>
      </w:pPr>
      <w:r w:rsidRPr="001C6A45">
        <w:rPr>
          <w:b/>
          <w:sz w:val="24"/>
          <w:szCs w:val="24"/>
        </w:rPr>
        <w:t>Identification:</w:t>
      </w:r>
      <w:r w:rsidRPr="00F2715F">
        <w:rPr>
          <w:sz w:val="24"/>
          <w:szCs w:val="24"/>
        </w:rPr>
        <w:t xml:space="preserve"> It always begins with the keyword class, followed by the class name and enclosed within curly braces </w:t>
      </w:r>
      <w:proofErr w:type="gramStart"/>
      <w:r w:rsidRPr="00BD19CE">
        <w:rPr>
          <w:sz w:val="24"/>
          <w:szCs w:val="24"/>
          <w:highlight w:val="darkGray"/>
        </w:rPr>
        <w:t>{ }</w:t>
      </w:r>
      <w:proofErr w:type="gramEnd"/>
      <w:r w:rsidRPr="00BD19CE">
        <w:rPr>
          <w:sz w:val="24"/>
          <w:szCs w:val="24"/>
          <w:highlight w:val="darkGray"/>
        </w:rPr>
        <w:t>.</w:t>
      </w:r>
    </w:p>
    <w:p w:rsidRPr="00F2715F" w:rsidR="00AF1729" w:rsidP="00623EE5" w:rsidRDefault="00AF1729" w14:paraId="11450243" w14:textId="77777777">
      <w:pPr>
        <w:numPr>
          <w:ilvl w:val="0"/>
          <w:numId w:val="18"/>
        </w:numPr>
        <w:rPr>
          <w:sz w:val="24"/>
          <w:szCs w:val="24"/>
        </w:rPr>
      </w:pPr>
      <w:r w:rsidRPr="001C6A45">
        <w:rPr>
          <w:b/>
          <w:sz w:val="24"/>
          <w:szCs w:val="24"/>
        </w:rPr>
        <w:t>In the Example:</w:t>
      </w:r>
      <w:r w:rsidRPr="00F2715F">
        <w:rPr>
          <w:sz w:val="24"/>
          <w:szCs w:val="24"/>
        </w:rPr>
        <w:t xml:space="preserve"> The word First after the keyword class is the class name that defines the structure of this Java program.</w:t>
      </w:r>
    </w:p>
    <w:p w:rsidRPr="00AF1729" w:rsidR="00AF1729" w:rsidP="00F2715F" w:rsidRDefault="00AF1729" w14:paraId="1F747D83" w14:textId="70716EC1">
      <w:pPr>
        <w:numPr>
          <w:ilvl w:val="0"/>
          <w:numId w:val="0"/>
        </w:numPr>
        <w:ind w:left="720"/>
        <w:rPr>
          <w:b/>
          <w:bCs/>
          <w:sz w:val="24"/>
          <w:szCs w:val="24"/>
        </w:rPr>
      </w:pPr>
    </w:p>
    <w:p w:rsidRPr="00AF1729" w:rsidR="00AF1729" w:rsidP="00AF1729" w:rsidRDefault="00AF1729" w14:paraId="52FFD4C5" w14:textId="77777777">
      <w:pPr>
        <w:numPr>
          <w:ilvl w:val="0"/>
          <w:numId w:val="0"/>
        </w:numPr>
        <w:ind w:left="720"/>
        <w:rPr>
          <w:b/>
          <w:bCs/>
          <w:sz w:val="24"/>
          <w:szCs w:val="24"/>
        </w:rPr>
      </w:pPr>
      <w:r w:rsidRPr="00AF1729">
        <w:rPr>
          <w:b/>
          <w:bCs/>
          <w:sz w:val="24"/>
          <w:szCs w:val="24"/>
        </w:rPr>
        <w:t>2. Method</w:t>
      </w:r>
    </w:p>
    <w:p w:rsidRPr="00F2715F" w:rsidR="00AF1729" w:rsidP="00623EE5" w:rsidRDefault="00AF1729" w14:paraId="3B925CAA" w14:textId="77777777">
      <w:pPr>
        <w:numPr>
          <w:ilvl w:val="0"/>
          <w:numId w:val="11"/>
        </w:numPr>
        <w:rPr>
          <w:sz w:val="24"/>
          <w:szCs w:val="24"/>
        </w:rPr>
      </w:pPr>
      <w:r w:rsidRPr="001C6A45">
        <w:rPr>
          <w:b/>
          <w:sz w:val="24"/>
          <w:szCs w:val="24"/>
        </w:rPr>
        <w:t>Definition:</w:t>
      </w:r>
      <w:r w:rsidRPr="00F2715F">
        <w:rPr>
          <w:sz w:val="24"/>
          <w:szCs w:val="24"/>
        </w:rPr>
        <w:t xml:space="preserve"> A method is a named operation that performs a specific task or action when called.</w:t>
      </w:r>
    </w:p>
    <w:p w:rsidRPr="00F2715F" w:rsidR="00AF1729" w:rsidP="00623EE5" w:rsidRDefault="00AF1729" w14:paraId="78F9AA17" w14:textId="77777777">
      <w:pPr>
        <w:numPr>
          <w:ilvl w:val="0"/>
          <w:numId w:val="11"/>
        </w:numPr>
        <w:rPr>
          <w:sz w:val="24"/>
          <w:szCs w:val="24"/>
        </w:rPr>
      </w:pPr>
      <w:r w:rsidRPr="001C6A45">
        <w:rPr>
          <w:b/>
          <w:sz w:val="24"/>
          <w:szCs w:val="24"/>
        </w:rPr>
        <w:t>Identification:</w:t>
      </w:r>
      <w:r w:rsidRPr="00F2715F">
        <w:rPr>
          <w:sz w:val="24"/>
          <w:szCs w:val="24"/>
        </w:rPr>
        <w:t xml:space="preserve"> It is recognized by a keyword followed by parentheses, such as </w:t>
      </w:r>
      <w:proofErr w:type="gramStart"/>
      <w:r w:rsidRPr="00BD19CE">
        <w:rPr>
          <w:sz w:val="24"/>
          <w:szCs w:val="24"/>
          <w:highlight w:val="darkGray"/>
        </w:rPr>
        <w:t>main(</w:t>
      </w:r>
      <w:proofErr w:type="gramEnd"/>
      <w:r w:rsidRPr="00BD19CE">
        <w:rPr>
          <w:sz w:val="24"/>
          <w:szCs w:val="24"/>
          <w:highlight w:val="darkGray"/>
        </w:rPr>
        <w:t>)</w:t>
      </w:r>
      <w:r w:rsidRPr="00F2715F">
        <w:rPr>
          <w:sz w:val="24"/>
          <w:szCs w:val="24"/>
        </w:rPr>
        <w:t xml:space="preserve"> or </w:t>
      </w:r>
      <w:proofErr w:type="spellStart"/>
      <w:proofErr w:type="gramStart"/>
      <w:r w:rsidRPr="00BD19CE">
        <w:rPr>
          <w:sz w:val="24"/>
          <w:szCs w:val="24"/>
          <w:highlight w:val="darkGray"/>
        </w:rPr>
        <w:t>println</w:t>
      </w:r>
      <w:proofErr w:type="spellEnd"/>
      <w:r w:rsidRPr="00BD19CE">
        <w:rPr>
          <w:sz w:val="24"/>
          <w:szCs w:val="24"/>
          <w:highlight w:val="darkGray"/>
        </w:rPr>
        <w:t>(</w:t>
      </w:r>
      <w:proofErr w:type="gramEnd"/>
      <w:r w:rsidRPr="00BD19CE">
        <w:rPr>
          <w:sz w:val="24"/>
          <w:szCs w:val="24"/>
          <w:highlight w:val="darkGray"/>
        </w:rPr>
        <w:t>)</w:t>
      </w:r>
      <w:r w:rsidRPr="00F2715F">
        <w:rPr>
          <w:sz w:val="24"/>
          <w:szCs w:val="24"/>
        </w:rPr>
        <w:t>.</w:t>
      </w:r>
    </w:p>
    <w:p w:rsidRPr="00F2715F" w:rsidR="00AF1729" w:rsidP="00623EE5" w:rsidRDefault="00AF1729" w14:paraId="1CFF275F" w14:textId="77777777">
      <w:pPr>
        <w:numPr>
          <w:ilvl w:val="0"/>
          <w:numId w:val="11"/>
        </w:numPr>
        <w:rPr>
          <w:sz w:val="24"/>
          <w:szCs w:val="24"/>
        </w:rPr>
      </w:pPr>
      <w:r w:rsidRPr="001C6A45">
        <w:rPr>
          <w:b/>
          <w:sz w:val="24"/>
          <w:szCs w:val="24"/>
        </w:rPr>
        <w:t>In the Example:</w:t>
      </w:r>
      <w:r w:rsidRPr="00F2715F">
        <w:rPr>
          <w:sz w:val="24"/>
          <w:szCs w:val="24"/>
        </w:rPr>
        <w:t xml:space="preserve"> The </w:t>
      </w:r>
      <w:proofErr w:type="gramStart"/>
      <w:r w:rsidRPr="00BD19CE">
        <w:rPr>
          <w:sz w:val="24"/>
          <w:szCs w:val="24"/>
          <w:highlight w:val="darkGray"/>
        </w:rPr>
        <w:t>main(</w:t>
      </w:r>
      <w:proofErr w:type="gramEnd"/>
      <w:r w:rsidRPr="00BD19CE">
        <w:rPr>
          <w:sz w:val="24"/>
          <w:szCs w:val="24"/>
          <w:highlight w:val="darkGray"/>
        </w:rPr>
        <w:t>)</w:t>
      </w:r>
      <w:r w:rsidRPr="00F2715F">
        <w:rPr>
          <w:sz w:val="24"/>
          <w:szCs w:val="24"/>
        </w:rPr>
        <w:t xml:space="preserve"> method serves as the entry point of every Java program, and the </w:t>
      </w:r>
      <w:proofErr w:type="spellStart"/>
      <w:proofErr w:type="gramStart"/>
      <w:r w:rsidRPr="00BD19CE">
        <w:rPr>
          <w:sz w:val="24"/>
          <w:szCs w:val="24"/>
          <w:highlight w:val="darkGray"/>
        </w:rPr>
        <w:t>println</w:t>
      </w:r>
      <w:proofErr w:type="spellEnd"/>
      <w:r w:rsidRPr="00BD19CE">
        <w:rPr>
          <w:sz w:val="24"/>
          <w:szCs w:val="24"/>
          <w:highlight w:val="darkGray"/>
        </w:rPr>
        <w:t>(</w:t>
      </w:r>
      <w:proofErr w:type="gramEnd"/>
      <w:r w:rsidRPr="00BD19CE">
        <w:rPr>
          <w:sz w:val="24"/>
          <w:szCs w:val="24"/>
          <w:highlight w:val="darkGray"/>
        </w:rPr>
        <w:t>)</w:t>
      </w:r>
      <w:r w:rsidRPr="00F2715F">
        <w:rPr>
          <w:sz w:val="24"/>
          <w:szCs w:val="24"/>
        </w:rPr>
        <w:t xml:space="preserve"> method executes the action of displaying text and moving to a new line.</w:t>
      </w:r>
    </w:p>
    <w:p w:rsidR="00E64F27" w:rsidP="00E64F27" w:rsidRDefault="00E64F27" w14:paraId="59B0ED17" w14:textId="77777777">
      <w:pPr>
        <w:numPr>
          <w:ilvl w:val="0"/>
          <w:numId w:val="0"/>
        </w:numPr>
        <w:ind w:left="4680" w:hanging="1800"/>
        <w:rPr>
          <w:sz w:val="24"/>
          <w:szCs w:val="24"/>
        </w:rPr>
      </w:pPr>
    </w:p>
    <w:p w:rsidRPr="00CC6B2C" w:rsidR="00F2356A" w:rsidP="00CC6B2C" w:rsidRDefault="00B52A15" w14:paraId="3F68420E" w14:textId="4317D816">
      <w:pPr>
        <w:numPr>
          <w:ilvl w:val="0"/>
          <w:numId w:val="0"/>
        </w:numPr>
        <w:ind w:firstLine="720"/>
        <w:rPr>
          <w:b/>
          <w:sz w:val="24"/>
          <w:szCs w:val="24"/>
        </w:rPr>
      </w:pPr>
      <w:r w:rsidRPr="00CC6B2C">
        <w:rPr>
          <w:b/>
          <w:sz w:val="24"/>
          <w:szCs w:val="24"/>
        </w:rPr>
        <w:t>3.</w:t>
      </w:r>
      <w:r w:rsidRPr="00CC6B2C" w:rsidR="00ED13A1">
        <w:rPr>
          <w:b/>
          <w:sz w:val="24"/>
          <w:szCs w:val="24"/>
        </w:rPr>
        <w:t xml:space="preserve"> </w:t>
      </w:r>
      <w:r w:rsidRPr="00CC6B2C" w:rsidR="00F2356A">
        <w:rPr>
          <w:b/>
          <w:sz w:val="24"/>
          <w:szCs w:val="24"/>
        </w:rPr>
        <w:t>Main Method</w:t>
      </w:r>
    </w:p>
    <w:p w:rsidRPr="00F2356A" w:rsidR="00F2356A" w:rsidP="00623EE5" w:rsidRDefault="00F2356A" w14:paraId="1DBAD77F" w14:textId="77777777">
      <w:pPr>
        <w:numPr>
          <w:ilvl w:val="0"/>
          <w:numId w:val="5"/>
        </w:numPr>
        <w:rPr>
          <w:sz w:val="24"/>
          <w:szCs w:val="24"/>
        </w:rPr>
      </w:pPr>
      <w:r w:rsidRPr="00F2356A">
        <w:rPr>
          <w:b/>
          <w:bCs/>
          <w:sz w:val="24"/>
          <w:szCs w:val="24"/>
        </w:rPr>
        <w:t>Definition:</w:t>
      </w:r>
      <w:r w:rsidRPr="00F2356A">
        <w:rPr>
          <w:sz w:val="24"/>
          <w:szCs w:val="24"/>
        </w:rPr>
        <w:t xml:space="preserve"> The entry point of every Java application where the program starts executing.</w:t>
      </w:r>
    </w:p>
    <w:p w:rsidRPr="00F2356A" w:rsidR="00F2356A" w:rsidP="00623EE5" w:rsidRDefault="00F2356A" w14:paraId="23E9F6C2" w14:textId="77777777">
      <w:pPr>
        <w:numPr>
          <w:ilvl w:val="0"/>
          <w:numId w:val="5"/>
        </w:numPr>
        <w:rPr>
          <w:sz w:val="24"/>
          <w:szCs w:val="24"/>
        </w:rPr>
      </w:pPr>
      <w:r w:rsidRPr="00F2356A">
        <w:rPr>
          <w:b/>
          <w:bCs/>
          <w:sz w:val="24"/>
          <w:szCs w:val="24"/>
        </w:rPr>
        <w:t>Identification:</w:t>
      </w:r>
      <w:r w:rsidRPr="00F2356A">
        <w:rPr>
          <w:sz w:val="24"/>
          <w:szCs w:val="24"/>
        </w:rPr>
        <w:t xml:space="preserve"> Recognized by the line </w:t>
      </w:r>
      <w:r w:rsidRPr="00F2356A">
        <w:rPr>
          <w:sz w:val="24"/>
          <w:szCs w:val="24"/>
          <w:highlight w:val="darkGray"/>
        </w:rPr>
        <w:t xml:space="preserve">public static void </w:t>
      </w:r>
      <w:proofErr w:type="gramStart"/>
      <w:r w:rsidRPr="00F2356A">
        <w:rPr>
          <w:sz w:val="24"/>
          <w:szCs w:val="24"/>
          <w:highlight w:val="darkGray"/>
        </w:rPr>
        <w:t>main(String[</w:t>
      </w:r>
      <w:proofErr w:type="gramEnd"/>
      <w:r w:rsidRPr="00F2356A">
        <w:rPr>
          <w:sz w:val="24"/>
          <w:szCs w:val="24"/>
          <w:highlight w:val="darkGray"/>
        </w:rPr>
        <w:t xml:space="preserve">] </w:t>
      </w:r>
      <w:proofErr w:type="spellStart"/>
      <w:r w:rsidRPr="00F2356A">
        <w:rPr>
          <w:sz w:val="24"/>
          <w:szCs w:val="24"/>
          <w:highlight w:val="darkGray"/>
        </w:rPr>
        <w:t>args</w:t>
      </w:r>
      <w:proofErr w:type="spellEnd"/>
      <w:r w:rsidRPr="00F2356A">
        <w:rPr>
          <w:sz w:val="24"/>
          <w:szCs w:val="24"/>
          <w:highlight w:val="darkGray"/>
        </w:rPr>
        <w:t>)</w:t>
      </w:r>
      <w:r w:rsidRPr="00F2356A">
        <w:rPr>
          <w:sz w:val="24"/>
          <w:szCs w:val="24"/>
        </w:rPr>
        <w:t>.</w:t>
      </w:r>
    </w:p>
    <w:p w:rsidRPr="00F2356A" w:rsidR="00F2356A" w:rsidP="00623EE5" w:rsidRDefault="00F2356A" w14:paraId="61AC3F39" w14:textId="77777777">
      <w:pPr>
        <w:numPr>
          <w:ilvl w:val="0"/>
          <w:numId w:val="5"/>
        </w:numPr>
        <w:rPr>
          <w:sz w:val="24"/>
          <w:szCs w:val="24"/>
        </w:rPr>
      </w:pPr>
      <w:r w:rsidRPr="00F2356A">
        <w:rPr>
          <w:b/>
          <w:bCs/>
          <w:sz w:val="24"/>
          <w:szCs w:val="24"/>
        </w:rPr>
        <w:t>In the Example:</w:t>
      </w:r>
      <w:r w:rsidRPr="00F2356A">
        <w:rPr>
          <w:sz w:val="24"/>
          <w:szCs w:val="24"/>
        </w:rPr>
        <w:t xml:space="preserve"> The main method contains the code that prints "Hello Programmer!" to the screen.</w:t>
      </w:r>
    </w:p>
    <w:p w:rsidRPr="00F2715F" w:rsidR="00AF1729" w:rsidP="00C63ADD" w:rsidRDefault="00AF1729" w14:paraId="03963A76" w14:textId="31D7DA5E">
      <w:pPr>
        <w:numPr>
          <w:ilvl w:val="0"/>
          <w:numId w:val="0"/>
        </w:numPr>
        <w:rPr>
          <w:sz w:val="24"/>
          <w:szCs w:val="24"/>
        </w:rPr>
      </w:pPr>
    </w:p>
    <w:p w:rsidRPr="00AF1729" w:rsidR="00AF1729" w:rsidP="00CC6B2C" w:rsidRDefault="00FB6873" w14:paraId="354D7744" w14:textId="31ABA106">
      <w:pPr>
        <w:numPr>
          <w:ilvl w:val="0"/>
          <w:numId w:val="0"/>
        </w:numPr>
        <w:ind w:left="720"/>
        <w:rPr>
          <w:b/>
          <w:sz w:val="24"/>
          <w:szCs w:val="24"/>
        </w:rPr>
      </w:pPr>
      <w:r>
        <w:rPr>
          <w:b/>
          <w:bCs/>
          <w:sz w:val="24"/>
          <w:szCs w:val="24"/>
        </w:rPr>
        <w:t xml:space="preserve">4. </w:t>
      </w:r>
      <w:r w:rsidRPr="00AF1729" w:rsidR="00AF1729">
        <w:rPr>
          <w:b/>
          <w:sz w:val="24"/>
          <w:szCs w:val="24"/>
        </w:rPr>
        <w:t>Arguments</w:t>
      </w:r>
    </w:p>
    <w:p w:rsidRPr="00F2715F" w:rsidR="00AF1729" w:rsidP="00623EE5" w:rsidRDefault="00AF1729" w14:paraId="77E54098" w14:textId="77777777">
      <w:pPr>
        <w:numPr>
          <w:ilvl w:val="0"/>
          <w:numId w:val="2"/>
        </w:numPr>
        <w:rPr>
          <w:sz w:val="24"/>
          <w:szCs w:val="24"/>
        </w:rPr>
      </w:pPr>
      <w:r w:rsidRPr="001C6A45">
        <w:rPr>
          <w:b/>
          <w:sz w:val="24"/>
          <w:szCs w:val="24"/>
        </w:rPr>
        <w:t>Definition:</w:t>
      </w:r>
      <w:r w:rsidRPr="00F2715F">
        <w:rPr>
          <w:sz w:val="24"/>
          <w:szCs w:val="24"/>
        </w:rPr>
        <w:t xml:space="preserve"> Arguments are the data or values passed to a method so that it knows what to act on.</w:t>
      </w:r>
    </w:p>
    <w:p w:rsidRPr="00F2715F" w:rsidR="00AF1729" w:rsidP="00623EE5" w:rsidRDefault="00AF1729" w14:paraId="30EBFFB4" w14:textId="77777777">
      <w:pPr>
        <w:numPr>
          <w:ilvl w:val="0"/>
          <w:numId w:val="2"/>
        </w:numPr>
        <w:rPr>
          <w:sz w:val="24"/>
          <w:szCs w:val="24"/>
        </w:rPr>
      </w:pPr>
      <w:r w:rsidRPr="001C6A45">
        <w:rPr>
          <w:b/>
          <w:sz w:val="24"/>
          <w:szCs w:val="24"/>
        </w:rPr>
        <w:t>Identification:</w:t>
      </w:r>
      <w:r w:rsidRPr="00F2715F">
        <w:rPr>
          <w:sz w:val="24"/>
          <w:szCs w:val="24"/>
        </w:rPr>
        <w:t xml:space="preserve"> They are placed inside a method’s parentheses, often used as inputs for the method to process.</w:t>
      </w:r>
    </w:p>
    <w:p w:rsidRPr="00F2715F" w:rsidR="00AF1729" w:rsidP="00623EE5" w:rsidRDefault="00AF1729" w14:paraId="68BD793A" w14:textId="77777777">
      <w:pPr>
        <w:numPr>
          <w:ilvl w:val="0"/>
          <w:numId w:val="2"/>
        </w:numPr>
        <w:rPr>
          <w:sz w:val="24"/>
          <w:szCs w:val="24"/>
        </w:rPr>
      </w:pPr>
      <w:r w:rsidRPr="001C6A45">
        <w:rPr>
          <w:b/>
          <w:sz w:val="24"/>
          <w:szCs w:val="24"/>
        </w:rPr>
        <w:t>In the Example:</w:t>
      </w:r>
      <w:r w:rsidRPr="00F2715F">
        <w:rPr>
          <w:sz w:val="24"/>
          <w:szCs w:val="24"/>
        </w:rPr>
        <w:t xml:space="preserve"> The literal string </w:t>
      </w:r>
      <w:r w:rsidRPr="00BD19CE">
        <w:rPr>
          <w:sz w:val="24"/>
          <w:szCs w:val="24"/>
          <w:highlight w:val="darkGray"/>
        </w:rPr>
        <w:t xml:space="preserve">"Hello </w:t>
      </w:r>
      <w:proofErr w:type="spellStart"/>
      <w:r w:rsidRPr="00BD19CE">
        <w:rPr>
          <w:sz w:val="24"/>
          <w:szCs w:val="24"/>
          <w:highlight w:val="darkGray"/>
        </w:rPr>
        <w:t>SyntaxSensei</w:t>
      </w:r>
      <w:proofErr w:type="spellEnd"/>
      <w:r w:rsidRPr="00BD19CE">
        <w:rPr>
          <w:sz w:val="24"/>
          <w:szCs w:val="24"/>
          <w:highlight w:val="darkGray"/>
        </w:rPr>
        <w:t>!"</w:t>
      </w:r>
      <w:r w:rsidRPr="00F2715F">
        <w:rPr>
          <w:sz w:val="24"/>
          <w:szCs w:val="24"/>
        </w:rPr>
        <w:t xml:space="preserve"> is the argument passed to the </w:t>
      </w:r>
      <w:proofErr w:type="spellStart"/>
      <w:proofErr w:type="gramStart"/>
      <w:r w:rsidRPr="00BD19CE">
        <w:rPr>
          <w:sz w:val="24"/>
          <w:szCs w:val="24"/>
          <w:highlight w:val="darkGray"/>
        </w:rPr>
        <w:t>println</w:t>
      </w:r>
      <w:proofErr w:type="spellEnd"/>
      <w:r w:rsidRPr="00BD19CE">
        <w:rPr>
          <w:sz w:val="24"/>
          <w:szCs w:val="24"/>
          <w:highlight w:val="darkGray"/>
        </w:rPr>
        <w:t>(</w:t>
      </w:r>
      <w:proofErr w:type="gramEnd"/>
      <w:r w:rsidRPr="00BD19CE">
        <w:rPr>
          <w:sz w:val="24"/>
          <w:szCs w:val="24"/>
          <w:highlight w:val="darkGray"/>
        </w:rPr>
        <w:t>)</w:t>
      </w:r>
      <w:r w:rsidRPr="00F2715F">
        <w:rPr>
          <w:sz w:val="24"/>
          <w:szCs w:val="24"/>
        </w:rPr>
        <w:t xml:space="preserve"> method, instructing it to print that exact text.</w:t>
      </w:r>
    </w:p>
    <w:p w:rsidRPr="00AF1729" w:rsidR="00AF1729" w:rsidP="00F2715F" w:rsidRDefault="00AF1729" w14:paraId="47E081EF" w14:textId="173A478E">
      <w:pPr>
        <w:numPr>
          <w:ilvl w:val="0"/>
          <w:numId w:val="0"/>
        </w:numPr>
        <w:ind w:left="720"/>
        <w:rPr>
          <w:b/>
          <w:bCs/>
          <w:sz w:val="24"/>
          <w:szCs w:val="24"/>
        </w:rPr>
      </w:pPr>
    </w:p>
    <w:p w:rsidRPr="00AF1729" w:rsidR="00AF1729" w:rsidP="00623EE5" w:rsidRDefault="00AF1729" w14:paraId="0AE57BD4" w14:textId="2568F4E1">
      <w:pPr>
        <w:pStyle w:val="ListParagraph"/>
        <w:numPr>
          <w:ilvl w:val="1"/>
          <w:numId w:val="11"/>
        </w:numPr>
        <w:rPr>
          <w:b/>
          <w:bCs/>
          <w:sz w:val="24"/>
          <w:szCs w:val="24"/>
        </w:rPr>
      </w:pPr>
      <w:r w:rsidRPr="00AF1729">
        <w:rPr>
          <w:b/>
          <w:bCs/>
          <w:sz w:val="24"/>
          <w:szCs w:val="24"/>
        </w:rPr>
        <w:t>Literal String</w:t>
      </w:r>
    </w:p>
    <w:p w:rsidRPr="00F2715F" w:rsidR="00AF1729" w:rsidP="00623EE5" w:rsidRDefault="00AF1729" w14:paraId="20CC2ADE" w14:textId="77777777">
      <w:pPr>
        <w:numPr>
          <w:ilvl w:val="0"/>
          <w:numId w:val="1"/>
        </w:numPr>
        <w:rPr>
          <w:sz w:val="24"/>
          <w:szCs w:val="24"/>
        </w:rPr>
      </w:pPr>
      <w:r w:rsidRPr="001C6A45">
        <w:rPr>
          <w:b/>
          <w:sz w:val="24"/>
          <w:szCs w:val="24"/>
        </w:rPr>
        <w:t>Definition:</w:t>
      </w:r>
      <w:r w:rsidRPr="00F2715F">
        <w:rPr>
          <w:sz w:val="24"/>
          <w:szCs w:val="24"/>
        </w:rPr>
        <w:t xml:space="preserve"> A literal string is a fixed sequence of characters that the computer prints or processes exactly as written.</w:t>
      </w:r>
    </w:p>
    <w:p w:rsidRPr="00F2715F" w:rsidR="00AF1729" w:rsidP="00623EE5" w:rsidRDefault="00AF1729" w14:paraId="539538A0" w14:textId="77777777">
      <w:pPr>
        <w:numPr>
          <w:ilvl w:val="0"/>
          <w:numId w:val="1"/>
        </w:numPr>
        <w:rPr>
          <w:sz w:val="24"/>
          <w:szCs w:val="24"/>
        </w:rPr>
      </w:pPr>
      <w:r w:rsidRPr="001C6A45">
        <w:rPr>
          <w:b/>
          <w:sz w:val="24"/>
          <w:szCs w:val="24"/>
        </w:rPr>
        <w:t>Identification:</w:t>
      </w:r>
      <w:r w:rsidRPr="00F2715F">
        <w:rPr>
          <w:sz w:val="24"/>
          <w:szCs w:val="24"/>
        </w:rPr>
        <w:t xml:space="preserve"> It is always enclosed in double quotation marks </w:t>
      </w:r>
      <w:r w:rsidRPr="00BD19CE">
        <w:rPr>
          <w:sz w:val="24"/>
          <w:szCs w:val="24"/>
          <w:highlight w:val="darkGray"/>
        </w:rPr>
        <w:t>(").</w:t>
      </w:r>
    </w:p>
    <w:p w:rsidRPr="00F2715F" w:rsidR="00AF1729" w:rsidP="00623EE5" w:rsidRDefault="00AF1729" w14:paraId="1EAA31E3" w14:textId="77777777">
      <w:pPr>
        <w:numPr>
          <w:ilvl w:val="0"/>
          <w:numId w:val="1"/>
        </w:numPr>
        <w:rPr>
          <w:sz w:val="24"/>
          <w:szCs w:val="24"/>
        </w:rPr>
      </w:pPr>
      <w:r w:rsidRPr="001C6A45">
        <w:rPr>
          <w:b/>
          <w:sz w:val="24"/>
          <w:szCs w:val="24"/>
        </w:rPr>
        <w:t>In the Example:</w:t>
      </w:r>
      <w:r w:rsidRPr="00F2715F">
        <w:rPr>
          <w:sz w:val="24"/>
          <w:szCs w:val="24"/>
        </w:rPr>
        <w:t xml:space="preserve"> The text </w:t>
      </w:r>
      <w:r w:rsidRPr="00BD19CE">
        <w:rPr>
          <w:sz w:val="24"/>
          <w:szCs w:val="24"/>
          <w:highlight w:val="darkGray"/>
        </w:rPr>
        <w:t xml:space="preserve">"Hello </w:t>
      </w:r>
      <w:proofErr w:type="spellStart"/>
      <w:r w:rsidRPr="00BD19CE">
        <w:rPr>
          <w:sz w:val="24"/>
          <w:szCs w:val="24"/>
          <w:highlight w:val="darkGray"/>
        </w:rPr>
        <w:t>SyntaxSensei</w:t>
      </w:r>
      <w:proofErr w:type="spellEnd"/>
      <w:r w:rsidRPr="00BD19CE">
        <w:rPr>
          <w:sz w:val="24"/>
          <w:szCs w:val="24"/>
          <w:highlight w:val="darkGray"/>
        </w:rPr>
        <w:t>!"</w:t>
      </w:r>
      <w:r w:rsidRPr="00F2715F">
        <w:rPr>
          <w:sz w:val="24"/>
          <w:szCs w:val="24"/>
        </w:rPr>
        <w:t xml:space="preserve"> is the literal string printed on the console.</w:t>
      </w:r>
    </w:p>
    <w:p w:rsidRPr="00AF1729" w:rsidR="00AF1729" w:rsidP="00F2715F" w:rsidRDefault="00AF1729" w14:paraId="02488A31" w14:textId="3067BFEA">
      <w:pPr>
        <w:numPr>
          <w:ilvl w:val="0"/>
          <w:numId w:val="0"/>
        </w:numPr>
        <w:ind w:left="720"/>
        <w:rPr>
          <w:b/>
          <w:bCs/>
          <w:sz w:val="24"/>
          <w:szCs w:val="24"/>
        </w:rPr>
      </w:pPr>
    </w:p>
    <w:p w:rsidRPr="00AF1729" w:rsidR="00AF1729" w:rsidP="00623EE5" w:rsidRDefault="00AF1729" w14:paraId="33EA1A2C" w14:textId="6757C0CF">
      <w:pPr>
        <w:pStyle w:val="ListParagraph"/>
        <w:numPr>
          <w:ilvl w:val="1"/>
          <w:numId w:val="11"/>
        </w:numPr>
        <w:rPr>
          <w:b/>
          <w:bCs/>
          <w:sz w:val="24"/>
          <w:szCs w:val="24"/>
        </w:rPr>
      </w:pPr>
      <w:r w:rsidRPr="00AF1729">
        <w:rPr>
          <w:b/>
          <w:bCs/>
          <w:sz w:val="24"/>
          <w:szCs w:val="24"/>
        </w:rPr>
        <w:t>Statement</w:t>
      </w:r>
    </w:p>
    <w:p w:rsidRPr="00F2715F" w:rsidR="00AF1729" w:rsidP="00623EE5" w:rsidRDefault="00AF1729" w14:paraId="36FACF72" w14:textId="77777777">
      <w:pPr>
        <w:numPr>
          <w:ilvl w:val="0"/>
          <w:numId w:val="15"/>
        </w:numPr>
        <w:rPr>
          <w:sz w:val="24"/>
          <w:szCs w:val="24"/>
        </w:rPr>
      </w:pPr>
      <w:r w:rsidRPr="001C6A45">
        <w:rPr>
          <w:b/>
          <w:sz w:val="24"/>
          <w:szCs w:val="24"/>
        </w:rPr>
        <w:t>Definition:</w:t>
      </w:r>
      <w:r w:rsidRPr="00F2715F">
        <w:rPr>
          <w:sz w:val="24"/>
          <w:szCs w:val="24"/>
        </w:rPr>
        <w:t xml:space="preserve"> A statement is a single instruction that tells the computer to perform an action.</w:t>
      </w:r>
    </w:p>
    <w:p w:rsidRPr="00F2715F" w:rsidR="00AF1729" w:rsidP="00623EE5" w:rsidRDefault="00AF1729" w14:paraId="4EF52181" w14:textId="77777777">
      <w:pPr>
        <w:numPr>
          <w:ilvl w:val="0"/>
          <w:numId w:val="15"/>
        </w:numPr>
        <w:rPr>
          <w:sz w:val="24"/>
          <w:szCs w:val="24"/>
        </w:rPr>
      </w:pPr>
      <w:r w:rsidRPr="001C6A45">
        <w:rPr>
          <w:b/>
          <w:sz w:val="24"/>
          <w:szCs w:val="24"/>
        </w:rPr>
        <w:t>Identification:</w:t>
      </w:r>
      <w:r w:rsidRPr="00F2715F">
        <w:rPr>
          <w:sz w:val="24"/>
          <w:szCs w:val="24"/>
        </w:rPr>
        <w:t xml:space="preserve"> In Java, statements usually end with a semicolon (</w:t>
      </w:r>
      <w:r w:rsidRPr="00BD19CE">
        <w:rPr>
          <w:sz w:val="24"/>
          <w:szCs w:val="24"/>
          <w:highlight w:val="darkGray"/>
        </w:rPr>
        <w:t>;</w:t>
      </w:r>
      <w:r w:rsidRPr="00F2715F">
        <w:rPr>
          <w:sz w:val="24"/>
          <w:szCs w:val="24"/>
        </w:rPr>
        <w:t>).</w:t>
      </w:r>
    </w:p>
    <w:p w:rsidR="006A38D8" w:rsidP="00623EE5" w:rsidRDefault="00AF1729" w14:paraId="3AF3BF8B" w14:textId="58E64746">
      <w:pPr>
        <w:numPr>
          <w:ilvl w:val="0"/>
          <w:numId w:val="15"/>
        </w:numPr>
        <w:rPr>
          <w:sz w:val="24"/>
          <w:szCs w:val="24"/>
        </w:rPr>
      </w:pPr>
      <w:r w:rsidRPr="001C6A45">
        <w:rPr>
          <w:b/>
          <w:sz w:val="24"/>
          <w:szCs w:val="24"/>
        </w:rPr>
        <w:t>In the Example:</w:t>
      </w:r>
      <w:r w:rsidRPr="00F2715F">
        <w:rPr>
          <w:sz w:val="24"/>
          <w:szCs w:val="24"/>
        </w:rPr>
        <w:t xml:space="preserve"> </w:t>
      </w:r>
      <w:proofErr w:type="spellStart"/>
      <w:r w:rsidRPr="00BD19CE">
        <w:rPr>
          <w:sz w:val="24"/>
          <w:szCs w:val="24"/>
          <w:highlight w:val="darkGray"/>
        </w:rPr>
        <w:t>System.out.println</w:t>
      </w:r>
      <w:proofErr w:type="spellEnd"/>
      <w:r w:rsidRPr="00BD19CE">
        <w:rPr>
          <w:sz w:val="24"/>
          <w:szCs w:val="24"/>
          <w:highlight w:val="darkGray"/>
        </w:rPr>
        <w:t xml:space="preserve">("Hello </w:t>
      </w:r>
      <w:proofErr w:type="spellStart"/>
      <w:r w:rsidRPr="00BD19CE">
        <w:rPr>
          <w:sz w:val="24"/>
          <w:szCs w:val="24"/>
          <w:highlight w:val="darkGray"/>
        </w:rPr>
        <w:t>SyntaxSensei</w:t>
      </w:r>
      <w:proofErr w:type="spellEnd"/>
      <w:r w:rsidRPr="00BD19CE">
        <w:rPr>
          <w:sz w:val="24"/>
          <w:szCs w:val="24"/>
          <w:highlight w:val="darkGray"/>
        </w:rPr>
        <w:t>!");</w:t>
      </w:r>
      <w:r w:rsidRPr="00F2715F">
        <w:rPr>
          <w:sz w:val="24"/>
          <w:szCs w:val="24"/>
        </w:rPr>
        <w:t xml:space="preserve"> is a statement that instructs the computer to display the text.</w:t>
      </w:r>
    </w:p>
    <w:p w:rsidRPr="004C180B" w:rsidR="001304B3" w:rsidP="004C180B" w:rsidRDefault="00A87D4C" w14:paraId="333B7127" w14:textId="4DB35506">
      <w:pPr>
        <w:numPr>
          <w:ilvl w:val="0"/>
          <w:numId w:val="0"/>
        </w:numPr>
        <w:rPr>
          <w:sz w:val="24"/>
          <w:szCs w:val="24"/>
          <w:lang w:val="en-US"/>
        </w:rPr>
      </w:pPr>
      <w:r>
        <w:rPr>
          <w:sz w:val="24"/>
          <w:szCs w:val="24"/>
        </w:rPr>
        <w:t>Video</w:t>
      </w:r>
      <w:r w:rsidR="004C180B">
        <w:rPr>
          <w:sz w:val="24"/>
          <w:szCs w:val="24"/>
        </w:rPr>
        <w:t xml:space="preserve"> Link:</w:t>
      </w:r>
      <w:r w:rsidRPr="004C180B" w:rsidR="004C180B">
        <w:rPr>
          <w:sz w:val="24"/>
          <w:szCs w:val="24"/>
          <w:lang w:val="en-US"/>
        </w:rPr>
        <w:t xml:space="preserve"> </w:t>
      </w:r>
      <w:hyperlink w:history="1" r:id="rId9">
        <w:r w:rsidRPr="004C180B" w:rsidR="004C180B">
          <w:rPr>
            <w:rStyle w:val="Hyperlink"/>
            <w:b/>
            <w:bCs/>
            <w:sz w:val="24"/>
            <w:szCs w:val="24"/>
            <w:lang w:val="en-US"/>
          </w:rPr>
          <w:t>https://youtu.be/P-_Nzi_mCRo?si=6kLDWlAXB0athgL4</w:t>
        </w:r>
      </w:hyperlink>
    </w:p>
    <w:p w:rsidRPr="008F4AA2" w:rsidR="00EF329D" w:rsidP="00623EE5" w:rsidRDefault="001E040B" w14:paraId="6E2D6238" w14:textId="27E2F4BB">
      <w:pPr>
        <w:pStyle w:val="ListParagraph"/>
        <w:numPr>
          <w:ilvl w:val="0"/>
          <w:numId w:val="7"/>
        </w:numPr>
        <w:spacing w:line="276" w:lineRule="auto"/>
        <w:jc w:val="both"/>
        <w:rPr>
          <w:b/>
          <w:bCs/>
          <w:sz w:val="24"/>
          <w:szCs w:val="24"/>
          <w:lang w:val="en-US"/>
        </w:rPr>
      </w:pPr>
      <w:r>
        <w:rPr>
          <w:b/>
          <w:bCs/>
          <w:sz w:val="24"/>
          <w:szCs w:val="24"/>
          <w:lang w:val="en-US"/>
        </w:rPr>
        <w:t>Ja</w:t>
      </w:r>
      <w:r w:rsidR="00B32B65">
        <w:rPr>
          <w:b/>
          <w:bCs/>
          <w:sz w:val="24"/>
          <w:szCs w:val="24"/>
          <w:lang w:val="en-US"/>
        </w:rPr>
        <w:t>v</w:t>
      </w:r>
      <w:r w:rsidR="00250639">
        <w:rPr>
          <w:b/>
          <w:bCs/>
          <w:sz w:val="24"/>
          <w:szCs w:val="24"/>
          <w:lang w:val="en-US"/>
        </w:rPr>
        <w:t>a</w:t>
      </w:r>
      <w:r w:rsidR="00F52271">
        <w:rPr>
          <w:b/>
          <w:bCs/>
          <w:sz w:val="24"/>
          <w:szCs w:val="24"/>
          <w:lang w:val="en-US"/>
        </w:rPr>
        <w:t xml:space="preserve"> </w:t>
      </w:r>
      <w:r w:rsidR="00A23BEB">
        <w:rPr>
          <w:b/>
          <w:bCs/>
          <w:sz w:val="24"/>
          <w:szCs w:val="24"/>
          <w:lang w:val="en-US"/>
        </w:rPr>
        <w:t>Featur</w:t>
      </w:r>
      <w:r w:rsidR="003C66AB">
        <w:rPr>
          <w:b/>
          <w:bCs/>
          <w:sz w:val="24"/>
          <w:szCs w:val="24"/>
          <w:lang w:val="en-US"/>
        </w:rPr>
        <w:t>es</w:t>
      </w:r>
      <w:r w:rsidR="001E6F93">
        <w:rPr>
          <w:b/>
          <w:bCs/>
          <w:sz w:val="24"/>
          <w:szCs w:val="24"/>
          <w:lang w:val="en-US"/>
        </w:rPr>
        <w:t xml:space="preserve"> and </w:t>
      </w:r>
      <w:r w:rsidR="00D63D1A">
        <w:rPr>
          <w:b/>
          <w:bCs/>
          <w:sz w:val="24"/>
          <w:szCs w:val="24"/>
          <w:lang w:val="en-US"/>
        </w:rPr>
        <w:t>Ap</w:t>
      </w:r>
      <w:r w:rsidR="005D2B4F">
        <w:rPr>
          <w:b/>
          <w:bCs/>
          <w:sz w:val="24"/>
          <w:szCs w:val="24"/>
          <w:lang w:val="en-US"/>
        </w:rPr>
        <w:t>p</w:t>
      </w:r>
      <w:r w:rsidR="00023DBF">
        <w:rPr>
          <w:b/>
          <w:bCs/>
          <w:sz w:val="24"/>
          <w:szCs w:val="24"/>
          <w:lang w:val="en-US"/>
        </w:rPr>
        <w:t>lic</w:t>
      </w:r>
      <w:r w:rsidR="00636F42">
        <w:rPr>
          <w:b/>
          <w:bCs/>
          <w:sz w:val="24"/>
          <w:szCs w:val="24"/>
          <w:lang w:val="en-US"/>
        </w:rPr>
        <w:t>ation</w:t>
      </w:r>
      <w:r w:rsidR="00DC32F6">
        <w:rPr>
          <w:b/>
          <w:bCs/>
          <w:sz w:val="24"/>
          <w:szCs w:val="24"/>
          <w:lang w:val="en-US"/>
        </w:rPr>
        <w:t xml:space="preserve"> St</w:t>
      </w:r>
      <w:r w:rsidR="00596D97">
        <w:rPr>
          <w:b/>
          <w:bCs/>
          <w:sz w:val="24"/>
          <w:szCs w:val="24"/>
          <w:lang w:val="en-US"/>
        </w:rPr>
        <w:t>ructure</w:t>
      </w:r>
    </w:p>
    <w:p w:rsidRPr="008347A8" w:rsidR="00A90055" w:rsidP="002C4555" w:rsidRDefault="00A52314" w14:paraId="34A82B2D" w14:textId="0A25A9F6">
      <w:pPr>
        <w:numPr>
          <w:ilvl w:val="0"/>
          <w:numId w:val="0"/>
        </w:numPr>
        <w:spacing w:line="276" w:lineRule="auto"/>
        <w:ind w:left="720" w:hanging="720"/>
        <w:jc w:val="both"/>
        <w:rPr>
          <w:b/>
          <w:bCs/>
          <w:sz w:val="28"/>
          <w:szCs w:val="28"/>
          <w:lang w:val="en-US"/>
        </w:rPr>
      </w:pPr>
      <w:r w:rsidRPr="008347A8">
        <w:rPr>
          <w:b/>
          <w:bCs/>
          <w:sz w:val="28"/>
          <w:szCs w:val="28"/>
          <w:lang w:val="en-US"/>
        </w:rPr>
        <w:t>Wha</w:t>
      </w:r>
      <w:r w:rsidRPr="008347A8" w:rsidR="006C5963">
        <w:rPr>
          <w:b/>
          <w:bCs/>
          <w:sz w:val="28"/>
          <w:szCs w:val="28"/>
          <w:lang w:val="en-US"/>
        </w:rPr>
        <w:t xml:space="preserve">t is </w:t>
      </w:r>
      <w:r w:rsidRPr="008347A8" w:rsidR="00F37A54">
        <w:rPr>
          <w:b/>
          <w:bCs/>
          <w:sz w:val="28"/>
          <w:szCs w:val="28"/>
          <w:lang w:val="en-US"/>
        </w:rPr>
        <w:t>J</w:t>
      </w:r>
      <w:r w:rsidRPr="008347A8" w:rsidR="0007742C">
        <w:rPr>
          <w:b/>
          <w:bCs/>
          <w:sz w:val="28"/>
          <w:szCs w:val="28"/>
          <w:lang w:val="en-US"/>
        </w:rPr>
        <w:t>ava</w:t>
      </w:r>
      <w:r w:rsidRPr="008347A8" w:rsidR="00F62CC2">
        <w:rPr>
          <w:b/>
          <w:bCs/>
          <w:sz w:val="28"/>
          <w:szCs w:val="28"/>
          <w:lang w:val="en-US"/>
        </w:rPr>
        <w:t>?</w:t>
      </w:r>
    </w:p>
    <w:p w:rsidRPr="00AD77F1" w:rsidR="00B37DFC" w:rsidP="00623EE5" w:rsidRDefault="00292630" w14:paraId="40D45AE8" w14:textId="2EF43840">
      <w:pPr>
        <w:pStyle w:val="ListParagraph"/>
        <w:numPr>
          <w:ilvl w:val="0"/>
          <w:numId w:val="8"/>
        </w:numPr>
        <w:spacing w:line="276" w:lineRule="auto"/>
        <w:jc w:val="both"/>
        <w:rPr>
          <w:sz w:val="24"/>
          <w:szCs w:val="24"/>
          <w:lang w:val="en-US"/>
        </w:rPr>
      </w:pPr>
      <w:r w:rsidRPr="00292630">
        <w:rPr>
          <w:b/>
          <w:bCs/>
          <w:sz w:val="24"/>
          <w:szCs w:val="24"/>
        </w:rPr>
        <w:t>Java</w:t>
      </w:r>
      <w:r w:rsidRPr="00292630">
        <w:rPr>
          <w:sz w:val="24"/>
          <w:szCs w:val="24"/>
        </w:rPr>
        <w:t xml:space="preserve"> is a </w:t>
      </w:r>
      <w:r w:rsidRPr="00292630">
        <w:rPr>
          <w:b/>
          <w:bCs/>
          <w:sz w:val="24"/>
          <w:szCs w:val="24"/>
        </w:rPr>
        <w:t>high-level, object-oriented programming language</w:t>
      </w:r>
      <w:r w:rsidRPr="00292630">
        <w:rPr>
          <w:sz w:val="24"/>
          <w:szCs w:val="24"/>
        </w:rPr>
        <w:t xml:space="preserve"> used to create software applications. It was created by </w:t>
      </w:r>
      <w:r w:rsidRPr="00292630">
        <w:rPr>
          <w:b/>
          <w:bCs/>
          <w:sz w:val="24"/>
          <w:szCs w:val="24"/>
        </w:rPr>
        <w:t>James Gosling</w:t>
      </w:r>
      <w:r w:rsidRPr="00292630">
        <w:rPr>
          <w:sz w:val="24"/>
          <w:szCs w:val="24"/>
        </w:rPr>
        <w:t xml:space="preserve"> at </w:t>
      </w:r>
      <w:r w:rsidRPr="00292630">
        <w:rPr>
          <w:b/>
          <w:bCs/>
          <w:sz w:val="24"/>
          <w:szCs w:val="24"/>
        </w:rPr>
        <w:t>Sun Microsystems</w:t>
      </w:r>
      <w:r w:rsidRPr="00292630">
        <w:rPr>
          <w:sz w:val="24"/>
          <w:szCs w:val="24"/>
        </w:rPr>
        <w:t xml:space="preserve"> (now owned by Oracle) and released in </w:t>
      </w:r>
      <w:r w:rsidRPr="00292630">
        <w:rPr>
          <w:b/>
          <w:bCs/>
          <w:sz w:val="24"/>
          <w:szCs w:val="24"/>
        </w:rPr>
        <w:t>1995</w:t>
      </w:r>
      <w:r w:rsidRPr="00292630">
        <w:rPr>
          <w:sz w:val="24"/>
          <w:szCs w:val="24"/>
        </w:rPr>
        <w:t>.</w:t>
      </w:r>
    </w:p>
    <w:p w:rsidRPr="00B37DFC" w:rsidR="00AD77F1" w:rsidP="006A38D8" w:rsidRDefault="00AD77F1" w14:paraId="5300A09D" w14:textId="77777777">
      <w:pPr>
        <w:pStyle w:val="ListParagraph"/>
        <w:numPr>
          <w:ilvl w:val="0"/>
          <w:numId w:val="0"/>
        </w:numPr>
        <w:spacing w:line="276" w:lineRule="auto"/>
        <w:ind w:left="1080"/>
        <w:jc w:val="both"/>
        <w:rPr>
          <w:sz w:val="24"/>
          <w:szCs w:val="24"/>
          <w:lang w:val="en-US"/>
        </w:rPr>
      </w:pPr>
    </w:p>
    <w:p w:rsidRPr="002C4555" w:rsidR="00DC638A" w:rsidP="00623EE5" w:rsidRDefault="00B37DFC" w14:paraId="1A2398D9" w14:textId="551400C2">
      <w:pPr>
        <w:pStyle w:val="ListParagraph"/>
        <w:numPr>
          <w:ilvl w:val="0"/>
          <w:numId w:val="8"/>
        </w:numPr>
        <w:spacing w:line="276" w:lineRule="auto"/>
        <w:jc w:val="both"/>
        <w:rPr>
          <w:sz w:val="24"/>
          <w:szCs w:val="24"/>
          <w:lang w:val="en-US"/>
        </w:rPr>
      </w:pPr>
      <w:r w:rsidRPr="00B37DFC">
        <w:rPr>
          <w:sz w:val="24"/>
          <w:szCs w:val="24"/>
        </w:rPr>
        <w:t>Java is a widely used, object-oriented programming language known for its portability, reliability, and extensive ecosystem of libraries and tools.</w:t>
      </w:r>
    </w:p>
    <w:p w:rsidRPr="002C4555" w:rsidR="002C4555" w:rsidP="002C4555" w:rsidRDefault="002C4555" w14:paraId="7D830E00" w14:textId="77777777">
      <w:pPr>
        <w:pStyle w:val="ListParagraph"/>
        <w:numPr>
          <w:ilvl w:val="0"/>
          <w:numId w:val="0"/>
        </w:numPr>
        <w:ind w:left="720"/>
        <w:rPr>
          <w:sz w:val="24"/>
          <w:szCs w:val="24"/>
          <w:lang w:val="en-US"/>
        </w:rPr>
      </w:pPr>
    </w:p>
    <w:p w:rsidRPr="008347A8" w:rsidR="00DC638A" w:rsidP="006A38D8" w:rsidRDefault="00F52A5A" w14:paraId="4105E4B4" w14:textId="7116C203">
      <w:pPr>
        <w:numPr>
          <w:ilvl w:val="0"/>
          <w:numId w:val="0"/>
        </w:numPr>
        <w:spacing w:line="276" w:lineRule="auto"/>
        <w:jc w:val="both"/>
        <w:rPr>
          <w:b/>
          <w:bCs/>
          <w:sz w:val="28"/>
          <w:szCs w:val="28"/>
          <w:lang w:val="en-US"/>
        </w:rPr>
      </w:pPr>
      <w:r w:rsidRPr="008347A8">
        <w:rPr>
          <w:b/>
          <w:bCs/>
          <w:sz w:val="28"/>
          <w:szCs w:val="28"/>
          <w:lang w:val="en-US"/>
        </w:rPr>
        <w:t>L</w:t>
      </w:r>
      <w:r w:rsidRPr="008347A8" w:rsidR="00EE3A6C">
        <w:rPr>
          <w:b/>
          <w:bCs/>
          <w:sz w:val="28"/>
          <w:szCs w:val="28"/>
          <w:lang w:val="en-US"/>
        </w:rPr>
        <w:t>earning about Java</w:t>
      </w:r>
    </w:p>
    <w:p w:rsidR="00EE3A6C" w:rsidP="00623EE5" w:rsidRDefault="00456505" w14:paraId="44086949" w14:textId="554603EC">
      <w:pPr>
        <w:pStyle w:val="ListParagraph"/>
        <w:numPr>
          <w:ilvl w:val="0"/>
          <w:numId w:val="4"/>
        </w:numPr>
        <w:spacing w:line="276" w:lineRule="auto"/>
        <w:jc w:val="both"/>
        <w:rPr>
          <w:b/>
          <w:bCs/>
          <w:sz w:val="24"/>
          <w:szCs w:val="24"/>
          <w:lang w:val="en-US"/>
        </w:rPr>
      </w:pPr>
      <w:r>
        <w:rPr>
          <w:b/>
          <w:bCs/>
          <w:sz w:val="24"/>
          <w:szCs w:val="24"/>
          <w:lang w:val="en-US"/>
        </w:rPr>
        <w:t>Java Runtime Environment</w:t>
      </w:r>
      <w:r w:rsidR="00F45699">
        <w:rPr>
          <w:b/>
          <w:bCs/>
          <w:sz w:val="24"/>
          <w:szCs w:val="24"/>
          <w:lang w:val="en-US"/>
        </w:rPr>
        <w:t xml:space="preserve"> (JRE)</w:t>
      </w:r>
    </w:p>
    <w:p w:rsidRPr="00F8598B" w:rsidR="009E7AD1" w:rsidP="00623EE5" w:rsidRDefault="00A04687" w14:paraId="71EE575B" w14:textId="7F9768C0">
      <w:pPr>
        <w:pStyle w:val="ListParagraph"/>
        <w:numPr>
          <w:ilvl w:val="0"/>
          <w:numId w:val="8"/>
        </w:numPr>
        <w:spacing w:line="276" w:lineRule="auto"/>
        <w:jc w:val="both"/>
        <w:rPr>
          <w:sz w:val="24"/>
          <w:szCs w:val="24"/>
          <w:lang w:val="en-US"/>
        </w:rPr>
      </w:pPr>
      <w:r w:rsidRPr="00A04687">
        <w:rPr>
          <w:sz w:val="24"/>
          <w:szCs w:val="24"/>
        </w:rPr>
        <w:t xml:space="preserve">It is a software package that </w:t>
      </w:r>
      <w:r w:rsidRPr="00A04687">
        <w:rPr>
          <w:sz w:val="24"/>
          <w:szCs w:val="24"/>
          <w:u w:val="single"/>
        </w:rPr>
        <w:t>provides the necessary runtime environment to execute Java applications and applets</w:t>
      </w:r>
      <w:r w:rsidRPr="00A04687">
        <w:rPr>
          <w:sz w:val="24"/>
          <w:szCs w:val="24"/>
        </w:rPr>
        <w:t>. The JRE includes the Java Virtual Machine (JVM), along with core classes and libraries required for running Java programs.</w:t>
      </w:r>
    </w:p>
    <w:p w:rsidR="00F45699" w:rsidP="00623EE5" w:rsidRDefault="00C7787B" w14:paraId="05BB06AC" w14:textId="52C5D8B1">
      <w:pPr>
        <w:pStyle w:val="ListParagraph"/>
        <w:numPr>
          <w:ilvl w:val="0"/>
          <w:numId w:val="4"/>
        </w:numPr>
        <w:spacing w:line="276" w:lineRule="auto"/>
        <w:jc w:val="both"/>
        <w:rPr>
          <w:b/>
          <w:bCs/>
          <w:sz w:val="24"/>
          <w:szCs w:val="24"/>
          <w:lang w:val="en-US"/>
        </w:rPr>
      </w:pPr>
      <w:r>
        <w:rPr>
          <w:b/>
          <w:bCs/>
          <w:sz w:val="24"/>
          <w:szCs w:val="24"/>
          <w:lang w:val="en-US"/>
        </w:rPr>
        <w:t>Java Virtual Machine</w:t>
      </w:r>
      <w:r w:rsidR="00B4186E">
        <w:rPr>
          <w:b/>
          <w:bCs/>
          <w:sz w:val="24"/>
          <w:szCs w:val="24"/>
          <w:lang w:val="en-US"/>
        </w:rPr>
        <w:t xml:space="preserve"> (JVM)</w:t>
      </w:r>
    </w:p>
    <w:p w:rsidRPr="00500404" w:rsidR="00CA50DC" w:rsidP="00623EE5" w:rsidRDefault="00500404" w14:paraId="00E1F38A" w14:textId="6C9289AF">
      <w:pPr>
        <w:numPr>
          <w:ilvl w:val="0"/>
          <w:numId w:val="8"/>
        </w:numPr>
        <w:spacing w:line="276" w:lineRule="auto"/>
        <w:jc w:val="both"/>
        <w:rPr>
          <w:sz w:val="24"/>
          <w:szCs w:val="24"/>
          <w:lang w:val="en-US"/>
        </w:rPr>
      </w:pPr>
      <w:r w:rsidRPr="00500404">
        <w:rPr>
          <w:sz w:val="24"/>
          <w:szCs w:val="24"/>
          <w:lang w:val="en-US"/>
        </w:rPr>
        <w:t>Key component of the Java platform that provides an environment for executing Java bytecode. It allows Java applications to be platform-independent by providing an abstraction layer between the compiled Java code (bytecode) and the underlying hardware and operating system.</w:t>
      </w:r>
    </w:p>
    <w:p w:rsidR="00B4186E" w:rsidP="00623EE5" w:rsidRDefault="00B4186E" w14:paraId="08A7D526" w14:textId="2CBCCF5E">
      <w:pPr>
        <w:pStyle w:val="ListParagraph"/>
        <w:numPr>
          <w:ilvl w:val="0"/>
          <w:numId w:val="4"/>
        </w:numPr>
        <w:spacing w:line="276" w:lineRule="auto"/>
        <w:jc w:val="both"/>
        <w:rPr>
          <w:b/>
          <w:bCs/>
          <w:sz w:val="24"/>
          <w:szCs w:val="24"/>
          <w:lang w:val="en-US"/>
        </w:rPr>
      </w:pPr>
      <w:r>
        <w:rPr>
          <w:b/>
          <w:bCs/>
          <w:sz w:val="24"/>
          <w:szCs w:val="24"/>
          <w:lang w:val="en-US"/>
        </w:rPr>
        <w:t>Java Development</w:t>
      </w:r>
      <w:r w:rsidR="00CF7170">
        <w:rPr>
          <w:b/>
          <w:bCs/>
          <w:sz w:val="24"/>
          <w:szCs w:val="24"/>
          <w:lang w:val="en-US"/>
        </w:rPr>
        <w:t xml:space="preserve"> Kit (JDK)</w:t>
      </w:r>
    </w:p>
    <w:p w:rsidRPr="00CA50DC" w:rsidR="00CA50DC" w:rsidP="00623EE5" w:rsidRDefault="00CB46E9" w14:paraId="01B44785" w14:textId="1FB92538">
      <w:pPr>
        <w:pStyle w:val="ListParagraph"/>
        <w:numPr>
          <w:ilvl w:val="0"/>
          <w:numId w:val="8"/>
        </w:numPr>
        <w:spacing w:line="276" w:lineRule="auto"/>
        <w:jc w:val="both"/>
        <w:rPr>
          <w:sz w:val="24"/>
          <w:szCs w:val="24"/>
          <w:lang w:val="en-US"/>
        </w:rPr>
      </w:pPr>
      <w:r w:rsidRPr="00CB46E9">
        <w:rPr>
          <w:sz w:val="24"/>
          <w:szCs w:val="24"/>
        </w:rPr>
        <w:t xml:space="preserve">A software package and development environment created by Oracle (previously Sun Microsystems) </w:t>
      </w:r>
      <w:r w:rsidRPr="00CB46E9">
        <w:rPr>
          <w:sz w:val="24"/>
          <w:szCs w:val="24"/>
          <w:u w:val="single"/>
        </w:rPr>
        <w:t>that provides tools, libraries, and executables necessary for developing, compiling</w:t>
      </w:r>
      <w:r w:rsidRPr="00CB46E9">
        <w:rPr>
          <w:sz w:val="24"/>
          <w:szCs w:val="24"/>
        </w:rPr>
        <w:t>, and running Java applications and applets. It's an essential tool for Java developers as it includes everything they need to create, test, and deploy Java applications.</w:t>
      </w:r>
    </w:p>
    <w:p w:rsidR="00CF7170" w:rsidP="00623EE5" w:rsidRDefault="009E7AD1" w14:paraId="64D86B82" w14:textId="3E1CCD85">
      <w:pPr>
        <w:pStyle w:val="ListParagraph"/>
        <w:numPr>
          <w:ilvl w:val="0"/>
          <w:numId w:val="4"/>
        </w:numPr>
        <w:spacing w:line="276" w:lineRule="auto"/>
        <w:jc w:val="both"/>
        <w:rPr>
          <w:b/>
          <w:bCs/>
          <w:sz w:val="24"/>
          <w:szCs w:val="24"/>
          <w:lang w:val="en-US"/>
        </w:rPr>
      </w:pPr>
      <w:r>
        <w:rPr>
          <w:b/>
          <w:bCs/>
          <w:sz w:val="24"/>
          <w:szCs w:val="24"/>
          <w:lang w:val="en-US"/>
        </w:rPr>
        <w:t>Source Code</w:t>
      </w:r>
    </w:p>
    <w:p w:rsidRPr="00DE64B5" w:rsidR="00CA50DC" w:rsidP="00623EE5" w:rsidRDefault="00DE64B5" w14:paraId="5C25EE41" w14:textId="4A2C47E3">
      <w:pPr>
        <w:numPr>
          <w:ilvl w:val="0"/>
          <w:numId w:val="8"/>
        </w:numPr>
        <w:spacing w:line="276" w:lineRule="auto"/>
        <w:jc w:val="both"/>
        <w:rPr>
          <w:sz w:val="24"/>
          <w:szCs w:val="24"/>
          <w:lang w:val="en-US"/>
        </w:rPr>
      </w:pPr>
      <w:r>
        <w:rPr>
          <w:sz w:val="24"/>
          <w:szCs w:val="24"/>
          <w:lang w:val="en-US"/>
        </w:rPr>
        <w:t>It is p</w:t>
      </w:r>
      <w:r w:rsidRPr="00DE64B5">
        <w:rPr>
          <w:sz w:val="24"/>
          <w:szCs w:val="24"/>
          <w:lang w:val="en-US"/>
        </w:rPr>
        <w:t>rogramming statements written in high-level programming language</w:t>
      </w:r>
      <w:r w:rsidR="005317BE">
        <w:rPr>
          <w:sz w:val="24"/>
          <w:szCs w:val="24"/>
          <w:lang w:val="en-US"/>
        </w:rPr>
        <w:t>.</w:t>
      </w:r>
    </w:p>
    <w:p w:rsidR="009E7AD1" w:rsidP="00623EE5" w:rsidRDefault="009E7AD1" w14:paraId="4B76D1AC" w14:textId="7A3E1107">
      <w:pPr>
        <w:pStyle w:val="ListParagraph"/>
        <w:numPr>
          <w:ilvl w:val="0"/>
          <w:numId w:val="4"/>
        </w:numPr>
        <w:spacing w:line="276" w:lineRule="auto"/>
        <w:jc w:val="both"/>
        <w:rPr>
          <w:b/>
          <w:bCs/>
          <w:sz w:val="24"/>
          <w:szCs w:val="24"/>
          <w:lang w:val="en-US"/>
        </w:rPr>
      </w:pPr>
      <w:r>
        <w:rPr>
          <w:b/>
          <w:bCs/>
          <w:sz w:val="24"/>
          <w:szCs w:val="24"/>
          <w:lang w:val="en-US"/>
        </w:rPr>
        <w:t>Bytecode</w:t>
      </w:r>
    </w:p>
    <w:p w:rsidRPr="00C2701F" w:rsidR="00CA50DC" w:rsidP="00623EE5" w:rsidRDefault="00C2701F" w14:paraId="03374152" w14:textId="11981969">
      <w:pPr>
        <w:pStyle w:val="ListParagraph"/>
        <w:numPr>
          <w:ilvl w:val="0"/>
          <w:numId w:val="8"/>
        </w:numPr>
        <w:spacing w:line="276" w:lineRule="auto"/>
        <w:jc w:val="both"/>
        <w:rPr>
          <w:sz w:val="24"/>
          <w:szCs w:val="24"/>
          <w:lang w:val="en-US"/>
        </w:rPr>
      </w:pPr>
      <w:r w:rsidRPr="00C2701F">
        <w:rPr>
          <w:sz w:val="24"/>
          <w:szCs w:val="24"/>
          <w:lang w:val="en-US"/>
        </w:rPr>
        <w:t>This is the compiled version of your source code.</w:t>
      </w:r>
      <w:r>
        <w:rPr>
          <w:sz w:val="24"/>
          <w:szCs w:val="24"/>
          <w:lang w:val="en-US"/>
        </w:rPr>
        <w:t xml:space="preserve"> </w:t>
      </w:r>
      <w:r w:rsidRPr="00C2701F">
        <w:rPr>
          <w:sz w:val="24"/>
          <w:szCs w:val="24"/>
          <w:lang w:val="en-US"/>
        </w:rPr>
        <w:t>It’s not readable by humans, but it’s understood by JVM.</w:t>
      </w:r>
    </w:p>
    <w:p w:rsidR="009E7AD1" w:rsidP="00623EE5" w:rsidRDefault="009E7AD1" w14:paraId="025F7A09" w14:textId="13C914FE">
      <w:pPr>
        <w:pStyle w:val="ListParagraph"/>
        <w:numPr>
          <w:ilvl w:val="0"/>
          <w:numId w:val="4"/>
        </w:numPr>
        <w:spacing w:line="276" w:lineRule="auto"/>
        <w:jc w:val="both"/>
        <w:rPr>
          <w:b/>
          <w:bCs/>
          <w:sz w:val="24"/>
          <w:szCs w:val="24"/>
          <w:lang w:val="en-US"/>
        </w:rPr>
      </w:pPr>
      <w:r>
        <w:rPr>
          <w:b/>
          <w:bCs/>
          <w:sz w:val="24"/>
          <w:szCs w:val="24"/>
          <w:lang w:val="en-US"/>
        </w:rPr>
        <w:t>Java Interpreter</w:t>
      </w:r>
    </w:p>
    <w:p w:rsidRPr="00065E11" w:rsidR="00CA50DC" w:rsidP="00623EE5" w:rsidRDefault="00065E11" w14:paraId="283CD555" w14:textId="130F93AA">
      <w:pPr>
        <w:pStyle w:val="ListParagraph"/>
        <w:numPr>
          <w:ilvl w:val="0"/>
          <w:numId w:val="8"/>
        </w:numPr>
        <w:spacing w:line="276" w:lineRule="auto"/>
        <w:jc w:val="both"/>
        <w:rPr>
          <w:sz w:val="24"/>
          <w:szCs w:val="24"/>
          <w:lang w:val="en-US"/>
        </w:rPr>
      </w:pPr>
      <w:r>
        <w:rPr>
          <w:sz w:val="24"/>
          <w:szCs w:val="24"/>
          <w:lang w:val="en-US"/>
        </w:rPr>
        <w:t xml:space="preserve">It </w:t>
      </w:r>
      <w:r>
        <w:rPr>
          <w:sz w:val="24"/>
          <w:szCs w:val="24"/>
        </w:rPr>
        <w:t>c</w:t>
      </w:r>
      <w:r w:rsidRPr="00065E11">
        <w:rPr>
          <w:sz w:val="24"/>
          <w:szCs w:val="24"/>
        </w:rPr>
        <w:t xml:space="preserve">hecks bytecode and communicates with operating </w:t>
      </w:r>
      <w:r w:rsidRPr="00065E11" w:rsidR="005317BE">
        <w:rPr>
          <w:sz w:val="24"/>
          <w:szCs w:val="24"/>
        </w:rPr>
        <w:t>systems.</w:t>
      </w:r>
    </w:p>
    <w:p w:rsidRPr="002C4555" w:rsidR="00065E11" w:rsidP="00623EE5" w:rsidRDefault="00D11D2A" w14:paraId="2307ED18" w14:textId="57A0AD7C">
      <w:pPr>
        <w:pStyle w:val="ListParagraph"/>
        <w:numPr>
          <w:ilvl w:val="0"/>
          <w:numId w:val="8"/>
        </w:numPr>
        <w:spacing w:line="276" w:lineRule="auto"/>
        <w:jc w:val="both"/>
        <w:rPr>
          <w:sz w:val="24"/>
          <w:szCs w:val="24"/>
          <w:lang w:val="en-US"/>
        </w:rPr>
      </w:pPr>
      <w:r w:rsidRPr="00D11D2A">
        <w:rPr>
          <w:sz w:val="24"/>
          <w:szCs w:val="24"/>
        </w:rPr>
        <w:t>Executes bytecode instructions line by line within Java virtual machine</w:t>
      </w:r>
      <w:r w:rsidR="005317BE">
        <w:rPr>
          <w:sz w:val="24"/>
          <w:szCs w:val="24"/>
        </w:rPr>
        <w:t>.</w:t>
      </w:r>
    </w:p>
    <w:p w:rsidRPr="008347A8" w:rsidR="002C4555" w:rsidP="000A2F1B" w:rsidRDefault="000A2F1B" w14:paraId="5381B818" w14:textId="216E3537">
      <w:pPr>
        <w:numPr>
          <w:ilvl w:val="0"/>
          <w:numId w:val="0"/>
        </w:numPr>
        <w:spacing w:line="276" w:lineRule="auto"/>
        <w:jc w:val="both"/>
        <w:rPr>
          <w:b/>
          <w:bCs/>
          <w:sz w:val="28"/>
          <w:szCs w:val="28"/>
          <w:lang w:val="en-US"/>
        </w:rPr>
      </w:pPr>
      <w:r w:rsidRPr="008347A8">
        <w:rPr>
          <w:b/>
          <w:bCs/>
          <w:sz w:val="28"/>
          <w:szCs w:val="28"/>
          <w:lang w:val="en-US"/>
        </w:rPr>
        <w:t>Java Program Types</w:t>
      </w:r>
    </w:p>
    <w:p w:rsidR="00F55A2C" w:rsidP="00623EE5" w:rsidRDefault="00EB7498" w14:paraId="4DDE046F" w14:textId="54BB26EA">
      <w:pPr>
        <w:pStyle w:val="ListParagraph"/>
        <w:numPr>
          <w:ilvl w:val="0"/>
          <w:numId w:val="4"/>
        </w:numPr>
        <w:spacing w:line="276" w:lineRule="auto"/>
        <w:jc w:val="both"/>
        <w:rPr>
          <w:b/>
          <w:bCs/>
          <w:sz w:val="24"/>
          <w:szCs w:val="24"/>
          <w:lang w:val="en-US"/>
        </w:rPr>
      </w:pPr>
      <w:r>
        <w:rPr>
          <w:b/>
          <w:bCs/>
          <w:sz w:val="24"/>
          <w:szCs w:val="24"/>
          <w:lang w:val="en-US"/>
        </w:rPr>
        <w:t>Applets</w:t>
      </w:r>
    </w:p>
    <w:p w:rsidRPr="00720D10" w:rsidR="00730178" w:rsidP="00623EE5" w:rsidRDefault="00720D10" w14:paraId="70B09818" w14:textId="54BFB96F">
      <w:pPr>
        <w:pStyle w:val="ListParagraph"/>
        <w:numPr>
          <w:ilvl w:val="0"/>
          <w:numId w:val="8"/>
        </w:numPr>
        <w:spacing w:line="276" w:lineRule="auto"/>
        <w:jc w:val="both"/>
        <w:rPr>
          <w:lang w:val="en-US"/>
        </w:rPr>
      </w:pPr>
      <w:r>
        <w:rPr>
          <w:sz w:val="24"/>
          <w:szCs w:val="24"/>
          <w:lang w:val="en-US"/>
        </w:rPr>
        <w:t xml:space="preserve">It </w:t>
      </w:r>
      <w:r w:rsidRPr="00720D10">
        <w:rPr>
          <w:lang w:val="en-US"/>
        </w:rPr>
        <w:t xml:space="preserve">is a </w:t>
      </w:r>
      <w:r w:rsidRPr="00720D10">
        <w:rPr>
          <w:b/>
          <w:bCs/>
          <w:lang w:val="en-US"/>
        </w:rPr>
        <w:t>small application</w:t>
      </w:r>
      <w:r w:rsidRPr="00720D10">
        <w:rPr>
          <w:lang w:val="en-US"/>
        </w:rPr>
        <w:t xml:space="preserve"> designed to perform a specific task. Traditionally, the term comes from </w:t>
      </w:r>
      <w:r w:rsidRPr="00720D10">
        <w:rPr>
          <w:b/>
          <w:bCs/>
          <w:lang w:val="en-US"/>
        </w:rPr>
        <w:t>Java applets</w:t>
      </w:r>
      <w:r w:rsidRPr="00720D10">
        <w:rPr>
          <w:lang w:val="en-US"/>
        </w:rPr>
        <w:t>, which were small Java programs that ran in a web browser or other environments.</w:t>
      </w:r>
    </w:p>
    <w:p w:rsidR="00EB7498" w:rsidP="00623EE5" w:rsidRDefault="00EB7498" w14:paraId="28554035" w14:textId="6AD1B72F">
      <w:pPr>
        <w:pStyle w:val="ListParagraph"/>
        <w:numPr>
          <w:ilvl w:val="0"/>
          <w:numId w:val="4"/>
        </w:numPr>
        <w:spacing w:line="276" w:lineRule="auto"/>
        <w:jc w:val="both"/>
        <w:rPr>
          <w:b/>
          <w:bCs/>
          <w:sz w:val="24"/>
          <w:szCs w:val="24"/>
          <w:lang w:val="en-US"/>
        </w:rPr>
      </w:pPr>
      <w:r>
        <w:rPr>
          <w:b/>
          <w:bCs/>
          <w:sz w:val="24"/>
          <w:szCs w:val="24"/>
          <w:lang w:val="en-US"/>
        </w:rPr>
        <w:t>Java Applications</w:t>
      </w:r>
    </w:p>
    <w:p w:rsidR="00730178" w:rsidP="00623EE5" w:rsidRDefault="00E904F5" w14:paraId="0E83BDA1" w14:textId="0606BDA8">
      <w:pPr>
        <w:pStyle w:val="ListParagraph"/>
        <w:numPr>
          <w:ilvl w:val="0"/>
          <w:numId w:val="8"/>
        </w:numPr>
        <w:spacing w:line="276" w:lineRule="auto"/>
        <w:jc w:val="both"/>
        <w:rPr>
          <w:lang w:val="en-US"/>
        </w:rPr>
      </w:pPr>
      <w:r>
        <w:rPr>
          <w:sz w:val="24"/>
          <w:szCs w:val="24"/>
          <w:lang w:val="en-US"/>
        </w:rPr>
        <w:t xml:space="preserve">It </w:t>
      </w:r>
      <w:r w:rsidRPr="00E904F5">
        <w:rPr>
          <w:lang w:val="en-US"/>
        </w:rPr>
        <w:t xml:space="preserve">is a </w:t>
      </w:r>
      <w:r w:rsidRPr="00E904F5">
        <w:rPr>
          <w:b/>
          <w:bCs/>
          <w:lang w:val="en-US"/>
        </w:rPr>
        <w:t>standalone program</w:t>
      </w:r>
      <w:r w:rsidRPr="00E904F5">
        <w:rPr>
          <w:lang w:val="en-US"/>
        </w:rPr>
        <w:t xml:space="preserve"> written in Java</w:t>
      </w:r>
      <w:r w:rsidRPr="00E904F5">
        <w:rPr>
          <w:b/>
          <w:bCs/>
          <w:lang w:val="en-US"/>
        </w:rPr>
        <w:t xml:space="preserve"> programming language</w:t>
      </w:r>
      <w:r w:rsidRPr="00E904F5">
        <w:rPr>
          <w:lang w:val="en-US"/>
        </w:rPr>
        <w:t xml:space="preserve">. It runs directly on a computer or mobile device using the </w:t>
      </w:r>
      <w:r w:rsidRPr="00E904F5">
        <w:rPr>
          <w:b/>
          <w:bCs/>
          <w:lang w:val="en-US"/>
        </w:rPr>
        <w:t>Java Runtime Environment (JRE)</w:t>
      </w:r>
      <w:r w:rsidRPr="00E904F5">
        <w:rPr>
          <w:lang w:val="en-US"/>
        </w:rPr>
        <w:t>.</w:t>
      </w:r>
    </w:p>
    <w:p w:rsidRPr="008347A8" w:rsidR="008347A8" w:rsidP="008347A8" w:rsidRDefault="008347A8" w14:paraId="4F8B2071" w14:textId="77777777">
      <w:pPr>
        <w:numPr>
          <w:ilvl w:val="0"/>
          <w:numId w:val="0"/>
        </w:numPr>
        <w:spacing w:line="276" w:lineRule="auto"/>
        <w:jc w:val="center"/>
        <w:rPr>
          <w:lang w:val="en-US"/>
        </w:rPr>
      </w:pPr>
    </w:p>
    <w:p w:rsidR="00E904F5" w:rsidP="008347A8" w:rsidRDefault="00527B0F" w14:paraId="25B5FB70" w14:textId="104E5E65">
      <w:pPr>
        <w:numPr>
          <w:ilvl w:val="0"/>
          <w:numId w:val="0"/>
        </w:numPr>
        <w:spacing w:line="276" w:lineRule="auto"/>
        <w:rPr>
          <w:b/>
          <w:bCs/>
          <w:sz w:val="24"/>
          <w:szCs w:val="24"/>
          <w:lang w:val="en-US"/>
        </w:rPr>
      </w:pPr>
      <w:r w:rsidRPr="008347A8">
        <w:rPr>
          <w:b/>
          <w:bCs/>
          <w:sz w:val="24"/>
          <w:szCs w:val="24"/>
          <w:lang w:val="en-US"/>
        </w:rPr>
        <w:t>Analyzing a Java Application that Uses Console Output</w:t>
      </w:r>
    </w:p>
    <w:p w:rsidR="00711A42" w:rsidP="008347A8" w:rsidRDefault="00711A42" w14:paraId="6413162B" w14:textId="131DC856">
      <w:pPr>
        <w:numPr>
          <w:ilvl w:val="0"/>
          <w:numId w:val="0"/>
        </w:numPr>
        <w:spacing w:line="276" w:lineRule="auto"/>
        <w:rPr>
          <w:b/>
          <w:bCs/>
          <w:sz w:val="24"/>
          <w:szCs w:val="24"/>
          <w:lang w:val="en-US"/>
        </w:rPr>
      </w:pPr>
      <w:r>
        <w:rPr>
          <w:noProof/>
          <w:sz w:val="24"/>
          <w:szCs w:val="24"/>
          <w:lang w:val="en-US"/>
        </w:rPr>
        <mc:AlternateContent>
          <mc:Choice Requires="wpg">
            <w:drawing>
              <wp:anchor distT="0" distB="0" distL="114300" distR="114300" simplePos="0" relativeHeight="251658241" behindDoc="1" locked="0" layoutInCell="1" allowOverlap="1" wp14:anchorId="789B489B" wp14:editId="5E93C950">
                <wp:simplePos x="0" y="0"/>
                <wp:positionH relativeFrom="margin">
                  <wp:posOffset>749935</wp:posOffset>
                </wp:positionH>
                <wp:positionV relativeFrom="paragraph">
                  <wp:posOffset>17145</wp:posOffset>
                </wp:positionV>
                <wp:extent cx="4364355" cy="2708275"/>
                <wp:effectExtent l="0" t="0" r="17145" b="15875"/>
                <wp:wrapTight wrapText="bothSides">
                  <wp:wrapPolygon edited="0">
                    <wp:start x="566" y="0"/>
                    <wp:lineTo x="0" y="1215"/>
                    <wp:lineTo x="0" y="21575"/>
                    <wp:lineTo x="21591" y="21575"/>
                    <wp:lineTo x="21591" y="1064"/>
                    <wp:lineTo x="16499" y="0"/>
                    <wp:lineTo x="566" y="0"/>
                  </wp:wrapPolygon>
                </wp:wrapTight>
                <wp:docPr id="840407931" name="Group 6">
                  <a:extLst xmlns:a="http://schemas.openxmlformats.org/drawingml/2006/main">
                    <a:ext uri="{FF2B5EF4-FFF2-40B4-BE49-F238E27FC236}">
                      <a16:creationId xmlns:a16="http://schemas.microsoft.com/office/drawing/2014/main" id="{30E503AC-0CFB-4C20-A6B6-29F5776AAC02}"/>
                    </a:ext>
                  </a:extLst>
                </wp:docPr>
                <wp:cNvGraphicFramePr/>
                <a:graphic xmlns:a="http://schemas.openxmlformats.org/drawingml/2006/main">
                  <a:graphicData uri="http://schemas.microsoft.com/office/word/2010/wordprocessingGroup">
                    <wpg:wgp>
                      <wpg:cNvGrpSpPr/>
                      <wpg:grpSpPr>
                        <a:xfrm>
                          <a:off x="0" y="0"/>
                          <a:ext cx="4364355" cy="2708275"/>
                          <a:chOff x="0" y="0"/>
                          <a:chExt cx="4425351" cy="2967426"/>
                        </a:xfrm>
                      </wpg:grpSpPr>
                      <wps:wsp>
                        <wps:cNvPr id="2004485132" name="Rectangle 2"/>
                        <wps:cNvSpPr/>
                        <wps:spPr>
                          <a:xfrm>
                            <a:off x="0" y="163901"/>
                            <a:ext cx="4425351" cy="280352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1763489" name="Text Box 3"/>
                        <wps:cNvSpPr txBox="1"/>
                        <wps:spPr>
                          <a:xfrm>
                            <a:off x="146649" y="0"/>
                            <a:ext cx="3185949" cy="362309"/>
                          </a:xfrm>
                          <a:prstGeom prst="rect">
                            <a:avLst/>
                          </a:prstGeom>
                          <a:solidFill>
                            <a:schemeClr val="lt1"/>
                          </a:solidFill>
                          <a:ln w="6350">
                            <a:solidFill>
                              <a:prstClr val="black"/>
                            </a:solidFill>
                          </a:ln>
                        </wps:spPr>
                        <wps:txbx>
                          <w:txbxContent>
                            <w:p w:rsidRPr="00C80FC9" w:rsidR="00711A42" w:rsidP="00711A42" w:rsidRDefault="00711A42" w14:paraId="671519C6" w14:textId="77777777">
                              <w:pPr>
                                <w:numPr>
                                  <w:ilvl w:val="0"/>
                                  <w:numId w:val="0"/>
                                </w:numPr>
                                <w:rPr>
                                  <w:sz w:val="28"/>
                                  <w:szCs w:val="28"/>
                                </w:rPr>
                              </w:pPr>
                              <w:r w:rsidRPr="00C80FC9">
                                <w:rPr>
                                  <w:sz w:val="28"/>
                                  <w:szCs w:val="28"/>
                                </w:rPr>
                                <w:t>Print “First Java Application” on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4635720" name="Text Box 5"/>
                        <wps:cNvSpPr txBox="1"/>
                        <wps:spPr>
                          <a:xfrm>
                            <a:off x="534838" y="543464"/>
                            <a:ext cx="3321170" cy="2093197"/>
                          </a:xfrm>
                          <a:prstGeom prst="rect">
                            <a:avLst/>
                          </a:prstGeom>
                          <a:solidFill>
                            <a:schemeClr val="tx1"/>
                          </a:solidFill>
                          <a:ln w="6350">
                            <a:solidFill>
                              <a:prstClr val="black"/>
                            </a:solidFill>
                          </a:ln>
                        </wps:spPr>
                        <wps:txbx>
                          <w:txbxContent>
                            <w:p w:rsidR="00711A42" w:rsidP="00711A42" w:rsidRDefault="00711A42" w14:paraId="2F8AA9E8" w14:textId="77777777">
                              <w:pPr>
                                <w:spacing w:line="240" w:lineRule="auto"/>
                                <w:ind w:left="0"/>
                              </w:pPr>
                              <w:r w:rsidRPr="00291E5F">
                                <w:rPr>
                                  <w:color w:val="BF4E14" w:themeColor="accent2" w:themeShade="BF"/>
                                </w:rPr>
                                <w:t xml:space="preserve">public class </w:t>
                              </w:r>
                              <w:r>
                                <w:t>First</w:t>
                              </w:r>
                            </w:p>
                            <w:p w:rsidR="00711A42" w:rsidP="00711A42" w:rsidRDefault="00711A42" w14:paraId="75A4EF1D" w14:textId="77777777">
                              <w:pPr>
                                <w:numPr>
                                  <w:ilvl w:val="0"/>
                                  <w:numId w:val="0"/>
                                </w:numPr>
                                <w:spacing w:line="240" w:lineRule="auto"/>
                              </w:pPr>
                              <w:r>
                                <w:t>{</w:t>
                              </w:r>
                            </w:p>
                            <w:p w:rsidR="00711A42" w:rsidP="00711A42" w:rsidRDefault="00711A42" w14:paraId="53761076" w14:textId="77777777">
                              <w:pPr>
                                <w:numPr>
                                  <w:ilvl w:val="0"/>
                                  <w:numId w:val="0"/>
                                </w:numPr>
                                <w:spacing w:line="240" w:lineRule="auto"/>
                              </w:pPr>
                              <w:r>
                                <w:t xml:space="preserve">        </w:t>
                              </w:r>
                              <w:r w:rsidRPr="00291E5F">
                                <w:rPr>
                                  <w:color w:val="BF4E14" w:themeColor="accent2" w:themeShade="BF"/>
                                </w:rPr>
                                <w:t xml:space="preserve">public static void </w:t>
                              </w:r>
                              <w:r>
                                <w:t xml:space="preserve">main (String [] </w:t>
                              </w:r>
                              <w:proofErr w:type="spellStart"/>
                              <w:r>
                                <w:t>args</w:t>
                              </w:r>
                              <w:proofErr w:type="spellEnd"/>
                              <w:r>
                                <w:t>)</w:t>
                              </w:r>
                            </w:p>
                            <w:p w:rsidR="00711A42" w:rsidP="00711A42" w:rsidRDefault="00711A42" w14:paraId="7362727B" w14:textId="77777777">
                              <w:pPr>
                                <w:numPr>
                                  <w:ilvl w:val="0"/>
                                  <w:numId w:val="0"/>
                                </w:numPr>
                                <w:spacing w:line="240" w:lineRule="auto"/>
                              </w:pPr>
                              <w:r>
                                <w:t xml:space="preserve">        {</w:t>
                              </w:r>
                            </w:p>
                            <w:p w:rsidR="00711A42" w:rsidP="00711A42" w:rsidRDefault="00711A42" w14:paraId="22CEBCF1" w14:textId="77777777">
                              <w:pPr>
                                <w:numPr>
                                  <w:ilvl w:val="0"/>
                                  <w:numId w:val="0"/>
                                </w:numPr>
                                <w:spacing w:line="240" w:lineRule="auto"/>
                              </w:pPr>
                              <w:r>
                                <w:t xml:space="preserve">               </w:t>
                              </w:r>
                              <w:proofErr w:type="spellStart"/>
                              <w:r>
                                <w:t>System.out.println</w:t>
                              </w:r>
                              <w:proofErr w:type="spellEnd"/>
                              <w:r>
                                <w:t>(“First Java application”);</w:t>
                              </w:r>
                            </w:p>
                            <w:p w:rsidR="00711A42" w:rsidP="00711A42" w:rsidRDefault="00711A42" w14:paraId="70331E86" w14:textId="77777777">
                              <w:pPr>
                                <w:numPr>
                                  <w:ilvl w:val="0"/>
                                  <w:numId w:val="0"/>
                                </w:numPr>
                                <w:spacing w:line="240" w:lineRule="auto"/>
                              </w:pPr>
                              <w:r>
                                <w:t xml:space="preserve">        }</w:t>
                              </w:r>
                            </w:p>
                            <w:p w:rsidR="00711A42" w:rsidP="00711A42" w:rsidRDefault="00711A42" w14:paraId="7426E4A0" w14:textId="77777777">
                              <w:pPr>
                                <w:numPr>
                                  <w:ilvl w:val="0"/>
                                  <w:numId w:val="0"/>
                                </w:numPr>
                                <w:spacing w:line="240" w:lineRule="auto"/>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3ED5AAC0">
              <v:group id="Group 6" style="position:absolute;margin-left:59.05pt;margin-top:1.35pt;width:343.65pt;height:213.25pt;z-index:-251658239;mso-position-horizontal-relative:margin;mso-width-relative:margin;mso-height-relative:margin" coordsize="44253,29674" o:spid="_x0000_s1026" w14:anchorId="789B48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">
                <v:rect id="Rectangle 2" style="position:absolute;top:1639;width:44253;height:28035;visibility:visible;mso-wrap-style:square;v-text-anchor:middle" o:spid="_x0000_s1027" fillcolor="#555 [2160]" strokecolor="black [3200]"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">
                  <v:fill type="gradient" color2="#313131 [2608]" colors="0 #9b9b9b;.5 #8e8e8e;1 #797979" focus="100%" rotate="t">
                    <o:fill v:ext="view" type="gradientUnscaled"/>
                  </v:fill>
                </v:rect>
                <v:shapetype id="_x0000_t202" coordsize="21600,21600" o:spt="202" path="m,l,21600r21600,l21600,xe">
                  <v:stroke joinstyle="miter"/>
                  <v:path gradientshapeok="t" o:connecttype="rect"/>
                </v:shapetype>
                <v:shape id="Text Box 3" style="position:absolute;left:1466;width:31859;height:3623;visibility:visible;mso-wrap-style:square;v-text-anchor:top" o:spid="_x0000_s1028"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">
                  <v:textbox>
                    <w:txbxContent>
                      <w:p w:rsidRPr="00C80FC9" w:rsidR="00711A42" w:rsidP="00711A42" w:rsidRDefault="00711A42" w14:paraId="703C13EE" w14:textId="77777777">
                        <w:pPr>
                          <w:numPr>
                            <w:ilvl w:val="0"/>
                            <w:numId w:val="0"/>
                          </w:numPr>
                          <w:rPr>
                            <w:sz w:val="28"/>
                            <w:szCs w:val="28"/>
                          </w:rPr>
                        </w:pPr>
                        <w:r w:rsidRPr="00C80FC9">
                          <w:rPr>
                            <w:sz w:val="28"/>
                            <w:szCs w:val="28"/>
                          </w:rPr>
                          <w:t>Print “First Java Application” on screen</w:t>
                        </w:r>
                      </w:p>
                    </w:txbxContent>
                  </v:textbox>
                </v:shape>
                <v:shape id="Text Box 5" style="position:absolute;left:5348;top:5434;width:33212;height:20932;visibility:visible;mso-wrap-style:square;v-text-anchor:top" o:spid="_x0000_s1029" fillcolor="black [3213]"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">
                  <v:textbox>
                    <w:txbxContent>
                      <w:p w:rsidR="00711A42" w:rsidP="00711A42" w:rsidRDefault="00711A42" w14:paraId="722B7395" w14:textId="77777777">
                        <w:pPr>
                          <w:spacing w:line="240" w:lineRule="auto"/>
                          <w:ind w:left="0"/>
                        </w:pPr>
                        <w:r w:rsidRPr="00291E5F">
                          <w:rPr>
                            <w:color w:val="BF4E14" w:themeColor="accent2" w:themeShade="BF"/>
                          </w:rPr>
                          <w:t xml:space="preserve">public class </w:t>
                        </w:r>
                        <w:r>
                          <w:t>First</w:t>
                        </w:r>
                      </w:p>
                      <w:p w:rsidR="00711A42" w:rsidP="00711A42" w:rsidRDefault="00711A42" w14:paraId="668EF8AE" w14:textId="77777777">
                        <w:pPr>
                          <w:numPr>
                            <w:ilvl w:val="0"/>
                            <w:numId w:val="0"/>
                          </w:numPr>
                          <w:spacing w:line="240" w:lineRule="auto"/>
                        </w:pPr>
                        <w:r>
                          <w:t>{</w:t>
                        </w:r>
                      </w:p>
                      <w:p w:rsidR="00711A42" w:rsidP="00711A42" w:rsidRDefault="00711A42" w14:paraId="2D703130" w14:textId="77777777">
                        <w:pPr>
                          <w:numPr>
                            <w:ilvl w:val="0"/>
                            <w:numId w:val="0"/>
                          </w:numPr>
                          <w:spacing w:line="240" w:lineRule="auto"/>
                        </w:pPr>
                        <w:r>
                          <w:t xml:space="preserve">        </w:t>
                        </w:r>
                        <w:r w:rsidRPr="00291E5F">
                          <w:rPr>
                            <w:color w:val="BF4E14" w:themeColor="accent2" w:themeShade="BF"/>
                          </w:rPr>
                          <w:t xml:space="preserve">public static void </w:t>
                        </w:r>
                        <w:r>
                          <w:t xml:space="preserve">main (String [] </w:t>
                        </w:r>
                        <w:proofErr w:type="spellStart"/>
                        <w:r>
                          <w:t>args</w:t>
                        </w:r>
                        <w:proofErr w:type="spellEnd"/>
                        <w:r>
                          <w:t>)</w:t>
                        </w:r>
                      </w:p>
                      <w:p w:rsidR="00711A42" w:rsidP="00711A42" w:rsidRDefault="00711A42" w14:paraId="605C01E7" w14:textId="77777777">
                        <w:pPr>
                          <w:numPr>
                            <w:ilvl w:val="0"/>
                            <w:numId w:val="0"/>
                          </w:numPr>
                          <w:spacing w:line="240" w:lineRule="auto"/>
                        </w:pPr>
                        <w:r>
                          <w:t xml:space="preserve">        {</w:t>
                        </w:r>
                      </w:p>
                      <w:p w:rsidR="00711A42" w:rsidP="00711A42" w:rsidRDefault="00711A42" w14:paraId="6478178E" w14:textId="77777777">
                        <w:pPr>
                          <w:numPr>
                            <w:ilvl w:val="0"/>
                            <w:numId w:val="0"/>
                          </w:numPr>
                          <w:spacing w:line="240" w:lineRule="auto"/>
                        </w:pPr>
                        <w:r>
                          <w:t xml:space="preserve">               </w:t>
                        </w:r>
                        <w:proofErr w:type="spellStart"/>
                        <w:r>
                          <w:t>System.out.println</w:t>
                        </w:r>
                        <w:proofErr w:type="spellEnd"/>
                        <w:r>
                          <w:t>(“First Java application”);</w:t>
                        </w:r>
                      </w:p>
                      <w:p w:rsidR="00711A42" w:rsidP="00711A42" w:rsidRDefault="00711A42" w14:paraId="3628C5C7" w14:textId="77777777">
                        <w:pPr>
                          <w:numPr>
                            <w:ilvl w:val="0"/>
                            <w:numId w:val="0"/>
                          </w:numPr>
                          <w:spacing w:line="240" w:lineRule="auto"/>
                        </w:pPr>
                        <w:r>
                          <w:t xml:space="preserve">        }</w:t>
                        </w:r>
                      </w:p>
                      <w:p w:rsidR="00711A42" w:rsidP="00711A42" w:rsidRDefault="00711A42" w14:paraId="2239F6FF" w14:textId="77777777">
                        <w:pPr>
                          <w:numPr>
                            <w:ilvl w:val="0"/>
                            <w:numId w:val="0"/>
                          </w:numPr>
                          <w:spacing w:line="240" w:lineRule="auto"/>
                        </w:pPr>
                        <w:r>
                          <w:t>}</w:t>
                        </w:r>
                      </w:p>
                    </w:txbxContent>
                  </v:textbox>
                </v:shape>
                <w10:wrap type="tight" anchorx="margin"/>
              </v:group>
            </w:pict>
          </mc:Fallback>
        </mc:AlternateContent>
      </w:r>
    </w:p>
    <w:p w:rsidRPr="008347A8" w:rsidR="00711A42" w:rsidP="008347A8" w:rsidRDefault="00711A42" w14:paraId="372239D7" w14:textId="77777777">
      <w:pPr>
        <w:numPr>
          <w:ilvl w:val="0"/>
          <w:numId w:val="0"/>
        </w:numPr>
        <w:spacing w:line="276" w:lineRule="auto"/>
        <w:rPr>
          <w:b/>
          <w:bCs/>
          <w:sz w:val="24"/>
          <w:szCs w:val="24"/>
          <w:lang w:val="en-US"/>
        </w:rPr>
      </w:pPr>
    </w:p>
    <w:p w:rsidRPr="00527B0F" w:rsidR="008347A8" w:rsidP="00291E5F" w:rsidRDefault="008347A8" w14:paraId="7DF1AD93" w14:textId="4596E698">
      <w:pPr>
        <w:numPr>
          <w:ilvl w:val="0"/>
          <w:numId w:val="0"/>
        </w:numPr>
        <w:spacing w:line="276" w:lineRule="auto"/>
        <w:jc w:val="center"/>
        <w:rPr>
          <w:b/>
          <w:bCs/>
          <w:lang w:val="en-US"/>
        </w:rPr>
      </w:pPr>
    </w:p>
    <w:p w:rsidR="00D174BD" w:rsidP="00D174BD" w:rsidRDefault="00D174BD" w14:paraId="408320BC" w14:textId="3CD32F5B">
      <w:pPr>
        <w:numPr>
          <w:ilvl w:val="0"/>
          <w:numId w:val="0"/>
        </w:numPr>
        <w:spacing w:line="240" w:lineRule="auto"/>
        <w:ind w:left="4680" w:hanging="1800"/>
        <w:jc w:val="both"/>
        <w:rPr>
          <w:b/>
          <w:bCs/>
          <w:sz w:val="24"/>
          <w:szCs w:val="24"/>
          <w:lang w:val="en-US"/>
        </w:rPr>
      </w:pPr>
    </w:p>
    <w:p w:rsidR="00D174BD" w:rsidP="00D174BD" w:rsidRDefault="00D174BD" w14:paraId="19452CD2" w14:textId="4743CC95">
      <w:pPr>
        <w:numPr>
          <w:ilvl w:val="0"/>
          <w:numId w:val="0"/>
        </w:numPr>
        <w:spacing w:line="240" w:lineRule="auto"/>
        <w:ind w:left="4680" w:hanging="1800"/>
        <w:jc w:val="both"/>
        <w:rPr>
          <w:b/>
          <w:bCs/>
          <w:sz w:val="24"/>
          <w:szCs w:val="24"/>
          <w:lang w:val="en-US"/>
        </w:rPr>
      </w:pPr>
    </w:p>
    <w:p w:rsidR="00291E5F" w:rsidP="00D174BD" w:rsidRDefault="00291E5F" w14:paraId="4F19F276" w14:textId="77777777">
      <w:pPr>
        <w:numPr>
          <w:ilvl w:val="0"/>
          <w:numId w:val="0"/>
        </w:numPr>
        <w:spacing w:line="240" w:lineRule="auto"/>
        <w:ind w:left="4680" w:hanging="1800"/>
        <w:jc w:val="both"/>
        <w:rPr>
          <w:b/>
          <w:bCs/>
          <w:sz w:val="24"/>
          <w:szCs w:val="24"/>
          <w:lang w:val="en-US"/>
        </w:rPr>
      </w:pPr>
    </w:p>
    <w:p w:rsidR="00291E5F" w:rsidP="00D174BD" w:rsidRDefault="00291E5F" w14:paraId="51EDB398" w14:textId="77777777">
      <w:pPr>
        <w:numPr>
          <w:ilvl w:val="0"/>
          <w:numId w:val="0"/>
        </w:numPr>
        <w:spacing w:line="240" w:lineRule="auto"/>
        <w:ind w:left="4680" w:hanging="1800"/>
        <w:jc w:val="both"/>
        <w:rPr>
          <w:b/>
          <w:bCs/>
          <w:sz w:val="24"/>
          <w:szCs w:val="24"/>
          <w:lang w:val="en-US"/>
        </w:rPr>
      </w:pPr>
    </w:p>
    <w:p w:rsidR="00291E5F" w:rsidP="00D174BD" w:rsidRDefault="00291E5F" w14:paraId="1E1F5F97" w14:textId="77777777">
      <w:pPr>
        <w:numPr>
          <w:ilvl w:val="0"/>
          <w:numId w:val="0"/>
        </w:numPr>
        <w:spacing w:line="240" w:lineRule="auto"/>
        <w:ind w:left="4680" w:hanging="1800"/>
        <w:jc w:val="both"/>
        <w:rPr>
          <w:b/>
          <w:bCs/>
          <w:sz w:val="24"/>
          <w:szCs w:val="24"/>
          <w:lang w:val="en-US"/>
        </w:rPr>
      </w:pPr>
    </w:p>
    <w:p w:rsidR="00291E5F" w:rsidP="00D174BD" w:rsidRDefault="00291E5F" w14:paraId="683C91C1" w14:textId="77777777">
      <w:pPr>
        <w:numPr>
          <w:ilvl w:val="0"/>
          <w:numId w:val="0"/>
        </w:numPr>
        <w:spacing w:line="240" w:lineRule="auto"/>
        <w:ind w:left="4680" w:hanging="1800"/>
        <w:jc w:val="both"/>
        <w:rPr>
          <w:b/>
          <w:bCs/>
          <w:sz w:val="24"/>
          <w:szCs w:val="24"/>
          <w:lang w:val="en-US"/>
        </w:rPr>
      </w:pPr>
    </w:p>
    <w:p w:rsidR="003404F6" w:rsidP="00D174BD" w:rsidRDefault="003404F6" w14:paraId="3F473D5C" w14:textId="77777777">
      <w:pPr>
        <w:numPr>
          <w:ilvl w:val="0"/>
          <w:numId w:val="0"/>
        </w:numPr>
        <w:spacing w:line="240" w:lineRule="auto"/>
        <w:ind w:left="4680" w:hanging="1800"/>
        <w:jc w:val="both"/>
        <w:rPr>
          <w:b/>
          <w:bCs/>
          <w:sz w:val="24"/>
          <w:szCs w:val="24"/>
          <w:lang w:val="en-US"/>
        </w:rPr>
      </w:pPr>
    </w:p>
    <w:p w:rsidR="00291E5F" w:rsidP="00D174BD" w:rsidRDefault="00291E5F" w14:paraId="6B7E7D91" w14:textId="77777777">
      <w:pPr>
        <w:numPr>
          <w:ilvl w:val="0"/>
          <w:numId w:val="0"/>
        </w:numPr>
        <w:spacing w:line="240" w:lineRule="auto"/>
        <w:ind w:left="4680" w:hanging="1800"/>
        <w:jc w:val="both"/>
        <w:rPr>
          <w:b/>
          <w:bCs/>
          <w:sz w:val="24"/>
          <w:szCs w:val="24"/>
          <w:lang w:val="en-US"/>
        </w:rPr>
      </w:pPr>
    </w:p>
    <w:p w:rsidR="00833E20" w:rsidP="00623EE5" w:rsidRDefault="00F06869" w14:paraId="076C6C46" w14:textId="2D9E7838">
      <w:pPr>
        <w:pStyle w:val="ListParagraph"/>
        <w:numPr>
          <w:ilvl w:val="0"/>
          <w:numId w:val="4"/>
        </w:numPr>
        <w:spacing w:line="240" w:lineRule="auto"/>
        <w:jc w:val="both"/>
        <w:rPr>
          <w:b/>
          <w:bCs/>
          <w:sz w:val="24"/>
          <w:szCs w:val="24"/>
          <w:lang w:val="en-US"/>
        </w:rPr>
      </w:pPr>
      <w:r w:rsidRPr="00BC5AC3">
        <w:rPr>
          <w:b/>
          <w:bCs/>
          <w:sz w:val="24"/>
          <w:szCs w:val="24"/>
          <w:lang w:val="en-US"/>
        </w:rPr>
        <w:t>Literal String</w:t>
      </w:r>
    </w:p>
    <w:p w:rsidRPr="00556E6C" w:rsidR="00556E6C" w:rsidP="00623EE5" w:rsidRDefault="00556E6C" w14:paraId="724473FD" w14:textId="7B1722FA">
      <w:pPr>
        <w:numPr>
          <w:ilvl w:val="0"/>
          <w:numId w:val="8"/>
        </w:numPr>
        <w:rPr>
          <w:sz w:val="24"/>
          <w:szCs w:val="24"/>
          <w:lang w:val="en-US"/>
        </w:rPr>
      </w:pPr>
      <w:r w:rsidRPr="00556E6C">
        <w:rPr>
          <w:sz w:val="24"/>
          <w:szCs w:val="24"/>
          <w:lang w:val="en-US"/>
        </w:rPr>
        <w:t>A series of characters that will appear in output exactly as entered</w:t>
      </w:r>
      <w:r w:rsidR="003404F6">
        <w:rPr>
          <w:sz w:val="24"/>
          <w:szCs w:val="24"/>
          <w:lang w:val="en-US"/>
        </w:rPr>
        <w:t>.</w:t>
      </w:r>
    </w:p>
    <w:p w:rsidRPr="003404F6" w:rsidR="003350B9" w:rsidP="00623EE5" w:rsidRDefault="003404F6" w14:paraId="1CA01BD0" w14:textId="61D293E5">
      <w:pPr>
        <w:pStyle w:val="ListParagraph"/>
        <w:numPr>
          <w:ilvl w:val="0"/>
          <w:numId w:val="8"/>
        </w:numPr>
        <w:spacing w:line="240" w:lineRule="auto"/>
        <w:jc w:val="both"/>
        <w:rPr>
          <w:sz w:val="24"/>
          <w:szCs w:val="24"/>
          <w:lang w:val="en-US"/>
        </w:rPr>
      </w:pPr>
      <w:r w:rsidRPr="003404F6">
        <w:rPr>
          <w:sz w:val="24"/>
          <w:szCs w:val="24"/>
        </w:rPr>
        <w:t>Written between double quotation marks</w:t>
      </w:r>
      <w:r>
        <w:rPr>
          <w:sz w:val="24"/>
          <w:szCs w:val="24"/>
        </w:rPr>
        <w:t>.</w:t>
      </w:r>
    </w:p>
    <w:p w:rsidRPr="003350B9" w:rsidR="003404F6" w:rsidP="003404F6" w:rsidRDefault="003404F6" w14:paraId="69382E8E" w14:textId="77777777">
      <w:pPr>
        <w:pStyle w:val="ListParagraph"/>
        <w:numPr>
          <w:ilvl w:val="0"/>
          <w:numId w:val="0"/>
        </w:numPr>
        <w:spacing w:line="240" w:lineRule="auto"/>
        <w:ind w:left="1080"/>
        <w:jc w:val="both"/>
        <w:rPr>
          <w:sz w:val="24"/>
          <w:szCs w:val="24"/>
          <w:lang w:val="en-US"/>
        </w:rPr>
      </w:pPr>
    </w:p>
    <w:p w:rsidRPr="0029051D" w:rsidR="00BC5AC3" w:rsidP="00623EE5" w:rsidRDefault="00F06869" w14:paraId="322147AD" w14:textId="69FE4C23">
      <w:pPr>
        <w:pStyle w:val="ListParagraph"/>
        <w:numPr>
          <w:ilvl w:val="0"/>
          <w:numId w:val="4"/>
        </w:numPr>
        <w:spacing w:line="240" w:lineRule="auto"/>
        <w:jc w:val="both"/>
        <w:rPr>
          <w:b/>
          <w:bCs/>
          <w:sz w:val="24"/>
          <w:szCs w:val="24"/>
          <w:lang w:val="en-US"/>
        </w:rPr>
      </w:pPr>
      <w:r w:rsidRPr="0029051D">
        <w:rPr>
          <w:b/>
          <w:bCs/>
          <w:sz w:val="24"/>
          <w:szCs w:val="24"/>
          <w:lang w:val="en-US"/>
        </w:rPr>
        <w:t>Arguments</w:t>
      </w:r>
    </w:p>
    <w:p w:rsidRPr="002818A1" w:rsidR="00BC5AC3" w:rsidP="00623EE5" w:rsidRDefault="003350B9" w14:paraId="39A514DD" w14:textId="3B4ECD89">
      <w:pPr>
        <w:pStyle w:val="ListParagraph"/>
        <w:numPr>
          <w:ilvl w:val="0"/>
          <w:numId w:val="8"/>
        </w:numPr>
        <w:spacing w:line="240" w:lineRule="auto"/>
        <w:jc w:val="both"/>
        <w:rPr>
          <w:sz w:val="24"/>
          <w:szCs w:val="24"/>
          <w:lang w:val="en-US"/>
        </w:rPr>
      </w:pPr>
      <w:r w:rsidRPr="002818A1">
        <w:rPr>
          <w:sz w:val="24"/>
          <w:szCs w:val="24"/>
          <w:lang w:val="en-US"/>
        </w:rPr>
        <w:t>It is the value you pass to a method when you call it. The method can use that value to do something. An argument is the value you give to that method, so it knows what to work with.</w:t>
      </w:r>
    </w:p>
    <w:p w:rsidRPr="003350B9" w:rsidR="003404F6" w:rsidP="003404F6" w:rsidRDefault="003404F6" w14:paraId="719D9534" w14:textId="77777777">
      <w:pPr>
        <w:pStyle w:val="ListParagraph"/>
        <w:numPr>
          <w:ilvl w:val="0"/>
          <w:numId w:val="0"/>
        </w:numPr>
        <w:spacing w:line="240" w:lineRule="auto"/>
        <w:ind w:left="1080"/>
        <w:jc w:val="both"/>
        <w:rPr>
          <w:lang w:val="en-US"/>
        </w:rPr>
      </w:pPr>
    </w:p>
    <w:p w:rsidRPr="0029051D" w:rsidR="00F06869" w:rsidP="00623EE5" w:rsidRDefault="00F06869" w14:paraId="31DD3AB9" w14:textId="7AC547BE">
      <w:pPr>
        <w:pStyle w:val="ListParagraph"/>
        <w:numPr>
          <w:ilvl w:val="0"/>
          <w:numId w:val="4"/>
        </w:numPr>
        <w:spacing w:line="240" w:lineRule="auto"/>
        <w:jc w:val="both"/>
        <w:rPr>
          <w:b/>
          <w:bCs/>
          <w:sz w:val="24"/>
          <w:szCs w:val="24"/>
          <w:lang w:val="en-US"/>
        </w:rPr>
      </w:pPr>
      <w:r w:rsidRPr="0029051D">
        <w:rPr>
          <w:b/>
          <w:bCs/>
          <w:sz w:val="24"/>
          <w:szCs w:val="24"/>
          <w:lang w:val="en-US"/>
        </w:rPr>
        <w:t>Method</w:t>
      </w:r>
    </w:p>
    <w:p w:rsidRPr="00141121" w:rsidR="00833E20" w:rsidP="00623EE5" w:rsidRDefault="004D2157" w14:paraId="50790C59" w14:textId="34362D6A">
      <w:pPr>
        <w:pStyle w:val="ListParagraph"/>
        <w:numPr>
          <w:ilvl w:val="0"/>
          <w:numId w:val="8"/>
        </w:numPr>
        <w:spacing w:line="240" w:lineRule="auto"/>
        <w:jc w:val="both"/>
        <w:rPr>
          <w:sz w:val="24"/>
          <w:szCs w:val="24"/>
          <w:lang w:val="en-US"/>
        </w:rPr>
      </w:pPr>
      <w:r>
        <w:rPr>
          <w:sz w:val="24"/>
          <w:szCs w:val="24"/>
          <w:lang w:val="en-US"/>
        </w:rPr>
        <w:t xml:space="preserve">It </w:t>
      </w:r>
      <w:r w:rsidRPr="004D2157">
        <w:rPr>
          <w:sz w:val="24"/>
          <w:szCs w:val="24"/>
        </w:rPr>
        <w:t xml:space="preserve">is a </w:t>
      </w:r>
      <w:r w:rsidRPr="004D2157">
        <w:rPr>
          <w:b/>
          <w:bCs/>
          <w:sz w:val="24"/>
          <w:szCs w:val="24"/>
        </w:rPr>
        <w:t>block of code</w:t>
      </w:r>
      <w:r w:rsidRPr="004D2157">
        <w:rPr>
          <w:sz w:val="24"/>
          <w:szCs w:val="24"/>
        </w:rPr>
        <w:t xml:space="preserve"> that performs a specific task. You can think of it like a </w:t>
      </w:r>
      <w:r w:rsidRPr="004D2157">
        <w:rPr>
          <w:b/>
          <w:bCs/>
          <w:sz w:val="24"/>
          <w:szCs w:val="24"/>
        </w:rPr>
        <w:t>recipe</w:t>
      </w:r>
      <w:r w:rsidRPr="004D2157">
        <w:rPr>
          <w:sz w:val="24"/>
          <w:szCs w:val="24"/>
        </w:rPr>
        <w:t xml:space="preserve"> — you can call it (use it) whenever you need that task done.</w:t>
      </w:r>
    </w:p>
    <w:p w:rsidRPr="00D030C7" w:rsidR="00C80FC9" w:rsidP="00623EE5" w:rsidRDefault="00BC5AC3" w14:paraId="4979ACCD" w14:textId="317C35FA">
      <w:pPr>
        <w:pStyle w:val="ListParagraph"/>
        <w:numPr>
          <w:ilvl w:val="0"/>
          <w:numId w:val="8"/>
        </w:numPr>
        <w:spacing w:line="240" w:lineRule="auto"/>
        <w:jc w:val="both"/>
        <w:rPr>
          <w:sz w:val="24"/>
          <w:szCs w:val="24"/>
          <w:lang w:val="en-US"/>
        </w:rPr>
      </w:pPr>
      <w:r>
        <w:rPr>
          <w:sz w:val="24"/>
          <w:szCs w:val="24"/>
          <w:lang w:val="en-US"/>
        </w:rPr>
        <w:t xml:space="preserve">It </w:t>
      </w:r>
      <w:r w:rsidRPr="00BC5AC3">
        <w:rPr>
          <w:sz w:val="24"/>
          <w:szCs w:val="24"/>
        </w:rPr>
        <w:t>is like a tool that does something — like printing, adding, or checking something.</w:t>
      </w:r>
    </w:p>
    <w:p w:rsidR="00D030C7" w:rsidP="00D030C7" w:rsidRDefault="00D030C7" w14:paraId="65F3AF6C" w14:textId="77777777">
      <w:pPr>
        <w:numPr>
          <w:ilvl w:val="0"/>
          <w:numId w:val="0"/>
        </w:numPr>
        <w:spacing w:line="240" w:lineRule="auto"/>
        <w:jc w:val="both"/>
        <w:rPr>
          <w:sz w:val="24"/>
          <w:szCs w:val="24"/>
          <w:lang w:val="en-US"/>
        </w:rPr>
      </w:pPr>
    </w:p>
    <w:p w:rsidRPr="00D030C7" w:rsidR="00D030C7" w:rsidP="00D030C7" w:rsidRDefault="00D030C7" w14:paraId="690E447C" w14:textId="4093CAE6">
      <w:pPr>
        <w:numPr>
          <w:ilvl w:val="0"/>
          <w:numId w:val="0"/>
        </w:numPr>
        <w:spacing w:line="240" w:lineRule="auto"/>
        <w:jc w:val="both"/>
        <w:rPr>
          <w:b/>
          <w:bCs/>
          <w:sz w:val="24"/>
          <w:szCs w:val="24"/>
          <w:lang w:val="en-US"/>
        </w:rPr>
      </w:pPr>
      <w:r w:rsidRPr="00D030C7">
        <w:rPr>
          <w:b/>
          <w:bCs/>
          <w:sz w:val="24"/>
          <w:szCs w:val="24"/>
          <w:lang w:val="en-US"/>
        </w:rPr>
        <w:t>Conclusion</w:t>
      </w:r>
    </w:p>
    <w:p w:rsidRPr="00D030C7" w:rsidR="00D030C7" w:rsidP="00623EE5" w:rsidRDefault="00D030C7" w14:paraId="09FF407E" w14:textId="77777777">
      <w:pPr>
        <w:pStyle w:val="ListParagraph"/>
        <w:numPr>
          <w:ilvl w:val="0"/>
          <w:numId w:val="25"/>
        </w:numPr>
        <w:spacing w:line="240" w:lineRule="auto"/>
        <w:jc w:val="both"/>
        <w:rPr>
          <w:sz w:val="24"/>
          <w:szCs w:val="24"/>
          <w:lang w:val="en-US"/>
        </w:rPr>
      </w:pPr>
      <w:r w:rsidRPr="00D030C7">
        <w:rPr>
          <w:sz w:val="24"/>
          <w:szCs w:val="24"/>
        </w:rPr>
        <w:t xml:space="preserve">Java’s features—particularly its platform independence, security, and object-oriented approach—make it one of the most reliable and widely adopted programming languages today. </w:t>
      </w:r>
    </w:p>
    <w:p w:rsidRPr="00D030C7" w:rsidR="00D030C7" w:rsidP="00D030C7" w:rsidRDefault="00D030C7" w14:paraId="31AD060B" w14:textId="77777777">
      <w:pPr>
        <w:pStyle w:val="ListParagraph"/>
        <w:numPr>
          <w:ilvl w:val="0"/>
          <w:numId w:val="0"/>
        </w:numPr>
        <w:spacing w:line="240" w:lineRule="auto"/>
        <w:ind w:left="720"/>
        <w:jc w:val="both"/>
        <w:rPr>
          <w:sz w:val="24"/>
          <w:szCs w:val="24"/>
          <w:lang w:val="en-US"/>
        </w:rPr>
      </w:pPr>
    </w:p>
    <w:p w:rsidRPr="00D030C7" w:rsidR="00BF2D4D" w:rsidP="00623EE5" w:rsidRDefault="00D030C7" w14:paraId="7D0901A0" w14:textId="6F1B6BB0">
      <w:pPr>
        <w:pStyle w:val="ListParagraph"/>
        <w:numPr>
          <w:ilvl w:val="0"/>
          <w:numId w:val="25"/>
        </w:numPr>
        <w:spacing w:line="240" w:lineRule="auto"/>
        <w:jc w:val="both"/>
        <w:rPr>
          <w:sz w:val="24"/>
          <w:szCs w:val="24"/>
          <w:lang w:val="en-US"/>
        </w:rPr>
      </w:pPr>
      <w:r w:rsidRPr="00D030C7">
        <w:rPr>
          <w:sz w:val="24"/>
          <w:szCs w:val="24"/>
        </w:rPr>
        <w:t>Its clear application structure helps developers write clean, organized, and maintainable code that can run virtually anywhere.</w:t>
      </w:r>
    </w:p>
    <w:p w:rsidR="00D030C7" w:rsidP="00C80FC9" w:rsidRDefault="004C180B" w14:paraId="21452D7B" w14:textId="13786A92">
      <w:pPr>
        <w:numPr>
          <w:ilvl w:val="0"/>
          <w:numId w:val="0"/>
        </w:numPr>
        <w:spacing w:line="240" w:lineRule="auto"/>
        <w:jc w:val="both"/>
        <w:rPr>
          <w:b/>
          <w:bCs/>
          <w:sz w:val="24"/>
          <w:szCs w:val="24"/>
          <w:lang w:val="en-US"/>
        </w:rPr>
      </w:pPr>
      <w:r>
        <w:rPr>
          <w:b/>
          <w:bCs/>
          <w:sz w:val="24"/>
          <w:szCs w:val="24"/>
          <w:lang w:val="en-US"/>
        </w:rPr>
        <w:t xml:space="preserve">Video Link: </w:t>
      </w:r>
      <w:hyperlink w:tgtFrame="_blank" w:history="1" r:id="rId10">
        <w:r w:rsidRPr="00BB675D" w:rsidR="00BB675D">
          <w:rPr>
            <w:rStyle w:val="Hyperlink"/>
            <w:b/>
            <w:bCs/>
            <w:sz w:val="24"/>
            <w:szCs w:val="24"/>
            <w:lang w:val="en-US"/>
          </w:rPr>
          <w:t>https://youtu.be/KctLuhwFEQ8?si=1ZikBGqKFv-UYZk9</w:t>
        </w:r>
      </w:hyperlink>
    </w:p>
    <w:p w:rsidR="004C0FB5" w:rsidP="00623EE5" w:rsidRDefault="001B0173" w14:paraId="2AA431F1" w14:textId="4B9F7EE8">
      <w:pPr>
        <w:pStyle w:val="ListParagraph"/>
        <w:numPr>
          <w:ilvl w:val="0"/>
          <w:numId w:val="7"/>
        </w:numPr>
        <w:spacing w:line="240" w:lineRule="auto"/>
        <w:jc w:val="both"/>
        <w:rPr>
          <w:b/>
          <w:bCs/>
          <w:sz w:val="24"/>
          <w:szCs w:val="24"/>
          <w:lang w:val="en-US"/>
        </w:rPr>
      </w:pPr>
      <w:r>
        <w:rPr>
          <w:b/>
          <w:bCs/>
          <w:sz w:val="24"/>
          <w:szCs w:val="24"/>
          <w:lang w:val="en-US"/>
        </w:rPr>
        <w:t>C</w:t>
      </w:r>
      <w:r w:rsidR="00B30A61">
        <w:rPr>
          <w:b/>
          <w:bCs/>
          <w:sz w:val="24"/>
          <w:szCs w:val="24"/>
          <w:lang w:val="en-US"/>
        </w:rPr>
        <w:t>om</w:t>
      </w:r>
      <w:r w:rsidR="00EF61C8">
        <w:rPr>
          <w:b/>
          <w:bCs/>
          <w:sz w:val="24"/>
          <w:szCs w:val="24"/>
          <w:lang w:val="en-US"/>
        </w:rPr>
        <w:t>piling</w:t>
      </w:r>
      <w:r w:rsidR="003F6D52">
        <w:rPr>
          <w:b/>
          <w:bCs/>
          <w:sz w:val="24"/>
          <w:szCs w:val="24"/>
          <w:lang w:val="en-US"/>
        </w:rPr>
        <w:t xml:space="preserve">, </w:t>
      </w:r>
      <w:r w:rsidR="002A12FA">
        <w:rPr>
          <w:b/>
          <w:bCs/>
          <w:sz w:val="24"/>
          <w:szCs w:val="24"/>
          <w:lang w:val="en-US"/>
        </w:rPr>
        <w:t>Ru</w:t>
      </w:r>
      <w:r w:rsidR="00444B1D">
        <w:rPr>
          <w:b/>
          <w:bCs/>
          <w:sz w:val="24"/>
          <w:szCs w:val="24"/>
          <w:lang w:val="en-US"/>
        </w:rPr>
        <w:t>nning</w:t>
      </w:r>
      <w:r w:rsidR="00601578">
        <w:rPr>
          <w:b/>
          <w:bCs/>
          <w:sz w:val="24"/>
          <w:szCs w:val="24"/>
          <w:lang w:val="en-US"/>
        </w:rPr>
        <w:t xml:space="preserve">, </w:t>
      </w:r>
      <w:r w:rsidR="00870E57">
        <w:rPr>
          <w:b/>
          <w:bCs/>
          <w:sz w:val="24"/>
          <w:szCs w:val="24"/>
          <w:lang w:val="en-US"/>
        </w:rPr>
        <w:t xml:space="preserve">and </w:t>
      </w:r>
      <w:r w:rsidR="00DF2E1B">
        <w:rPr>
          <w:b/>
          <w:bCs/>
          <w:sz w:val="24"/>
          <w:szCs w:val="24"/>
          <w:lang w:val="en-US"/>
        </w:rPr>
        <w:t>D</w:t>
      </w:r>
      <w:r w:rsidR="00690AAC">
        <w:rPr>
          <w:b/>
          <w:bCs/>
          <w:sz w:val="24"/>
          <w:szCs w:val="24"/>
          <w:lang w:val="en-US"/>
        </w:rPr>
        <w:t>e</w:t>
      </w:r>
      <w:r w:rsidR="00184253">
        <w:rPr>
          <w:b/>
          <w:bCs/>
          <w:sz w:val="24"/>
          <w:szCs w:val="24"/>
          <w:lang w:val="en-US"/>
        </w:rPr>
        <w:t>buggin</w:t>
      </w:r>
      <w:r w:rsidR="00744AA6">
        <w:rPr>
          <w:b/>
          <w:bCs/>
          <w:sz w:val="24"/>
          <w:szCs w:val="24"/>
          <w:lang w:val="en-US"/>
        </w:rPr>
        <w:t>g</w:t>
      </w:r>
      <w:r w:rsidR="008B720C">
        <w:rPr>
          <w:b/>
          <w:bCs/>
          <w:sz w:val="24"/>
          <w:szCs w:val="24"/>
          <w:lang w:val="en-US"/>
        </w:rPr>
        <w:t xml:space="preserve"> </w:t>
      </w:r>
      <w:r w:rsidR="00826EBA">
        <w:rPr>
          <w:b/>
          <w:bCs/>
          <w:sz w:val="24"/>
          <w:szCs w:val="24"/>
          <w:lang w:val="en-US"/>
        </w:rPr>
        <w:t>(</w:t>
      </w:r>
      <w:r w:rsidR="002C0790">
        <w:rPr>
          <w:b/>
          <w:bCs/>
          <w:sz w:val="24"/>
          <w:szCs w:val="24"/>
          <w:lang w:val="en-US"/>
        </w:rPr>
        <w:t>Error</w:t>
      </w:r>
      <w:r w:rsidR="007C6BD4">
        <w:rPr>
          <w:b/>
          <w:bCs/>
          <w:sz w:val="24"/>
          <w:szCs w:val="24"/>
          <w:lang w:val="en-US"/>
        </w:rPr>
        <w:t xml:space="preserve"> </w:t>
      </w:r>
      <w:r w:rsidR="00651A84">
        <w:rPr>
          <w:b/>
          <w:bCs/>
          <w:sz w:val="24"/>
          <w:szCs w:val="24"/>
          <w:lang w:val="en-US"/>
        </w:rPr>
        <w:t>Corre</w:t>
      </w:r>
      <w:r w:rsidR="00C35686">
        <w:rPr>
          <w:b/>
          <w:bCs/>
          <w:sz w:val="24"/>
          <w:szCs w:val="24"/>
          <w:lang w:val="en-US"/>
        </w:rPr>
        <w:t>ction</w:t>
      </w:r>
      <w:r w:rsidR="00FF72B5">
        <w:rPr>
          <w:b/>
          <w:bCs/>
          <w:sz w:val="24"/>
          <w:szCs w:val="24"/>
          <w:lang w:val="en-US"/>
        </w:rPr>
        <w:t>)</w:t>
      </w:r>
    </w:p>
    <w:p w:rsidR="00F409DF" w:rsidP="00F409DF" w:rsidRDefault="00BF2D4D" w14:paraId="55E2B4ED" w14:textId="00B07642">
      <w:pPr>
        <w:numPr>
          <w:ilvl w:val="0"/>
          <w:numId w:val="0"/>
        </w:numPr>
        <w:spacing w:line="240" w:lineRule="auto"/>
        <w:jc w:val="both"/>
        <w:rPr>
          <w:sz w:val="24"/>
          <w:szCs w:val="24"/>
        </w:rPr>
      </w:pPr>
      <w:r w:rsidRPr="00BF2D4D">
        <w:rPr>
          <w:sz w:val="24"/>
          <w:szCs w:val="24"/>
        </w:rPr>
        <w:t>Once you’ve written your Java program, the next steps are to compile, run, and, if needed, debug</w:t>
      </w:r>
      <w:r>
        <w:rPr>
          <w:sz w:val="24"/>
          <w:szCs w:val="24"/>
        </w:rPr>
        <w:t xml:space="preserve"> </w:t>
      </w:r>
      <w:r w:rsidRPr="00BF2D4D">
        <w:rPr>
          <w:sz w:val="24"/>
          <w:szCs w:val="24"/>
        </w:rPr>
        <w:t>it.</w:t>
      </w:r>
      <w:r>
        <w:rPr>
          <w:sz w:val="24"/>
          <w:szCs w:val="24"/>
        </w:rPr>
        <w:t xml:space="preserve"> </w:t>
      </w:r>
      <w:r w:rsidRPr="00BF2D4D">
        <w:rPr>
          <w:sz w:val="24"/>
          <w:szCs w:val="24"/>
        </w:rPr>
        <w:t>Understanding this process helps you transform your code from text into a functioning application and correct any errors that occur along the way.</w:t>
      </w:r>
    </w:p>
    <w:p w:rsidR="00BF2D4D" w:rsidP="002A612A" w:rsidRDefault="00BF2D4D" w14:paraId="28311746" w14:textId="77777777">
      <w:pPr>
        <w:numPr>
          <w:ilvl w:val="0"/>
          <w:numId w:val="0"/>
        </w:numPr>
        <w:spacing w:line="240" w:lineRule="auto"/>
        <w:jc w:val="both"/>
        <w:rPr>
          <w:sz w:val="24"/>
          <w:szCs w:val="24"/>
        </w:rPr>
      </w:pPr>
    </w:p>
    <w:p w:rsidRPr="00A0495E" w:rsidR="00A0495E" w:rsidP="00A0495E" w:rsidRDefault="00A0495E" w14:paraId="46839D4C" w14:textId="77777777">
      <w:pPr>
        <w:numPr>
          <w:ilvl w:val="0"/>
          <w:numId w:val="0"/>
        </w:numPr>
        <w:spacing w:line="240" w:lineRule="auto"/>
        <w:ind w:left="360"/>
        <w:jc w:val="both"/>
        <w:rPr>
          <w:b/>
          <w:color w:val="EE0000"/>
          <w:sz w:val="24"/>
          <w:szCs w:val="24"/>
        </w:rPr>
      </w:pPr>
      <w:r w:rsidRPr="00A0495E">
        <w:rPr>
          <w:b/>
          <w:color w:val="EE0000"/>
          <w:sz w:val="24"/>
          <w:szCs w:val="24"/>
        </w:rPr>
        <w:t>Compiling a Java Program</w:t>
      </w:r>
    </w:p>
    <w:p w:rsidRPr="00A0495E" w:rsidR="00A0495E" w:rsidP="00A0495E" w:rsidRDefault="00A0495E" w14:paraId="4236506A" w14:textId="77777777">
      <w:pPr>
        <w:numPr>
          <w:ilvl w:val="0"/>
          <w:numId w:val="0"/>
        </w:numPr>
        <w:spacing w:line="240" w:lineRule="auto"/>
        <w:ind w:left="360"/>
        <w:jc w:val="both"/>
        <w:rPr>
          <w:b/>
          <w:bCs/>
          <w:sz w:val="24"/>
          <w:szCs w:val="24"/>
        </w:rPr>
      </w:pPr>
      <w:r w:rsidRPr="00A0495E">
        <w:rPr>
          <w:b/>
          <w:bCs/>
          <w:sz w:val="24"/>
          <w:szCs w:val="24"/>
        </w:rPr>
        <w:t>Definition:</w:t>
      </w:r>
    </w:p>
    <w:p w:rsidRPr="00A0495E" w:rsidR="00A0495E" w:rsidP="00A0495E" w:rsidRDefault="00A0495E" w14:paraId="38B7CA40" w14:textId="77777777">
      <w:pPr>
        <w:numPr>
          <w:ilvl w:val="0"/>
          <w:numId w:val="0"/>
        </w:numPr>
        <w:spacing w:line="240" w:lineRule="auto"/>
        <w:ind w:left="360"/>
        <w:jc w:val="both"/>
        <w:rPr>
          <w:sz w:val="24"/>
          <w:szCs w:val="24"/>
        </w:rPr>
      </w:pPr>
      <w:r w:rsidRPr="00A0495E">
        <w:rPr>
          <w:sz w:val="24"/>
          <w:szCs w:val="24"/>
        </w:rPr>
        <w:t xml:space="preserve">Compiling is the process of </w:t>
      </w:r>
      <w:r w:rsidRPr="00A0495E">
        <w:rPr>
          <w:b/>
          <w:bCs/>
          <w:sz w:val="24"/>
          <w:szCs w:val="24"/>
        </w:rPr>
        <w:t>translating human-readable Java code</w:t>
      </w:r>
      <w:r w:rsidRPr="00A0495E">
        <w:rPr>
          <w:sz w:val="24"/>
          <w:szCs w:val="24"/>
        </w:rPr>
        <w:t xml:space="preserve"> (the source code) into </w:t>
      </w:r>
      <w:r w:rsidRPr="00A0495E">
        <w:rPr>
          <w:b/>
          <w:bCs/>
          <w:sz w:val="24"/>
          <w:szCs w:val="24"/>
        </w:rPr>
        <w:t>bytecode</w:t>
      </w:r>
      <w:r w:rsidRPr="00A0495E">
        <w:rPr>
          <w:sz w:val="24"/>
          <w:szCs w:val="24"/>
        </w:rPr>
        <w:t xml:space="preserve"> that the </w:t>
      </w:r>
      <w:r w:rsidRPr="00A0495E">
        <w:rPr>
          <w:b/>
          <w:bCs/>
          <w:sz w:val="24"/>
          <w:szCs w:val="24"/>
        </w:rPr>
        <w:t>Java Virtual Machine (JVM)</w:t>
      </w:r>
      <w:r w:rsidRPr="00A0495E">
        <w:rPr>
          <w:sz w:val="24"/>
          <w:szCs w:val="24"/>
        </w:rPr>
        <w:t xml:space="preserve"> can understand and execute.</w:t>
      </w:r>
    </w:p>
    <w:p w:rsidRPr="00A0495E" w:rsidR="00A0495E" w:rsidP="00A0495E" w:rsidRDefault="00A0495E" w14:paraId="7DD6C79F" w14:textId="77777777">
      <w:pPr>
        <w:numPr>
          <w:ilvl w:val="0"/>
          <w:numId w:val="0"/>
        </w:numPr>
        <w:spacing w:line="240" w:lineRule="auto"/>
        <w:ind w:left="360"/>
        <w:jc w:val="both"/>
        <w:rPr>
          <w:b/>
          <w:bCs/>
          <w:sz w:val="24"/>
          <w:szCs w:val="24"/>
        </w:rPr>
      </w:pPr>
      <w:r w:rsidRPr="00A0495E">
        <w:rPr>
          <w:b/>
          <w:bCs/>
          <w:sz w:val="24"/>
          <w:szCs w:val="24"/>
        </w:rPr>
        <w:t>Explanation:</w:t>
      </w:r>
    </w:p>
    <w:p w:rsidRPr="00A0495E" w:rsidR="00A0495E" w:rsidP="00A0495E" w:rsidRDefault="00A0495E" w14:paraId="33B51ED1" w14:textId="77777777">
      <w:pPr>
        <w:numPr>
          <w:ilvl w:val="0"/>
          <w:numId w:val="0"/>
        </w:numPr>
        <w:spacing w:line="240" w:lineRule="auto"/>
        <w:ind w:left="360"/>
        <w:jc w:val="both"/>
        <w:rPr>
          <w:sz w:val="24"/>
          <w:szCs w:val="24"/>
        </w:rPr>
      </w:pPr>
      <w:r w:rsidRPr="00A0495E">
        <w:rPr>
          <w:sz w:val="24"/>
          <w:szCs w:val="24"/>
        </w:rPr>
        <w:t>When you write a Java program, the computer doesn’t directly understand it.</w:t>
      </w:r>
      <w:r w:rsidRPr="00A0495E">
        <w:rPr>
          <w:sz w:val="24"/>
          <w:szCs w:val="24"/>
        </w:rPr>
        <w:br/>
      </w:r>
      <w:r w:rsidRPr="00A0495E">
        <w:rPr>
          <w:sz w:val="24"/>
          <w:szCs w:val="24"/>
        </w:rPr>
        <w:t xml:space="preserve">You must first compile the file using the </w:t>
      </w:r>
      <w:r w:rsidRPr="00A0495E">
        <w:rPr>
          <w:b/>
          <w:bCs/>
          <w:sz w:val="24"/>
          <w:szCs w:val="24"/>
        </w:rPr>
        <w:t>Java compiler (</w:t>
      </w:r>
      <w:proofErr w:type="spellStart"/>
      <w:r w:rsidRPr="00A0495E">
        <w:rPr>
          <w:b/>
          <w:bCs/>
          <w:sz w:val="24"/>
          <w:szCs w:val="24"/>
        </w:rPr>
        <w:t>javac</w:t>
      </w:r>
      <w:proofErr w:type="spellEnd"/>
      <w:r w:rsidRPr="00A0495E">
        <w:rPr>
          <w:b/>
          <w:bCs/>
          <w:sz w:val="24"/>
          <w:szCs w:val="24"/>
        </w:rPr>
        <w:t>)</w:t>
      </w:r>
      <w:r w:rsidRPr="00A0495E">
        <w:rPr>
          <w:sz w:val="24"/>
          <w:szCs w:val="24"/>
        </w:rPr>
        <w:t xml:space="preserve">, which checks for syntax errors and converts your </w:t>
      </w:r>
      <w:r w:rsidRPr="00A0495E">
        <w:rPr>
          <w:sz w:val="24"/>
          <w:szCs w:val="24"/>
          <w:highlight w:val="darkGray"/>
        </w:rPr>
        <w:t>.java</w:t>
      </w:r>
      <w:r w:rsidRPr="00A0495E">
        <w:rPr>
          <w:sz w:val="24"/>
          <w:szCs w:val="24"/>
        </w:rPr>
        <w:t xml:space="preserve"> file into a </w:t>
      </w:r>
      <w:r w:rsidRPr="00A0495E">
        <w:rPr>
          <w:sz w:val="24"/>
          <w:szCs w:val="24"/>
          <w:highlight w:val="darkGray"/>
        </w:rPr>
        <w:t>.class</w:t>
      </w:r>
      <w:r w:rsidRPr="00A0495E">
        <w:rPr>
          <w:sz w:val="24"/>
          <w:szCs w:val="24"/>
        </w:rPr>
        <w:t xml:space="preserve"> file containing bytecode.</w:t>
      </w:r>
    </w:p>
    <w:p w:rsidRPr="00A0495E" w:rsidR="00A0495E" w:rsidP="00A0495E" w:rsidRDefault="00A0495E" w14:paraId="466BFBBC" w14:textId="1EECAA01">
      <w:pPr>
        <w:numPr>
          <w:ilvl w:val="0"/>
          <w:numId w:val="0"/>
        </w:numPr>
        <w:spacing w:line="240" w:lineRule="auto"/>
        <w:ind w:left="360"/>
        <w:jc w:val="both"/>
        <w:rPr>
          <w:b/>
          <w:bCs/>
          <w:sz w:val="24"/>
          <w:szCs w:val="24"/>
        </w:rPr>
      </w:pPr>
      <w:r w:rsidRPr="00A0495E">
        <w:rPr>
          <w:b/>
          <w:bCs/>
          <w:sz w:val="24"/>
          <w:szCs w:val="24"/>
        </w:rPr>
        <w:t>Example:</w:t>
      </w:r>
    </w:p>
    <w:p w:rsidR="00C70042" w:rsidP="00C70042" w:rsidRDefault="00A0495E" w14:paraId="3F9FABA5" w14:textId="00F42312">
      <w:pPr>
        <w:numPr>
          <w:ilvl w:val="0"/>
          <w:numId w:val="0"/>
        </w:numPr>
        <w:spacing w:line="240" w:lineRule="auto"/>
        <w:jc w:val="both"/>
        <w:rPr>
          <w:sz w:val="24"/>
          <w:szCs w:val="24"/>
        </w:rPr>
      </w:pPr>
      <w:r w:rsidRPr="00A0495E">
        <w:rPr>
          <w:sz w:val="24"/>
          <w:szCs w:val="24"/>
        </w:rPr>
        <w:t xml:space="preserve">If your file is </w:t>
      </w:r>
      <w:r w:rsidR="00D3038B">
        <w:rPr>
          <w:sz w:val="24"/>
          <w:szCs w:val="24"/>
        </w:rPr>
        <w:t xml:space="preserve">for example </w:t>
      </w:r>
      <w:r w:rsidRPr="00A0495E">
        <w:rPr>
          <w:sz w:val="24"/>
          <w:szCs w:val="24"/>
        </w:rPr>
        <w:t>named</w:t>
      </w:r>
      <w:r w:rsidR="00D3038B">
        <w:rPr>
          <w:sz w:val="24"/>
          <w:szCs w:val="24"/>
        </w:rPr>
        <w:t xml:space="preserve"> as</w:t>
      </w:r>
      <w:r w:rsidRPr="00A0495E">
        <w:rPr>
          <w:sz w:val="24"/>
          <w:szCs w:val="24"/>
        </w:rPr>
        <w:t xml:space="preserve"> </w:t>
      </w:r>
      <w:r w:rsidRPr="00A0495E">
        <w:rPr>
          <w:sz w:val="24"/>
          <w:szCs w:val="24"/>
          <w:highlight w:val="darkGray"/>
        </w:rPr>
        <w:t>HelloWorld.java</w:t>
      </w:r>
      <w:r w:rsidRPr="00A0495E">
        <w:rPr>
          <w:sz w:val="24"/>
          <w:szCs w:val="24"/>
        </w:rPr>
        <w:t>, you would type this in the terminal or command prompt:</w:t>
      </w:r>
      <w:r w:rsidR="00C70042">
        <w:rPr>
          <w:sz w:val="24"/>
          <w:szCs w:val="24"/>
        </w:rPr>
        <w:t xml:space="preserve">  </w:t>
      </w:r>
      <w:proofErr w:type="spellStart"/>
      <w:r w:rsidRPr="0067176F" w:rsidR="00C70042">
        <w:rPr>
          <w:b/>
          <w:sz w:val="24"/>
          <w:szCs w:val="24"/>
        </w:rPr>
        <w:t>javac</w:t>
      </w:r>
      <w:proofErr w:type="spellEnd"/>
      <w:r w:rsidRPr="0067176F" w:rsidR="00C70042">
        <w:rPr>
          <w:b/>
          <w:sz w:val="24"/>
          <w:szCs w:val="24"/>
        </w:rPr>
        <w:t xml:space="preserve"> HelloWorld.java</w:t>
      </w:r>
    </w:p>
    <w:p w:rsidR="00E2668E" w:rsidP="00C70042" w:rsidRDefault="00E2668E" w14:paraId="3FD6D37D" w14:textId="77777777">
      <w:pPr>
        <w:numPr>
          <w:ilvl w:val="0"/>
          <w:numId w:val="0"/>
        </w:numPr>
        <w:spacing w:line="240" w:lineRule="auto"/>
        <w:jc w:val="both"/>
        <w:rPr>
          <w:sz w:val="24"/>
          <w:szCs w:val="24"/>
        </w:rPr>
      </w:pPr>
    </w:p>
    <w:p w:rsidRPr="00C70042" w:rsidR="00C70042" w:rsidP="00C70042" w:rsidRDefault="00C70042" w14:paraId="1F9D1F7F" w14:textId="77777777">
      <w:pPr>
        <w:numPr>
          <w:ilvl w:val="0"/>
          <w:numId w:val="0"/>
        </w:numPr>
        <w:spacing w:line="240" w:lineRule="auto"/>
        <w:ind w:left="360"/>
        <w:jc w:val="both"/>
        <w:rPr>
          <w:sz w:val="24"/>
          <w:szCs w:val="24"/>
        </w:rPr>
      </w:pPr>
      <w:r w:rsidRPr="00C70042">
        <w:rPr>
          <w:sz w:val="24"/>
          <w:szCs w:val="24"/>
        </w:rPr>
        <w:t xml:space="preserve">This command generates a file named </w:t>
      </w:r>
      <w:proofErr w:type="spellStart"/>
      <w:r w:rsidRPr="00C70042">
        <w:rPr>
          <w:b/>
          <w:bCs/>
          <w:sz w:val="24"/>
          <w:szCs w:val="24"/>
        </w:rPr>
        <w:t>HelloWorld.class</w:t>
      </w:r>
      <w:proofErr w:type="spellEnd"/>
      <w:r w:rsidRPr="00C70042">
        <w:rPr>
          <w:sz w:val="24"/>
          <w:szCs w:val="24"/>
        </w:rPr>
        <w:t>, which contains the compiled bytecode.</w:t>
      </w:r>
    </w:p>
    <w:p w:rsidRPr="00C70042" w:rsidR="00C70042" w:rsidP="00C70042" w:rsidRDefault="00C70042" w14:paraId="69CDFB50" w14:textId="77777777">
      <w:pPr>
        <w:numPr>
          <w:ilvl w:val="0"/>
          <w:numId w:val="0"/>
        </w:numPr>
        <w:spacing w:line="240" w:lineRule="auto"/>
        <w:ind w:left="360"/>
        <w:jc w:val="both"/>
        <w:rPr>
          <w:b/>
          <w:bCs/>
          <w:sz w:val="24"/>
          <w:szCs w:val="24"/>
        </w:rPr>
      </w:pPr>
      <w:r w:rsidRPr="00C70042">
        <w:rPr>
          <w:b/>
          <w:bCs/>
          <w:sz w:val="24"/>
          <w:szCs w:val="24"/>
        </w:rPr>
        <w:t>Key Points:</w:t>
      </w:r>
    </w:p>
    <w:p w:rsidRPr="00C70042" w:rsidR="00C70042" w:rsidP="00623EE5" w:rsidRDefault="00C70042" w14:paraId="1E2F2466" w14:textId="77777777">
      <w:pPr>
        <w:numPr>
          <w:ilvl w:val="0"/>
          <w:numId w:val="9"/>
        </w:numPr>
        <w:spacing w:line="240" w:lineRule="auto"/>
        <w:jc w:val="both"/>
        <w:rPr>
          <w:sz w:val="24"/>
          <w:szCs w:val="24"/>
        </w:rPr>
      </w:pPr>
      <w:r w:rsidRPr="00C70042">
        <w:rPr>
          <w:sz w:val="24"/>
          <w:szCs w:val="24"/>
        </w:rPr>
        <w:t xml:space="preserve">Compilation helps identify </w:t>
      </w:r>
      <w:r w:rsidRPr="00C70042">
        <w:rPr>
          <w:b/>
          <w:bCs/>
          <w:sz w:val="24"/>
          <w:szCs w:val="24"/>
        </w:rPr>
        <w:t>syntax and structural errors</w:t>
      </w:r>
      <w:r w:rsidRPr="00C70042">
        <w:rPr>
          <w:sz w:val="24"/>
          <w:szCs w:val="24"/>
        </w:rPr>
        <w:t xml:space="preserve"> before the program runs.</w:t>
      </w:r>
    </w:p>
    <w:p w:rsidRPr="00C70042" w:rsidR="00C70042" w:rsidP="00623EE5" w:rsidRDefault="00C70042" w14:paraId="11942BF5" w14:textId="77777777">
      <w:pPr>
        <w:numPr>
          <w:ilvl w:val="0"/>
          <w:numId w:val="9"/>
        </w:numPr>
        <w:spacing w:line="240" w:lineRule="auto"/>
        <w:jc w:val="both"/>
        <w:rPr>
          <w:sz w:val="24"/>
          <w:szCs w:val="24"/>
        </w:rPr>
      </w:pPr>
      <w:r w:rsidRPr="00C70042">
        <w:rPr>
          <w:sz w:val="24"/>
          <w:szCs w:val="24"/>
        </w:rPr>
        <w:t xml:space="preserve">The compiler checks things like </w:t>
      </w:r>
      <w:r w:rsidRPr="00C70042">
        <w:rPr>
          <w:b/>
          <w:bCs/>
          <w:sz w:val="24"/>
          <w:szCs w:val="24"/>
        </w:rPr>
        <w:t>missing semicolons</w:t>
      </w:r>
      <w:r w:rsidRPr="00C70042">
        <w:rPr>
          <w:sz w:val="24"/>
          <w:szCs w:val="24"/>
        </w:rPr>
        <w:t xml:space="preserve">, </w:t>
      </w:r>
      <w:r w:rsidRPr="00C70042">
        <w:rPr>
          <w:b/>
          <w:bCs/>
          <w:sz w:val="24"/>
          <w:szCs w:val="24"/>
        </w:rPr>
        <w:t>incorrect keywords</w:t>
      </w:r>
      <w:r w:rsidRPr="00C70042">
        <w:rPr>
          <w:sz w:val="24"/>
          <w:szCs w:val="24"/>
        </w:rPr>
        <w:t xml:space="preserve">, and </w:t>
      </w:r>
      <w:r w:rsidRPr="00C70042">
        <w:rPr>
          <w:b/>
          <w:bCs/>
          <w:sz w:val="24"/>
          <w:szCs w:val="24"/>
        </w:rPr>
        <w:t>unmatched parentheses</w:t>
      </w:r>
      <w:r w:rsidRPr="00C70042">
        <w:rPr>
          <w:sz w:val="24"/>
          <w:szCs w:val="24"/>
        </w:rPr>
        <w:t>.</w:t>
      </w:r>
    </w:p>
    <w:p w:rsidRPr="00C70042" w:rsidR="00C70042" w:rsidP="00623EE5" w:rsidRDefault="00C70042" w14:paraId="7C6713BE" w14:textId="77777777">
      <w:pPr>
        <w:numPr>
          <w:ilvl w:val="0"/>
          <w:numId w:val="9"/>
        </w:numPr>
        <w:spacing w:line="240" w:lineRule="auto"/>
        <w:jc w:val="both"/>
        <w:rPr>
          <w:sz w:val="24"/>
          <w:szCs w:val="24"/>
        </w:rPr>
      </w:pPr>
      <w:r w:rsidRPr="00C70042">
        <w:rPr>
          <w:sz w:val="24"/>
          <w:szCs w:val="24"/>
        </w:rPr>
        <w:t xml:space="preserve">If there are no errors, the </w:t>
      </w:r>
      <w:r w:rsidRPr="00C70042">
        <w:rPr>
          <w:sz w:val="24"/>
          <w:szCs w:val="24"/>
          <w:highlight w:val="darkGray"/>
        </w:rPr>
        <w:t>.class</w:t>
      </w:r>
      <w:r w:rsidRPr="00C70042">
        <w:rPr>
          <w:sz w:val="24"/>
          <w:szCs w:val="24"/>
        </w:rPr>
        <w:t xml:space="preserve"> file will be created successfully and is ready for execution.</w:t>
      </w:r>
    </w:p>
    <w:p w:rsidRPr="00A0495E" w:rsidR="00E2668E" w:rsidP="00A0495E" w:rsidRDefault="00E2668E" w14:paraId="0B800E58" w14:textId="77777777">
      <w:pPr>
        <w:numPr>
          <w:ilvl w:val="0"/>
          <w:numId w:val="0"/>
        </w:numPr>
        <w:spacing w:line="240" w:lineRule="auto"/>
        <w:ind w:left="360"/>
        <w:jc w:val="both"/>
        <w:rPr>
          <w:sz w:val="24"/>
          <w:szCs w:val="24"/>
        </w:rPr>
      </w:pPr>
    </w:p>
    <w:p w:rsidRPr="00A333DA" w:rsidR="00A333DA" w:rsidP="00A333DA" w:rsidRDefault="00A333DA" w14:paraId="5C22D8B9" w14:textId="77777777">
      <w:pPr>
        <w:numPr>
          <w:ilvl w:val="0"/>
          <w:numId w:val="0"/>
        </w:numPr>
        <w:spacing w:line="240" w:lineRule="auto"/>
        <w:ind w:left="360"/>
        <w:jc w:val="both"/>
        <w:rPr>
          <w:b/>
          <w:color w:val="EE0000"/>
          <w:sz w:val="24"/>
          <w:szCs w:val="24"/>
        </w:rPr>
      </w:pPr>
      <w:r w:rsidRPr="00A333DA">
        <w:rPr>
          <w:b/>
          <w:color w:val="EE0000"/>
          <w:sz w:val="24"/>
          <w:szCs w:val="24"/>
        </w:rPr>
        <w:t>Running a Java Program</w:t>
      </w:r>
    </w:p>
    <w:p w:rsidRPr="00A333DA" w:rsidR="00A333DA" w:rsidP="00A333DA" w:rsidRDefault="00A333DA" w14:paraId="3FE128DE" w14:textId="77777777">
      <w:pPr>
        <w:numPr>
          <w:ilvl w:val="0"/>
          <w:numId w:val="0"/>
        </w:numPr>
        <w:spacing w:line="240" w:lineRule="auto"/>
        <w:ind w:left="360"/>
        <w:jc w:val="both"/>
        <w:rPr>
          <w:b/>
          <w:bCs/>
          <w:sz w:val="24"/>
          <w:szCs w:val="24"/>
        </w:rPr>
      </w:pPr>
      <w:r w:rsidRPr="00A333DA">
        <w:rPr>
          <w:b/>
          <w:bCs/>
          <w:sz w:val="24"/>
          <w:szCs w:val="24"/>
        </w:rPr>
        <w:t>Definition:</w:t>
      </w:r>
    </w:p>
    <w:p w:rsidRPr="00A333DA" w:rsidR="00A333DA" w:rsidP="00A333DA" w:rsidRDefault="00A333DA" w14:paraId="3BE9A98F" w14:textId="77777777">
      <w:pPr>
        <w:numPr>
          <w:ilvl w:val="0"/>
          <w:numId w:val="0"/>
        </w:numPr>
        <w:spacing w:line="240" w:lineRule="auto"/>
        <w:ind w:left="360"/>
        <w:jc w:val="both"/>
        <w:rPr>
          <w:sz w:val="24"/>
          <w:szCs w:val="24"/>
        </w:rPr>
      </w:pPr>
      <w:r w:rsidRPr="00A333DA">
        <w:rPr>
          <w:sz w:val="24"/>
          <w:szCs w:val="24"/>
        </w:rPr>
        <w:t xml:space="preserve">Running means </w:t>
      </w:r>
      <w:r w:rsidRPr="00A333DA">
        <w:rPr>
          <w:b/>
          <w:bCs/>
          <w:sz w:val="24"/>
          <w:szCs w:val="24"/>
        </w:rPr>
        <w:t>executing the compiled program</w:t>
      </w:r>
      <w:r w:rsidRPr="00A333DA">
        <w:rPr>
          <w:sz w:val="24"/>
          <w:szCs w:val="24"/>
        </w:rPr>
        <w:t xml:space="preserve"> using the </w:t>
      </w:r>
      <w:r w:rsidRPr="00A333DA">
        <w:rPr>
          <w:b/>
          <w:bCs/>
          <w:sz w:val="24"/>
          <w:szCs w:val="24"/>
        </w:rPr>
        <w:t>Java interpreter (java)</w:t>
      </w:r>
      <w:r w:rsidRPr="00A333DA">
        <w:rPr>
          <w:sz w:val="24"/>
          <w:szCs w:val="24"/>
        </w:rPr>
        <w:t>, which reads the bytecode and performs the instructions step-by-step.</w:t>
      </w:r>
    </w:p>
    <w:p w:rsidRPr="00A333DA" w:rsidR="00A333DA" w:rsidP="00A333DA" w:rsidRDefault="00A333DA" w14:paraId="0E1AB5C8" w14:textId="77777777">
      <w:pPr>
        <w:numPr>
          <w:ilvl w:val="0"/>
          <w:numId w:val="0"/>
        </w:numPr>
        <w:spacing w:line="240" w:lineRule="auto"/>
        <w:ind w:left="360"/>
        <w:jc w:val="both"/>
        <w:rPr>
          <w:b/>
          <w:bCs/>
          <w:sz w:val="24"/>
          <w:szCs w:val="24"/>
        </w:rPr>
      </w:pPr>
      <w:r w:rsidRPr="00A333DA">
        <w:rPr>
          <w:b/>
          <w:bCs/>
          <w:sz w:val="24"/>
          <w:szCs w:val="24"/>
        </w:rPr>
        <w:t>Explanation:</w:t>
      </w:r>
    </w:p>
    <w:p w:rsidRPr="00A333DA" w:rsidR="00A333DA" w:rsidP="00A333DA" w:rsidRDefault="00A333DA" w14:paraId="31BC8389" w14:textId="77777777">
      <w:pPr>
        <w:numPr>
          <w:ilvl w:val="0"/>
          <w:numId w:val="0"/>
        </w:numPr>
        <w:spacing w:line="240" w:lineRule="auto"/>
        <w:ind w:left="360"/>
        <w:jc w:val="both"/>
        <w:rPr>
          <w:sz w:val="24"/>
          <w:szCs w:val="24"/>
        </w:rPr>
      </w:pPr>
      <w:r w:rsidRPr="00A333DA">
        <w:rPr>
          <w:sz w:val="24"/>
          <w:szCs w:val="24"/>
        </w:rPr>
        <w:t>Once the compilation is successful, you can run your program through the Java Runtime Environment (JRE).</w:t>
      </w:r>
      <w:r w:rsidRPr="00A333DA">
        <w:rPr>
          <w:sz w:val="24"/>
          <w:szCs w:val="24"/>
        </w:rPr>
        <w:br/>
      </w:r>
      <w:r w:rsidRPr="00A333DA">
        <w:rPr>
          <w:sz w:val="24"/>
          <w:szCs w:val="24"/>
        </w:rPr>
        <w:t xml:space="preserve">This process makes your program </w:t>
      </w:r>
      <w:r w:rsidRPr="00A333DA">
        <w:rPr>
          <w:b/>
          <w:bCs/>
          <w:sz w:val="24"/>
          <w:szCs w:val="24"/>
        </w:rPr>
        <w:t>perform the actions you’ve written</w:t>
      </w:r>
      <w:r w:rsidRPr="00A333DA">
        <w:rPr>
          <w:sz w:val="24"/>
          <w:szCs w:val="24"/>
        </w:rPr>
        <w:t>—like displaying messages, calculating values, or interacting with users.</w:t>
      </w:r>
    </w:p>
    <w:p w:rsidRPr="00A333DA" w:rsidR="00A333DA" w:rsidP="008502B2" w:rsidRDefault="00A333DA" w14:paraId="280EFC5B" w14:textId="66A768E9">
      <w:pPr>
        <w:numPr>
          <w:ilvl w:val="0"/>
          <w:numId w:val="0"/>
        </w:numPr>
        <w:spacing w:line="240" w:lineRule="auto"/>
        <w:ind w:left="360"/>
        <w:jc w:val="both"/>
        <w:rPr>
          <w:b/>
          <w:bCs/>
          <w:sz w:val="24"/>
          <w:szCs w:val="24"/>
        </w:rPr>
      </w:pPr>
      <w:r w:rsidRPr="00A333DA">
        <w:rPr>
          <w:b/>
          <w:bCs/>
          <w:sz w:val="24"/>
          <w:szCs w:val="24"/>
        </w:rPr>
        <w:t>Example:</w:t>
      </w:r>
    </w:p>
    <w:p w:rsidR="00A333DA" w:rsidP="008502B2" w:rsidRDefault="00A333DA" w14:paraId="61F403E0" w14:textId="7C115E86">
      <w:pPr>
        <w:numPr>
          <w:ilvl w:val="0"/>
          <w:numId w:val="0"/>
        </w:numPr>
        <w:spacing w:line="240" w:lineRule="auto"/>
        <w:ind w:firstLine="360"/>
        <w:jc w:val="both"/>
        <w:rPr>
          <w:sz w:val="24"/>
          <w:szCs w:val="24"/>
        </w:rPr>
      </w:pPr>
      <w:r w:rsidRPr="00A333DA">
        <w:rPr>
          <w:sz w:val="24"/>
          <w:szCs w:val="24"/>
        </w:rPr>
        <w:t>After compiling, type the following comm</w:t>
      </w:r>
      <w:r w:rsidR="008502B2">
        <w:rPr>
          <w:sz w:val="24"/>
          <w:szCs w:val="24"/>
        </w:rPr>
        <w:t xml:space="preserve">and: </w:t>
      </w:r>
      <w:r w:rsidRPr="0067176F" w:rsidR="008851A8">
        <w:rPr>
          <w:sz w:val="24"/>
          <w:szCs w:val="24"/>
          <w:highlight w:val="darkGray"/>
        </w:rPr>
        <w:t>java HelloWorld</w:t>
      </w:r>
    </w:p>
    <w:p w:rsidR="008502B2" w:rsidP="008502B2" w:rsidRDefault="008851A8" w14:paraId="4098AA0D" w14:textId="296A3746">
      <w:pPr>
        <w:numPr>
          <w:ilvl w:val="0"/>
          <w:numId w:val="0"/>
        </w:numPr>
        <w:spacing w:line="240" w:lineRule="auto"/>
        <w:ind w:firstLine="360"/>
        <w:jc w:val="both"/>
        <w:rPr>
          <w:sz w:val="24"/>
          <w:szCs w:val="24"/>
        </w:rPr>
      </w:pPr>
      <w:r w:rsidRPr="008851A8">
        <w:rPr>
          <w:b/>
          <w:bCs/>
          <w:sz w:val="24"/>
          <w:szCs w:val="24"/>
        </w:rPr>
        <w:t>Output:</w:t>
      </w:r>
      <w:r>
        <w:rPr>
          <w:b/>
          <w:bCs/>
          <w:sz w:val="24"/>
          <w:szCs w:val="24"/>
        </w:rPr>
        <w:t xml:space="preserve"> </w:t>
      </w:r>
      <w:r w:rsidRPr="0067176F">
        <w:rPr>
          <w:sz w:val="24"/>
          <w:szCs w:val="24"/>
          <w:highlight w:val="darkGray"/>
        </w:rPr>
        <w:t>Hello World!</w:t>
      </w:r>
    </w:p>
    <w:p w:rsidRPr="00675401" w:rsidR="00675401" w:rsidP="00675401" w:rsidRDefault="00675401" w14:paraId="5154F67E" w14:textId="77777777">
      <w:pPr>
        <w:numPr>
          <w:ilvl w:val="0"/>
          <w:numId w:val="0"/>
        </w:numPr>
        <w:spacing w:line="240" w:lineRule="auto"/>
        <w:ind w:left="360"/>
        <w:jc w:val="both"/>
        <w:rPr>
          <w:b/>
          <w:bCs/>
          <w:sz w:val="24"/>
          <w:szCs w:val="24"/>
        </w:rPr>
      </w:pPr>
      <w:r w:rsidRPr="00675401">
        <w:rPr>
          <w:b/>
          <w:bCs/>
          <w:sz w:val="24"/>
          <w:szCs w:val="24"/>
        </w:rPr>
        <w:t>Key Points:</w:t>
      </w:r>
    </w:p>
    <w:p w:rsidRPr="00675401" w:rsidR="00675401" w:rsidP="00623EE5" w:rsidRDefault="00675401" w14:paraId="43812A66" w14:textId="77777777">
      <w:pPr>
        <w:numPr>
          <w:ilvl w:val="0"/>
          <w:numId w:val="6"/>
        </w:numPr>
        <w:spacing w:line="240" w:lineRule="auto"/>
        <w:jc w:val="both"/>
        <w:rPr>
          <w:sz w:val="24"/>
          <w:szCs w:val="24"/>
        </w:rPr>
      </w:pPr>
      <w:r w:rsidRPr="00675401">
        <w:rPr>
          <w:sz w:val="24"/>
          <w:szCs w:val="24"/>
        </w:rPr>
        <w:t xml:space="preserve">Do not include the </w:t>
      </w:r>
      <w:r w:rsidRPr="00675401">
        <w:rPr>
          <w:sz w:val="24"/>
          <w:szCs w:val="24"/>
          <w:highlight w:val="darkGray"/>
        </w:rPr>
        <w:t>.class</w:t>
      </w:r>
      <w:r w:rsidRPr="00675401">
        <w:rPr>
          <w:sz w:val="24"/>
          <w:szCs w:val="24"/>
        </w:rPr>
        <w:t xml:space="preserve"> extension when running (</w:t>
      </w:r>
      <w:r w:rsidRPr="00675401">
        <w:rPr>
          <w:sz w:val="24"/>
          <w:szCs w:val="24"/>
          <w:highlight w:val="darkGray"/>
        </w:rPr>
        <w:t>java HelloWorld</w:t>
      </w:r>
      <w:r w:rsidRPr="00675401">
        <w:rPr>
          <w:sz w:val="24"/>
          <w:szCs w:val="24"/>
        </w:rPr>
        <w:t xml:space="preserve">, not java </w:t>
      </w:r>
      <w:proofErr w:type="spellStart"/>
      <w:r w:rsidRPr="00675401">
        <w:rPr>
          <w:sz w:val="24"/>
          <w:szCs w:val="24"/>
          <w:highlight w:val="darkGray"/>
        </w:rPr>
        <w:t>HelloWorld.class</w:t>
      </w:r>
      <w:proofErr w:type="spellEnd"/>
      <w:r w:rsidRPr="00675401">
        <w:rPr>
          <w:sz w:val="24"/>
          <w:szCs w:val="24"/>
        </w:rPr>
        <w:t>).</w:t>
      </w:r>
    </w:p>
    <w:p w:rsidRPr="00675401" w:rsidR="00675401" w:rsidP="00623EE5" w:rsidRDefault="00675401" w14:paraId="4D4450BD" w14:textId="77777777">
      <w:pPr>
        <w:numPr>
          <w:ilvl w:val="0"/>
          <w:numId w:val="6"/>
        </w:numPr>
        <w:spacing w:line="240" w:lineRule="auto"/>
        <w:jc w:val="both"/>
        <w:rPr>
          <w:sz w:val="24"/>
          <w:szCs w:val="24"/>
        </w:rPr>
      </w:pPr>
      <w:r w:rsidRPr="00675401">
        <w:rPr>
          <w:sz w:val="24"/>
          <w:szCs w:val="24"/>
        </w:rPr>
        <w:t>The JVM reads the bytecode and executes it line by line.</w:t>
      </w:r>
    </w:p>
    <w:p w:rsidRPr="00675401" w:rsidR="00675401" w:rsidP="00623EE5" w:rsidRDefault="00675401" w14:paraId="50DA39A7" w14:textId="77777777">
      <w:pPr>
        <w:numPr>
          <w:ilvl w:val="0"/>
          <w:numId w:val="6"/>
        </w:numPr>
        <w:spacing w:line="240" w:lineRule="auto"/>
        <w:jc w:val="both"/>
        <w:rPr>
          <w:sz w:val="24"/>
          <w:szCs w:val="24"/>
        </w:rPr>
      </w:pPr>
      <w:r w:rsidRPr="00675401">
        <w:rPr>
          <w:sz w:val="24"/>
          <w:szCs w:val="24"/>
        </w:rPr>
        <w:t>If the program has runtime errors, they will appear during execution (for example, dividing by zero).</w:t>
      </w:r>
    </w:p>
    <w:p w:rsidR="00675401" w:rsidP="008502B2" w:rsidRDefault="00675401" w14:paraId="52F3F56A" w14:textId="77777777">
      <w:pPr>
        <w:numPr>
          <w:ilvl w:val="0"/>
          <w:numId w:val="0"/>
        </w:numPr>
        <w:spacing w:line="240" w:lineRule="auto"/>
        <w:ind w:firstLine="360"/>
        <w:jc w:val="both"/>
        <w:rPr>
          <w:sz w:val="24"/>
          <w:szCs w:val="24"/>
        </w:rPr>
      </w:pPr>
    </w:p>
    <w:p w:rsidRPr="00B45590" w:rsidR="00B45590" w:rsidP="00B45590" w:rsidRDefault="00B45590" w14:paraId="24A12143" w14:textId="77777777">
      <w:pPr>
        <w:numPr>
          <w:ilvl w:val="0"/>
          <w:numId w:val="0"/>
        </w:numPr>
        <w:spacing w:line="240" w:lineRule="auto"/>
        <w:ind w:left="360"/>
        <w:jc w:val="both"/>
        <w:rPr>
          <w:b/>
          <w:bCs/>
          <w:color w:val="EE0000"/>
          <w:sz w:val="24"/>
          <w:szCs w:val="24"/>
        </w:rPr>
      </w:pPr>
      <w:r w:rsidRPr="00B45590">
        <w:rPr>
          <w:b/>
          <w:bCs/>
          <w:color w:val="EE0000"/>
          <w:sz w:val="24"/>
          <w:szCs w:val="24"/>
        </w:rPr>
        <w:t>Debugging (Error Correction)</w:t>
      </w:r>
    </w:p>
    <w:p w:rsidRPr="00B45590" w:rsidR="00B45590" w:rsidP="00B45590" w:rsidRDefault="00B45590" w14:paraId="5485D078" w14:textId="77777777">
      <w:pPr>
        <w:numPr>
          <w:ilvl w:val="0"/>
          <w:numId w:val="0"/>
        </w:numPr>
        <w:spacing w:line="240" w:lineRule="auto"/>
        <w:ind w:left="360"/>
        <w:jc w:val="both"/>
        <w:rPr>
          <w:b/>
          <w:bCs/>
          <w:sz w:val="24"/>
          <w:szCs w:val="24"/>
        </w:rPr>
      </w:pPr>
      <w:r w:rsidRPr="00B45590">
        <w:rPr>
          <w:b/>
          <w:bCs/>
          <w:sz w:val="24"/>
          <w:szCs w:val="24"/>
        </w:rPr>
        <w:t>Definition:</w:t>
      </w:r>
    </w:p>
    <w:p w:rsidRPr="00B45590" w:rsidR="00B45590" w:rsidP="00B45590" w:rsidRDefault="00B45590" w14:paraId="2C9B7039" w14:textId="77777777">
      <w:pPr>
        <w:numPr>
          <w:ilvl w:val="0"/>
          <w:numId w:val="0"/>
        </w:numPr>
        <w:spacing w:line="240" w:lineRule="auto"/>
        <w:ind w:left="360"/>
        <w:jc w:val="both"/>
        <w:rPr>
          <w:sz w:val="24"/>
          <w:szCs w:val="24"/>
        </w:rPr>
      </w:pPr>
      <w:r w:rsidRPr="00B45590">
        <w:rPr>
          <w:sz w:val="24"/>
          <w:szCs w:val="24"/>
        </w:rPr>
        <w:t xml:space="preserve">Debugging is the process of </w:t>
      </w:r>
      <w:r w:rsidRPr="00B45590">
        <w:rPr>
          <w:b/>
          <w:bCs/>
          <w:sz w:val="24"/>
          <w:szCs w:val="24"/>
        </w:rPr>
        <w:t>finding and fixing errors or bugs</w:t>
      </w:r>
      <w:r w:rsidRPr="00B45590">
        <w:rPr>
          <w:sz w:val="24"/>
          <w:szCs w:val="24"/>
        </w:rPr>
        <w:t xml:space="preserve"> in your code to ensure that the program runs as expected.</w:t>
      </w:r>
    </w:p>
    <w:p w:rsidRPr="00B45590" w:rsidR="00B45590" w:rsidP="00B45590" w:rsidRDefault="00B45590" w14:paraId="622D125F" w14:textId="77777777">
      <w:pPr>
        <w:numPr>
          <w:ilvl w:val="0"/>
          <w:numId w:val="0"/>
        </w:numPr>
        <w:spacing w:line="240" w:lineRule="auto"/>
        <w:ind w:left="360"/>
        <w:jc w:val="both"/>
        <w:rPr>
          <w:b/>
          <w:bCs/>
          <w:sz w:val="24"/>
          <w:szCs w:val="24"/>
        </w:rPr>
      </w:pPr>
      <w:r w:rsidRPr="00B45590">
        <w:rPr>
          <w:b/>
          <w:bCs/>
          <w:sz w:val="24"/>
          <w:szCs w:val="24"/>
        </w:rPr>
        <w:t>Explanation:</w:t>
      </w:r>
    </w:p>
    <w:p w:rsidRPr="00B45590" w:rsidR="00B45590" w:rsidP="00B45590" w:rsidRDefault="00B45590" w14:paraId="7626B447" w14:textId="77777777">
      <w:pPr>
        <w:numPr>
          <w:ilvl w:val="0"/>
          <w:numId w:val="0"/>
        </w:numPr>
        <w:spacing w:line="240" w:lineRule="auto"/>
        <w:ind w:left="360"/>
        <w:jc w:val="both"/>
        <w:rPr>
          <w:sz w:val="24"/>
          <w:szCs w:val="24"/>
        </w:rPr>
      </w:pPr>
      <w:r w:rsidRPr="00B45590">
        <w:rPr>
          <w:sz w:val="24"/>
          <w:szCs w:val="24"/>
        </w:rPr>
        <w:t xml:space="preserve">Errors (also called </w:t>
      </w:r>
      <w:r w:rsidRPr="00B45590">
        <w:rPr>
          <w:b/>
          <w:bCs/>
          <w:sz w:val="24"/>
          <w:szCs w:val="24"/>
        </w:rPr>
        <w:t>bugs</w:t>
      </w:r>
      <w:r w:rsidRPr="00B45590">
        <w:rPr>
          <w:sz w:val="24"/>
          <w:szCs w:val="24"/>
        </w:rPr>
        <w:t>) can occur during writing, compiling, or running a program.</w:t>
      </w:r>
      <w:r w:rsidRPr="00B45590">
        <w:rPr>
          <w:sz w:val="24"/>
          <w:szCs w:val="24"/>
        </w:rPr>
        <w:br/>
      </w:r>
      <w:r w:rsidRPr="00B45590">
        <w:rPr>
          <w:sz w:val="24"/>
          <w:szCs w:val="24"/>
        </w:rPr>
        <w:t xml:space="preserve">Debugging helps you </w:t>
      </w:r>
      <w:r w:rsidRPr="00B45590">
        <w:rPr>
          <w:b/>
          <w:bCs/>
          <w:sz w:val="24"/>
          <w:szCs w:val="24"/>
        </w:rPr>
        <w:t>analyze what went wrong</w:t>
      </w:r>
      <w:r w:rsidRPr="00B45590">
        <w:rPr>
          <w:sz w:val="24"/>
          <w:szCs w:val="24"/>
        </w:rPr>
        <w:t xml:space="preserve">, </w:t>
      </w:r>
      <w:r w:rsidRPr="00B45590">
        <w:rPr>
          <w:b/>
          <w:bCs/>
          <w:sz w:val="24"/>
          <w:szCs w:val="24"/>
        </w:rPr>
        <w:t>understand why</w:t>
      </w:r>
      <w:r w:rsidRPr="00B45590">
        <w:rPr>
          <w:sz w:val="24"/>
          <w:szCs w:val="24"/>
        </w:rPr>
        <w:t xml:space="preserve">, and </w:t>
      </w:r>
      <w:r w:rsidRPr="00B45590">
        <w:rPr>
          <w:b/>
          <w:bCs/>
          <w:sz w:val="24"/>
          <w:szCs w:val="24"/>
        </w:rPr>
        <w:t>correct the issue</w:t>
      </w:r>
      <w:r w:rsidRPr="00B45590">
        <w:rPr>
          <w:sz w:val="24"/>
          <w:szCs w:val="24"/>
        </w:rPr>
        <w:t>.</w:t>
      </w:r>
      <w:r w:rsidRPr="00B45590">
        <w:rPr>
          <w:sz w:val="24"/>
          <w:szCs w:val="24"/>
        </w:rPr>
        <w:br/>
      </w:r>
      <w:r w:rsidRPr="00B45590">
        <w:rPr>
          <w:sz w:val="24"/>
          <w:szCs w:val="24"/>
        </w:rPr>
        <w:t>This step is essential for all programmers because it improves code accuracy and reliability.</w:t>
      </w:r>
    </w:p>
    <w:p w:rsidRPr="00A333DA" w:rsidR="00675401" w:rsidP="008502B2" w:rsidRDefault="00675401" w14:paraId="7DFA9C86" w14:textId="77777777">
      <w:pPr>
        <w:numPr>
          <w:ilvl w:val="0"/>
          <w:numId w:val="0"/>
        </w:numPr>
        <w:spacing w:line="240" w:lineRule="auto"/>
        <w:ind w:firstLine="360"/>
        <w:jc w:val="both"/>
        <w:rPr>
          <w:sz w:val="24"/>
          <w:szCs w:val="24"/>
        </w:rPr>
      </w:pPr>
    </w:p>
    <w:p w:rsidR="00E40D2F" w:rsidP="008502B2" w:rsidRDefault="00E40D2F" w14:paraId="3C576249" w14:textId="77777777">
      <w:pPr>
        <w:numPr>
          <w:ilvl w:val="0"/>
          <w:numId w:val="0"/>
        </w:numPr>
        <w:spacing w:line="240" w:lineRule="auto"/>
        <w:ind w:firstLine="360"/>
        <w:jc w:val="both"/>
        <w:rPr>
          <w:sz w:val="24"/>
          <w:szCs w:val="24"/>
        </w:rPr>
      </w:pPr>
    </w:p>
    <w:p w:rsidRPr="000A414F" w:rsidR="000A414F" w:rsidP="000A414F" w:rsidRDefault="000A414F" w14:paraId="117F4EA1" w14:textId="77777777">
      <w:pPr>
        <w:numPr>
          <w:ilvl w:val="0"/>
          <w:numId w:val="0"/>
        </w:numPr>
        <w:spacing w:line="240" w:lineRule="auto"/>
        <w:jc w:val="both"/>
        <w:rPr>
          <w:b/>
          <w:bCs/>
          <w:sz w:val="24"/>
          <w:szCs w:val="24"/>
        </w:rPr>
      </w:pPr>
      <w:r w:rsidRPr="000A414F">
        <w:rPr>
          <w:b/>
          <w:bCs/>
          <w:sz w:val="24"/>
          <w:szCs w:val="24"/>
        </w:rPr>
        <w:t>Types of Errors</w:t>
      </w:r>
    </w:p>
    <w:p w:rsidRPr="000A414F" w:rsidR="000A414F" w:rsidP="000A414F" w:rsidRDefault="000A414F" w14:paraId="5BF83820" w14:textId="77777777">
      <w:pPr>
        <w:numPr>
          <w:ilvl w:val="0"/>
          <w:numId w:val="0"/>
        </w:numPr>
        <w:spacing w:line="240" w:lineRule="auto"/>
        <w:ind w:firstLine="360"/>
        <w:jc w:val="both"/>
        <w:rPr>
          <w:b/>
          <w:bCs/>
          <w:sz w:val="24"/>
          <w:szCs w:val="24"/>
        </w:rPr>
      </w:pPr>
      <w:r w:rsidRPr="000A414F">
        <w:rPr>
          <w:b/>
          <w:bCs/>
          <w:sz w:val="24"/>
          <w:szCs w:val="24"/>
        </w:rPr>
        <w:t>1. Syntax Errors</w:t>
      </w:r>
    </w:p>
    <w:p w:rsidRPr="000A414F" w:rsidR="000A414F" w:rsidP="000A414F" w:rsidRDefault="000A414F" w14:paraId="5C8E01F5" w14:textId="77777777">
      <w:pPr>
        <w:numPr>
          <w:ilvl w:val="0"/>
          <w:numId w:val="0"/>
        </w:numPr>
        <w:spacing w:line="240" w:lineRule="auto"/>
        <w:ind w:left="720"/>
        <w:jc w:val="both"/>
        <w:rPr>
          <w:sz w:val="24"/>
          <w:szCs w:val="24"/>
        </w:rPr>
      </w:pPr>
      <w:r w:rsidRPr="000A414F">
        <w:rPr>
          <w:b/>
          <w:bCs/>
          <w:sz w:val="24"/>
          <w:szCs w:val="24"/>
        </w:rPr>
        <w:t>Definition:</w:t>
      </w:r>
      <w:r w:rsidRPr="000A414F">
        <w:rPr>
          <w:sz w:val="24"/>
          <w:szCs w:val="24"/>
        </w:rPr>
        <w:t xml:space="preserve"> Mistakes that break the rules of the Java language.</w:t>
      </w:r>
    </w:p>
    <w:p w:rsidRPr="000A414F" w:rsidR="000A414F" w:rsidP="000A414F" w:rsidRDefault="000A414F" w14:paraId="4EEE0824" w14:textId="77777777">
      <w:pPr>
        <w:numPr>
          <w:ilvl w:val="0"/>
          <w:numId w:val="0"/>
        </w:numPr>
        <w:spacing w:line="240" w:lineRule="auto"/>
        <w:ind w:left="720"/>
        <w:jc w:val="both"/>
        <w:rPr>
          <w:sz w:val="24"/>
          <w:szCs w:val="24"/>
        </w:rPr>
      </w:pPr>
      <w:r w:rsidRPr="000A414F">
        <w:rPr>
          <w:b/>
          <w:bCs/>
          <w:sz w:val="24"/>
          <w:szCs w:val="24"/>
        </w:rPr>
        <w:t>Examples:</w:t>
      </w:r>
      <w:r w:rsidRPr="000A414F">
        <w:rPr>
          <w:sz w:val="24"/>
          <w:szCs w:val="24"/>
        </w:rPr>
        <w:t xml:space="preserve"> Missing semicolons, misspelled keywords, or incorrect brackets.</w:t>
      </w:r>
    </w:p>
    <w:p w:rsidRPr="00F87FF5" w:rsidR="000A414F" w:rsidP="000A414F" w:rsidRDefault="008E29DD" w14:paraId="1CBB3BC0" w14:textId="27C36CDD">
      <w:pPr>
        <w:numPr>
          <w:ilvl w:val="0"/>
          <w:numId w:val="0"/>
        </w:numPr>
        <w:spacing w:line="240" w:lineRule="auto"/>
        <w:ind w:left="720"/>
        <w:jc w:val="both"/>
        <w:rPr>
          <w:b/>
          <w:sz w:val="24"/>
          <w:szCs w:val="24"/>
        </w:rPr>
      </w:pPr>
      <w:r w:rsidRPr="00F87FF5">
        <w:rPr>
          <w:b/>
          <w:sz w:val="24"/>
          <w:szCs w:val="24"/>
        </w:rPr>
        <w:t>Incorrect Code:</w:t>
      </w:r>
    </w:p>
    <w:p w:rsidRPr="000A414F" w:rsidR="008E29DD" w:rsidP="000A414F" w:rsidRDefault="008E29DD" w14:paraId="5FC94C6B" w14:textId="396C1F48">
      <w:pPr>
        <w:numPr>
          <w:ilvl w:val="0"/>
          <w:numId w:val="0"/>
        </w:numPr>
        <w:spacing w:line="240" w:lineRule="auto"/>
        <w:ind w:left="720"/>
        <w:jc w:val="both"/>
        <w:rPr>
          <w:sz w:val="24"/>
          <w:szCs w:val="24"/>
        </w:rPr>
      </w:pPr>
      <w:proofErr w:type="spellStart"/>
      <w:r w:rsidRPr="00F87FF5">
        <w:rPr>
          <w:sz w:val="24"/>
          <w:szCs w:val="24"/>
          <w:highlight w:val="darkGray"/>
        </w:rPr>
        <w:t>System.out.println</w:t>
      </w:r>
      <w:proofErr w:type="spellEnd"/>
      <w:r w:rsidRPr="00F87FF5">
        <w:rPr>
          <w:sz w:val="24"/>
          <w:szCs w:val="24"/>
          <w:highlight w:val="darkGray"/>
        </w:rPr>
        <w:t>("Hello World!")</w:t>
      </w:r>
      <w:r w:rsidRPr="008E29DD">
        <w:rPr>
          <w:sz w:val="24"/>
          <w:szCs w:val="24"/>
        </w:rPr>
        <w:t xml:space="preserve">  </w:t>
      </w:r>
    </w:p>
    <w:p w:rsidR="00F87FF5" w:rsidP="000A414F" w:rsidRDefault="00F87FF5" w14:paraId="17937C48" w14:textId="6E97D652">
      <w:pPr>
        <w:numPr>
          <w:ilvl w:val="0"/>
          <w:numId w:val="0"/>
        </w:numPr>
        <w:spacing w:line="240" w:lineRule="auto"/>
        <w:ind w:left="720"/>
        <w:jc w:val="both"/>
        <w:rPr>
          <w:b/>
          <w:bCs/>
          <w:sz w:val="24"/>
          <w:szCs w:val="24"/>
        </w:rPr>
      </w:pPr>
      <w:r w:rsidRPr="00F87FF5">
        <w:rPr>
          <w:b/>
          <w:bCs/>
          <w:sz w:val="24"/>
          <w:szCs w:val="24"/>
        </w:rPr>
        <w:t>Correct Code:</w:t>
      </w:r>
    </w:p>
    <w:p w:rsidR="00F87FF5" w:rsidP="00F87FF5" w:rsidRDefault="00F87FF5" w14:paraId="0AA97B6B" w14:textId="27C0D600">
      <w:pPr>
        <w:numPr>
          <w:ilvl w:val="0"/>
          <w:numId w:val="0"/>
        </w:numPr>
        <w:spacing w:line="240" w:lineRule="auto"/>
        <w:ind w:left="720"/>
        <w:jc w:val="both"/>
        <w:rPr>
          <w:sz w:val="24"/>
          <w:szCs w:val="24"/>
        </w:rPr>
      </w:pPr>
      <w:proofErr w:type="spellStart"/>
      <w:r w:rsidRPr="00F87FF5">
        <w:rPr>
          <w:sz w:val="24"/>
          <w:szCs w:val="24"/>
          <w:highlight w:val="darkGray"/>
        </w:rPr>
        <w:t>System.out.println</w:t>
      </w:r>
      <w:proofErr w:type="spellEnd"/>
      <w:r w:rsidRPr="00F87FF5">
        <w:rPr>
          <w:sz w:val="24"/>
          <w:szCs w:val="24"/>
          <w:highlight w:val="darkGray"/>
        </w:rPr>
        <w:t>("Hello World!"</w:t>
      </w:r>
      <w:proofErr w:type="gramStart"/>
      <w:r w:rsidRPr="00F87FF5">
        <w:rPr>
          <w:sz w:val="24"/>
          <w:szCs w:val="24"/>
          <w:highlight w:val="darkGray"/>
        </w:rPr>
        <w:t>);</w:t>
      </w:r>
      <w:proofErr w:type="gramEnd"/>
    </w:p>
    <w:p w:rsidRPr="000A414F" w:rsidR="00F87FF5" w:rsidP="000A414F" w:rsidRDefault="00F87FF5" w14:paraId="4B36FAFD" w14:textId="77777777">
      <w:pPr>
        <w:numPr>
          <w:ilvl w:val="0"/>
          <w:numId w:val="0"/>
        </w:numPr>
        <w:spacing w:line="240" w:lineRule="auto"/>
        <w:ind w:left="720"/>
        <w:jc w:val="both"/>
        <w:rPr>
          <w:b/>
          <w:bCs/>
          <w:sz w:val="24"/>
          <w:szCs w:val="24"/>
        </w:rPr>
      </w:pPr>
    </w:p>
    <w:p w:rsidRPr="004E1190" w:rsidR="004E1190" w:rsidP="004E1190" w:rsidRDefault="004E1190" w14:paraId="6AE17863" w14:textId="77777777">
      <w:pPr>
        <w:numPr>
          <w:ilvl w:val="0"/>
          <w:numId w:val="0"/>
        </w:numPr>
        <w:spacing w:line="240" w:lineRule="auto"/>
        <w:ind w:firstLine="360"/>
        <w:jc w:val="both"/>
        <w:rPr>
          <w:b/>
          <w:bCs/>
          <w:sz w:val="24"/>
          <w:szCs w:val="24"/>
        </w:rPr>
      </w:pPr>
      <w:r w:rsidRPr="004E1190">
        <w:rPr>
          <w:b/>
          <w:bCs/>
          <w:sz w:val="24"/>
          <w:szCs w:val="24"/>
        </w:rPr>
        <w:t>2. Runtime Errors</w:t>
      </w:r>
    </w:p>
    <w:p w:rsidRPr="004E1190" w:rsidR="004E1190" w:rsidP="004E1190" w:rsidRDefault="004E1190" w14:paraId="66D46819" w14:textId="77777777">
      <w:pPr>
        <w:numPr>
          <w:ilvl w:val="0"/>
          <w:numId w:val="0"/>
        </w:numPr>
        <w:spacing w:line="240" w:lineRule="auto"/>
        <w:ind w:left="720"/>
        <w:jc w:val="both"/>
        <w:rPr>
          <w:sz w:val="24"/>
          <w:szCs w:val="24"/>
        </w:rPr>
      </w:pPr>
      <w:r w:rsidRPr="004E1190">
        <w:rPr>
          <w:b/>
          <w:bCs/>
          <w:sz w:val="24"/>
          <w:szCs w:val="24"/>
        </w:rPr>
        <w:t>Definition:</w:t>
      </w:r>
      <w:r w:rsidRPr="004E1190">
        <w:rPr>
          <w:sz w:val="24"/>
          <w:szCs w:val="24"/>
        </w:rPr>
        <w:t xml:space="preserve"> Errors that happen </w:t>
      </w:r>
      <w:r w:rsidRPr="004E1190">
        <w:rPr>
          <w:b/>
          <w:bCs/>
          <w:sz w:val="24"/>
          <w:szCs w:val="24"/>
        </w:rPr>
        <w:t>while the program is running</w:t>
      </w:r>
      <w:r w:rsidRPr="004E1190">
        <w:rPr>
          <w:sz w:val="24"/>
          <w:szCs w:val="24"/>
        </w:rPr>
        <w:t>, even if the code compiles successfully.</w:t>
      </w:r>
    </w:p>
    <w:p w:rsidRPr="004E1190" w:rsidR="004E1190" w:rsidP="004E1190" w:rsidRDefault="004E1190" w14:paraId="7DAA63EA" w14:textId="77777777">
      <w:pPr>
        <w:numPr>
          <w:ilvl w:val="0"/>
          <w:numId w:val="0"/>
        </w:numPr>
        <w:spacing w:line="240" w:lineRule="auto"/>
        <w:ind w:left="720"/>
        <w:jc w:val="both"/>
        <w:rPr>
          <w:sz w:val="24"/>
          <w:szCs w:val="24"/>
        </w:rPr>
      </w:pPr>
      <w:r w:rsidRPr="004E1190">
        <w:rPr>
          <w:b/>
          <w:bCs/>
          <w:sz w:val="24"/>
          <w:szCs w:val="24"/>
        </w:rPr>
        <w:t>Examples:</w:t>
      </w:r>
      <w:r w:rsidRPr="004E1190">
        <w:rPr>
          <w:sz w:val="24"/>
          <w:szCs w:val="24"/>
        </w:rPr>
        <w:t xml:space="preserve"> Dividing by zero, accessing an invalid array index, or using null variables.</w:t>
      </w:r>
    </w:p>
    <w:p w:rsidRPr="00A333DA" w:rsidR="000A414F" w:rsidP="008502B2" w:rsidRDefault="000A414F" w14:paraId="1BE7D7C7" w14:textId="77777777">
      <w:pPr>
        <w:numPr>
          <w:ilvl w:val="0"/>
          <w:numId w:val="0"/>
        </w:numPr>
        <w:spacing w:line="240" w:lineRule="auto"/>
        <w:ind w:firstLine="360"/>
        <w:jc w:val="both"/>
        <w:rPr>
          <w:sz w:val="24"/>
          <w:szCs w:val="24"/>
        </w:rPr>
      </w:pPr>
    </w:p>
    <w:p w:rsidRPr="00606785" w:rsidR="00606785" w:rsidP="00606785" w:rsidRDefault="00606785" w14:paraId="560FFCFA" w14:textId="77777777">
      <w:pPr>
        <w:numPr>
          <w:ilvl w:val="0"/>
          <w:numId w:val="0"/>
        </w:numPr>
        <w:spacing w:line="240" w:lineRule="auto"/>
        <w:ind w:firstLine="360"/>
        <w:jc w:val="both"/>
        <w:rPr>
          <w:b/>
          <w:bCs/>
          <w:sz w:val="24"/>
          <w:szCs w:val="24"/>
        </w:rPr>
      </w:pPr>
      <w:r w:rsidRPr="00606785">
        <w:rPr>
          <w:b/>
          <w:bCs/>
          <w:sz w:val="24"/>
          <w:szCs w:val="24"/>
        </w:rPr>
        <w:t>3. Logical Errors</w:t>
      </w:r>
    </w:p>
    <w:p w:rsidRPr="00606785" w:rsidR="00606785" w:rsidP="00606785" w:rsidRDefault="00606785" w14:paraId="3E68F0AA" w14:textId="77777777">
      <w:pPr>
        <w:numPr>
          <w:ilvl w:val="0"/>
          <w:numId w:val="0"/>
        </w:numPr>
        <w:spacing w:line="240" w:lineRule="auto"/>
        <w:ind w:left="720"/>
        <w:jc w:val="both"/>
        <w:rPr>
          <w:sz w:val="24"/>
          <w:szCs w:val="24"/>
        </w:rPr>
      </w:pPr>
      <w:r w:rsidRPr="00606785">
        <w:rPr>
          <w:b/>
          <w:bCs/>
          <w:sz w:val="24"/>
          <w:szCs w:val="24"/>
        </w:rPr>
        <w:t>Definition:</w:t>
      </w:r>
      <w:r w:rsidRPr="00606785">
        <w:rPr>
          <w:sz w:val="24"/>
          <w:szCs w:val="24"/>
        </w:rPr>
        <w:t xml:space="preserve"> Errors in the </w:t>
      </w:r>
      <w:r w:rsidRPr="00606785">
        <w:rPr>
          <w:b/>
          <w:bCs/>
          <w:sz w:val="24"/>
          <w:szCs w:val="24"/>
        </w:rPr>
        <w:t>program’s logic</w:t>
      </w:r>
      <w:r w:rsidRPr="00606785">
        <w:rPr>
          <w:sz w:val="24"/>
          <w:szCs w:val="24"/>
        </w:rPr>
        <w:t xml:space="preserve"> that produce incorrect results, even though the code runs without crashing.</w:t>
      </w:r>
    </w:p>
    <w:p w:rsidRPr="00606785" w:rsidR="00606785" w:rsidP="00606785" w:rsidRDefault="00606785" w14:paraId="5AE58E89" w14:textId="77777777">
      <w:pPr>
        <w:numPr>
          <w:ilvl w:val="0"/>
          <w:numId w:val="0"/>
        </w:numPr>
        <w:spacing w:line="240" w:lineRule="auto"/>
        <w:ind w:left="720"/>
        <w:jc w:val="both"/>
        <w:rPr>
          <w:sz w:val="24"/>
          <w:szCs w:val="24"/>
        </w:rPr>
      </w:pPr>
      <w:r w:rsidRPr="00606785">
        <w:rPr>
          <w:b/>
          <w:bCs/>
          <w:sz w:val="24"/>
          <w:szCs w:val="24"/>
        </w:rPr>
        <w:t>Explanation:</w:t>
      </w:r>
      <w:r w:rsidRPr="00606785">
        <w:rPr>
          <w:sz w:val="24"/>
          <w:szCs w:val="24"/>
        </w:rPr>
        <w:t xml:space="preserve"> The program does what you wrote, but not what you intended.</w:t>
      </w:r>
    </w:p>
    <w:p w:rsidR="001678F1" w:rsidP="001678F1" w:rsidRDefault="00C072F7" w14:paraId="7AE1544E" w14:textId="779CEE1F">
      <w:pPr>
        <w:numPr>
          <w:ilvl w:val="0"/>
          <w:numId w:val="0"/>
        </w:numPr>
        <w:spacing w:line="240" w:lineRule="auto"/>
        <w:ind w:left="720"/>
        <w:jc w:val="both"/>
        <w:rPr>
          <w:b/>
          <w:bCs/>
          <w:sz w:val="24"/>
          <w:szCs w:val="24"/>
        </w:rPr>
      </w:pPr>
      <w:r w:rsidRPr="001678F1">
        <w:rPr>
          <w:b/>
          <w:bCs/>
          <w:sz w:val="24"/>
          <w:szCs w:val="24"/>
        </w:rPr>
        <w:t>Example</w:t>
      </w:r>
      <w:r w:rsidRPr="001678F1" w:rsidR="001678F1">
        <w:rPr>
          <w:b/>
          <w:bCs/>
          <w:sz w:val="24"/>
          <w:szCs w:val="24"/>
        </w:rPr>
        <w:t xml:space="preserve"> Code:</w:t>
      </w:r>
    </w:p>
    <w:p w:rsidRPr="001678F1" w:rsidR="001678F1" w:rsidP="001678F1" w:rsidRDefault="001678F1" w14:paraId="55D1E95E" w14:textId="77777777">
      <w:pPr>
        <w:numPr>
          <w:ilvl w:val="0"/>
          <w:numId w:val="0"/>
        </w:numPr>
        <w:spacing w:line="240" w:lineRule="auto"/>
        <w:ind w:left="720"/>
        <w:jc w:val="both"/>
        <w:rPr>
          <w:sz w:val="24"/>
          <w:szCs w:val="24"/>
          <w:highlight w:val="darkGray"/>
        </w:rPr>
      </w:pPr>
      <w:r w:rsidRPr="001678F1">
        <w:rPr>
          <w:sz w:val="24"/>
          <w:szCs w:val="24"/>
          <w:highlight w:val="darkGray"/>
        </w:rPr>
        <w:t xml:space="preserve">int a = </w:t>
      </w:r>
      <w:proofErr w:type="gramStart"/>
      <w:r w:rsidRPr="001678F1">
        <w:rPr>
          <w:sz w:val="24"/>
          <w:szCs w:val="24"/>
          <w:highlight w:val="darkGray"/>
        </w:rPr>
        <w:t>5;</w:t>
      </w:r>
      <w:proofErr w:type="gramEnd"/>
    </w:p>
    <w:p w:rsidRPr="001678F1" w:rsidR="001678F1" w:rsidP="001678F1" w:rsidRDefault="001678F1" w14:paraId="70F2AA31" w14:textId="77777777">
      <w:pPr>
        <w:numPr>
          <w:ilvl w:val="0"/>
          <w:numId w:val="0"/>
        </w:numPr>
        <w:spacing w:line="240" w:lineRule="auto"/>
        <w:ind w:left="720"/>
        <w:jc w:val="both"/>
        <w:rPr>
          <w:sz w:val="24"/>
          <w:szCs w:val="24"/>
          <w:highlight w:val="darkGray"/>
        </w:rPr>
      </w:pPr>
      <w:r w:rsidRPr="001678F1">
        <w:rPr>
          <w:sz w:val="24"/>
          <w:szCs w:val="24"/>
          <w:highlight w:val="darkGray"/>
        </w:rPr>
        <w:t xml:space="preserve">int b = </w:t>
      </w:r>
      <w:proofErr w:type="gramStart"/>
      <w:r w:rsidRPr="001678F1">
        <w:rPr>
          <w:sz w:val="24"/>
          <w:szCs w:val="24"/>
          <w:highlight w:val="darkGray"/>
        </w:rPr>
        <w:t>10;</w:t>
      </w:r>
      <w:proofErr w:type="gramEnd"/>
    </w:p>
    <w:p w:rsidRPr="001678F1" w:rsidR="001678F1" w:rsidP="001678F1" w:rsidRDefault="001678F1" w14:paraId="2877FAFC" w14:textId="77777777">
      <w:pPr>
        <w:numPr>
          <w:ilvl w:val="0"/>
          <w:numId w:val="0"/>
        </w:numPr>
        <w:spacing w:line="240" w:lineRule="auto"/>
        <w:ind w:left="720"/>
        <w:jc w:val="both"/>
        <w:rPr>
          <w:sz w:val="24"/>
          <w:szCs w:val="24"/>
          <w:highlight w:val="darkGray"/>
        </w:rPr>
      </w:pPr>
      <w:r w:rsidRPr="001678F1">
        <w:rPr>
          <w:sz w:val="24"/>
          <w:szCs w:val="24"/>
          <w:highlight w:val="darkGray"/>
        </w:rPr>
        <w:t>int sum = a - b; // Should be a + b</w:t>
      </w:r>
    </w:p>
    <w:p w:rsidRPr="00606785" w:rsidR="001678F1" w:rsidP="001678F1" w:rsidRDefault="001678F1" w14:paraId="5B50C26C" w14:textId="1DE45FA7">
      <w:pPr>
        <w:numPr>
          <w:ilvl w:val="0"/>
          <w:numId w:val="0"/>
        </w:numPr>
        <w:spacing w:line="240" w:lineRule="auto"/>
        <w:ind w:left="720"/>
        <w:jc w:val="both"/>
        <w:rPr>
          <w:sz w:val="24"/>
          <w:szCs w:val="24"/>
        </w:rPr>
      </w:pPr>
      <w:proofErr w:type="spellStart"/>
      <w:r w:rsidRPr="001678F1">
        <w:rPr>
          <w:sz w:val="24"/>
          <w:szCs w:val="24"/>
          <w:highlight w:val="darkGray"/>
        </w:rPr>
        <w:t>System.out.println</w:t>
      </w:r>
      <w:proofErr w:type="spellEnd"/>
      <w:r w:rsidRPr="001678F1">
        <w:rPr>
          <w:sz w:val="24"/>
          <w:szCs w:val="24"/>
          <w:highlight w:val="darkGray"/>
        </w:rPr>
        <w:t>(sum</w:t>
      </w:r>
      <w:proofErr w:type="gramStart"/>
      <w:r w:rsidRPr="001678F1">
        <w:rPr>
          <w:sz w:val="24"/>
          <w:szCs w:val="24"/>
          <w:highlight w:val="darkGray"/>
        </w:rPr>
        <w:t>);</w:t>
      </w:r>
      <w:proofErr w:type="gramEnd"/>
    </w:p>
    <w:p w:rsidR="00FD05FB" w:rsidP="008502B2" w:rsidRDefault="00E17077" w14:paraId="3B25B79F" w14:textId="69114CCA">
      <w:pPr>
        <w:numPr>
          <w:ilvl w:val="0"/>
          <w:numId w:val="0"/>
        </w:numPr>
        <w:spacing w:line="240" w:lineRule="auto"/>
        <w:ind w:firstLine="360"/>
        <w:jc w:val="both"/>
        <w:rPr>
          <w:b/>
          <w:sz w:val="24"/>
          <w:szCs w:val="24"/>
        </w:rPr>
      </w:pPr>
      <w:r w:rsidRPr="00E17077">
        <w:rPr>
          <w:b/>
          <w:bCs/>
          <w:sz w:val="24"/>
          <w:szCs w:val="24"/>
        </w:rPr>
        <w:tab/>
      </w:r>
      <w:r w:rsidRPr="00E17077">
        <w:rPr>
          <w:b/>
          <w:bCs/>
          <w:sz w:val="24"/>
          <w:szCs w:val="24"/>
        </w:rPr>
        <w:t>Output:</w:t>
      </w:r>
    </w:p>
    <w:p w:rsidR="000133C9" w:rsidP="000133C9" w:rsidRDefault="000133C9" w14:paraId="6C46E246" w14:textId="191796CF">
      <w:pPr>
        <w:numPr>
          <w:ilvl w:val="0"/>
          <w:numId w:val="0"/>
        </w:numPr>
        <w:spacing w:line="240" w:lineRule="auto"/>
        <w:ind w:firstLine="720"/>
        <w:jc w:val="both"/>
        <w:rPr>
          <w:sz w:val="24"/>
          <w:szCs w:val="24"/>
        </w:rPr>
      </w:pPr>
      <w:r w:rsidRPr="000133C9">
        <w:rPr>
          <w:sz w:val="24"/>
          <w:szCs w:val="24"/>
          <w:highlight w:val="darkGray"/>
        </w:rPr>
        <w:t>-5</w:t>
      </w:r>
    </w:p>
    <w:p w:rsidR="00AD1889" w:rsidP="000133C9" w:rsidRDefault="00AD1889" w14:paraId="685DAB02" w14:textId="2708DFA0">
      <w:pPr>
        <w:numPr>
          <w:ilvl w:val="0"/>
          <w:numId w:val="0"/>
        </w:numPr>
        <w:spacing w:line="240" w:lineRule="auto"/>
        <w:ind w:firstLine="720"/>
        <w:jc w:val="both"/>
        <w:rPr>
          <w:sz w:val="24"/>
          <w:szCs w:val="24"/>
        </w:rPr>
      </w:pPr>
      <w:r>
        <w:rPr>
          <w:sz w:val="24"/>
          <w:szCs w:val="24"/>
        </w:rPr>
        <w:t xml:space="preserve">- </w:t>
      </w:r>
      <w:r w:rsidRPr="00AD1889">
        <w:rPr>
          <w:sz w:val="24"/>
          <w:szCs w:val="24"/>
        </w:rPr>
        <w:t>This is a logical error because the programmer used subtraction instead of addition.</w:t>
      </w:r>
    </w:p>
    <w:p w:rsidR="00AD1889" w:rsidP="000133C9" w:rsidRDefault="00AD1889" w14:paraId="226EADE9" w14:textId="77777777">
      <w:pPr>
        <w:numPr>
          <w:ilvl w:val="0"/>
          <w:numId w:val="0"/>
        </w:numPr>
        <w:spacing w:line="240" w:lineRule="auto"/>
        <w:ind w:firstLine="720"/>
        <w:jc w:val="both"/>
        <w:rPr>
          <w:sz w:val="24"/>
          <w:szCs w:val="24"/>
        </w:rPr>
      </w:pPr>
    </w:p>
    <w:p w:rsidRPr="003E346B" w:rsidR="003E346B" w:rsidP="003E346B" w:rsidRDefault="003E346B" w14:paraId="187F81AF" w14:textId="77777777">
      <w:pPr>
        <w:numPr>
          <w:ilvl w:val="0"/>
          <w:numId w:val="0"/>
        </w:numPr>
        <w:spacing w:line="240" w:lineRule="auto"/>
        <w:ind w:left="720"/>
        <w:jc w:val="both"/>
        <w:rPr>
          <w:b/>
          <w:bCs/>
          <w:sz w:val="24"/>
          <w:szCs w:val="24"/>
        </w:rPr>
      </w:pPr>
      <w:r w:rsidRPr="003E346B">
        <w:rPr>
          <w:b/>
          <w:bCs/>
          <w:sz w:val="24"/>
          <w:szCs w:val="24"/>
        </w:rPr>
        <w:t>Debugging Tips</w:t>
      </w:r>
    </w:p>
    <w:p w:rsidRPr="003E346B" w:rsidR="003E346B" w:rsidP="003E346B" w:rsidRDefault="003E346B" w14:paraId="6E9ECC25" w14:textId="77777777">
      <w:pPr>
        <w:numPr>
          <w:ilvl w:val="0"/>
          <w:numId w:val="0"/>
        </w:numPr>
        <w:spacing w:line="240" w:lineRule="auto"/>
        <w:ind w:left="720"/>
        <w:jc w:val="both"/>
        <w:rPr>
          <w:sz w:val="24"/>
          <w:szCs w:val="24"/>
        </w:rPr>
      </w:pPr>
      <w:r w:rsidRPr="003E346B">
        <w:rPr>
          <w:b/>
          <w:bCs/>
          <w:sz w:val="24"/>
          <w:szCs w:val="24"/>
        </w:rPr>
        <w:t>1. Read error messages carefully:</w:t>
      </w:r>
      <w:r w:rsidRPr="003E346B">
        <w:rPr>
          <w:sz w:val="24"/>
          <w:szCs w:val="24"/>
        </w:rPr>
        <w:t xml:space="preserve"> Java’s compiler and runtime errors often tell you what went wrong and where.</w:t>
      </w:r>
    </w:p>
    <w:p w:rsidRPr="003E346B" w:rsidR="003E346B" w:rsidP="003E346B" w:rsidRDefault="003E346B" w14:paraId="5D0AA2C6" w14:textId="77777777">
      <w:pPr>
        <w:numPr>
          <w:ilvl w:val="0"/>
          <w:numId w:val="0"/>
        </w:numPr>
        <w:spacing w:line="240" w:lineRule="auto"/>
        <w:ind w:left="720"/>
        <w:jc w:val="both"/>
        <w:rPr>
          <w:sz w:val="24"/>
          <w:szCs w:val="24"/>
        </w:rPr>
      </w:pPr>
      <w:r w:rsidRPr="003E346B">
        <w:rPr>
          <w:b/>
          <w:bCs/>
          <w:sz w:val="24"/>
          <w:szCs w:val="24"/>
        </w:rPr>
        <w:t>2. Use print statements:</w:t>
      </w:r>
      <w:r w:rsidRPr="003E346B">
        <w:rPr>
          <w:sz w:val="24"/>
          <w:szCs w:val="24"/>
        </w:rPr>
        <w:t xml:space="preserve"> Insert </w:t>
      </w:r>
      <w:proofErr w:type="spellStart"/>
      <w:r w:rsidRPr="003E346B">
        <w:rPr>
          <w:sz w:val="24"/>
          <w:szCs w:val="24"/>
          <w:highlight w:val="darkGray"/>
        </w:rPr>
        <w:t>System.out.println</w:t>
      </w:r>
      <w:proofErr w:type="spellEnd"/>
      <w:r w:rsidRPr="003E346B">
        <w:rPr>
          <w:sz w:val="24"/>
          <w:szCs w:val="24"/>
          <w:highlight w:val="darkGray"/>
        </w:rPr>
        <w:t>()</w:t>
      </w:r>
      <w:r w:rsidRPr="003E346B">
        <w:rPr>
          <w:sz w:val="24"/>
          <w:szCs w:val="24"/>
        </w:rPr>
        <w:t xml:space="preserve"> at various points to track variable values or code flow.</w:t>
      </w:r>
    </w:p>
    <w:p w:rsidRPr="003E346B" w:rsidR="003E346B" w:rsidP="00BD19CE" w:rsidRDefault="003E346B" w14:paraId="7C135F2A" w14:textId="77777777">
      <w:pPr>
        <w:numPr>
          <w:ilvl w:val="0"/>
          <w:numId w:val="0"/>
        </w:numPr>
        <w:spacing w:line="240" w:lineRule="auto"/>
        <w:ind w:left="720"/>
        <w:jc w:val="both"/>
        <w:rPr>
          <w:sz w:val="24"/>
          <w:szCs w:val="24"/>
        </w:rPr>
      </w:pPr>
      <w:r w:rsidRPr="003E346B">
        <w:rPr>
          <w:b/>
          <w:bCs/>
          <w:sz w:val="24"/>
          <w:szCs w:val="24"/>
        </w:rPr>
        <w:t>3. Use an IDE debugger:</w:t>
      </w:r>
      <w:r w:rsidRPr="003E346B">
        <w:rPr>
          <w:sz w:val="24"/>
          <w:szCs w:val="24"/>
        </w:rPr>
        <w:t xml:space="preserve"> Tools like </w:t>
      </w:r>
      <w:r w:rsidRPr="003E346B">
        <w:rPr>
          <w:b/>
          <w:bCs/>
          <w:sz w:val="24"/>
          <w:szCs w:val="24"/>
        </w:rPr>
        <w:t>Eclipse</w:t>
      </w:r>
      <w:r w:rsidRPr="003E346B">
        <w:rPr>
          <w:sz w:val="24"/>
          <w:szCs w:val="24"/>
        </w:rPr>
        <w:t xml:space="preserve">, </w:t>
      </w:r>
      <w:r w:rsidRPr="003E346B">
        <w:rPr>
          <w:b/>
          <w:bCs/>
          <w:sz w:val="24"/>
          <w:szCs w:val="24"/>
        </w:rPr>
        <w:t>IntelliJ IDEA</w:t>
      </w:r>
      <w:r w:rsidRPr="003E346B">
        <w:rPr>
          <w:sz w:val="24"/>
          <w:szCs w:val="24"/>
        </w:rPr>
        <w:t xml:space="preserve">, or </w:t>
      </w:r>
      <w:r w:rsidRPr="003E346B">
        <w:rPr>
          <w:b/>
          <w:bCs/>
          <w:sz w:val="24"/>
          <w:szCs w:val="24"/>
        </w:rPr>
        <w:t>VS Code</w:t>
      </w:r>
      <w:r w:rsidRPr="003E346B">
        <w:rPr>
          <w:sz w:val="24"/>
          <w:szCs w:val="24"/>
        </w:rPr>
        <w:t xml:space="preserve"> let you pause, step through, and inspect your code.</w:t>
      </w:r>
    </w:p>
    <w:p w:rsidRPr="003E346B" w:rsidR="003E346B" w:rsidP="00BD19CE" w:rsidRDefault="003E346B" w14:paraId="0E36DB47" w14:textId="77777777">
      <w:pPr>
        <w:numPr>
          <w:ilvl w:val="0"/>
          <w:numId w:val="0"/>
        </w:numPr>
        <w:spacing w:line="240" w:lineRule="auto"/>
        <w:ind w:left="720"/>
        <w:jc w:val="both"/>
        <w:rPr>
          <w:sz w:val="24"/>
          <w:szCs w:val="24"/>
        </w:rPr>
      </w:pPr>
      <w:r w:rsidRPr="003E346B">
        <w:rPr>
          <w:b/>
          <w:bCs/>
          <w:sz w:val="24"/>
          <w:szCs w:val="24"/>
        </w:rPr>
        <w:t>4. Fix one error at a time:</w:t>
      </w:r>
      <w:r w:rsidRPr="003E346B">
        <w:rPr>
          <w:sz w:val="24"/>
          <w:szCs w:val="24"/>
        </w:rPr>
        <w:t xml:space="preserve"> After each correction, recompile and test your program.</w:t>
      </w:r>
    </w:p>
    <w:p w:rsidRPr="003E346B" w:rsidR="003E346B" w:rsidP="00BD19CE" w:rsidRDefault="003E346B" w14:paraId="6986E092" w14:textId="77777777">
      <w:pPr>
        <w:numPr>
          <w:ilvl w:val="0"/>
          <w:numId w:val="0"/>
        </w:numPr>
        <w:spacing w:line="240" w:lineRule="auto"/>
        <w:ind w:left="720"/>
        <w:jc w:val="both"/>
        <w:rPr>
          <w:sz w:val="24"/>
          <w:szCs w:val="24"/>
        </w:rPr>
      </w:pPr>
      <w:r w:rsidRPr="003E346B">
        <w:rPr>
          <w:b/>
          <w:bCs/>
          <w:sz w:val="24"/>
          <w:szCs w:val="24"/>
        </w:rPr>
        <w:t>5. Stay calm and patient:</w:t>
      </w:r>
      <w:r w:rsidRPr="003E346B">
        <w:rPr>
          <w:sz w:val="24"/>
          <w:szCs w:val="24"/>
        </w:rPr>
        <w:t xml:space="preserve"> Debugging is an essential part of programming—it improves your understanding of how code works.</w:t>
      </w:r>
    </w:p>
    <w:p w:rsidR="00F6450E" w:rsidP="002A612A" w:rsidRDefault="00BB675D" w14:paraId="00FDB5C9" w14:textId="19450194">
      <w:pPr>
        <w:numPr>
          <w:ilvl w:val="0"/>
          <w:numId w:val="0"/>
        </w:numPr>
        <w:spacing w:line="240" w:lineRule="auto"/>
        <w:jc w:val="both"/>
        <w:rPr>
          <w:sz w:val="24"/>
          <w:szCs w:val="24"/>
          <w:lang w:val="en-US"/>
        </w:rPr>
      </w:pPr>
      <w:r>
        <w:rPr>
          <w:sz w:val="24"/>
          <w:szCs w:val="24"/>
          <w:lang w:val="en-US"/>
        </w:rPr>
        <w:t xml:space="preserve">Video Link: </w:t>
      </w:r>
      <w:hyperlink w:tgtFrame="_blank" w:history="1" r:id="rId11">
        <w:r w:rsidRPr="002300F3" w:rsidR="002300F3">
          <w:rPr>
            <w:rStyle w:val="Hyperlink"/>
            <w:b/>
            <w:bCs/>
            <w:sz w:val="24"/>
            <w:szCs w:val="24"/>
            <w:lang w:val="en-US"/>
          </w:rPr>
          <w:t>https://youtu.be/zBF1M8dTftk?si=8euBaL7lM9I0QLfd</w:t>
        </w:r>
      </w:hyperlink>
    </w:p>
    <w:p w:rsidRPr="00C21A56" w:rsidR="00C21A56" w:rsidP="00C21A56" w:rsidRDefault="00C21A56" w14:paraId="14510EFA" w14:textId="3C150FA7">
      <w:pPr>
        <w:numPr>
          <w:ilvl w:val="0"/>
          <w:numId w:val="0"/>
        </w:numPr>
        <w:spacing w:line="240" w:lineRule="auto"/>
        <w:jc w:val="both"/>
        <w:rPr>
          <w:sz w:val="24"/>
          <w:szCs w:val="24"/>
          <w:lang w:val="en-US"/>
        </w:rPr>
      </w:pPr>
      <w:hyperlink w:history="1" r:id="rId12">
        <w:r w:rsidRPr="00FF62EB">
          <w:rPr>
            <w:rStyle w:val="Hyperlink"/>
            <w:b/>
            <w:bCs/>
            <w:sz w:val="24"/>
            <w:szCs w:val="24"/>
            <w:lang w:val="en-US"/>
          </w:rPr>
          <w:br/>
        </w:r>
        <w:r w:rsidRPr="00FF62EB">
          <w:rPr>
            <w:rStyle w:val="Hyperlink"/>
            <w:b/>
            <w:bCs/>
            <w:sz w:val="24"/>
            <w:szCs w:val="24"/>
            <w:lang w:val="en-US"/>
          </w:rPr>
          <w:t>https://youtu.be/IeUZZoZE3sU?si=rKwaFWbXtCwNcu_h</w:t>
        </w:r>
      </w:hyperlink>
    </w:p>
    <w:p w:rsidRPr="00BF2D4D" w:rsidR="002300F3" w:rsidP="00C21A56" w:rsidRDefault="00C21A56" w14:paraId="2EFE0092" w14:textId="04B8385C">
      <w:pPr>
        <w:numPr>
          <w:ilvl w:val="0"/>
          <w:numId w:val="0"/>
        </w:numPr>
        <w:spacing w:line="240" w:lineRule="auto"/>
        <w:jc w:val="both"/>
        <w:rPr>
          <w:sz w:val="24"/>
          <w:szCs w:val="24"/>
          <w:lang w:val="en-US"/>
        </w:rPr>
      </w:pPr>
      <w:r w:rsidRPr="00C21A56">
        <w:rPr>
          <w:sz w:val="24"/>
          <w:szCs w:val="24"/>
          <w:lang w:val="en-US"/>
        </w:rPr>
        <w:t>(Debugging)</w:t>
      </w:r>
    </w:p>
    <w:p w:rsidR="00CF32A2" w:rsidP="00623EE5" w:rsidRDefault="00D002F5" w14:paraId="08044B7B" w14:textId="4E23B123">
      <w:pPr>
        <w:pStyle w:val="ListParagraph"/>
        <w:numPr>
          <w:ilvl w:val="0"/>
          <w:numId w:val="7"/>
        </w:numPr>
        <w:spacing w:line="240" w:lineRule="auto"/>
        <w:jc w:val="both"/>
        <w:rPr>
          <w:b/>
          <w:bCs/>
          <w:sz w:val="24"/>
          <w:szCs w:val="24"/>
          <w:lang w:val="en-US"/>
        </w:rPr>
      </w:pPr>
      <w:r>
        <w:rPr>
          <w:b/>
          <w:bCs/>
          <w:sz w:val="24"/>
          <w:szCs w:val="24"/>
          <w:lang w:val="en-US"/>
        </w:rPr>
        <w:t>E</w:t>
      </w:r>
      <w:r w:rsidR="00DF75FA">
        <w:rPr>
          <w:b/>
          <w:bCs/>
          <w:sz w:val="24"/>
          <w:szCs w:val="24"/>
          <w:lang w:val="en-US"/>
        </w:rPr>
        <w:t>xp</w:t>
      </w:r>
      <w:r w:rsidR="0039037A">
        <w:rPr>
          <w:b/>
          <w:bCs/>
          <w:sz w:val="24"/>
          <w:szCs w:val="24"/>
          <w:lang w:val="en-US"/>
        </w:rPr>
        <w:t>ress</w:t>
      </w:r>
      <w:r w:rsidR="005568F1">
        <w:rPr>
          <w:b/>
          <w:bCs/>
          <w:sz w:val="24"/>
          <w:szCs w:val="24"/>
          <w:lang w:val="en-US"/>
        </w:rPr>
        <w:t>ion</w:t>
      </w:r>
      <w:r w:rsidR="003A2036">
        <w:rPr>
          <w:b/>
          <w:bCs/>
          <w:sz w:val="24"/>
          <w:szCs w:val="24"/>
          <w:lang w:val="en-US"/>
        </w:rPr>
        <w:t>s,</w:t>
      </w:r>
      <w:r w:rsidR="00A041AD">
        <w:rPr>
          <w:b/>
          <w:bCs/>
          <w:sz w:val="24"/>
          <w:szCs w:val="24"/>
          <w:lang w:val="en-US"/>
        </w:rPr>
        <w:t xml:space="preserve"> </w:t>
      </w:r>
      <w:r w:rsidR="00E66C8E">
        <w:rPr>
          <w:b/>
          <w:bCs/>
          <w:sz w:val="24"/>
          <w:szCs w:val="24"/>
          <w:lang w:val="en-US"/>
        </w:rPr>
        <w:t>State</w:t>
      </w:r>
      <w:r w:rsidR="00A81583">
        <w:rPr>
          <w:b/>
          <w:bCs/>
          <w:sz w:val="24"/>
          <w:szCs w:val="24"/>
          <w:lang w:val="en-US"/>
        </w:rPr>
        <w:t>ments</w:t>
      </w:r>
      <w:r w:rsidR="0073759F">
        <w:rPr>
          <w:b/>
          <w:bCs/>
          <w:sz w:val="24"/>
          <w:szCs w:val="24"/>
          <w:lang w:val="en-US"/>
        </w:rPr>
        <w:t>, and</w:t>
      </w:r>
      <w:r w:rsidR="00E1435C">
        <w:rPr>
          <w:b/>
          <w:bCs/>
          <w:sz w:val="24"/>
          <w:szCs w:val="24"/>
          <w:lang w:val="en-US"/>
        </w:rPr>
        <w:t xml:space="preserve"> </w:t>
      </w:r>
      <w:r w:rsidR="00712473">
        <w:rPr>
          <w:b/>
          <w:bCs/>
          <w:sz w:val="24"/>
          <w:szCs w:val="24"/>
          <w:lang w:val="en-US"/>
        </w:rPr>
        <w:t>Control</w:t>
      </w:r>
      <w:r w:rsidR="002452C2">
        <w:rPr>
          <w:b/>
          <w:bCs/>
          <w:sz w:val="24"/>
          <w:szCs w:val="24"/>
          <w:lang w:val="en-US"/>
        </w:rPr>
        <w:t>-</w:t>
      </w:r>
      <w:r w:rsidR="00BC4897">
        <w:rPr>
          <w:b/>
          <w:bCs/>
          <w:sz w:val="24"/>
          <w:szCs w:val="24"/>
          <w:lang w:val="en-US"/>
        </w:rPr>
        <w:t>Fl</w:t>
      </w:r>
      <w:r w:rsidR="009001AA">
        <w:rPr>
          <w:b/>
          <w:bCs/>
          <w:sz w:val="24"/>
          <w:szCs w:val="24"/>
          <w:lang w:val="en-US"/>
        </w:rPr>
        <w:t>ow</w:t>
      </w:r>
      <w:r w:rsidR="000D1F0B">
        <w:rPr>
          <w:b/>
          <w:bCs/>
          <w:sz w:val="24"/>
          <w:szCs w:val="24"/>
          <w:lang w:val="en-US"/>
        </w:rPr>
        <w:t xml:space="preserve"> M</w:t>
      </w:r>
      <w:r w:rsidR="00046C23">
        <w:rPr>
          <w:b/>
          <w:bCs/>
          <w:sz w:val="24"/>
          <w:szCs w:val="24"/>
          <w:lang w:val="en-US"/>
        </w:rPr>
        <w:t>echa</w:t>
      </w:r>
      <w:r w:rsidR="009B1AD0">
        <w:rPr>
          <w:b/>
          <w:bCs/>
          <w:sz w:val="24"/>
          <w:szCs w:val="24"/>
          <w:lang w:val="en-US"/>
        </w:rPr>
        <w:t>ni</w:t>
      </w:r>
      <w:r w:rsidR="00902BC4">
        <w:rPr>
          <w:b/>
          <w:bCs/>
          <w:sz w:val="24"/>
          <w:szCs w:val="24"/>
          <w:lang w:val="en-US"/>
        </w:rPr>
        <w:t>sm</w:t>
      </w:r>
      <w:r w:rsidR="004C652D">
        <w:rPr>
          <w:b/>
          <w:bCs/>
          <w:sz w:val="24"/>
          <w:szCs w:val="24"/>
          <w:lang w:val="en-US"/>
        </w:rPr>
        <w:t>s</w:t>
      </w:r>
    </w:p>
    <w:p w:rsidRPr="00DB5DFC" w:rsidR="00DB5DFC" w:rsidP="00DB5DFC" w:rsidRDefault="00DB5DFC" w14:paraId="4ABEDD72" w14:textId="77777777">
      <w:pPr>
        <w:numPr>
          <w:ilvl w:val="0"/>
          <w:numId w:val="0"/>
        </w:numPr>
        <w:spacing w:before="100" w:beforeAutospacing="1" w:after="100" w:afterAutospacing="1" w:line="240" w:lineRule="auto"/>
        <w:ind w:left="360"/>
        <w:rPr>
          <w:rFonts w:eastAsia="Times New Roman" w:cs="Calibri"/>
          <w:kern w:val="0"/>
          <w:sz w:val="24"/>
          <w:szCs w:val="24"/>
          <w:lang w:val="en-US"/>
          <w14:ligatures w14:val="none"/>
        </w:rPr>
      </w:pPr>
      <w:r w:rsidRPr="00DB5DFC">
        <w:rPr>
          <w:rFonts w:eastAsia="Times New Roman" w:cs="Calibri"/>
          <w:kern w:val="0"/>
          <w:sz w:val="24"/>
          <w:szCs w:val="24"/>
          <w:lang w:val="en-US"/>
          <w14:ligatures w14:val="none"/>
        </w:rPr>
        <w:t xml:space="preserve">In Java programming, understanding </w:t>
      </w:r>
      <w:r w:rsidRPr="00DB5DFC">
        <w:rPr>
          <w:rFonts w:eastAsia="Times New Roman" w:cs="Calibri"/>
          <w:b/>
          <w:bCs/>
          <w:kern w:val="0"/>
          <w:sz w:val="24"/>
          <w:szCs w:val="24"/>
          <w:lang w:val="en-US"/>
          <w14:ligatures w14:val="none"/>
        </w:rPr>
        <w:t>expressions</w:t>
      </w:r>
      <w:r w:rsidRPr="00DB5DFC">
        <w:rPr>
          <w:rFonts w:eastAsia="Times New Roman" w:cs="Calibri"/>
          <w:kern w:val="0"/>
          <w:sz w:val="24"/>
          <w:szCs w:val="24"/>
          <w:lang w:val="en-US"/>
          <w14:ligatures w14:val="none"/>
        </w:rPr>
        <w:t xml:space="preserve">, </w:t>
      </w:r>
      <w:r w:rsidRPr="00DB5DFC">
        <w:rPr>
          <w:rFonts w:eastAsia="Times New Roman" w:cs="Calibri"/>
          <w:b/>
          <w:bCs/>
          <w:kern w:val="0"/>
          <w:sz w:val="24"/>
          <w:szCs w:val="24"/>
          <w:lang w:val="en-US"/>
          <w14:ligatures w14:val="none"/>
        </w:rPr>
        <w:t>statements</w:t>
      </w:r>
      <w:r w:rsidRPr="00DB5DFC">
        <w:rPr>
          <w:rFonts w:eastAsia="Times New Roman" w:cs="Calibri"/>
          <w:kern w:val="0"/>
          <w:sz w:val="24"/>
          <w:szCs w:val="24"/>
          <w:lang w:val="en-US"/>
          <w14:ligatures w14:val="none"/>
        </w:rPr>
        <w:t xml:space="preserve">, and </w:t>
      </w:r>
      <w:r w:rsidRPr="00DB5DFC">
        <w:rPr>
          <w:rFonts w:eastAsia="Times New Roman" w:cs="Calibri"/>
          <w:b/>
          <w:bCs/>
          <w:kern w:val="0"/>
          <w:sz w:val="24"/>
          <w:szCs w:val="24"/>
          <w:lang w:val="en-US"/>
          <w14:ligatures w14:val="none"/>
        </w:rPr>
        <w:t>control-flow mechanisms</w:t>
      </w:r>
      <w:r w:rsidRPr="00DB5DFC">
        <w:rPr>
          <w:rFonts w:eastAsia="Times New Roman" w:cs="Calibri"/>
          <w:kern w:val="0"/>
          <w:sz w:val="24"/>
          <w:szCs w:val="24"/>
          <w:lang w:val="en-US"/>
          <w14:ligatures w14:val="none"/>
        </w:rPr>
        <w:t xml:space="preserve"> is essential for writing logical and efficient programs. These concepts form the backbone of how instructions are executed, how decisions are made, and how repetitive tasks are handled within a program.</w:t>
      </w:r>
    </w:p>
    <w:p w:rsidR="00406AF9" w:rsidP="00B953DF" w:rsidRDefault="009B0530" w14:paraId="0B2A1790" w14:textId="0ED8CFBE">
      <w:pPr>
        <w:numPr>
          <w:ilvl w:val="0"/>
          <w:numId w:val="0"/>
        </w:numPr>
        <w:spacing w:line="240" w:lineRule="auto"/>
        <w:ind w:left="360"/>
        <w:jc w:val="both"/>
        <w:rPr>
          <w:b/>
          <w:bCs/>
          <w:color w:val="EE0000"/>
          <w:sz w:val="24"/>
          <w:szCs w:val="24"/>
          <w:lang w:val="en-US"/>
        </w:rPr>
      </w:pPr>
      <w:r w:rsidRPr="009B0530">
        <w:rPr>
          <w:b/>
          <w:bCs/>
          <w:color w:val="EE0000"/>
          <w:sz w:val="24"/>
          <w:szCs w:val="24"/>
          <w:lang w:val="en-US"/>
        </w:rPr>
        <w:t>EXPRESSIONS</w:t>
      </w:r>
    </w:p>
    <w:p w:rsidRPr="00C43DC1" w:rsidR="00C43DC1" w:rsidP="00623EE5" w:rsidRDefault="00C43DC1" w14:paraId="1D6303A1" w14:textId="77777777">
      <w:pPr>
        <w:pStyle w:val="ListParagraph"/>
        <w:numPr>
          <w:ilvl w:val="0"/>
          <w:numId w:val="8"/>
        </w:numPr>
        <w:spacing w:line="240" w:lineRule="auto"/>
        <w:rPr>
          <w:sz w:val="24"/>
          <w:szCs w:val="24"/>
          <w:lang w:val="en-US"/>
        </w:rPr>
      </w:pPr>
      <w:r w:rsidRPr="00C43DC1">
        <w:rPr>
          <w:sz w:val="24"/>
          <w:szCs w:val="24"/>
        </w:rPr>
        <w:t>An expression is a combination of variables, operators, and values that are evaluated to produce a result.</w:t>
      </w:r>
    </w:p>
    <w:p w:rsidRPr="00C43DC1" w:rsidR="009B0530" w:rsidP="00623EE5" w:rsidRDefault="00C43DC1" w14:paraId="09F0C2B6" w14:textId="53311798">
      <w:pPr>
        <w:pStyle w:val="ListParagraph"/>
        <w:numPr>
          <w:ilvl w:val="0"/>
          <w:numId w:val="8"/>
        </w:numPr>
        <w:spacing w:line="240" w:lineRule="auto"/>
        <w:rPr>
          <w:sz w:val="24"/>
          <w:szCs w:val="24"/>
          <w:lang w:val="en-US"/>
        </w:rPr>
      </w:pPr>
      <w:r w:rsidRPr="00C43DC1">
        <w:rPr>
          <w:sz w:val="24"/>
          <w:szCs w:val="24"/>
        </w:rPr>
        <w:t>It can be as simple as a single variable or as complex as a mathematical equation.</w:t>
      </w:r>
    </w:p>
    <w:p w:rsidR="00C43DC1" w:rsidP="00A66CEA" w:rsidRDefault="00A66CEA" w14:paraId="589C4E9B" w14:textId="48C79A72">
      <w:pPr>
        <w:numPr>
          <w:ilvl w:val="0"/>
          <w:numId w:val="0"/>
        </w:numPr>
        <w:spacing w:line="240" w:lineRule="auto"/>
        <w:ind w:left="360"/>
        <w:rPr>
          <w:sz w:val="24"/>
          <w:szCs w:val="24"/>
          <w:lang w:val="en-US"/>
        </w:rPr>
      </w:pPr>
      <w:r>
        <w:rPr>
          <w:sz w:val="24"/>
          <w:szCs w:val="24"/>
          <w:lang w:val="en-US"/>
        </w:rPr>
        <w:t>Example</w:t>
      </w:r>
      <w:r w:rsidR="0074395F">
        <w:rPr>
          <w:sz w:val="24"/>
          <w:szCs w:val="24"/>
          <w:lang w:val="en-US"/>
        </w:rPr>
        <w:t>:</w:t>
      </w:r>
    </w:p>
    <w:p w:rsidR="0074395F" w:rsidP="00A66CEA" w:rsidRDefault="0074395F" w14:paraId="3828F880" w14:textId="31E6406E">
      <w:pPr>
        <w:numPr>
          <w:ilvl w:val="0"/>
          <w:numId w:val="0"/>
        </w:numPr>
        <w:spacing w:line="240" w:lineRule="auto"/>
        <w:ind w:left="360"/>
        <w:rPr>
          <w:sz w:val="24"/>
          <w:szCs w:val="24"/>
          <w:lang w:val="en-US"/>
        </w:rPr>
      </w:pPr>
      <w:r>
        <w:rPr>
          <w:noProof/>
          <w:sz w:val="24"/>
          <w:szCs w:val="24"/>
          <w:lang w:val="en-US"/>
        </w:rPr>
        <mc:AlternateContent>
          <mc:Choice Requires="wps">
            <w:drawing>
              <wp:anchor distT="0" distB="0" distL="114300" distR="114300" simplePos="0" relativeHeight="251658240" behindDoc="0" locked="0" layoutInCell="1" allowOverlap="1" wp14:anchorId="69429666" wp14:editId="2963DC06">
                <wp:simplePos x="0" y="0"/>
                <wp:positionH relativeFrom="column">
                  <wp:posOffset>224287</wp:posOffset>
                </wp:positionH>
                <wp:positionV relativeFrom="paragraph">
                  <wp:posOffset>16822</wp:posOffset>
                </wp:positionV>
                <wp:extent cx="5762445" cy="1302588"/>
                <wp:effectExtent l="0" t="0" r="10160" b="12065"/>
                <wp:wrapNone/>
                <wp:docPr id="934416325" name="Text Box 7">
                  <a:extLst xmlns:a="http://schemas.openxmlformats.org/drawingml/2006/main">
                    <a:ext uri="{FF2B5EF4-FFF2-40B4-BE49-F238E27FC236}">
                      <a16:creationId xmlns:a16="http://schemas.microsoft.com/office/drawing/2014/main" id="{B60864D2-CE04-4B52-BC22-42F4D80CF7AD}"/>
                    </a:ext>
                  </a:extLst>
                </wp:docPr>
                <wp:cNvGraphicFramePr/>
                <a:graphic xmlns:a="http://schemas.openxmlformats.org/drawingml/2006/main">
                  <a:graphicData uri="http://schemas.microsoft.com/office/word/2010/wordprocessingShape">
                    <wps:wsp>
                      <wps:cNvSpPr txBox="1"/>
                      <wps:spPr>
                        <a:xfrm>
                          <a:off x="0" y="0"/>
                          <a:ext cx="5762445" cy="1302588"/>
                        </a:xfrm>
                        <a:prstGeom prst="rect">
                          <a:avLst/>
                        </a:prstGeom>
                        <a:solidFill>
                          <a:schemeClr val="tx1"/>
                        </a:solidFill>
                        <a:ln w="6350">
                          <a:solidFill>
                            <a:prstClr val="black"/>
                          </a:solidFill>
                        </a:ln>
                      </wps:spPr>
                      <wps:txbx>
                        <w:txbxContent>
                          <w:p w:rsidR="0074395F" w:rsidRDefault="00E50BC5" w14:paraId="5ADAD2F4" w14:textId="09B81039">
                            <w:pPr>
                              <w:ind w:left="0"/>
                            </w:pPr>
                            <w:r>
                              <w:t>j</w:t>
                            </w:r>
                            <w:r w:rsidR="0074395F">
                              <w:t>ava</w:t>
                            </w:r>
                          </w:p>
                          <w:p w:rsidR="0074395F" w:rsidP="001E4152" w:rsidRDefault="0074395F" w14:paraId="028546C7" w14:textId="77777777">
                            <w:pPr>
                              <w:numPr>
                                <w:ilvl w:val="0"/>
                                <w:numId w:val="0"/>
                              </w:numPr>
                            </w:pPr>
                          </w:p>
                          <w:p w:rsidR="001E4152" w:rsidP="001E4152" w:rsidRDefault="001E4152" w14:paraId="0DD0CA96" w14:textId="1BA422B8">
                            <w:pPr>
                              <w:numPr>
                                <w:ilvl w:val="0"/>
                                <w:numId w:val="0"/>
                              </w:numPr>
                            </w:pPr>
                            <w:r>
                              <w:t xml:space="preserve">     </w:t>
                            </w:r>
                            <w:r w:rsidRPr="00711AAF">
                              <w:rPr>
                                <w:color w:val="D86DCB" w:themeColor="accent5" w:themeTint="99"/>
                              </w:rPr>
                              <w:t xml:space="preserve">int sum </w:t>
                            </w:r>
                            <w:r>
                              <w:t>= a + b;</w:t>
                            </w:r>
                          </w:p>
                          <w:p w:rsidR="001E4152" w:rsidP="001E4152" w:rsidRDefault="001E4152" w14:paraId="36390BDF" w14:textId="4A3EBDA2">
                            <w:pPr>
                              <w:numPr>
                                <w:ilvl w:val="0"/>
                                <w:numId w:val="0"/>
                              </w:numPr>
                            </w:pPr>
                            <w:r>
                              <w:t xml:space="preserve">     </w:t>
                            </w:r>
                            <w:r w:rsidRPr="00711AAF">
                              <w:rPr>
                                <w:color w:val="D86DCB" w:themeColor="accent5" w:themeTint="99"/>
                              </w:rPr>
                              <w:t xml:space="preserve">Boolean </w:t>
                            </w:r>
                            <w:proofErr w:type="spellStart"/>
                            <w:r w:rsidRPr="00711AAF">
                              <w:rPr>
                                <w:color w:val="D86DCB" w:themeColor="accent5" w:themeTint="99"/>
                              </w:rPr>
                              <w:t>isA</w:t>
                            </w:r>
                            <w:r w:rsidRPr="00711AAF" w:rsidR="001544CB">
                              <w:rPr>
                                <w:color w:val="D86DCB" w:themeColor="accent5" w:themeTint="99"/>
                              </w:rPr>
                              <w:t>dult</w:t>
                            </w:r>
                            <w:proofErr w:type="spellEnd"/>
                            <w:r w:rsidR="001544CB">
                              <w:t xml:space="preserve"> =</w:t>
                            </w:r>
                            <w:r w:rsidR="00711AAF">
                              <w:t xml:space="preserve"> age &gt;= </w:t>
                            </w:r>
                            <w:r w:rsidRPr="00711AAF" w:rsidR="00711AAF">
                              <w:rPr>
                                <w:color w:val="D86DCB" w:themeColor="accent5" w:themeTint="99"/>
                              </w:rPr>
                              <w:t>18</w:t>
                            </w:r>
                            <w:r w:rsidR="00711AAF">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D08BEFF">
              <v:shape id="Text Box 7" style="position:absolute;left:0;text-align:left;margin-left:17.65pt;margin-top:1.3pt;width:453.75pt;height:102.5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0"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" w14:anchorId="69429666">
                <v:textbox>
                  <w:txbxContent>
                    <w:p w:rsidR="0074395F" w:rsidRDefault="00E50BC5" w14:paraId="3BFC3804" w14:textId="09B81039">
                      <w:pPr>
                        <w:ind w:left="0"/>
                      </w:pPr>
                      <w:r>
                        <w:t>j</w:t>
                      </w:r>
                      <w:r w:rsidR="0074395F">
                        <w:t>ava</w:t>
                      </w:r>
                    </w:p>
                    <w:p w:rsidR="0074395F" w:rsidP="001E4152" w:rsidRDefault="0074395F" w14:paraId="672A6659" w14:textId="77777777">
                      <w:pPr>
                        <w:numPr>
                          <w:ilvl w:val="0"/>
                          <w:numId w:val="0"/>
                        </w:numPr>
                      </w:pPr>
                    </w:p>
                    <w:p w:rsidR="001E4152" w:rsidP="001E4152" w:rsidRDefault="001E4152" w14:paraId="238A270D" w14:textId="1BA422B8">
                      <w:pPr>
                        <w:numPr>
                          <w:ilvl w:val="0"/>
                          <w:numId w:val="0"/>
                        </w:numPr>
                      </w:pPr>
                      <w:r>
                        <w:t xml:space="preserve">     </w:t>
                      </w:r>
                      <w:r w:rsidRPr="00711AAF">
                        <w:rPr>
                          <w:color w:val="D86DCB" w:themeColor="accent5" w:themeTint="99"/>
                        </w:rPr>
                        <w:t xml:space="preserve">int sum </w:t>
                      </w:r>
                      <w:r>
                        <w:t>= a + b;</w:t>
                      </w:r>
                    </w:p>
                    <w:p w:rsidR="001E4152" w:rsidP="001E4152" w:rsidRDefault="001E4152" w14:paraId="2C38F0E2" w14:textId="4A3EBDA2">
                      <w:pPr>
                        <w:numPr>
                          <w:ilvl w:val="0"/>
                          <w:numId w:val="0"/>
                        </w:numPr>
                      </w:pPr>
                      <w:r>
                        <w:t xml:space="preserve">     </w:t>
                      </w:r>
                      <w:r w:rsidRPr="00711AAF">
                        <w:rPr>
                          <w:color w:val="D86DCB" w:themeColor="accent5" w:themeTint="99"/>
                        </w:rPr>
                        <w:t xml:space="preserve">Boolean </w:t>
                      </w:r>
                      <w:proofErr w:type="spellStart"/>
                      <w:r w:rsidRPr="00711AAF">
                        <w:rPr>
                          <w:color w:val="D86DCB" w:themeColor="accent5" w:themeTint="99"/>
                        </w:rPr>
                        <w:t>isA</w:t>
                      </w:r>
                      <w:r w:rsidRPr="00711AAF" w:rsidR="001544CB">
                        <w:rPr>
                          <w:color w:val="D86DCB" w:themeColor="accent5" w:themeTint="99"/>
                        </w:rPr>
                        <w:t>dult</w:t>
                      </w:r>
                      <w:proofErr w:type="spellEnd"/>
                      <w:r w:rsidR="001544CB">
                        <w:t xml:space="preserve"> =</w:t>
                      </w:r>
                      <w:r w:rsidR="00711AAF">
                        <w:t xml:space="preserve"> age &gt;= </w:t>
                      </w:r>
                      <w:r w:rsidRPr="00711AAF" w:rsidR="00711AAF">
                        <w:rPr>
                          <w:color w:val="D86DCB" w:themeColor="accent5" w:themeTint="99"/>
                        </w:rPr>
                        <w:t>18</w:t>
                      </w:r>
                      <w:r w:rsidR="00711AAF">
                        <w:t>;</w:t>
                      </w:r>
                    </w:p>
                  </w:txbxContent>
                </v:textbox>
              </v:shape>
            </w:pict>
          </mc:Fallback>
        </mc:AlternateContent>
      </w:r>
    </w:p>
    <w:p w:rsidR="0074395F" w:rsidP="00A66CEA" w:rsidRDefault="0074395F" w14:paraId="526EB133" w14:textId="77777777">
      <w:pPr>
        <w:numPr>
          <w:ilvl w:val="0"/>
          <w:numId w:val="0"/>
        </w:numPr>
        <w:spacing w:line="240" w:lineRule="auto"/>
        <w:ind w:left="360"/>
        <w:rPr>
          <w:sz w:val="24"/>
          <w:szCs w:val="24"/>
          <w:lang w:val="en-US"/>
        </w:rPr>
      </w:pPr>
    </w:p>
    <w:p w:rsidR="0074395F" w:rsidP="00A66CEA" w:rsidRDefault="0074395F" w14:paraId="7F51EA3C" w14:textId="77777777">
      <w:pPr>
        <w:numPr>
          <w:ilvl w:val="0"/>
          <w:numId w:val="0"/>
        </w:numPr>
        <w:spacing w:line="240" w:lineRule="auto"/>
        <w:ind w:left="360"/>
        <w:rPr>
          <w:sz w:val="24"/>
          <w:szCs w:val="24"/>
          <w:lang w:val="en-US"/>
        </w:rPr>
      </w:pPr>
    </w:p>
    <w:p w:rsidR="0074395F" w:rsidP="00A66CEA" w:rsidRDefault="0074395F" w14:paraId="3E40C132" w14:textId="77777777">
      <w:pPr>
        <w:numPr>
          <w:ilvl w:val="0"/>
          <w:numId w:val="0"/>
        </w:numPr>
        <w:spacing w:line="240" w:lineRule="auto"/>
        <w:ind w:left="360"/>
        <w:rPr>
          <w:sz w:val="24"/>
          <w:szCs w:val="24"/>
          <w:lang w:val="en-US"/>
        </w:rPr>
      </w:pPr>
    </w:p>
    <w:p w:rsidR="0074395F" w:rsidP="00A66CEA" w:rsidRDefault="0074395F" w14:paraId="217FBF72" w14:textId="77777777">
      <w:pPr>
        <w:numPr>
          <w:ilvl w:val="0"/>
          <w:numId w:val="0"/>
        </w:numPr>
        <w:spacing w:line="240" w:lineRule="auto"/>
        <w:ind w:left="360"/>
        <w:rPr>
          <w:sz w:val="24"/>
          <w:szCs w:val="24"/>
          <w:lang w:val="en-US"/>
        </w:rPr>
      </w:pPr>
    </w:p>
    <w:p w:rsidR="00711AAF" w:rsidP="00A66CEA" w:rsidRDefault="00CA2611" w14:paraId="6B3A7CCB" w14:textId="2BB4F6B4">
      <w:pPr>
        <w:numPr>
          <w:ilvl w:val="0"/>
          <w:numId w:val="0"/>
        </w:numPr>
        <w:spacing w:line="240" w:lineRule="auto"/>
        <w:ind w:left="360"/>
        <w:rPr>
          <w:sz w:val="24"/>
          <w:szCs w:val="24"/>
          <w:lang w:val="en-US"/>
        </w:rPr>
      </w:pPr>
      <w:r>
        <w:rPr>
          <w:sz w:val="24"/>
          <w:szCs w:val="24"/>
          <w:lang w:val="en-US"/>
        </w:rPr>
        <w:t>Explanation:</w:t>
      </w:r>
    </w:p>
    <w:p w:rsidRPr="00945161" w:rsidR="00945161" w:rsidP="00623EE5" w:rsidRDefault="00945161" w14:paraId="372E158B" w14:textId="5FA29A04">
      <w:pPr>
        <w:numPr>
          <w:ilvl w:val="0"/>
          <w:numId w:val="4"/>
        </w:numPr>
        <w:spacing w:before="100" w:beforeAutospacing="1" w:after="100" w:afterAutospacing="1" w:line="240" w:lineRule="auto"/>
        <w:rPr>
          <w:rFonts w:eastAsia="Times New Roman" w:cs="Times New Roman"/>
          <w:kern w:val="0"/>
          <w:sz w:val="24"/>
          <w:szCs w:val="24"/>
          <w:lang w:val="en-US"/>
          <w14:ligatures w14:val="none"/>
        </w:rPr>
      </w:pPr>
      <w:r w:rsidRPr="00945161">
        <w:rPr>
          <w:rFonts w:eastAsia="Times New Roman" w:cs="Courier New"/>
          <w:kern w:val="0"/>
          <w:sz w:val="20"/>
          <w:szCs w:val="20"/>
          <w:lang w:val="en-US"/>
          <w14:ligatures w14:val="none"/>
        </w:rPr>
        <w:t>a + b</w:t>
      </w:r>
      <w:r w:rsidRPr="00945161">
        <w:rPr>
          <w:rFonts w:eastAsia="Times New Roman" w:cs="Times New Roman"/>
          <w:kern w:val="0"/>
          <w:sz w:val="24"/>
          <w:szCs w:val="24"/>
          <w:lang w:val="en-US"/>
          <w14:ligatures w14:val="none"/>
        </w:rPr>
        <w:t xml:space="preserve"> is an </w:t>
      </w:r>
      <w:r w:rsidRPr="00945161">
        <w:rPr>
          <w:rFonts w:eastAsia="Times New Roman" w:cs="Times New Roman"/>
          <w:b/>
          <w:bCs/>
          <w:kern w:val="0"/>
          <w:sz w:val="24"/>
          <w:szCs w:val="24"/>
          <w:lang w:val="en-US"/>
          <w14:ligatures w14:val="none"/>
        </w:rPr>
        <w:t>arithmetic expression</w:t>
      </w:r>
      <w:r w:rsidRPr="00945161">
        <w:rPr>
          <w:rFonts w:eastAsia="Times New Roman" w:cs="Times New Roman"/>
          <w:kern w:val="0"/>
          <w:sz w:val="24"/>
          <w:szCs w:val="24"/>
          <w:lang w:val="en-US"/>
          <w14:ligatures w14:val="none"/>
        </w:rPr>
        <w:t xml:space="preserve"> that adds two numbers.</w:t>
      </w:r>
    </w:p>
    <w:p w:rsidRPr="00945161" w:rsidR="00CA2611" w:rsidP="00623EE5" w:rsidRDefault="00945161" w14:paraId="533CBC84" w14:textId="08AAC2FC">
      <w:pPr>
        <w:numPr>
          <w:ilvl w:val="0"/>
          <w:numId w:val="4"/>
        </w:numPr>
        <w:spacing w:before="100" w:beforeAutospacing="1" w:after="100" w:afterAutospacing="1" w:line="240" w:lineRule="auto"/>
        <w:rPr>
          <w:rFonts w:eastAsia="Times New Roman" w:cs="Times New Roman"/>
          <w:kern w:val="0"/>
          <w:sz w:val="24"/>
          <w:szCs w:val="24"/>
          <w:lang w:val="en-US"/>
          <w14:ligatures w14:val="none"/>
        </w:rPr>
      </w:pPr>
      <w:r w:rsidRPr="00945161">
        <w:rPr>
          <w:rFonts w:eastAsia="Times New Roman" w:cs="Courier New"/>
          <w:kern w:val="0"/>
          <w:sz w:val="20"/>
          <w:szCs w:val="20"/>
          <w:lang w:val="en-US"/>
          <w14:ligatures w14:val="none"/>
        </w:rPr>
        <w:t>age &gt;= 18</w:t>
      </w:r>
      <w:r w:rsidRPr="00945161">
        <w:rPr>
          <w:rFonts w:eastAsia="Times New Roman" w:cs="Times New Roman"/>
          <w:kern w:val="0"/>
          <w:sz w:val="24"/>
          <w:szCs w:val="24"/>
          <w:lang w:val="en-US"/>
          <w14:ligatures w14:val="none"/>
        </w:rPr>
        <w:t xml:space="preserve"> is a </w:t>
      </w:r>
      <w:r w:rsidRPr="00945161">
        <w:rPr>
          <w:rFonts w:eastAsia="Times New Roman" w:cs="Times New Roman"/>
          <w:b/>
          <w:bCs/>
          <w:kern w:val="0"/>
          <w:sz w:val="24"/>
          <w:szCs w:val="24"/>
          <w:lang w:val="en-US"/>
          <w14:ligatures w14:val="none"/>
        </w:rPr>
        <w:t>relational expression</w:t>
      </w:r>
      <w:r w:rsidRPr="00945161">
        <w:rPr>
          <w:rFonts w:eastAsia="Times New Roman" w:cs="Times New Roman"/>
          <w:kern w:val="0"/>
          <w:sz w:val="24"/>
          <w:szCs w:val="24"/>
          <w:lang w:val="en-US"/>
          <w14:ligatures w14:val="none"/>
        </w:rPr>
        <w:t xml:space="preserve"> that checks a condition and returns </w:t>
      </w:r>
      <w:r w:rsidRPr="00945161">
        <w:rPr>
          <w:rFonts w:eastAsia="Times New Roman" w:cs="Courier New"/>
          <w:kern w:val="0"/>
          <w:sz w:val="20"/>
          <w:szCs w:val="20"/>
          <w:lang w:val="en-US"/>
          <w14:ligatures w14:val="none"/>
        </w:rPr>
        <w:t>true</w:t>
      </w:r>
      <w:r w:rsidRPr="00945161">
        <w:rPr>
          <w:rFonts w:eastAsia="Times New Roman" w:cs="Times New Roman"/>
          <w:kern w:val="0"/>
          <w:sz w:val="24"/>
          <w:szCs w:val="24"/>
          <w:lang w:val="en-US"/>
          <w14:ligatures w14:val="none"/>
        </w:rPr>
        <w:t xml:space="preserve"> or </w:t>
      </w:r>
      <w:r w:rsidRPr="00945161">
        <w:rPr>
          <w:rFonts w:eastAsia="Times New Roman" w:cs="Courier New"/>
          <w:kern w:val="0"/>
          <w:sz w:val="20"/>
          <w:szCs w:val="20"/>
          <w:lang w:val="en-US"/>
          <w14:ligatures w14:val="none"/>
        </w:rPr>
        <w:t>false</w:t>
      </w:r>
      <w:r w:rsidRPr="00945161">
        <w:rPr>
          <w:rFonts w:eastAsia="Times New Roman" w:cs="Times New Roman"/>
          <w:kern w:val="0"/>
          <w:sz w:val="24"/>
          <w:szCs w:val="24"/>
          <w:lang w:val="en-US"/>
          <w14:ligatures w14:val="none"/>
        </w:rPr>
        <w:t>.</w:t>
      </w:r>
    </w:p>
    <w:p w:rsidR="0074395F" w:rsidP="00A66CEA" w:rsidRDefault="00F24706" w14:paraId="04224067" w14:textId="52D98A38">
      <w:pPr>
        <w:numPr>
          <w:ilvl w:val="0"/>
          <w:numId w:val="0"/>
        </w:numPr>
        <w:spacing w:line="240" w:lineRule="auto"/>
        <w:ind w:left="360"/>
        <w:rPr>
          <w:b/>
          <w:bCs/>
          <w:sz w:val="24"/>
          <w:szCs w:val="24"/>
          <w:lang w:val="en-US"/>
        </w:rPr>
      </w:pPr>
      <w:r>
        <w:rPr>
          <w:b/>
          <w:bCs/>
          <w:sz w:val="24"/>
          <w:szCs w:val="24"/>
          <w:lang w:val="en-US"/>
        </w:rPr>
        <w:t>Types of Expressions:</w:t>
      </w:r>
    </w:p>
    <w:p w:rsidRPr="006D2121" w:rsidR="006D2121" w:rsidP="00623EE5" w:rsidRDefault="006D2121" w14:paraId="4C37161B" w14:textId="40B654A8">
      <w:pPr>
        <w:numPr>
          <w:ilvl w:val="0"/>
          <w:numId w:val="16"/>
        </w:numPr>
        <w:spacing w:before="100" w:beforeAutospacing="1" w:after="100" w:afterAutospacing="1" w:line="240" w:lineRule="auto"/>
        <w:rPr>
          <w:rFonts w:eastAsia="Times New Roman" w:cs="Times New Roman"/>
          <w:kern w:val="0"/>
          <w:sz w:val="24"/>
          <w:szCs w:val="24"/>
          <w14:ligatures w14:val="none"/>
        </w:rPr>
      </w:pPr>
      <w:r w:rsidRPr="788BF8CD">
        <w:rPr>
          <w:rFonts w:eastAsia="Times New Roman" w:cs="Times New Roman"/>
          <w:b/>
          <w:kern w:val="0"/>
          <w:sz w:val="24"/>
          <w:szCs w:val="24"/>
          <w14:ligatures w14:val="none"/>
        </w:rPr>
        <w:t>Arithmetic Expressions</w:t>
      </w:r>
      <w:r w:rsidRPr="788BF8CD">
        <w:rPr>
          <w:rFonts w:eastAsia="Times New Roman" w:cs="Times New Roman"/>
          <w:kern w:val="0"/>
          <w:sz w:val="24"/>
          <w:szCs w:val="24"/>
          <w14:ligatures w14:val="none"/>
        </w:rPr>
        <w:t xml:space="preserve"> – perform mathematical operations (</w:t>
      </w:r>
      <w:r w:rsidRPr="788BF8CD">
        <w:rPr>
          <w:rFonts w:eastAsia="Times New Roman" w:cs="Courier New"/>
          <w:kern w:val="0"/>
          <w:sz w:val="20"/>
          <w:szCs w:val="20"/>
          <w14:ligatures w14:val="none"/>
        </w:rPr>
        <w:t>+</w:t>
      </w:r>
      <w:r w:rsidRPr="788BF8CD">
        <w:rPr>
          <w:rFonts w:eastAsia="Times New Roman" w:cs="Times New Roman"/>
          <w:kern w:val="0"/>
          <w:sz w:val="24"/>
          <w:szCs w:val="24"/>
          <w14:ligatures w14:val="none"/>
        </w:rPr>
        <w:t xml:space="preserve">, </w:t>
      </w:r>
      <w:r w:rsidRPr="788BF8CD">
        <w:rPr>
          <w:rFonts w:eastAsia="Times New Roman" w:cs="Courier New"/>
          <w:kern w:val="0"/>
          <w:sz w:val="20"/>
          <w:szCs w:val="20"/>
          <w14:ligatures w14:val="none"/>
        </w:rPr>
        <w:t>-</w:t>
      </w:r>
      <w:r w:rsidRPr="788BF8CD">
        <w:rPr>
          <w:rFonts w:eastAsia="Times New Roman" w:cs="Times New Roman"/>
          <w:kern w:val="0"/>
          <w:sz w:val="24"/>
          <w:szCs w:val="24"/>
          <w14:ligatures w14:val="none"/>
        </w:rPr>
        <w:t xml:space="preserve">, </w:t>
      </w:r>
      <w:r w:rsidRPr="788BF8CD">
        <w:rPr>
          <w:rFonts w:eastAsia="Times New Roman" w:cs="Courier New"/>
          <w:kern w:val="0"/>
          <w:sz w:val="20"/>
          <w:szCs w:val="20"/>
          <w14:ligatures w14:val="none"/>
        </w:rPr>
        <w:t>*</w:t>
      </w:r>
      <w:r w:rsidRPr="788BF8CD">
        <w:rPr>
          <w:rFonts w:eastAsia="Times New Roman" w:cs="Times New Roman"/>
          <w:kern w:val="0"/>
          <w:sz w:val="24"/>
          <w:szCs w:val="24"/>
          <w14:ligatures w14:val="none"/>
        </w:rPr>
        <w:t xml:space="preserve">, </w:t>
      </w:r>
      <w:r w:rsidRPr="788BF8CD">
        <w:rPr>
          <w:rFonts w:eastAsia="Times New Roman" w:cs="Courier New"/>
          <w:kern w:val="0"/>
          <w:sz w:val="20"/>
          <w:szCs w:val="20"/>
          <w14:ligatures w14:val="none"/>
        </w:rPr>
        <w:t>/</w:t>
      </w:r>
      <w:r w:rsidRPr="788BF8CD">
        <w:rPr>
          <w:rFonts w:eastAsia="Times New Roman" w:cs="Times New Roman"/>
          <w:kern w:val="0"/>
          <w:sz w:val="24"/>
          <w:szCs w:val="24"/>
          <w14:ligatures w14:val="none"/>
        </w:rPr>
        <w:t xml:space="preserve">, </w:t>
      </w:r>
      <w:r w:rsidRPr="788BF8CD">
        <w:rPr>
          <w:rFonts w:eastAsia="Times New Roman" w:cs="Courier New"/>
          <w:kern w:val="0"/>
          <w:sz w:val="20"/>
          <w:szCs w:val="20"/>
          <w14:ligatures w14:val="none"/>
        </w:rPr>
        <w:t>%</w:t>
      </w:r>
      <w:r w:rsidRPr="788BF8CD">
        <w:rPr>
          <w:rFonts w:eastAsia="Times New Roman" w:cs="Times New Roman"/>
          <w:kern w:val="0"/>
          <w:sz w:val="24"/>
          <w:szCs w:val="24"/>
          <w14:ligatures w14:val="none"/>
        </w:rPr>
        <w:t>).</w:t>
      </w:r>
    </w:p>
    <w:p w:rsidRPr="006D2121" w:rsidR="006D2121" w:rsidP="00623EE5" w:rsidRDefault="006D2121" w14:paraId="7857E6A4" w14:textId="347D4129">
      <w:pPr>
        <w:numPr>
          <w:ilvl w:val="0"/>
          <w:numId w:val="16"/>
        </w:numPr>
        <w:spacing w:before="100" w:beforeAutospacing="1" w:after="100" w:afterAutospacing="1" w:line="240" w:lineRule="auto"/>
        <w:rPr>
          <w:rFonts w:eastAsia="Times New Roman" w:cs="Times New Roman"/>
          <w:kern w:val="0"/>
          <w:sz w:val="24"/>
          <w:szCs w:val="24"/>
          <w14:ligatures w14:val="none"/>
        </w:rPr>
      </w:pPr>
      <w:r w:rsidRPr="788BF8CD">
        <w:rPr>
          <w:rFonts w:eastAsia="Times New Roman" w:cs="Times New Roman"/>
          <w:b/>
          <w:kern w:val="0"/>
          <w:sz w:val="24"/>
          <w:szCs w:val="24"/>
          <w14:ligatures w14:val="none"/>
        </w:rPr>
        <w:t>Relational Expressions</w:t>
      </w:r>
      <w:r w:rsidRPr="788BF8CD">
        <w:rPr>
          <w:rFonts w:eastAsia="Times New Roman" w:cs="Times New Roman"/>
          <w:kern w:val="0"/>
          <w:sz w:val="24"/>
          <w:szCs w:val="24"/>
          <w14:ligatures w14:val="none"/>
        </w:rPr>
        <w:t xml:space="preserve"> – compare two values (</w:t>
      </w:r>
      <w:r w:rsidRPr="788BF8CD">
        <w:rPr>
          <w:rFonts w:eastAsia="Times New Roman" w:cs="Courier New"/>
          <w:kern w:val="0"/>
          <w:sz w:val="20"/>
          <w:szCs w:val="20"/>
          <w14:ligatures w14:val="none"/>
        </w:rPr>
        <w:t>&gt;</w:t>
      </w:r>
      <w:r w:rsidRPr="788BF8CD">
        <w:rPr>
          <w:rFonts w:eastAsia="Times New Roman" w:cs="Times New Roman"/>
          <w:kern w:val="0"/>
          <w:sz w:val="24"/>
          <w:szCs w:val="24"/>
          <w14:ligatures w14:val="none"/>
        </w:rPr>
        <w:t xml:space="preserve">, </w:t>
      </w:r>
      <w:r w:rsidRPr="788BF8CD">
        <w:rPr>
          <w:rFonts w:eastAsia="Times New Roman" w:cs="Courier New"/>
          <w:kern w:val="0"/>
          <w:sz w:val="20"/>
          <w:szCs w:val="20"/>
          <w14:ligatures w14:val="none"/>
        </w:rPr>
        <w:t>&lt;</w:t>
      </w:r>
      <w:r w:rsidRPr="788BF8CD">
        <w:rPr>
          <w:rFonts w:eastAsia="Times New Roman" w:cs="Times New Roman"/>
          <w:kern w:val="0"/>
          <w:sz w:val="24"/>
          <w:szCs w:val="24"/>
          <w14:ligatures w14:val="none"/>
        </w:rPr>
        <w:t xml:space="preserve">, </w:t>
      </w:r>
      <w:r w:rsidRPr="788BF8CD">
        <w:rPr>
          <w:rFonts w:eastAsia="Times New Roman" w:cs="Courier New"/>
          <w:kern w:val="0"/>
          <w:sz w:val="20"/>
          <w:szCs w:val="20"/>
          <w14:ligatures w14:val="none"/>
        </w:rPr>
        <w:t>==</w:t>
      </w:r>
      <w:proofErr w:type="gramStart"/>
      <w:r w:rsidRPr="788BF8CD">
        <w:rPr>
          <w:rFonts w:eastAsia="Times New Roman" w:cs="Times New Roman"/>
          <w:kern w:val="0"/>
          <w:sz w:val="24"/>
          <w:szCs w:val="24"/>
          <w14:ligatures w14:val="none"/>
        </w:rPr>
        <w:t xml:space="preserve">, </w:t>
      </w:r>
      <w:r w:rsidRPr="788BF8CD">
        <w:rPr>
          <w:rFonts w:eastAsia="Times New Roman" w:cs="Courier New"/>
          <w:kern w:val="0"/>
          <w:sz w:val="20"/>
          <w:szCs w:val="20"/>
          <w14:ligatures w14:val="none"/>
        </w:rPr>
        <w:t>!</w:t>
      </w:r>
      <w:proofErr w:type="gramEnd"/>
      <w:r w:rsidRPr="788BF8CD">
        <w:rPr>
          <w:rFonts w:eastAsia="Times New Roman" w:cs="Courier New"/>
          <w:kern w:val="0"/>
          <w:sz w:val="20"/>
          <w:szCs w:val="20"/>
          <w14:ligatures w14:val="none"/>
        </w:rPr>
        <w:t>=</w:t>
      </w:r>
      <w:r w:rsidRPr="788BF8CD">
        <w:rPr>
          <w:rFonts w:eastAsia="Times New Roman" w:cs="Times New Roman"/>
          <w:kern w:val="0"/>
          <w:sz w:val="24"/>
          <w:szCs w:val="24"/>
          <w14:ligatures w14:val="none"/>
        </w:rPr>
        <w:t xml:space="preserve">, </w:t>
      </w:r>
      <w:r w:rsidRPr="788BF8CD">
        <w:rPr>
          <w:rFonts w:eastAsia="Times New Roman" w:cs="Courier New"/>
          <w:kern w:val="0"/>
          <w:sz w:val="20"/>
          <w:szCs w:val="20"/>
          <w14:ligatures w14:val="none"/>
        </w:rPr>
        <w:t>&gt;=</w:t>
      </w:r>
      <w:r w:rsidRPr="788BF8CD">
        <w:rPr>
          <w:rFonts w:eastAsia="Times New Roman" w:cs="Times New Roman"/>
          <w:kern w:val="0"/>
          <w:sz w:val="24"/>
          <w:szCs w:val="24"/>
          <w14:ligatures w14:val="none"/>
        </w:rPr>
        <w:t xml:space="preserve">, </w:t>
      </w:r>
      <w:r w:rsidRPr="788BF8CD">
        <w:rPr>
          <w:rFonts w:eastAsia="Times New Roman" w:cs="Courier New"/>
          <w:kern w:val="0"/>
          <w:sz w:val="20"/>
          <w:szCs w:val="20"/>
          <w14:ligatures w14:val="none"/>
        </w:rPr>
        <w:t>&lt;=</w:t>
      </w:r>
      <w:r w:rsidRPr="788BF8CD">
        <w:rPr>
          <w:rFonts w:eastAsia="Times New Roman" w:cs="Times New Roman"/>
          <w:kern w:val="0"/>
          <w:sz w:val="24"/>
          <w:szCs w:val="24"/>
          <w14:ligatures w14:val="none"/>
        </w:rPr>
        <w:t>).</w:t>
      </w:r>
    </w:p>
    <w:p w:rsidRPr="006D2121" w:rsidR="006D2121" w:rsidP="00623EE5" w:rsidRDefault="006D2121" w14:paraId="5F3823CD" w14:textId="68253B72">
      <w:pPr>
        <w:numPr>
          <w:ilvl w:val="0"/>
          <w:numId w:val="16"/>
        </w:numPr>
        <w:spacing w:before="100" w:beforeAutospacing="1" w:after="100" w:afterAutospacing="1" w:line="240" w:lineRule="auto"/>
        <w:rPr>
          <w:rFonts w:eastAsia="Times New Roman" w:cs="Times New Roman"/>
          <w:kern w:val="0"/>
          <w:sz w:val="24"/>
          <w:szCs w:val="24"/>
          <w14:ligatures w14:val="none"/>
        </w:rPr>
      </w:pPr>
      <w:r w:rsidRPr="788BF8CD">
        <w:rPr>
          <w:rFonts w:eastAsia="Times New Roman" w:cs="Times New Roman"/>
          <w:b/>
          <w:kern w:val="0"/>
          <w:sz w:val="24"/>
          <w:szCs w:val="24"/>
          <w14:ligatures w14:val="none"/>
        </w:rPr>
        <w:t>Logical Expressions</w:t>
      </w:r>
      <w:r w:rsidRPr="788BF8CD">
        <w:rPr>
          <w:rFonts w:eastAsia="Times New Roman" w:cs="Times New Roman"/>
          <w:kern w:val="0"/>
          <w:sz w:val="24"/>
          <w:szCs w:val="24"/>
          <w14:ligatures w14:val="none"/>
        </w:rPr>
        <w:t xml:space="preserve"> – combine </w:t>
      </w:r>
      <w:proofErr w:type="spellStart"/>
      <w:r w:rsidRPr="788BF8CD">
        <w:rPr>
          <w:rFonts w:eastAsia="Times New Roman" w:cs="Times New Roman"/>
          <w:kern w:val="0"/>
          <w:sz w:val="24"/>
          <w:szCs w:val="24"/>
          <w14:ligatures w14:val="none"/>
        </w:rPr>
        <w:t>boolean</w:t>
      </w:r>
      <w:proofErr w:type="spellEnd"/>
      <w:r w:rsidRPr="788BF8CD">
        <w:rPr>
          <w:rFonts w:eastAsia="Times New Roman" w:cs="Times New Roman"/>
          <w:kern w:val="0"/>
          <w:sz w:val="24"/>
          <w:szCs w:val="24"/>
          <w14:ligatures w14:val="none"/>
        </w:rPr>
        <w:t xml:space="preserve"> conditions using logical operators (</w:t>
      </w:r>
      <w:r w:rsidRPr="788BF8CD">
        <w:rPr>
          <w:rFonts w:eastAsia="Times New Roman" w:cs="Courier New"/>
          <w:kern w:val="0"/>
          <w:sz w:val="20"/>
          <w:szCs w:val="20"/>
          <w14:ligatures w14:val="none"/>
        </w:rPr>
        <w:t>&amp;&amp;</w:t>
      </w:r>
      <w:r w:rsidRPr="788BF8CD">
        <w:rPr>
          <w:rFonts w:eastAsia="Times New Roman" w:cs="Times New Roman"/>
          <w:kern w:val="0"/>
          <w:sz w:val="24"/>
          <w:szCs w:val="24"/>
          <w14:ligatures w14:val="none"/>
        </w:rPr>
        <w:t xml:space="preserve">, </w:t>
      </w:r>
      <w:r w:rsidRPr="788BF8CD">
        <w:rPr>
          <w:rFonts w:eastAsia="Times New Roman" w:cs="Courier New"/>
          <w:kern w:val="0"/>
          <w:sz w:val="20"/>
          <w:szCs w:val="20"/>
          <w14:ligatures w14:val="none"/>
        </w:rPr>
        <w:t>||</w:t>
      </w:r>
      <w:proofErr w:type="gramStart"/>
      <w:r w:rsidRPr="788BF8CD">
        <w:rPr>
          <w:rFonts w:eastAsia="Times New Roman" w:cs="Times New Roman"/>
          <w:kern w:val="0"/>
          <w:sz w:val="24"/>
          <w:szCs w:val="24"/>
          <w14:ligatures w14:val="none"/>
        </w:rPr>
        <w:t xml:space="preserve">, </w:t>
      </w:r>
      <w:r w:rsidRPr="788BF8CD">
        <w:rPr>
          <w:rFonts w:eastAsia="Times New Roman" w:cs="Courier New"/>
          <w:kern w:val="0"/>
          <w:sz w:val="20"/>
          <w:szCs w:val="20"/>
          <w14:ligatures w14:val="none"/>
        </w:rPr>
        <w:t>!</w:t>
      </w:r>
      <w:proofErr w:type="gramEnd"/>
      <w:r w:rsidRPr="788BF8CD">
        <w:rPr>
          <w:rFonts w:eastAsia="Times New Roman" w:cs="Times New Roman"/>
          <w:kern w:val="0"/>
          <w:sz w:val="24"/>
          <w:szCs w:val="24"/>
          <w14:ligatures w14:val="none"/>
        </w:rPr>
        <w:t>).</w:t>
      </w:r>
    </w:p>
    <w:p w:rsidRPr="006D2121" w:rsidR="006D2121" w:rsidP="00623EE5" w:rsidRDefault="006D2121" w14:paraId="60228F0B" w14:textId="505A883F">
      <w:pPr>
        <w:numPr>
          <w:ilvl w:val="0"/>
          <w:numId w:val="16"/>
        </w:numPr>
        <w:spacing w:before="100" w:beforeAutospacing="1" w:after="100" w:afterAutospacing="1" w:line="240" w:lineRule="auto"/>
        <w:rPr>
          <w:rFonts w:eastAsia="Times New Roman" w:cs="Times New Roman"/>
          <w:kern w:val="0"/>
          <w:sz w:val="24"/>
          <w:szCs w:val="24"/>
          <w:lang w:val="en-US"/>
          <w14:ligatures w14:val="none"/>
        </w:rPr>
      </w:pPr>
      <w:r w:rsidRPr="006D2121">
        <w:rPr>
          <w:rFonts w:eastAsia="Times New Roman" w:cs="Times New Roman"/>
          <w:b/>
          <w:bCs/>
          <w:kern w:val="0"/>
          <w:sz w:val="24"/>
          <w:szCs w:val="24"/>
          <w:lang w:val="en-US"/>
          <w14:ligatures w14:val="none"/>
        </w:rPr>
        <w:t>Assignment Expressions</w:t>
      </w:r>
      <w:r w:rsidRPr="006D2121">
        <w:rPr>
          <w:rFonts w:eastAsia="Times New Roman" w:cs="Times New Roman"/>
          <w:kern w:val="0"/>
          <w:sz w:val="24"/>
          <w:szCs w:val="24"/>
          <w:lang w:val="en-US"/>
          <w14:ligatures w14:val="none"/>
        </w:rPr>
        <w:t xml:space="preserve"> – assign values to variables (</w:t>
      </w:r>
      <w:r w:rsidRPr="006D2121">
        <w:rPr>
          <w:rFonts w:eastAsia="Times New Roman" w:cs="Courier New"/>
          <w:kern w:val="0"/>
          <w:sz w:val="20"/>
          <w:szCs w:val="20"/>
          <w:lang w:val="en-US"/>
          <w14:ligatures w14:val="none"/>
        </w:rPr>
        <w:t>=</w:t>
      </w:r>
      <w:r w:rsidRPr="006D2121">
        <w:rPr>
          <w:rFonts w:eastAsia="Times New Roman" w:cs="Times New Roman"/>
          <w:kern w:val="0"/>
          <w:sz w:val="24"/>
          <w:szCs w:val="24"/>
          <w:lang w:val="en-US"/>
          <w14:ligatures w14:val="none"/>
        </w:rPr>
        <w:t xml:space="preserve">, </w:t>
      </w:r>
      <w:r w:rsidRPr="006D2121">
        <w:rPr>
          <w:rFonts w:eastAsia="Times New Roman" w:cs="Courier New"/>
          <w:kern w:val="0"/>
          <w:sz w:val="20"/>
          <w:szCs w:val="20"/>
          <w:lang w:val="en-US"/>
          <w14:ligatures w14:val="none"/>
        </w:rPr>
        <w:t>+=</w:t>
      </w:r>
      <w:r w:rsidRPr="006D2121">
        <w:rPr>
          <w:rFonts w:eastAsia="Times New Roman" w:cs="Times New Roman"/>
          <w:kern w:val="0"/>
          <w:sz w:val="24"/>
          <w:szCs w:val="24"/>
          <w:lang w:val="en-US"/>
          <w14:ligatures w14:val="none"/>
        </w:rPr>
        <w:t xml:space="preserve">, </w:t>
      </w:r>
      <w:r w:rsidRPr="006D2121">
        <w:rPr>
          <w:rFonts w:eastAsia="Times New Roman" w:cs="Courier New"/>
          <w:kern w:val="0"/>
          <w:sz w:val="20"/>
          <w:szCs w:val="20"/>
          <w:lang w:val="en-US"/>
          <w14:ligatures w14:val="none"/>
        </w:rPr>
        <w:t>-=</w:t>
      </w:r>
      <w:r w:rsidRPr="006D2121">
        <w:rPr>
          <w:rFonts w:eastAsia="Times New Roman" w:cs="Times New Roman"/>
          <w:kern w:val="0"/>
          <w:sz w:val="24"/>
          <w:szCs w:val="24"/>
          <w:lang w:val="en-US"/>
          <w14:ligatures w14:val="none"/>
        </w:rPr>
        <w:t>, etc.).</w:t>
      </w:r>
    </w:p>
    <w:p w:rsidRPr="006D2121" w:rsidR="0074395F" w:rsidP="00A66CEA" w:rsidRDefault="006D2121" w14:paraId="68FF63B7" w14:textId="64E00199">
      <w:pPr>
        <w:numPr>
          <w:ilvl w:val="0"/>
          <w:numId w:val="0"/>
        </w:numPr>
        <w:spacing w:line="240" w:lineRule="auto"/>
        <w:ind w:left="360"/>
        <w:rPr>
          <w:b/>
          <w:bCs/>
          <w:color w:val="EE0000"/>
          <w:sz w:val="24"/>
          <w:szCs w:val="24"/>
          <w:lang w:val="en-US"/>
        </w:rPr>
      </w:pPr>
      <w:r w:rsidRPr="006D2121">
        <w:rPr>
          <w:b/>
          <w:bCs/>
          <w:color w:val="EE0000"/>
          <w:sz w:val="24"/>
          <w:szCs w:val="24"/>
          <w:lang w:val="en-US"/>
        </w:rPr>
        <w:t>STATEMENTS</w:t>
      </w:r>
    </w:p>
    <w:p w:rsidR="006D2121" w:rsidP="00A66CEA" w:rsidRDefault="00B76395" w14:paraId="1B3E29A8" w14:textId="4AC7B68E">
      <w:pPr>
        <w:numPr>
          <w:ilvl w:val="0"/>
          <w:numId w:val="0"/>
        </w:numPr>
        <w:spacing w:line="240" w:lineRule="auto"/>
        <w:ind w:left="360"/>
        <w:rPr>
          <w:sz w:val="24"/>
          <w:szCs w:val="24"/>
        </w:rPr>
      </w:pPr>
      <w:r w:rsidRPr="00B76395">
        <w:rPr>
          <w:sz w:val="24"/>
          <w:szCs w:val="24"/>
        </w:rPr>
        <w:t xml:space="preserve">A </w:t>
      </w:r>
      <w:r w:rsidRPr="00B76395">
        <w:rPr>
          <w:b/>
          <w:bCs/>
          <w:sz w:val="24"/>
          <w:szCs w:val="24"/>
        </w:rPr>
        <w:t>statement</w:t>
      </w:r>
      <w:r w:rsidRPr="00B76395">
        <w:rPr>
          <w:sz w:val="24"/>
          <w:szCs w:val="24"/>
        </w:rPr>
        <w:t xml:space="preserve"> is a single line of code that performs an action. It’s the basic building block of a Java program.</w:t>
      </w:r>
      <w:r>
        <w:rPr>
          <w:sz w:val="24"/>
          <w:szCs w:val="24"/>
        </w:rPr>
        <w:t xml:space="preserve"> </w:t>
      </w:r>
      <w:r w:rsidRPr="00B76395">
        <w:rPr>
          <w:sz w:val="24"/>
          <w:szCs w:val="24"/>
        </w:rPr>
        <w:t xml:space="preserve">Each statement in Java ends with a </w:t>
      </w:r>
      <w:r w:rsidRPr="00B76395">
        <w:rPr>
          <w:b/>
          <w:bCs/>
          <w:sz w:val="24"/>
          <w:szCs w:val="24"/>
        </w:rPr>
        <w:t>semicolon (;)</w:t>
      </w:r>
      <w:r w:rsidRPr="00B76395">
        <w:rPr>
          <w:sz w:val="24"/>
          <w:szCs w:val="24"/>
        </w:rPr>
        <w:t>.</w:t>
      </w:r>
    </w:p>
    <w:p w:rsidRPr="00F10F37" w:rsidR="00B76395" w:rsidP="00A66CEA" w:rsidRDefault="005A6023" w14:paraId="77F43D05" w14:textId="797B8A0D">
      <w:pPr>
        <w:numPr>
          <w:ilvl w:val="0"/>
          <w:numId w:val="0"/>
        </w:numPr>
        <w:spacing w:line="240" w:lineRule="auto"/>
        <w:ind w:left="360"/>
        <w:rPr>
          <w:b/>
          <w:sz w:val="24"/>
          <w:szCs w:val="24"/>
          <w:lang w:val="en-US"/>
        </w:rPr>
      </w:pPr>
      <w:r w:rsidRPr="00F10F37">
        <w:rPr>
          <w:b/>
          <w:sz w:val="24"/>
          <w:szCs w:val="24"/>
          <w:lang w:val="en-US"/>
        </w:rPr>
        <w:t>Type of Statements:</w:t>
      </w:r>
    </w:p>
    <w:p w:rsidRPr="00F10F37" w:rsidR="00AF0DC9" w:rsidP="00623EE5" w:rsidRDefault="00AF0DC9" w14:paraId="395D2318" w14:textId="4C886DB5">
      <w:pPr>
        <w:pStyle w:val="ListParagraph"/>
        <w:numPr>
          <w:ilvl w:val="0"/>
          <w:numId w:val="3"/>
        </w:numPr>
        <w:spacing w:line="240" w:lineRule="auto"/>
        <w:rPr>
          <w:b/>
          <w:sz w:val="24"/>
          <w:szCs w:val="24"/>
          <w:lang w:val="en-US"/>
        </w:rPr>
      </w:pPr>
      <w:r w:rsidRPr="00F10F37">
        <w:rPr>
          <w:b/>
          <w:sz w:val="24"/>
          <w:szCs w:val="24"/>
          <w:lang w:val="en-US"/>
        </w:rPr>
        <w:t>Expression Statement</w:t>
      </w:r>
    </w:p>
    <w:p w:rsidRPr="00862608" w:rsidR="00862608" w:rsidP="00623EE5" w:rsidRDefault="00136499" w14:paraId="478000B5" w14:textId="202A1B9F">
      <w:pPr>
        <w:pStyle w:val="ListParagraph"/>
        <w:numPr>
          <w:ilvl w:val="0"/>
          <w:numId w:val="8"/>
        </w:numPr>
        <w:spacing w:line="240" w:lineRule="auto"/>
        <w:rPr>
          <w:sz w:val="24"/>
          <w:szCs w:val="24"/>
          <w:lang w:val="en-US"/>
        </w:rPr>
      </w:pPr>
      <w:r>
        <w:rPr>
          <w:sz w:val="24"/>
          <w:szCs w:val="24"/>
        </w:rPr>
        <w:t xml:space="preserve">It </w:t>
      </w:r>
      <w:r w:rsidR="0092170E">
        <w:rPr>
          <w:sz w:val="24"/>
          <w:szCs w:val="24"/>
        </w:rPr>
        <w:t>e</w:t>
      </w:r>
      <w:r w:rsidRPr="00862608" w:rsidR="0092170E">
        <w:rPr>
          <w:sz w:val="24"/>
          <w:szCs w:val="24"/>
        </w:rPr>
        <w:t>xecutes</w:t>
      </w:r>
      <w:r w:rsidRPr="00862608" w:rsidR="00862608">
        <w:rPr>
          <w:sz w:val="24"/>
          <w:szCs w:val="24"/>
        </w:rPr>
        <w:t xml:space="preserve"> expressions that have side effects, such as assignment or method calls.</w:t>
      </w:r>
    </w:p>
    <w:p w:rsidR="0092170E" w:rsidP="00862608" w:rsidRDefault="0092170E" w14:paraId="250B1973" w14:textId="5C371F49">
      <w:pPr>
        <w:numPr>
          <w:ilvl w:val="0"/>
          <w:numId w:val="0"/>
        </w:numPr>
        <w:spacing w:line="240" w:lineRule="auto"/>
        <w:ind w:left="720"/>
        <w:rPr>
          <w:sz w:val="24"/>
          <w:szCs w:val="24"/>
          <w:lang w:val="en-US"/>
        </w:rPr>
      </w:pPr>
      <w:r>
        <w:rPr>
          <w:noProof/>
          <w:sz w:val="24"/>
          <w:szCs w:val="24"/>
          <w:lang w:val="en-US"/>
        </w:rPr>
        <mc:AlternateContent>
          <mc:Choice Requires="wps">
            <w:drawing>
              <wp:anchor distT="0" distB="0" distL="114300" distR="114300" simplePos="0" relativeHeight="251658242" behindDoc="0" locked="0" layoutInCell="1" allowOverlap="1" wp14:anchorId="5095A3A1" wp14:editId="184D0075">
                <wp:simplePos x="0" y="0"/>
                <wp:positionH relativeFrom="margin">
                  <wp:align>center</wp:align>
                </wp:positionH>
                <wp:positionV relativeFrom="paragraph">
                  <wp:posOffset>3175</wp:posOffset>
                </wp:positionV>
                <wp:extent cx="5348377" cy="1242204"/>
                <wp:effectExtent l="0" t="0" r="24130" b="15240"/>
                <wp:wrapNone/>
                <wp:docPr id="705248619" name="Text Box 8">
                  <a:extLst xmlns:a="http://schemas.openxmlformats.org/drawingml/2006/main">
                    <a:ext uri="{FF2B5EF4-FFF2-40B4-BE49-F238E27FC236}">
                      <a16:creationId xmlns:a16="http://schemas.microsoft.com/office/drawing/2014/main" id="{48074668-B9EF-481A-BF3C-E1B54D754600}"/>
                    </a:ext>
                  </a:extLst>
                </wp:docPr>
                <wp:cNvGraphicFramePr/>
                <a:graphic xmlns:a="http://schemas.openxmlformats.org/drawingml/2006/main">
                  <a:graphicData uri="http://schemas.microsoft.com/office/word/2010/wordprocessingShape">
                    <wps:wsp>
                      <wps:cNvSpPr txBox="1"/>
                      <wps:spPr>
                        <a:xfrm>
                          <a:off x="0" y="0"/>
                          <a:ext cx="5348377" cy="1242204"/>
                        </a:xfrm>
                        <a:prstGeom prst="rect">
                          <a:avLst/>
                        </a:prstGeom>
                        <a:solidFill>
                          <a:schemeClr val="tx1"/>
                        </a:solidFill>
                        <a:ln w="6350">
                          <a:solidFill>
                            <a:prstClr val="black"/>
                          </a:solidFill>
                        </a:ln>
                      </wps:spPr>
                      <wps:txbx>
                        <w:txbxContent>
                          <w:p w:rsidR="0092170E" w:rsidP="005D2343" w:rsidRDefault="005D2343" w14:paraId="50783530" w14:textId="71B7EDC0">
                            <w:pPr>
                              <w:numPr>
                                <w:ilvl w:val="0"/>
                                <w:numId w:val="0"/>
                              </w:numPr>
                            </w:pPr>
                            <w:r>
                              <w:t>Java</w:t>
                            </w:r>
                          </w:p>
                          <w:p w:rsidR="005D2343" w:rsidP="005D2343" w:rsidRDefault="005D2343" w14:paraId="03470206" w14:textId="77777777">
                            <w:pPr>
                              <w:numPr>
                                <w:ilvl w:val="0"/>
                                <w:numId w:val="0"/>
                              </w:numPr>
                            </w:pPr>
                          </w:p>
                          <w:p w:rsidR="005D2343" w:rsidP="005D2343" w:rsidRDefault="00317FE4" w14:paraId="10016ACB" w14:textId="775485A2">
                            <w:pPr>
                              <w:numPr>
                                <w:ilvl w:val="0"/>
                                <w:numId w:val="0"/>
                              </w:numPr>
                            </w:pPr>
                            <w:r w:rsidRPr="00317FE4">
                              <w:rPr>
                                <w:color w:val="D86DCB" w:themeColor="accent5" w:themeTint="99"/>
                              </w:rPr>
                              <w:t>i</w:t>
                            </w:r>
                            <w:r w:rsidRPr="00317FE4" w:rsidR="005D2343">
                              <w:rPr>
                                <w:color w:val="D86DCB" w:themeColor="accent5" w:themeTint="99"/>
                              </w:rPr>
                              <w:t xml:space="preserve">nt x </w:t>
                            </w:r>
                            <w:r w:rsidR="005D2343">
                              <w:t xml:space="preserve">= </w:t>
                            </w:r>
                            <w:r w:rsidRPr="00317FE4" w:rsidR="005D2343">
                              <w:rPr>
                                <w:color w:val="D86DCB" w:themeColor="accent5" w:themeTint="99"/>
                              </w:rPr>
                              <w:t>10</w:t>
                            </w:r>
                            <w:r w:rsidR="005D2343">
                              <w:t>;</w:t>
                            </w:r>
                          </w:p>
                          <w:p w:rsidR="005D2343" w:rsidP="005D2343" w:rsidRDefault="005D2343" w14:paraId="7EE636FC" w14:textId="6FEAE30C">
                            <w:pPr>
                              <w:numPr>
                                <w:ilvl w:val="0"/>
                                <w:numId w:val="0"/>
                              </w:numPr>
                            </w:pPr>
                            <w:proofErr w:type="spellStart"/>
                            <w:r>
                              <w:t>System.out.println</w:t>
                            </w:r>
                            <w:proofErr w:type="spellEnd"/>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CE05025">
              <v:shape id="Text Box 8" style="position:absolute;left:0;text-align:left;margin-left:0;margin-top:.25pt;width:421.15pt;height:97.8pt;z-index:25165824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spid="_x0000_s1031"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" w14:anchorId="5095A3A1">
                <v:textbox>
                  <w:txbxContent>
                    <w:p w:rsidR="0092170E" w:rsidP="005D2343" w:rsidRDefault="005D2343" w14:paraId="1C4101A1" w14:textId="71B7EDC0">
                      <w:pPr>
                        <w:numPr>
                          <w:ilvl w:val="0"/>
                          <w:numId w:val="0"/>
                        </w:numPr>
                      </w:pPr>
                      <w:r>
                        <w:t>Java</w:t>
                      </w:r>
                    </w:p>
                    <w:p w:rsidR="005D2343" w:rsidP="005D2343" w:rsidRDefault="005D2343" w14:paraId="0A37501D" w14:textId="77777777">
                      <w:pPr>
                        <w:numPr>
                          <w:ilvl w:val="0"/>
                          <w:numId w:val="0"/>
                        </w:numPr>
                      </w:pPr>
                    </w:p>
                    <w:p w:rsidR="005D2343" w:rsidP="005D2343" w:rsidRDefault="00317FE4" w14:paraId="2954CB43" w14:textId="775485A2">
                      <w:pPr>
                        <w:numPr>
                          <w:ilvl w:val="0"/>
                          <w:numId w:val="0"/>
                        </w:numPr>
                      </w:pPr>
                      <w:r w:rsidRPr="00317FE4">
                        <w:rPr>
                          <w:color w:val="D86DCB" w:themeColor="accent5" w:themeTint="99"/>
                        </w:rPr>
                        <w:t>i</w:t>
                      </w:r>
                      <w:r w:rsidRPr="00317FE4" w:rsidR="005D2343">
                        <w:rPr>
                          <w:color w:val="D86DCB" w:themeColor="accent5" w:themeTint="99"/>
                        </w:rPr>
                        <w:t xml:space="preserve">nt x </w:t>
                      </w:r>
                      <w:r w:rsidR="005D2343">
                        <w:t xml:space="preserve">= </w:t>
                      </w:r>
                      <w:r w:rsidRPr="00317FE4" w:rsidR="005D2343">
                        <w:rPr>
                          <w:color w:val="D86DCB" w:themeColor="accent5" w:themeTint="99"/>
                        </w:rPr>
                        <w:t>10</w:t>
                      </w:r>
                      <w:r w:rsidR="005D2343">
                        <w:t>;</w:t>
                      </w:r>
                    </w:p>
                    <w:p w:rsidR="005D2343" w:rsidP="005D2343" w:rsidRDefault="005D2343" w14:paraId="69B3D3C6" w14:textId="6FEAE30C">
                      <w:pPr>
                        <w:numPr>
                          <w:ilvl w:val="0"/>
                          <w:numId w:val="0"/>
                        </w:numPr>
                      </w:pPr>
                      <w:proofErr w:type="spellStart"/>
                      <w:r>
                        <w:t>System.out.println</w:t>
                      </w:r>
                      <w:proofErr w:type="spellEnd"/>
                      <w:r>
                        <w:t>(x);</w:t>
                      </w:r>
                    </w:p>
                  </w:txbxContent>
                </v:textbox>
                <w10:wrap anchorx="margin"/>
              </v:shape>
            </w:pict>
          </mc:Fallback>
        </mc:AlternateContent>
      </w:r>
    </w:p>
    <w:p w:rsidR="00862608" w:rsidP="00862608" w:rsidRDefault="00862608" w14:paraId="7ABF8DF4" w14:textId="77777777">
      <w:pPr>
        <w:numPr>
          <w:ilvl w:val="0"/>
          <w:numId w:val="0"/>
        </w:numPr>
        <w:spacing w:line="240" w:lineRule="auto"/>
        <w:ind w:left="720"/>
        <w:rPr>
          <w:sz w:val="24"/>
          <w:szCs w:val="24"/>
          <w:lang w:val="en-US"/>
        </w:rPr>
      </w:pPr>
    </w:p>
    <w:p w:rsidR="0092170E" w:rsidP="00862608" w:rsidRDefault="0092170E" w14:paraId="2D1E3887" w14:textId="77777777">
      <w:pPr>
        <w:numPr>
          <w:ilvl w:val="0"/>
          <w:numId w:val="0"/>
        </w:numPr>
        <w:spacing w:line="240" w:lineRule="auto"/>
        <w:ind w:left="720"/>
        <w:rPr>
          <w:sz w:val="24"/>
          <w:szCs w:val="24"/>
          <w:lang w:val="en-US"/>
        </w:rPr>
      </w:pPr>
    </w:p>
    <w:p w:rsidR="005D2343" w:rsidP="00862608" w:rsidRDefault="005D2343" w14:paraId="44A6017A" w14:textId="77777777">
      <w:pPr>
        <w:numPr>
          <w:ilvl w:val="0"/>
          <w:numId w:val="0"/>
        </w:numPr>
        <w:spacing w:line="240" w:lineRule="auto"/>
        <w:ind w:left="720"/>
        <w:rPr>
          <w:sz w:val="24"/>
          <w:szCs w:val="24"/>
          <w:lang w:val="en-US"/>
        </w:rPr>
      </w:pPr>
    </w:p>
    <w:p w:rsidRPr="00862608" w:rsidR="0092170E" w:rsidP="00862608" w:rsidRDefault="0092170E" w14:paraId="010D3F55" w14:textId="77777777">
      <w:pPr>
        <w:numPr>
          <w:ilvl w:val="0"/>
          <w:numId w:val="0"/>
        </w:numPr>
        <w:spacing w:line="240" w:lineRule="auto"/>
        <w:ind w:left="720"/>
        <w:rPr>
          <w:sz w:val="24"/>
          <w:szCs w:val="24"/>
          <w:lang w:val="en-US"/>
        </w:rPr>
      </w:pPr>
    </w:p>
    <w:p w:rsidRPr="00F10F37" w:rsidR="00AF0DC9" w:rsidP="00623EE5" w:rsidRDefault="00AF0DC9" w14:paraId="0A2D0348" w14:textId="736C5425">
      <w:pPr>
        <w:pStyle w:val="ListParagraph"/>
        <w:numPr>
          <w:ilvl w:val="0"/>
          <w:numId w:val="3"/>
        </w:numPr>
        <w:spacing w:line="240" w:lineRule="auto"/>
        <w:rPr>
          <w:b/>
          <w:sz w:val="24"/>
          <w:szCs w:val="24"/>
          <w:lang w:val="en-US"/>
        </w:rPr>
      </w:pPr>
      <w:r w:rsidRPr="00F10F37">
        <w:rPr>
          <w:b/>
          <w:sz w:val="24"/>
          <w:szCs w:val="24"/>
          <w:lang w:val="en-US"/>
        </w:rPr>
        <w:t>Declaration Statement</w:t>
      </w:r>
    </w:p>
    <w:p w:rsidRPr="00136499" w:rsidR="00136499" w:rsidP="00623EE5" w:rsidRDefault="00317FE4" w14:paraId="1DE2A171" w14:textId="575F4C2F">
      <w:pPr>
        <w:pStyle w:val="ListParagraph"/>
        <w:numPr>
          <w:ilvl w:val="0"/>
          <w:numId w:val="8"/>
        </w:numPr>
        <w:spacing w:line="240" w:lineRule="auto"/>
        <w:rPr>
          <w:sz w:val="24"/>
          <w:szCs w:val="24"/>
          <w:lang w:val="en-US"/>
        </w:rPr>
      </w:pPr>
      <w:r>
        <w:rPr>
          <w:noProof/>
          <w:sz w:val="24"/>
          <w:szCs w:val="24"/>
          <w:lang w:val="en-US"/>
        </w:rPr>
        <mc:AlternateContent>
          <mc:Choice Requires="wps">
            <w:drawing>
              <wp:anchor distT="0" distB="0" distL="114300" distR="114300" simplePos="0" relativeHeight="251658243" behindDoc="0" locked="0" layoutInCell="1" allowOverlap="1" wp14:anchorId="673A08DD" wp14:editId="1977B728">
                <wp:simplePos x="0" y="0"/>
                <wp:positionH relativeFrom="margin">
                  <wp:align>center</wp:align>
                </wp:positionH>
                <wp:positionV relativeFrom="paragraph">
                  <wp:posOffset>254420</wp:posOffset>
                </wp:positionV>
                <wp:extent cx="5348377" cy="983411"/>
                <wp:effectExtent l="0" t="0" r="24130" b="26670"/>
                <wp:wrapNone/>
                <wp:docPr id="629535457" name="Text Box 8">
                  <a:extLst xmlns:a="http://schemas.openxmlformats.org/drawingml/2006/main">
                    <a:ext uri="{FF2B5EF4-FFF2-40B4-BE49-F238E27FC236}">
                      <a16:creationId xmlns:a16="http://schemas.microsoft.com/office/drawing/2014/main" id="{931684B2-5159-41C8-A428-3F43C5B41516}"/>
                    </a:ext>
                  </a:extLst>
                </wp:docPr>
                <wp:cNvGraphicFramePr/>
                <a:graphic xmlns:a="http://schemas.openxmlformats.org/drawingml/2006/main">
                  <a:graphicData uri="http://schemas.microsoft.com/office/word/2010/wordprocessingShape">
                    <wps:wsp>
                      <wps:cNvSpPr txBox="1"/>
                      <wps:spPr>
                        <a:xfrm>
                          <a:off x="0" y="0"/>
                          <a:ext cx="5348377" cy="983411"/>
                        </a:xfrm>
                        <a:prstGeom prst="rect">
                          <a:avLst/>
                        </a:prstGeom>
                        <a:solidFill>
                          <a:schemeClr val="tx1"/>
                        </a:solidFill>
                        <a:ln w="6350">
                          <a:solidFill>
                            <a:prstClr val="black"/>
                          </a:solidFill>
                        </a:ln>
                      </wps:spPr>
                      <wps:txbx>
                        <w:txbxContent>
                          <w:p w:rsidR="00317FE4" w:rsidP="00317FE4" w:rsidRDefault="00317FE4" w14:paraId="76EF5B3F" w14:textId="77777777">
                            <w:pPr>
                              <w:numPr>
                                <w:ilvl w:val="0"/>
                                <w:numId w:val="0"/>
                              </w:numPr>
                            </w:pPr>
                            <w:r>
                              <w:t>Java</w:t>
                            </w:r>
                          </w:p>
                          <w:p w:rsidR="00317FE4" w:rsidP="00317FE4" w:rsidRDefault="00317FE4" w14:paraId="5FD0A7A7" w14:textId="7AAC81EA">
                            <w:pPr>
                              <w:numPr>
                                <w:ilvl w:val="0"/>
                                <w:numId w:val="0"/>
                              </w:numPr>
                            </w:pPr>
                          </w:p>
                          <w:p w:rsidR="00317FE4" w:rsidP="00317FE4" w:rsidRDefault="00317FE4" w14:paraId="065224C3" w14:textId="34A6029D">
                            <w:pPr>
                              <w:numPr>
                                <w:ilvl w:val="0"/>
                                <w:numId w:val="0"/>
                              </w:numPr>
                            </w:pPr>
                            <w:r w:rsidRPr="00317FE4">
                              <w:rPr>
                                <w:color w:val="D86DCB" w:themeColor="accent5" w:themeTint="99"/>
                              </w:rPr>
                              <w:t xml:space="preserve">String name </w:t>
                            </w:r>
                            <w:r>
                              <w:t xml:space="preserve">= </w:t>
                            </w:r>
                            <w:r w:rsidRPr="00317FE4">
                              <w:rPr>
                                <w:color w:val="00B050"/>
                              </w:rPr>
                              <w:t>“</w:t>
                            </w:r>
                            <w:proofErr w:type="spellStart"/>
                            <w:r w:rsidRPr="00317FE4">
                              <w:rPr>
                                <w:color w:val="00B050"/>
                              </w:rPr>
                              <w:t>SyntaxSensei</w:t>
                            </w:r>
                            <w:proofErr w:type="spellEnd"/>
                            <w:r w:rsidRPr="00317FE4">
                              <w:rPr>
                                <w:color w:val="00B05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F0B70A1">
              <v:shape id="_x0000_s1032" style="position:absolute;left:0;text-align:left;margin-left:0;margin-top:20.05pt;width:421.15pt;height:77.45pt;z-index:251658243;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" w14:anchorId="673A08DD">
                <v:textbox>
                  <w:txbxContent>
                    <w:p w:rsidR="00317FE4" w:rsidP="00317FE4" w:rsidRDefault="00317FE4" w14:paraId="0A0A9E26" w14:textId="77777777">
                      <w:pPr>
                        <w:numPr>
                          <w:ilvl w:val="0"/>
                          <w:numId w:val="0"/>
                        </w:numPr>
                      </w:pPr>
                      <w:r>
                        <w:t>Java</w:t>
                      </w:r>
                    </w:p>
                    <w:p w:rsidR="00317FE4" w:rsidP="00317FE4" w:rsidRDefault="00317FE4" w14:paraId="5DAB6C7B" w14:textId="7AAC81EA">
                      <w:pPr>
                        <w:numPr>
                          <w:ilvl w:val="0"/>
                          <w:numId w:val="0"/>
                        </w:numPr>
                      </w:pPr>
                    </w:p>
                    <w:p w:rsidR="00317FE4" w:rsidP="00317FE4" w:rsidRDefault="00317FE4" w14:paraId="5B2E6810" w14:textId="34A6029D">
                      <w:pPr>
                        <w:numPr>
                          <w:ilvl w:val="0"/>
                          <w:numId w:val="0"/>
                        </w:numPr>
                      </w:pPr>
                      <w:r w:rsidRPr="00317FE4">
                        <w:rPr>
                          <w:color w:val="D86DCB" w:themeColor="accent5" w:themeTint="99"/>
                        </w:rPr>
                        <w:t xml:space="preserve">String name </w:t>
                      </w:r>
                      <w:r>
                        <w:t xml:space="preserve">= </w:t>
                      </w:r>
                      <w:r w:rsidRPr="00317FE4">
                        <w:rPr>
                          <w:color w:val="00B050"/>
                        </w:rPr>
                        <w:t>“</w:t>
                      </w:r>
                      <w:proofErr w:type="spellStart"/>
                      <w:r w:rsidRPr="00317FE4">
                        <w:rPr>
                          <w:color w:val="00B050"/>
                        </w:rPr>
                        <w:t>SyntaxSensei</w:t>
                      </w:r>
                      <w:proofErr w:type="spellEnd"/>
                      <w:r w:rsidRPr="00317FE4">
                        <w:rPr>
                          <w:color w:val="00B050"/>
                        </w:rPr>
                        <w:t>”</w:t>
                      </w:r>
                    </w:p>
                  </w:txbxContent>
                </v:textbox>
                <w10:wrap anchorx="margin"/>
              </v:shape>
            </w:pict>
          </mc:Fallback>
        </mc:AlternateContent>
      </w:r>
      <w:r w:rsidR="00136499">
        <w:rPr>
          <w:sz w:val="24"/>
          <w:szCs w:val="24"/>
        </w:rPr>
        <w:t>It u</w:t>
      </w:r>
      <w:r w:rsidRPr="00136499" w:rsidR="00136499">
        <w:rPr>
          <w:sz w:val="24"/>
          <w:szCs w:val="24"/>
        </w:rPr>
        <w:t>sed to declare variables and sometimes assign initial values.</w:t>
      </w:r>
    </w:p>
    <w:p w:rsidR="00136499" w:rsidP="00136499" w:rsidRDefault="00136499" w14:paraId="1929E27B" w14:textId="6357F108">
      <w:pPr>
        <w:numPr>
          <w:ilvl w:val="0"/>
          <w:numId w:val="0"/>
        </w:numPr>
        <w:spacing w:line="240" w:lineRule="auto"/>
        <w:ind w:left="720"/>
        <w:rPr>
          <w:sz w:val="24"/>
          <w:szCs w:val="24"/>
          <w:lang w:val="en-US"/>
        </w:rPr>
      </w:pPr>
    </w:p>
    <w:p w:rsidR="00317FE4" w:rsidP="00136499" w:rsidRDefault="00317FE4" w14:paraId="27D5F51C" w14:textId="77777777">
      <w:pPr>
        <w:numPr>
          <w:ilvl w:val="0"/>
          <w:numId w:val="0"/>
        </w:numPr>
        <w:spacing w:line="240" w:lineRule="auto"/>
        <w:ind w:left="720"/>
        <w:rPr>
          <w:sz w:val="24"/>
          <w:szCs w:val="24"/>
          <w:lang w:val="en-US"/>
        </w:rPr>
      </w:pPr>
    </w:p>
    <w:p w:rsidR="00317FE4" w:rsidP="00136499" w:rsidRDefault="00317FE4" w14:paraId="7FD97E47" w14:textId="77777777">
      <w:pPr>
        <w:numPr>
          <w:ilvl w:val="0"/>
          <w:numId w:val="0"/>
        </w:numPr>
        <w:spacing w:line="240" w:lineRule="auto"/>
        <w:ind w:left="720"/>
        <w:rPr>
          <w:sz w:val="24"/>
          <w:szCs w:val="24"/>
          <w:lang w:val="en-US"/>
        </w:rPr>
      </w:pPr>
    </w:p>
    <w:p w:rsidRPr="00136499" w:rsidR="00317FE4" w:rsidP="00317FE4" w:rsidRDefault="00317FE4" w14:paraId="2EA2930C" w14:textId="77777777">
      <w:pPr>
        <w:numPr>
          <w:ilvl w:val="0"/>
          <w:numId w:val="0"/>
        </w:numPr>
        <w:spacing w:line="240" w:lineRule="auto"/>
        <w:rPr>
          <w:sz w:val="24"/>
          <w:szCs w:val="24"/>
          <w:lang w:val="en-US"/>
        </w:rPr>
      </w:pPr>
    </w:p>
    <w:p w:rsidRPr="00F10F37" w:rsidR="00AF0DC9" w:rsidP="00623EE5" w:rsidRDefault="00AF0DC9" w14:paraId="6C8EB7D8" w14:textId="338D6F7A">
      <w:pPr>
        <w:pStyle w:val="ListParagraph"/>
        <w:numPr>
          <w:ilvl w:val="0"/>
          <w:numId w:val="3"/>
        </w:numPr>
        <w:spacing w:line="240" w:lineRule="auto"/>
        <w:rPr>
          <w:b/>
          <w:sz w:val="24"/>
          <w:szCs w:val="24"/>
          <w:lang w:val="en-US"/>
        </w:rPr>
      </w:pPr>
      <w:r w:rsidRPr="00F10F37">
        <w:rPr>
          <w:b/>
          <w:sz w:val="24"/>
          <w:szCs w:val="24"/>
          <w:lang w:val="en-US"/>
        </w:rPr>
        <w:t>Control Statement</w:t>
      </w:r>
    </w:p>
    <w:p w:rsidRPr="0092170E" w:rsidR="00136499" w:rsidP="00623EE5" w:rsidRDefault="0092170E" w14:paraId="64F59B98" w14:textId="055575AC">
      <w:pPr>
        <w:pStyle w:val="ListParagraph"/>
        <w:numPr>
          <w:ilvl w:val="0"/>
          <w:numId w:val="8"/>
        </w:numPr>
        <w:spacing w:line="240" w:lineRule="auto"/>
        <w:rPr>
          <w:sz w:val="24"/>
          <w:szCs w:val="24"/>
          <w:lang w:val="en-US"/>
        </w:rPr>
      </w:pPr>
      <w:r>
        <w:rPr>
          <w:sz w:val="24"/>
          <w:szCs w:val="24"/>
          <w:lang w:val="en-US"/>
        </w:rPr>
        <w:t xml:space="preserve">It </w:t>
      </w:r>
      <w:r>
        <w:rPr>
          <w:sz w:val="24"/>
          <w:szCs w:val="24"/>
        </w:rPr>
        <w:t>is used</w:t>
      </w:r>
      <w:r w:rsidRPr="0092170E">
        <w:rPr>
          <w:sz w:val="24"/>
          <w:szCs w:val="24"/>
        </w:rPr>
        <w:t xml:space="preserve"> to control the flow of execution based on conditions or loops (like if, for, while).</w:t>
      </w:r>
    </w:p>
    <w:p w:rsidRPr="00096BAB" w:rsidR="00096BAB" w:rsidP="00317FE4" w:rsidRDefault="00096BAB" w14:paraId="466C5568" w14:textId="77777777">
      <w:pPr>
        <w:numPr>
          <w:ilvl w:val="0"/>
          <w:numId w:val="0"/>
        </w:numPr>
        <w:spacing w:line="240" w:lineRule="auto"/>
        <w:rPr>
          <w:b/>
          <w:bCs/>
          <w:color w:val="EE0000"/>
          <w:sz w:val="24"/>
          <w:szCs w:val="24"/>
          <w:lang w:val="en-US"/>
        </w:rPr>
      </w:pPr>
      <w:r w:rsidRPr="00096BAB">
        <w:rPr>
          <w:b/>
          <w:bCs/>
          <w:color w:val="EE0000"/>
          <w:sz w:val="24"/>
          <w:szCs w:val="24"/>
          <w:lang w:val="en-US"/>
        </w:rPr>
        <w:t>CONROL-FLOW MECHANISMS</w:t>
      </w:r>
    </w:p>
    <w:p w:rsidR="0074395F" w:rsidP="00317FE4" w:rsidRDefault="001C13C7" w14:paraId="50A57753" w14:textId="62AA0601">
      <w:pPr>
        <w:numPr>
          <w:ilvl w:val="0"/>
          <w:numId w:val="0"/>
        </w:numPr>
        <w:spacing w:line="240" w:lineRule="auto"/>
        <w:rPr>
          <w:sz w:val="24"/>
          <w:szCs w:val="24"/>
        </w:rPr>
      </w:pPr>
      <w:r>
        <w:rPr>
          <w:sz w:val="24"/>
          <w:szCs w:val="24"/>
          <w:lang w:val="en-US"/>
        </w:rPr>
        <w:t xml:space="preserve"> </w:t>
      </w:r>
      <w:r w:rsidRPr="00044CB2" w:rsidR="00044CB2">
        <w:rPr>
          <w:b/>
          <w:bCs/>
          <w:sz w:val="24"/>
          <w:szCs w:val="24"/>
        </w:rPr>
        <w:t>Control-flow mechanisms</w:t>
      </w:r>
      <w:r w:rsidRPr="00044CB2" w:rsidR="00044CB2">
        <w:rPr>
          <w:sz w:val="24"/>
          <w:szCs w:val="24"/>
        </w:rPr>
        <w:t xml:space="preserve"> determine the order in which statements are executed in a Java program.</w:t>
      </w:r>
      <w:r w:rsidR="00044CB2">
        <w:rPr>
          <w:sz w:val="24"/>
          <w:szCs w:val="24"/>
        </w:rPr>
        <w:t xml:space="preserve"> </w:t>
      </w:r>
      <w:r w:rsidRPr="00044CB2" w:rsidR="00044CB2">
        <w:rPr>
          <w:sz w:val="24"/>
          <w:szCs w:val="24"/>
        </w:rPr>
        <w:t xml:space="preserve">By default, Java executes code </w:t>
      </w:r>
      <w:r w:rsidRPr="00044CB2" w:rsidR="00044CB2">
        <w:rPr>
          <w:b/>
          <w:bCs/>
          <w:sz w:val="24"/>
          <w:szCs w:val="24"/>
        </w:rPr>
        <w:t>sequentially</w:t>
      </w:r>
      <w:r w:rsidRPr="00044CB2" w:rsidR="00044CB2">
        <w:rPr>
          <w:sz w:val="24"/>
          <w:szCs w:val="24"/>
        </w:rPr>
        <w:t xml:space="preserve">, but control-flow statements allow us to </w:t>
      </w:r>
      <w:r w:rsidRPr="00044CB2" w:rsidR="00044CB2">
        <w:rPr>
          <w:b/>
          <w:bCs/>
          <w:sz w:val="24"/>
          <w:szCs w:val="24"/>
        </w:rPr>
        <w:t>change that flow</w:t>
      </w:r>
      <w:r w:rsidRPr="00044CB2" w:rsidR="00044CB2">
        <w:rPr>
          <w:sz w:val="24"/>
          <w:szCs w:val="24"/>
        </w:rPr>
        <w:t xml:space="preserve"> based on logic or repetition.</w:t>
      </w:r>
    </w:p>
    <w:p w:rsidRPr="00F10F37" w:rsidR="00044CB2" w:rsidP="00317FE4" w:rsidRDefault="00804262" w14:paraId="56EDB937" w14:textId="5967BA24">
      <w:pPr>
        <w:numPr>
          <w:ilvl w:val="0"/>
          <w:numId w:val="0"/>
        </w:numPr>
        <w:spacing w:line="240" w:lineRule="auto"/>
        <w:rPr>
          <w:b/>
          <w:sz w:val="24"/>
          <w:szCs w:val="24"/>
        </w:rPr>
      </w:pPr>
      <w:r w:rsidRPr="00F10F37">
        <w:rPr>
          <w:b/>
          <w:sz w:val="24"/>
          <w:szCs w:val="24"/>
        </w:rPr>
        <w:t>Types of Control-Flow Mechanisms:</w:t>
      </w:r>
    </w:p>
    <w:p w:rsidRPr="00F10F37" w:rsidR="00804262" w:rsidP="00623EE5" w:rsidRDefault="00804262" w14:paraId="32944B28" w14:textId="6EE25768">
      <w:pPr>
        <w:pStyle w:val="ListParagraph"/>
        <w:numPr>
          <w:ilvl w:val="0"/>
          <w:numId w:val="17"/>
        </w:numPr>
        <w:spacing w:line="240" w:lineRule="auto"/>
        <w:rPr>
          <w:b/>
          <w:sz w:val="24"/>
          <w:szCs w:val="24"/>
          <w:lang w:val="en-US"/>
        </w:rPr>
      </w:pPr>
      <w:r w:rsidRPr="00F10F37">
        <w:rPr>
          <w:b/>
          <w:sz w:val="24"/>
          <w:szCs w:val="24"/>
          <w:lang w:val="en-US"/>
        </w:rPr>
        <w:t>Decision-Making Statements</w:t>
      </w:r>
    </w:p>
    <w:p w:rsidRPr="007312F4" w:rsidR="007312F4" w:rsidP="00623EE5" w:rsidRDefault="00525EB9" w14:paraId="037ADB31" w14:textId="79656220">
      <w:pPr>
        <w:pStyle w:val="ListParagraph"/>
        <w:numPr>
          <w:ilvl w:val="0"/>
          <w:numId w:val="8"/>
        </w:numPr>
        <w:spacing w:line="240" w:lineRule="auto"/>
        <w:rPr>
          <w:sz w:val="24"/>
          <w:szCs w:val="24"/>
          <w:lang w:val="en-US"/>
        </w:rPr>
      </w:pPr>
      <w:r w:rsidRPr="00525EB9">
        <w:rPr>
          <w:sz w:val="24"/>
          <w:szCs w:val="24"/>
        </w:rPr>
        <w:t>Used to execute code based on conditions.</w:t>
      </w:r>
    </w:p>
    <w:p w:rsidRPr="007312F4" w:rsidR="007312F4" w:rsidP="00623EE5" w:rsidRDefault="00473A64" w14:paraId="5B796E70" w14:textId="77777777">
      <w:pPr>
        <w:pStyle w:val="ListParagraph"/>
        <w:numPr>
          <w:ilvl w:val="0"/>
          <w:numId w:val="12"/>
        </w:numPr>
        <w:spacing w:line="240" w:lineRule="auto"/>
        <w:rPr>
          <w:sz w:val="24"/>
          <w:szCs w:val="24"/>
          <w:lang w:val="en-US"/>
        </w:rPr>
      </w:pPr>
      <w:r w:rsidRPr="007312F4">
        <w:rPr>
          <w:rFonts w:eastAsia="Times New Roman" w:cs="Courier New"/>
          <w:kern w:val="0"/>
          <w:sz w:val="24"/>
          <w:szCs w:val="24"/>
          <w:lang w:val="en-US"/>
          <w14:ligatures w14:val="none"/>
        </w:rPr>
        <w:t>if</w:t>
      </w:r>
      <w:r w:rsidRPr="007312F4">
        <w:rPr>
          <w:rFonts w:eastAsia="Times New Roman" w:cs="Times New Roman"/>
          <w:kern w:val="0"/>
          <w:sz w:val="24"/>
          <w:szCs w:val="24"/>
          <w:lang w:val="en-US"/>
          <w14:ligatures w14:val="none"/>
        </w:rPr>
        <w:t xml:space="preserve">, </w:t>
      </w:r>
      <w:r w:rsidRPr="007312F4">
        <w:rPr>
          <w:rFonts w:eastAsia="Times New Roman" w:cs="Courier New"/>
          <w:kern w:val="0"/>
          <w:sz w:val="24"/>
          <w:szCs w:val="24"/>
          <w:lang w:val="en-US"/>
          <w14:ligatures w14:val="none"/>
        </w:rPr>
        <w:t>if-else</w:t>
      </w:r>
      <w:r w:rsidRPr="007312F4">
        <w:rPr>
          <w:rFonts w:eastAsia="Times New Roman" w:cs="Times New Roman"/>
          <w:kern w:val="0"/>
          <w:sz w:val="24"/>
          <w:szCs w:val="24"/>
          <w:lang w:val="en-US"/>
          <w14:ligatures w14:val="none"/>
        </w:rPr>
        <w:t xml:space="preserve">, </w:t>
      </w:r>
      <w:r w:rsidRPr="007312F4">
        <w:rPr>
          <w:rFonts w:eastAsia="Times New Roman" w:cs="Courier New"/>
          <w:kern w:val="0"/>
          <w:sz w:val="24"/>
          <w:szCs w:val="24"/>
          <w:lang w:val="en-US"/>
          <w14:ligatures w14:val="none"/>
        </w:rPr>
        <w:t>else-if ladder</w:t>
      </w:r>
    </w:p>
    <w:p w:rsidRPr="007312F4" w:rsidR="00525EB9" w:rsidP="00623EE5" w:rsidRDefault="00473A64" w14:paraId="5E2EF6F3" w14:textId="33F8664D">
      <w:pPr>
        <w:pStyle w:val="ListParagraph"/>
        <w:numPr>
          <w:ilvl w:val="0"/>
          <w:numId w:val="12"/>
        </w:numPr>
        <w:spacing w:line="240" w:lineRule="auto"/>
        <w:rPr>
          <w:sz w:val="24"/>
          <w:szCs w:val="24"/>
          <w:lang w:val="en-US"/>
        </w:rPr>
      </w:pPr>
      <w:r w:rsidRPr="007312F4">
        <w:rPr>
          <w:rFonts w:eastAsia="Times New Roman" w:cs="Courier New"/>
          <w:kern w:val="0"/>
          <w:sz w:val="24"/>
          <w:szCs w:val="24"/>
          <w:lang w:val="en-US"/>
          <w14:ligatures w14:val="none"/>
        </w:rPr>
        <w:t>switch</w:t>
      </w:r>
      <w:r w:rsidRPr="007312F4">
        <w:rPr>
          <w:rFonts w:eastAsia="Times New Roman" w:cs="Times New Roman"/>
          <w:kern w:val="0"/>
          <w:sz w:val="24"/>
          <w:szCs w:val="24"/>
          <w:lang w:val="en-US"/>
          <w14:ligatures w14:val="none"/>
        </w:rPr>
        <w:t xml:space="preserve"> statement</w:t>
      </w:r>
    </w:p>
    <w:p w:rsidR="007312F4" w:rsidP="007312F4" w:rsidRDefault="007312F4" w14:paraId="6904DC1B" w14:textId="33835953">
      <w:pPr>
        <w:numPr>
          <w:ilvl w:val="0"/>
          <w:numId w:val="0"/>
        </w:numPr>
        <w:spacing w:line="240" w:lineRule="auto"/>
        <w:ind w:left="360"/>
        <w:rPr>
          <w:sz w:val="24"/>
          <w:szCs w:val="24"/>
          <w:lang w:val="en-US"/>
        </w:rPr>
      </w:pPr>
      <w:r>
        <w:rPr>
          <w:sz w:val="24"/>
          <w:szCs w:val="24"/>
          <w:lang w:val="en-US"/>
        </w:rPr>
        <w:t>Example:</w:t>
      </w:r>
    </w:p>
    <w:p w:rsidR="008E7888" w:rsidP="007312F4" w:rsidRDefault="00A906A9" w14:paraId="5F3331EC" w14:textId="51068BE2">
      <w:pPr>
        <w:numPr>
          <w:ilvl w:val="0"/>
          <w:numId w:val="0"/>
        </w:numPr>
        <w:spacing w:line="240" w:lineRule="auto"/>
        <w:ind w:left="360"/>
        <w:rPr>
          <w:sz w:val="24"/>
          <w:szCs w:val="24"/>
          <w:lang w:val="en-US"/>
        </w:rPr>
      </w:pPr>
      <w:r>
        <w:rPr>
          <w:noProof/>
          <w:sz w:val="24"/>
          <w:szCs w:val="24"/>
          <w:lang w:val="en-US"/>
        </w:rPr>
        <mc:AlternateContent>
          <mc:Choice Requires="wps">
            <w:drawing>
              <wp:anchor distT="0" distB="0" distL="114300" distR="114300" simplePos="0" relativeHeight="251658244" behindDoc="0" locked="0" layoutInCell="1" allowOverlap="1" wp14:anchorId="3DC006EF" wp14:editId="5F437108">
                <wp:simplePos x="0" y="0"/>
                <wp:positionH relativeFrom="margin">
                  <wp:align>center</wp:align>
                </wp:positionH>
                <wp:positionV relativeFrom="paragraph">
                  <wp:posOffset>10461</wp:posOffset>
                </wp:positionV>
                <wp:extent cx="5348377" cy="2113472"/>
                <wp:effectExtent l="0" t="0" r="24130" b="20320"/>
                <wp:wrapNone/>
                <wp:docPr id="1608926551" name="Text Box 8">
                  <a:extLst xmlns:a="http://schemas.openxmlformats.org/drawingml/2006/main">
                    <a:ext uri="{FF2B5EF4-FFF2-40B4-BE49-F238E27FC236}">
                      <a16:creationId xmlns:a16="http://schemas.microsoft.com/office/drawing/2014/main" id="{211B9081-9B04-4E09-B04D-F4B27DF8135C}"/>
                    </a:ext>
                  </a:extLst>
                </wp:docPr>
                <wp:cNvGraphicFramePr/>
                <a:graphic xmlns:a="http://schemas.openxmlformats.org/drawingml/2006/main">
                  <a:graphicData uri="http://schemas.microsoft.com/office/word/2010/wordprocessingShape">
                    <wps:wsp>
                      <wps:cNvSpPr txBox="1"/>
                      <wps:spPr>
                        <a:xfrm>
                          <a:off x="0" y="0"/>
                          <a:ext cx="5348377" cy="2113472"/>
                        </a:xfrm>
                        <a:prstGeom prst="rect">
                          <a:avLst/>
                        </a:prstGeom>
                        <a:solidFill>
                          <a:schemeClr val="tx1"/>
                        </a:solidFill>
                        <a:ln w="6350">
                          <a:solidFill>
                            <a:prstClr val="black"/>
                          </a:solidFill>
                        </a:ln>
                      </wps:spPr>
                      <wps:txbx>
                        <w:txbxContent>
                          <w:p w:rsidRPr="005E478C" w:rsidR="008E7888" w:rsidP="008E7888" w:rsidRDefault="008E7888" w14:paraId="560B6DBE" w14:textId="77777777">
                            <w:pPr>
                              <w:numPr>
                                <w:ilvl w:val="0"/>
                                <w:numId w:val="0"/>
                              </w:numPr>
                            </w:pPr>
                            <w:r w:rsidRPr="005E478C">
                              <w:t>Java</w:t>
                            </w:r>
                          </w:p>
                          <w:p w:rsidRPr="005E478C" w:rsidR="008E7888" w:rsidP="008E7888" w:rsidRDefault="008E7888" w14:paraId="0F7DFC46" w14:textId="77777777">
                            <w:pPr>
                              <w:numPr>
                                <w:ilvl w:val="0"/>
                                <w:numId w:val="0"/>
                              </w:numPr>
                            </w:pPr>
                          </w:p>
                          <w:p w:rsidR="008E7888" w:rsidP="008E7888" w:rsidRDefault="008E7888" w14:paraId="6F43D2A2" w14:textId="4ABE3E13">
                            <w:pPr>
                              <w:numPr>
                                <w:ilvl w:val="0"/>
                                <w:numId w:val="0"/>
                              </w:numPr>
                            </w:pPr>
                            <w:r w:rsidRPr="006B7D19">
                              <w:rPr>
                                <w:color w:val="00B0F0"/>
                              </w:rPr>
                              <w:t>if</w:t>
                            </w:r>
                            <w:r w:rsidRPr="005E478C" w:rsidR="007E0AA8">
                              <w:t xml:space="preserve"> (score &gt;=</w:t>
                            </w:r>
                            <w:r w:rsidRPr="005E478C" w:rsidR="004B12E1">
                              <w:t xml:space="preserve"> </w:t>
                            </w:r>
                            <w:r w:rsidRPr="006B7D19" w:rsidR="004B12E1">
                              <w:rPr>
                                <w:color w:val="D86DCB" w:themeColor="accent5" w:themeTint="99"/>
                              </w:rPr>
                              <w:t>75</w:t>
                            </w:r>
                            <w:r w:rsidR="004251E8">
                              <w:t>)</w:t>
                            </w:r>
                            <w:r w:rsidR="00D36739">
                              <w:t xml:space="preserve"> {</w:t>
                            </w:r>
                          </w:p>
                          <w:p w:rsidR="00E0217C" w:rsidP="008E7888" w:rsidRDefault="00E0217C" w14:paraId="5160CF0D" w14:textId="6D50C6E5">
                            <w:pPr>
                              <w:numPr>
                                <w:ilvl w:val="0"/>
                                <w:numId w:val="0"/>
                              </w:numPr>
                            </w:pPr>
                            <w:r>
                              <w:t xml:space="preserve">           </w:t>
                            </w:r>
                            <w:proofErr w:type="spellStart"/>
                            <w:r>
                              <w:t>System.out.println</w:t>
                            </w:r>
                            <w:proofErr w:type="spellEnd"/>
                            <w:r>
                              <w:t>(</w:t>
                            </w:r>
                            <w:r w:rsidRPr="006B7D19">
                              <w:rPr>
                                <w:color w:val="3A7C22" w:themeColor="accent6" w:themeShade="BF"/>
                              </w:rPr>
                              <w:t>“Passed”</w:t>
                            </w:r>
                            <w:r>
                              <w:t>)</w:t>
                            </w:r>
                            <w:r w:rsidR="00743D5A">
                              <w:t>;</w:t>
                            </w:r>
                          </w:p>
                          <w:p w:rsidR="00743D5A" w:rsidP="008E7888" w:rsidRDefault="0068771D" w14:paraId="58F61B6A" w14:textId="11F2FB7B">
                            <w:pPr>
                              <w:numPr>
                                <w:ilvl w:val="0"/>
                                <w:numId w:val="0"/>
                              </w:numPr>
                            </w:pPr>
                            <w:r>
                              <w:t xml:space="preserve">} </w:t>
                            </w:r>
                            <w:r w:rsidRPr="006B7D19">
                              <w:rPr>
                                <w:color w:val="00B0F0"/>
                              </w:rPr>
                              <w:t>else</w:t>
                            </w:r>
                            <w:r>
                              <w:t xml:space="preserve"> {</w:t>
                            </w:r>
                          </w:p>
                          <w:p w:rsidR="0068771D" w:rsidP="008E7888" w:rsidRDefault="0068771D" w14:paraId="58195A4F" w14:textId="7955A6F7">
                            <w:pPr>
                              <w:numPr>
                                <w:ilvl w:val="0"/>
                                <w:numId w:val="0"/>
                              </w:numPr>
                            </w:pPr>
                            <w:r>
                              <w:t xml:space="preserve">            </w:t>
                            </w:r>
                            <w:proofErr w:type="spellStart"/>
                            <w:r w:rsidR="00F079D4">
                              <w:t>System.out.println</w:t>
                            </w:r>
                            <w:proofErr w:type="spellEnd"/>
                            <w:r w:rsidR="00F079D4">
                              <w:t>(</w:t>
                            </w:r>
                            <w:r w:rsidRPr="006B7D19" w:rsidR="006E7366">
                              <w:rPr>
                                <w:color w:val="3A7C22" w:themeColor="accent6" w:themeShade="BF"/>
                              </w:rPr>
                              <w:t>“Failed”</w:t>
                            </w:r>
                            <w:r w:rsidR="006E7366">
                              <w:t>)</w:t>
                            </w:r>
                            <w:r w:rsidR="008614AC">
                              <w:t>;</w:t>
                            </w:r>
                          </w:p>
                          <w:p w:rsidRPr="005E478C" w:rsidR="008614AC" w:rsidP="008E7888" w:rsidRDefault="00C74401" w14:paraId="0F901B31" w14:textId="1B0A1CC5">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3C5DD60">
              <v:shape id="_x0000_s1033" style="position:absolute;left:0;text-align:left;margin-left:0;margin-top:.8pt;width:421.15pt;height:166.4pt;z-index:2516582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" w14:anchorId="3DC006EF">
                <v:textbox>
                  <w:txbxContent>
                    <w:p w:rsidRPr="005E478C" w:rsidR="008E7888" w:rsidP="008E7888" w:rsidRDefault="008E7888" w14:paraId="51866BCC" w14:textId="77777777">
                      <w:pPr>
                        <w:numPr>
                          <w:ilvl w:val="0"/>
                          <w:numId w:val="0"/>
                        </w:numPr>
                      </w:pPr>
                      <w:r w:rsidRPr="005E478C">
                        <w:t>Java</w:t>
                      </w:r>
                    </w:p>
                    <w:p w:rsidRPr="005E478C" w:rsidR="008E7888" w:rsidP="008E7888" w:rsidRDefault="008E7888" w14:paraId="02EB378F" w14:textId="77777777">
                      <w:pPr>
                        <w:numPr>
                          <w:ilvl w:val="0"/>
                          <w:numId w:val="0"/>
                        </w:numPr>
                      </w:pPr>
                    </w:p>
                    <w:p w:rsidR="008E7888" w:rsidP="008E7888" w:rsidRDefault="008E7888" w14:paraId="3E7B5281" w14:textId="4ABE3E13">
                      <w:pPr>
                        <w:numPr>
                          <w:ilvl w:val="0"/>
                          <w:numId w:val="0"/>
                        </w:numPr>
                      </w:pPr>
                      <w:r w:rsidRPr="006B7D19">
                        <w:rPr>
                          <w:color w:val="00B0F0"/>
                        </w:rPr>
                        <w:t>if</w:t>
                      </w:r>
                      <w:r w:rsidRPr="005E478C" w:rsidR="007E0AA8">
                        <w:t xml:space="preserve"> (score &gt;=</w:t>
                      </w:r>
                      <w:r w:rsidRPr="005E478C" w:rsidR="004B12E1">
                        <w:t xml:space="preserve"> </w:t>
                      </w:r>
                      <w:r w:rsidRPr="006B7D19" w:rsidR="004B12E1">
                        <w:rPr>
                          <w:color w:val="D86DCB" w:themeColor="accent5" w:themeTint="99"/>
                        </w:rPr>
                        <w:t>75</w:t>
                      </w:r>
                      <w:r w:rsidR="004251E8">
                        <w:t>)</w:t>
                      </w:r>
                      <w:r w:rsidR="00D36739">
                        <w:t xml:space="preserve"> {</w:t>
                      </w:r>
                    </w:p>
                    <w:p w:rsidR="00E0217C" w:rsidP="008E7888" w:rsidRDefault="00E0217C" w14:paraId="56663261" w14:textId="6D50C6E5">
                      <w:pPr>
                        <w:numPr>
                          <w:ilvl w:val="0"/>
                          <w:numId w:val="0"/>
                        </w:numPr>
                      </w:pPr>
                      <w:r>
                        <w:t xml:space="preserve">           </w:t>
                      </w:r>
                      <w:proofErr w:type="spellStart"/>
                      <w:r>
                        <w:t>System.out.println</w:t>
                      </w:r>
                      <w:proofErr w:type="spellEnd"/>
                      <w:r>
                        <w:t>(</w:t>
                      </w:r>
                      <w:r w:rsidRPr="006B7D19">
                        <w:rPr>
                          <w:color w:val="3A7C22" w:themeColor="accent6" w:themeShade="BF"/>
                        </w:rPr>
                        <w:t>“Passed”</w:t>
                      </w:r>
                      <w:r>
                        <w:t>)</w:t>
                      </w:r>
                      <w:r w:rsidR="00743D5A">
                        <w:t>;</w:t>
                      </w:r>
                    </w:p>
                    <w:p w:rsidR="00743D5A" w:rsidP="008E7888" w:rsidRDefault="0068771D" w14:paraId="750E2B00" w14:textId="11F2FB7B">
                      <w:pPr>
                        <w:numPr>
                          <w:ilvl w:val="0"/>
                          <w:numId w:val="0"/>
                        </w:numPr>
                      </w:pPr>
                      <w:r>
                        <w:t xml:space="preserve">} </w:t>
                      </w:r>
                      <w:r w:rsidRPr="006B7D19">
                        <w:rPr>
                          <w:color w:val="00B0F0"/>
                        </w:rPr>
                        <w:t>else</w:t>
                      </w:r>
                      <w:r>
                        <w:t xml:space="preserve"> {</w:t>
                      </w:r>
                    </w:p>
                    <w:p w:rsidR="0068771D" w:rsidP="008E7888" w:rsidRDefault="0068771D" w14:paraId="55CE5C62" w14:textId="7955A6F7">
                      <w:pPr>
                        <w:numPr>
                          <w:ilvl w:val="0"/>
                          <w:numId w:val="0"/>
                        </w:numPr>
                      </w:pPr>
                      <w:r>
                        <w:t xml:space="preserve">            </w:t>
                      </w:r>
                      <w:proofErr w:type="spellStart"/>
                      <w:r w:rsidR="00F079D4">
                        <w:t>System.out.println</w:t>
                      </w:r>
                      <w:proofErr w:type="spellEnd"/>
                      <w:r w:rsidR="00F079D4">
                        <w:t>(</w:t>
                      </w:r>
                      <w:r w:rsidRPr="006B7D19" w:rsidR="006E7366">
                        <w:rPr>
                          <w:color w:val="3A7C22" w:themeColor="accent6" w:themeShade="BF"/>
                        </w:rPr>
                        <w:t>“Failed”</w:t>
                      </w:r>
                      <w:r w:rsidR="006E7366">
                        <w:t>)</w:t>
                      </w:r>
                      <w:r w:rsidR="008614AC">
                        <w:t>;</w:t>
                      </w:r>
                    </w:p>
                    <w:p w:rsidRPr="005E478C" w:rsidR="008614AC" w:rsidP="008E7888" w:rsidRDefault="00C74401" w14:paraId="46AE40AA" w14:textId="1B0A1CC5">
                      <w:pPr>
                        <w:numPr>
                          <w:ilvl w:val="0"/>
                          <w:numId w:val="0"/>
                        </w:numPr>
                      </w:pPr>
                      <w:r>
                        <w:t>}</w:t>
                      </w:r>
                    </w:p>
                  </w:txbxContent>
                </v:textbox>
                <w10:wrap anchorx="margin"/>
              </v:shape>
            </w:pict>
          </mc:Fallback>
        </mc:AlternateContent>
      </w:r>
    </w:p>
    <w:p w:rsidR="008E7888" w:rsidP="007312F4" w:rsidRDefault="008E7888" w14:paraId="41E976A1" w14:textId="77777777">
      <w:pPr>
        <w:numPr>
          <w:ilvl w:val="0"/>
          <w:numId w:val="0"/>
        </w:numPr>
        <w:spacing w:line="240" w:lineRule="auto"/>
        <w:ind w:left="360"/>
        <w:rPr>
          <w:sz w:val="24"/>
          <w:szCs w:val="24"/>
          <w:lang w:val="en-US"/>
        </w:rPr>
      </w:pPr>
    </w:p>
    <w:p w:rsidR="008E7888" w:rsidP="007312F4" w:rsidRDefault="008E7888" w14:paraId="19B40FD7" w14:textId="77777777">
      <w:pPr>
        <w:numPr>
          <w:ilvl w:val="0"/>
          <w:numId w:val="0"/>
        </w:numPr>
        <w:spacing w:line="240" w:lineRule="auto"/>
        <w:ind w:left="360"/>
        <w:rPr>
          <w:sz w:val="24"/>
          <w:szCs w:val="24"/>
          <w:lang w:val="en-US"/>
        </w:rPr>
      </w:pPr>
    </w:p>
    <w:p w:rsidR="008E7888" w:rsidP="007312F4" w:rsidRDefault="008E7888" w14:paraId="73B52CB4" w14:textId="77777777">
      <w:pPr>
        <w:numPr>
          <w:ilvl w:val="0"/>
          <w:numId w:val="0"/>
        </w:numPr>
        <w:spacing w:line="240" w:lineRule="auto"/>
        <w:ind w:left="360"/>
        <w:rPr>
          <w:sz w:val="24"/>
          <w:szCs w:val="24"/>
          <w:lang w:val="en-US"/>
        </w:rPr>
      </w:pPr>
    </w:p>
    <w:p w:rsidR="008E7888" w:rsidP="007312F4" w:rsidRDefault="008E7888" w14:paraId="54DC4B3D" w14:textId="77777777">
      <w:pPr>
        <w:numPr>
          <w:ilvl w:val="0"/>
          <w:numId w:val="0"/>
        </w:numPr>
        <w:spacing w:line="240" w:lineRule="auto"/>
        <w:ind w:left="360"/>
        <w:rPr>
          <w:sz w:val="24"/>
          <w:szCs w:val="24"/>
          <w:lang w:val="en-US"/>
        </w:rPr>
      </w:pPr>
    </w:p>
    <w:p w:rsidR="00E0217C" w:rsidP="007312F4" w:rsidRDefault="00E0217C" w14:paraId="07B2AA8E" w14:textId="77777777">
      <w:pPr>
        <w:numPr>
          <w:ilvl w:val="0"/>
          <w:numId w:val="0"/>
        </w:numPr>
        <w:spacing w:line="240" w:lineRule="auto"/>
        <w:ind w:left="360"/>
        <w:rPr>
          <w:sz w:val="24"/>
          <w:szCs w:val="24"/>
          <w:lang w:val="en-US"/>
        </w:rPr>
      </w:pPr>
    </w:p>
    <w:p w:rsidR="00C74401" w:rsidP="007312F4" w:rsidRDefault="00C74401" w14:paraId="53042DD7" w14:textId="77777777">
      <w:pPr>
        <w:numPr>
          <w:ilvl w:val="0"/>
          <w:numId w:val="0"/>
        </w:numPr>
        <w:spacing w:line="240" w:lineRule="auto"/>
        <w:ind w:left="360"/>
        <w:rPr>
          <w:sz w:val="24"/>
          <w:szCs w:val="24"/>
          <w:lang w:val="en-US"/>
        </w:rPr>
      </w:pPr>
    </w:p>
    <w:p w:rsidRPr="007312F4" w:rsidR="00E0217C" w:rsidP="007312F4" w:rsidRDefault="00E0217C" w14:paraId="4CA64723" w14:textId="77777777">
      <w:pPr>
        <w:numPr>
          <w:ilvl w:val="0"/>
          <w:numId w:val="0"/>
        </w:numPr>
        <w:spacing w:line="240" w:lineRule="auto"/>
        <w:ind w:left="360"/>
        <w:rPr>
          <w:sz w:val="24"/>
          <w:szCs w:val="24"/>
          <w:lang w:val="en-US"/>
        </w:rPr>
      </w:pPr>
    </w:p>
    <w:p w:rsidRPr="00F10F37" w:rsidR="00544E81" w:rsidP="00623EE5" w:rsidRDefault="00544E81" w14:paraId="27EB6D54" w14:textId="4882AC26">
      <w:pPr>
        <w:pStyle w:val="ListParagraph"/>
        <w:numPr>
          <w:ilvl w:val="0"/>
          <w:numId w:val="17"/>
        </w:numPr>
        <w:spacing w:line="240" w:lineRule="auto"/>
        <w:rPr>
          <w:b/>
          <w:sz w:val="24"/>
          <w:szCs w:val="24"/>
          <w:lang w:val="en-US"/>
        </w:rPr>
      </w:pPr>
      <w:r w:rsidRPr="00F10F37">
        <w:rPr>
          <w:b/>
          <w:sz w:val="24"/>
          <w:szCs w:val="24"/>
          <w:lang w:val="en-US"/>
        </w:rPr>
        <w:t xml:space="preserve">Looping </w:t>
      </w:r>
      <w:r w:rsidRPr="00F10F37" w:rsidR="004A3174">
        <w:rPr>
          <w:b/>
          <w:sz w:val="24"/>
          <w:szCs w:val="24"/>
          <w:lang w:val="en-US"/>
        </w:rPr>
        <w:t>Statements</w:t>
      </w:r>
    </w:p>
    <w:p w:rsidRPr="006F3B81" w:rsidR="00DF5434" w:rsidP="00623EE5" w:rsidRDefault="006F3B81" w14:paraId="395F806A" w14:textId="15EC45FC">
      <w:pPr>
        <w:pStyle w:val="ListParagraph"/>
        <w:numPr>
          <w:ilvl w:val="0"/>
          <w:numId w:val="8"/>
        </w:numPr>
        <w:spacing w:line="240" w:lineRule="auto"/>
        <w:rPr>
          <w:sz w:val="24"/>
          <w:szCs w:val="24"/>
          <w:lang w:val="en-US"/>
        </w:rPr>
      </w:pPr>
      <w:r w:rsidRPr="006F3B81">
        <w:rPr>
          <w:sz w:val="24"/>
          <w:szCs w:val="24"/>
        </w:rPr>
        <w:t>Used to repeat a block of code multiple times.</w:t>
      </w:r>
    </w:p>
    <w:p w:rsidR="006F3B81" w:rsidP="00623EE5" w:rsidRDefault="003F28FC" w14:paraId="14F34397" w14:textId="3F1E5A2A">
      <w:pPr>
        <w:pStyle w:val="ListParagraph"/>
        <w:numPr>
          <w:ilvl w:val="0"/>
          <w:numId w:val="14"/>
        </w:numPr>
        <w:spacing w:line="240" w:lineRule="auto"/>
        <w:rPr>
          <w:sz w:val="24"/>
          <w:szCs w:val="24"/>
          <w:lang w:val="en-US"/>
        </w:rPr>
      </w:pPr>
      <w:r>
        <w:rPr>
          <w:sz w:val="24"/>
          <w:szCs w:val="24"/>
          <w:lang w:val="en-US"/>
        </w:rPr>
        <w:t>F</w:t>
      </w:r>
      <w:r w:rsidR="00494453">
        <w:rPr>
          <w:sz w:val="24"/>
          <w:szCs w:val="24"/>
          <w:lang w:val="en-US"/>
        </w:rPr>
        <w:t>or</w:t>
      </w:r>
      <w:r>
        <w:rPr>
          <w:sz w:val="24"/>
          <w:szCs w:val="24"/>
          <w:lang w:val="en-US"/>
        </w:rPr>
        <w:t xml:space="preserve">, </w:t>
      </w:r>
      <w:proofErr w:type="gramStart"/>
      <w:r>
        <w:rPr>
          <w:sz w:val="24"/>
          <w:szCs w:val="24"/>
          <w:lang w:val="en-US"/>
        </w:rPr>
        <w:t>while,</w:t>
      </w:r>
      <w:proofErr w:type="gramEnd"/>
      <w:r>
        <w:rPr>
          <w:sz w:val="24"/>
          <w:szCs w:val="24"/>
          <w:lang w:val="en-US"/>
        </w:rPr>
        <w:t xml:space="preserve"> do-while loops</w:t>
      </w:r>
    </w:p>
    <w:p w:rsidR="001C0F37" w:rsidP="001C0F37" w:rsidRDefault="00922C7D" w14:paraId="5BF3D7C4" w14:textId="1A1B119B">
      <w:pPr>
        <w:numPr>
          <w:ilvl w:val="0"/>
          <w:numId w:val="0"/>
        </w:numPr>
        <w:spacing w:line="240" w:lineRule="auto"/>
        <w:ind w:left="360"/>
        <w:rPr>
          <w:sz w:val="24"/>
          <w:szCs w:val="24"/>
          <w:lang w:val="en-US"/>
        </w:rPr>
      </w:pPr>
      <w:r>
        <w:rPr>
          <w:noProof/>
          <w:sz w:val="24"/>
          <w:szCs w:val="24"/>
          <w:lang w:val="en-US"/>
        </w:rPr>
        <mc:AlternateContent>
          <mc:Choice Requires="wps">
            <w:drawing>
              <wp:anchor distT="0" distB="0" distL="114300" distR="114300" simplePos="0" relativeHeight="251658245" behindDoc="0" locked="0" layoutInCell="1" allowOverlap="1" wp14:anchorId="533311C5" wp14:editId="2F52A551">
                <wp:simplePos x="0" y="0"/>
                <wp:positionH relativeFrom="margin">
                  <wp:align>center</wp:align>
                </wp:positionH>
                <wp:positionV relativeFrom="paragraph">
                  <wp:posOffset>268835</wp:posOffset>
                </wp:positionV>
                <wp:extent cx="5347970" cy="1588576"/>
                <wp:effectExtent l="0" t="0" r="24130" b="12065"/>
                <wp:wrapNone/>
                <wp:docPr id="72770347" name="Text Box 8">
                  <a:extLst xmlns:a="http://schemas.openxmlformats.org/drawingml/2006/main">
                    <a:ext uri="{FF2B5EF4-FFF2-40B4-BE49-F238E27FC236}">
                      <a16:creationId xmlns:a16="http://schemas.microsoft.com/office/drawing/2014/main" id="{55CA322B-9F5D-4230-84B3-4FAAB310DA4E}"/>
                    </a:ext>
                  </a:extLst>
                </wp:docPr>
                <wp:cNvGraphicFramePr/>
                <a:graphic xmlns:a="http://schemas.openxmlformats.org/drawingml/2006/main">
                  <a:graphicData uri="http://schemas.microsoft.com/office/word/2010/wordprocessingShape">
                    <wps:wsp>
                      <wps:cNvSpPr txBox="1"/>
                      <wps:spPr>
                        <a:xfrm>
                          <a:off x="0" y="0"/>
                          <a:ext cx="5347970" cy="1588576"/>
                        </a:xfrm>
                        <a:prstGeom prst="rect">
                          <a:avLst/>
                        </a:prstGeom>
                        <a:solidFill>
                          <a:schemeClr val="tx1"/>
                        </a:solidFill>
                        <a:ln w="6350">
                          <a:solidFill>
                            <a:prstClr val="black"/>
                          </a:solidFill>
                        </a:ln>
                      </wps:spPr>
                      <wps:txbx>
                        <w:txbxContent>
                          <w:p w:rsidRPr="005E478C" w:rsidR="001E2583" w:rsidP="001E2583" w:rsidRDefault="001E2583" w14:paraId="1663710E" w14:textId="77777777">
                            <w:pPr>
                              <w:numPr>
                                <w:ilvl w:val="0"/>
                                <w:numId w:val="0"/>
                              </w:numPr>
                            </w:pPr>
                            <w:r w:rsidRPr="005E478C">
                              <w:t>Java</w:t>
                            </w:r>
                          </w:p>
                          <w:p w:rsidRPr="005E478C" w:rsidR="001E2583" w:rsidP="001E2583" w:rsidRDefault="001E2583" w14:paraId="7FF4DF1A" w14:textId="77777777">
                            <w:pPr>
                              <w:numPr>
                                <w:ilvl w:val="0"/>
                                <w:numId w:val="0"/>
                              </w:numPr>
                            </w:pPr>
                          </w:p>
                          <w:p w:rsidR="001E2583" w:rsidP="001E2583" w:rsidRDefault="001E2583" w14:paraId="6E84E048" w14:textId="13553C87">
                            <w:pPr>
                              <w:numPr>
                                <w:ilvl w:val="0"/>
                                <w:numId w:val="0"/>
                              </w:numPr>
                            </w:pPr>
                            <w:r w:rsidRPr="006B7D19">
                              <w:rPr>
                                <w:color w:val="00B0F0"/>
                              </w:rPr>
                              <w:t>if</w:t>
                            </w:r>
                            <w:r w:rsidRPr="005E478C">
                              <w:t xml:space="preserve"> (</w:t>
                            </w:r>
                            <w:r w:rsidRPr="00922C7D">
                              <w:rPr>
                                <w:color w:val="77206D" w:themeColor="accent5" w:themeShade="BF"/>
                              </w:rPr>
                              <w:t xml:space="preserve">int </w:t>
                            </w:r>
                            <w:proofErr w:type="spellStart"/>
                            <w:r w:rsidRPr="00922C7D">
                              <w:rPr>
                                <w:color w:val="77206D" w:themeColor="accent5" w:themeShade="BF"/>
                              </w:rPr>
                              <w:t>i</w:t>
                            </w:r>
                            <w:proofErr w:type="spellEnd"/>
                            <w:r>
                              <w:t xml:space="preserve"> = </w:t>
                            </w:r>
                            <w:r w:rsidRPr="00922C7D">
                              <w:rPr>
                                <w:color w:val="77206D" w:themeColor="accent5" w:themeShade="BF"/>
                              </w:rPr>
                              <w:t>1</w:t>
                            </w:r>
                            <w:r w:rsidR="007660F7">
                              <w:t xml:space="preserve">; </w:t>
                            </w:r>
                            <w:proofErr w:type="spellStart"/>
                            <w:r w:rsidR="007660F7">
                              <w:t>i</w:t>
                            </w:r>
                            <w:proofErr w:type="spellEnd"/>
                            <w:r w:rsidR="007660F7">
                              <w:t xml:space="preserve"> </w:t>
                            </w:r>
                            <w:r w:rsidR="00922C7D">
                              <w:t xml:space="preserve">&lt;= </w:t>
                            </w:r>
                            <w:r w:rsidRPr="00922C7D" w:rsidR="00922C7D">
                              <w:rPr>
                                <w:color w:val="77206D" w:themeColor="accent5" w:themeShade="BF"/>
                              </w:rPr>
                              <w:t>5</w:t>
                            </w:r>
                            <w:r w:rsidR="00922C7D">
                              <w:t xml:space="preserve">; </w:t>
                            </w:r>
                            <w:proofErr w:type="spellStart"/>
                            <w:r w:rsidR="00922C7D">
                              <w:t>i</w:t>
                            </w:r>
                            <w:proofErr w:type="spellEnd"/>
                            <w:r w:rsidR="00922C7D">
                              <w:t>++)</w:t>
                            </w:r>
                            <w:r w:rsidR="00C744CC">
                              <w:t xml:space="preserve"> </w:t>
                            </w:r>
                            <w:r w:rsidR="00922C7D">
                              <w:t xml:space="preserve"> {</w:t>
                            </w:r>
                          </w:p>
                          <w:p w:rsidR="00922C7D" w:rsidP="001E2583" w:rsidRDefault="00922C7D" w14:paraId="4899ECF5" w14:textId="7B46F891">
                            <w:pPr>
                              <w:numPr>
                                <w:ilvl w:val="0"/>
                                <w:numId w:val="0"/>
                              </w:numPr>
                            </w:pPr>
                            <w:r>
                              <w:t xml:space="preserve">        </w:t>
                            </w:r>
                            <w:proofErr w:type="spellStart"/>
                            <w:r>
                              <w:t>System.out.println</w:t>
                            </w:r>
                            <w:proofErr w:type="spellEnd"/>
                            <w:r>
                              <w:t>(</w:t>
                            </w:r>
                            <w:proofErr w:type="spellStart"/>
                            <w:r>
                              <w:t>i</w:t>
                            </w:r>
                            <w:proofErr w:type="spellEnd"/>
                            <w:r>
                              <w:t>);</w:t>
                            </w:r>
                          </w:p>
                          <w:p w:rsidRPr="005E478C" w:rsidR="00922C7D" w:rsidP="001E2583" w:rsidRDefault="00922C7D" w14:paraId="55333F2E" w14:textId="2A0B988F">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961922E">
              <v:shape id="_x0000_s1034" style="position:absolute;left:0;text-align:left;margin-left:0;margin-top:21.15pt;width:421.1pt;height:125.1pt;z-index:25165824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" w14:anchorId="533311C5">
                <v:textbox>
                  <w:txbxContent>
                    <w:p w:rsidRPr="005E478C" w:rsidR="001E2583" w:rsidP="001E2583" w:rsidRDefault="001E2583" w14:paraId="446BED44" w14:textId="77777777">
                      <w:pPr>
                        <w:numPr>
                          <w:ilvl w:val="0"/>
                          <w:numId w:val="0"/>
                        </w:numPr>
                      </w:pPr>
                      <w:r w:rsidRPr="005E478C">
                        <w:t>Java</w:t>
                      </w:r>
                    </w:p>
                    <w:p w:rsidRPr="005E478C" w:rsidR="001E2583" w:rsidP="001E2583" w:rsidRDefault="001E2583" w14:paraId="6A05A809" w14:textId="77777777">
                      <w:pPr>
                        <w:numPr>
                          <w:ilvl w:val="0"/>
                          <w:numId w:val="0"/>
                        </w:numPr>
                      </w:pPr>
                    </w:p>
                    <w:p w:rsidR="001E2583" w:rsidP="001E2583" w:rsidRDefault="001E2583" w14:paraId="1A0B51D8" w14:textId="13553C87">
                      <w:pPr>
                        <w:numPr>
                          <w:ilvl w:val="0"/>
                          <w:numId w:val="0"/>
                        </w:numPr>
                      </w:pPr>
                      <w:r w:rsidRPr="006B7D19">
                        <w:rPr>
                          <w:color w:val="00B0F0"/>
                        </w:rPr>
                        <w:t>if</w:t>
                      </w:r>
                      <w:r w:rsidRPr="005E478C">
                        <w:t xml:space="preserve"> (</w:t>
                      </w:r>
                      <w:r w:rsidRPr="00922C7D">
                        <w:rPr>
                          <w:color w:val="77206D" w:themeColor="accent5" w:themeShade="BF"/>
                        </w:rPr>
                        <w:t xml:space="preserve">int </w:t>
                      </w:r>
                      <w:proofErr w:type="spellStart"/>
                      <w:r w:rsidRPr="00922C7D">
                        <w:rPr>
                          <w:color w:val="77206D" w:themeColor="accent5" w:themeShade="BF"/>
                        </w:rPr>
                        <w:t>i</w:t>
                      </w:r>
                      <w:proofErr w:type="spellEnd"/>
                      <w:r>
                        <w:t xml:space="preserve"> = </w:t>
                      </w:r>
                      <w:r w:rsidRPr="00922C7D">
                        <w:rPr>
                          <w:color w:val="77206D" w:themeColor="accent5" w:themeShade="BF"/>
                        </w:rPr>
                        <w:t>1</w:t>
                      </w:r>
                      <w:r w:rsidR="007660F7">
                        <w:t xml:space="preserve">; </w:t>
                      </w:r>
                      <w:proofErr w:type="spellStart"/>
                      <w:r w:rsidR="007660F7">
                        <w:t>i</w:t>
                      </w:r>
                      <w:proofErr w:type="spellEnd"/>
                      <w:r w:rsidR="007660F7">
                        <w:t xml:space="preserve"> </w:t>
                      </w:r>
                      <w:r w:rsidR="00922C7D">
                        <w:t xml:space="preserve">&lt;= </w:t>
                      </w:r>
                      <w:r w:rsidRPr="00922C7D" w:rsidR="00922C7D">
                        <w:rPr>
                          <w:color w:val="77206D" w:themeColor="accent5" w:themeShade="BF"/>
                        </w:rPr>
                        <w:t>5</w:t>
                      </w:r>
                      <w:r w:rsidR="00922C7D">
                        <w:t xml:space="preserve">; </w:t>
                      </w:r>
                      <w:proofErr w:type="spellStart"/>
                      <w:r w:rsidR="00922C7D">
                        <w:t>i</w:t>
                      </w:r>
                      <w:proofErr w:type="spellEnd"/>
                      <w:r w:rsidR="00922C7D">
                        <w:t>++)</w:t>
                      </w:r>
                      <w:r w:rsidR="00C744CC">
                        <w:t xml:space="preserve"> </w:t>
                      </w:r>
                      <w:r w:rsidR="00922C7D">
                        <w:t xml:space="preserve"> {</w:t>
                      </w:r>
                    </w:p>
                    <w:p w:rsidR="00922C7D" w:rsidP="001E2583" w:rsidRDefault="00922C7D" w14:paraId="165093BE" w14:textId="7B46F891">
                      <w:pPr>
                        <w:numPr>
                          <w:ilvl w:val="0"/>
                          <w:numId w:val="0"/>
                        </w:numPr>
                      </w:pPr>
                      <w:r>
                        <w:t xml:space="preserve">        </w:t>
                      </w:r>
                      <w:proofErr w:type="spellStart"/>
                      <w:r>
                        <w:t>System.out.println</w:t>
                      </w:r>
                      <w:proofErr w:type="spellEnd"/>
                      <w:r>
                        <w:t>(</w:t>
                      </w:r>
                      <w:proofErr w:type="spellStart"/>
                      <w:r>
                        <w:t>i</w:t>
                      </w:r>
                      <w:proofErr w:type="spellEnd"/>
                      <w:r>
                        <w:t>);</w:t>
                      </w:r>
                    </w:p>
                    <w:p w:rsidRPr="005E478C" w:rsidR="00922C7D" w:rsidP="001E2583" w:rsidRDefault="00922C7D" w14:paraId="7AE58401" w14:textId="2A0B988F">
                      <w:pPr>
                        <w:numPr>
                          <w:ilvl w:val="0"/>
                          <w:numId w:val="0"/>
                        </w:numPr>
                      </w:pPr>
                      <w:r>
                        <w:t>}</w:t>
                      </w:r>
                    </w:p>
                  </w:txbxContent>
                </v:textbox>
                <w10:wrap anchorx="margin"/>
              </v:shape>
            </w:pict>
          </mc:Fallback>
        </mc:AlternateContent>
      </w:r>
      <w:r w:rsidR="001C0F37">
        <w:rPr>
          <w:sz w:val="24"/>
          <w:szCs w:val="24"/>
          <w:lang w:val="en-US"/>
        </w:rPr>
        <w:t>Example:</w:t>
      </w:r>
    </w:p>
    <w:p w:rsidR="001C0F37" w:rsidP="001C0F37" w:rsidRDefault="001C0F37" w14:paraId="244CC087" w14:textId="24F9B17F">
      <w:pPr>
        <w:numPr>
          <w:ilvl w:val="0"/>
          <w:numId w:val="0"/>
        </w:numPr>
        <w:spacing w:line="240" w:lineRule="auto"/>
        <w:ind w:left="360"/>
        <w:rPr>
          <w:sz w:val="24"/>
          <w:szCs w:val="24"/>
          <w:lang w:val="en-US"/>
        </w:rPr>
      </w:pPr>
    </w:p>
    <w:p w:rsidR="001E2583" w:rsidP="001C0F37" w:rsidRDefault="001E2583" w14:paraId="06B7FFBA" w14:textId="77777777">
      <w:pPr>
        <w:numPr>
          <w:ilvl w:val="0"/>
          <w:numId w:val="0"/>
        </w:numPr>
        <w:spacing w:line="240" w:lineRule="auto"/>
        <w:ind w:left="360"/>
        <w:rPr>
          <w:sz w:val="24"/>
          <w:szCs w:val="24"/>
          <w:lang w:val="en-US"/>
        </w:rPr>
      </w:pPr>
    </w:p>
    <w:p w:rsidR="001E2583" w:rsidP="001C0F37" w:rsidRDefault="001E2583" w14:paraId="7A6BEF06" w14:textId="77777777">
      <w:pPr>
        <w:numPr>
          <w:ilvl w:val="0"/>
          <w:numId w:val="0"/>
        </w:numPr>
        <w:spacing w:line="240" w:lineRule="auto"/>
        <w:ind w:left="360"/>
        <w:rPr>
          <w:sz w:val="24"/>
          <w:szCs w:val="24"/>
          <w:lang w:val="en-US"/>
        </w:rPr>
      </w:pPr>
    </w:p>
    <w:p w:rsidR="001E2583" w:rsidP="001C0F37" w:rsidRDefault="001E2583" w14:paraId="1BC055E8" w14:textId="77777777">
      <w:pPr>
        <w:numPr>
          <w:ilvl w:val="0"/>
          <w:numId w:val="0"/>
        </w:numPr>
        <w:spacing w:line="240" w:lineRule="auto"/>
        <w:ind w:left="360"/>
        <w:rPr>
          <w:sz w:val="24"/>
          <w:szCs w:val="24"/>
          <w:lang w:val="en-US"/>
        </w:rPr>
      </w:pPr>
    </w:p>
    <w:p w:rsidR="001E2583" w:rsidP="001C0F37" w:rsidRDefault="001E2583" w14:paraId="3D0662EE" w14:textId="77777777">
      <w:pPr>
        <w:numPr>
          <w:ilvl w:val="0"/>
          <w:numId w:val="0"/>
        </w:numPr>
        <w:spacing w:line="240" w:lineRule="auto"/>
        <w:ind w:left="360"/>
        <w:rPr>
          <w:sz w:val="24"/>
          <w:szCs w:val="24"/>
          <w:lang w:val="en-US"/>
        </w:rPr>
      </w:pPr>
    </w:p>
    <w:p w:rsidRPr="001C0F37" w:rsidR="001E2583" w:rsidP="00922C7D" w:rsidRDefault="001E2583" w14:paraId="55D98F83" w14:textId="77777777">
      <w:pPr>
        <w:numPr>
          <w:ilvl w:val="0"/>
          <w:numId w:val="0"/>
        </w:numPr>
        <w:spacing w:line="240" w:lineRule="auto"/>
        <w:rPr>
          <w:sz w:val="24"/>
          <w:szCs w:val="24"/>
          <w:lang w:val="en-US"/>
        </w:rPr>
      </w:pPr>
    </w:p>
    <w:p w:rsidRPr="00F10F37" w:rsidR="004A3174" w:rsidP="00623EE5" w:rsidRDefault="004A3174" w14:paraId="6EA5C4C4" w14:textId="247DCDA6">
      <w:pPr>
        <w:pStyle w:val="ListParagraph"/>
        <w:numPr>
          <w:ilvl w:val="0"/>
          <w:numId w:val="17"/>
        </w:numPr>
        <w:spacing w:line="240" w:lineRule="auto"/>
        <w:rPr>
          <w:b/>
          <w:sz w:val="24"/>
          <w:szCs w:val="24"/>
          <w:lang w:val="en-US"/>
        </w:rPr>
      </w:pPr>
      <w:r w:rsidRPr="00F10F37">
        <w:rPr>
          <w:b/>
          <w:sz w:val="24"/>
          <w:szCs w:val="24"/>
          <w:lang w:val="en-US"/>
        </w:rPr>
        <w:t>Jump Statements</w:t>
      </w:r>
    </w:p>
    <w:p w:rsidRPr="001A3FB9" w:rsidR="00922C7D" w:rsidP="00623EE5" w:rsidRDefault="001A3FB9" w14:paraId="6DAD0C8C" w14:textId="69792AFF">
      <w:pPr>
        <w:pStyle w:val="ListParagraph"/>
        <w:numPr>
          <w:ilvl w:val="0"/>
          <w:numId w:val="8"/>
        </w:numPr>
        <w:spacing w:line="240" w:lineRule="auto"/>
        <w:rPr>
          <w:sz w:val="24"/>
          <w:szCs w:val="24"/>
          <w:lang w:val="en-US"/>
        </w:rPr>
      </w:pPr>
      <w:r w:rsidRPr="001A3FB9">
        <w:rPr>
          <w:sz w:val="24"/>
          <w:szCs w:val="24"/>
        </w:rPr>
        <w:t>Used to alter the normal sequence of execution.</w:t>
      </w:r>
    </w:p>
    <w:p w:rsidRPr="004A0ECD" w:rsidR="001A3FB9" w:rsidP="00623EE5" w:rsidRDefault="00BB2304" w14:paraId="2925EA37" w14:textId="5829D7A2">
      <w:pPr>
        <w:pStyle w:val="ListParagraph"/>
        <w:numPr>
          <w:ilvl w:val="0"/>
          <w:numId w:val="14"/>
        </w:numPr>
        <w:spacing w:line="240" w:lineRule="auto"/>
        <w:rPr>
          <w:sz w:val="24"/>
          <w:szCs w:val="24"/>
          <w:lang w:val="en-US"/>
        </w:rPr>
      </w:pPr>
      <w:r>
        <w:rPr>
          <w:sz w:val="24"/>
          <w:szCs w:val="24"/>
          <w:lang w:val="en-US"/>
        </w:rPr>
        <w:t xml:space="preserve">break </w:t>
      </w:r>
      <w:r w:rsidR="004A0ECD">
        <w:rPr>
          <w:sz w:val="24"/>
          <w:szCs w:val="24"/>
          <w:lang w:val="en-US"/>
        </w:rPr>
        <w:t>–</w:t>
      </w:r>
      <w:r>
        <w:rPr>
          <w:sz w:val="24"/>
          <w:szCs w:val="24"/>
          <w:lang w:val="en-US"/>
        </w:rPr>
        <w:t xml:space="preserve"> </w:t>
      </w:r>
      <w:r w:rsidRPr="004A0ECD" w:rsidR="004A0ECD">
        <w:rPr>
          <w:sz w:val="24"/>
          <w:szCs w:val="24"/>
        </w:rPr>
        <w:t>exits a loop or switch.</w:t>
      </w:r>
    </w:p>
    <w:p w:rsidRPr="00011940" w:rsidR="004A0ECD" w:rsidP="00623EE5" w:rsidRDefault="004A0ECD" w14:paraId="5907A970" w14:textId="23DA4B06">
      <w:pPr>
        <w:pStyle w:val="ListParagraph"/>
        <w:numPr>
          <w:ilvl w:val="0"/>
          <w:numId w:val="14"/>
        </w:numPr>
        <w:spacing w:line="240" w:lineRule="auto"/>
        <w:rPr>
          <w:sz w:val="24"/>
          <w:szCs w:val="24"/>
          <w:lang w:val="en-US"/>
        </w:rPr>
      </w:pPr>
      <w:r>
        <w:rPr>
          <w:sz w:val="24"/>
          <w:szCs w:val="24"/>
        </w:rPr>
        <w:t xml:space="preserve">continue – </w:t>
      </w:r>
      <w:r w:rsidRPr="00011940" w:rsidR="00011940">
        <w:rPr>
          <w:sz w:val="24"/>
          <w:szCs w:val="24"/>
        </w:rPr>
        <w:t>skips the current iteration.</w:t>
      </w:r>
    </w:p>
    <w:p w:rsidRPr="00C744CC" w:rsidR="00011940" w:rsidP="00623EE5" w:rsidRDefault="00011940" w14:paraId="04092C81" w14:textId="37AD4884">
      <w:pPr>
        <w:pStyle w:val="ListParagraph"/>
        <w:numPr>
          <w:ilvl w:val="0"/>
          <w:numId w:val="14"/>
        </w:numPr>
        <w:spacing w:line="240" w:lineRule="auto"/>
        <w:rPr>
          <w:sz w:val="24"/>
          <w:szCs w:val="24"/>
          <w:lang w:val="en-US"/>
        </w:rPr>
      </w:pPr>
      <w:r>
        <w:rPr>
          <w:sz w:val="24"/>
          <w:szCs w:val="24"/>
        </w:rPr>
        <w:t xml:space="preserve">return – </w:t>
      </w:r>
      <w:r w:rsidRPr="00C744CC" w:rsidR="00C744CC">
        <w:rPr>
          <w:sz w:val="24"/>
          <w:szCs w:val="24"/>
        </w:rPr>
        <w:t>exits from a method and optionally returns a value.</w:t>
      </w:r>
    </w:p>
    <w:p w:rsidR="00C744CC" w:rsidP="00C744CC" w:rsidRDefault="00C744CC" w14:paraId="78F74F76" w14:textId="3E2BD934">
      <w:pPr>
        <w:numPr>
          <w:ilvl w:val="0"/>
          <w:numId w:val="0"/>
        </w:numPr>
        <w:spacing w:line="240" w:lineRule="auto"/>
        <w:ind w:left="360"/>
        <w:rPr>
          <w:sz w:val="24"/>
          <w:szCs w:val="24"/>
          <w:lang w:val="en-US"/>
        </w:rPr>
      </w:pPr>
      <w:r>
        <w:rPr>
          <w:noProof/>
          <w:sz w:val="24"/>
          <w:szCs w:val="24"/>
          <w:lang w:val="en-US"/>
        </w:rPr>
        <mc:AlternateContent>
          <mc:Choice Requires="wps">
            <w:drawing>
              <wp:anchor distT="0" distB="0" distL="114300" distR="114300" simplePos="0" relativeHeight="251658246" behindDoc="0" locked="0" layoutInCell="1" allowOverlap="1" wp14:anchorId="2155E6AC" wp14:editId="489B345A">
                <wp:simplePos x="0" y="0"/>
                <wp:positionH relativeFrom="margin">
                  <wp:align>center</wp:align>
                </wp:positionH>
                <wp:positionV relativeFrom="paragraph">
                  <wp:posOffset>268200</wp:posOffset>
                </wp:positionV>
                <wp:extent cx="5347970" cy="1741251"/>
                <wp:effectExtent l="0" t="0" r="24130" b="11430"/>
                <wp:wrapNone/>
                <wp:docPr id="1549948872" name="Text Box 8">
                  <a:extLst xmlns:a="http://schemas.openxmlformats.org/drawingml/2006/main">
                    <a:ext uri="{FF2B5EF4-FFF2-40B4-BE49-F238E27FC236}">
                      <a16:creationId xmlns:a16="http://schemas.microsoft.com/office/drawing/2014/main" id="{1A870324-8331-4A3C-90B5-0037D44817BA}"/>
                    </a:ext>
                  </a:extLst>
                </wp:docPr>
                <wp:cNvGraphicFramePr/>
                <a:graphic xmlns:a="http://schemas.openxmlformats.org/drawingml/2006/main">
                  <a:graphicData uri="http://schemas.microsoft.com/office/word/2010/wordprocessingShape">
                    <wps:wsp>
                      <wps:cNvSpPr txBox="1"/>
                      <wps:spPr>
                        <a:xfrm>
                          <a:off x="0" y="0"/>
                          <a:ext cx="5347970" cy="1741251"/>
                        </a:xfrm>
                        <a:prstGeom prst="rect">
                          <a:avLst/>
                        </a:prstGeom>
                        <a:solidFill>
                          <a:schemeClr val="tx1"/>
                        </a:solidFill>
                        <a:ln w="6350">
                          <a:solidFill>
                            <a:prstClr val="black"/>
                          </a:solidFill>
                        </a:ln>
                      </wps:spPr>
                      <wps:txbx>
                        <w:txbxContent>
                          <w:p w:rsidRPr="005E478C" w:rsidR="00C744CC" w:rsidP="00C744CC" w:rsidRDefault="00C744CC" w14:paraId="5814D7C6" w14:textId="77777777">
                            <w:pPr>
                              <w:numPr>
                                <w:ilvl w:val="0"/>
                                <w:numId w:val="0"/>
                              </w:numPr>
                            </w:pPr>
                            <w:r w:rsidRPr="005E478C">
                              <w:t>Java</w:t>
                            </w:r>
                          </w:p>
                          <w:p w:rsidRPr="005E478C" w:rsidR="00C744CC" w:rsidP="00C744CC" w:rsidRDefault="00C744CC" w14:paraId="32A6ADF5" w14:textId="77777777">
                            <w:pPr>
                              <w:numPr>
                                <w:ilvl w:val="0"/>
                                <w:numId w:val="0"/>
                              </w:numPr>
                            </w:pPr>
                          </w:p>
                          <w:p w:rsidR="00C744CC" w:rsidP="00C744CC" w:rsidRDefault="00C744CC" w14:paraId="3F6C607A" w14:textId="17863969">
                            <w:pPr>
                              <w:numPr>
                                <w:ilvl w:val="0"/>
                                <w:numId w:val="0"/>
                              </w:numPr>
                            </w:pPr>
                            <w:r w:rsidRPr="006B7D19">
                              <w:rPr>
                                <w:color w:val="00B0F0"/>
                              </w:rPr>
                              <w:t>if</w:t>
                            </w:r>
                            <w:r w:rsidRPr="005E478C">
                              <w:t xml:space="preserve"> (</w:t>
                            </w:r>
                            <w:r w:rsidRPr="00922C7D">
                              <w:rPr>
                                <w:color w:val="77206D" w:themeColor="accent5" w:themeShade="BF"/>
                              </w:rPr>
                              <w:t xml:space="preserve">int </w:t>
                            </w:r>
                            <w:proofErr w:type="spellStart"/>
                            <w:r w:rsidRPr="00922C7D">
                              <w:rPr>
                                <w:color w:val="77206D" w:themeColor="accent5" w:themeShade="BF"/>
                              </w:rPr>
                              <w:t>i</w:t>
                            </w:r>
                            <w:proofErr w:type="spellEnd"/>
                            <w:r>
                              <w:t xml:space="preserve"> = </w:t>
                            </w:r>
                            <w:r w:rsidRPr="00922C7D">
                              <w:rPr>
                                <w:color w:val="77206D" w:themeColor="accent5" w:themeShade="BF"/>
                              </w:rPr>
                              <w:t>1</w:t>
                            </w:r>
                            <w:r>
                              <w:t xml:space="preserve">; </w:t>
                            </w:r>
                            <w:proofErr w:type="spellStart"/>
                            <w:r>
                              <w:t>i</w:t>
                            </w:r>
                            <w:proofErr w:type="spellEnd"/>
                            <w:r>
                              <w:t xml:space="preserve"> &lt;= </w:t>
                            </w:r>
                            <w:r w:rsidRPr="00922C7D">
                              <w:rPr>
                                <w:color w:val="77206D" w:themeColor="accent5" w:themeShade="BF"/>
                              </w:rPr>
                              <w:t>5</w:t>
                            </w:r>
                            <w:r>
                              <w:t xml:space="preserve">; </w:t>
                            </w:r>
                            <w:proofErr w:type="spellStart"/>
                            <w:r>
                              <w:t>i</w:t>
                            </w:r>
                            <w:proofErr w:type="spellEnd"/>
                            <w:r>
                              <w:t>++)  {</w:t>
                            </w:r>
                          </w:p>
                          <w:p w:rsidR="008B7431" w:rsidP="00C744CC" w:rsidRDefault="008B7431" w14:paraId="64703FE7" w14:textId="653DABBC">
                            <w:pPr>
                              <w:numPr>
                                <w:ilvl w:val="0"/>
                                <w:numId w:val="0"/>
                              </w:numPr>
                            </w:pPr>
                            <w:r>
                              <w:t xml:space="preserve">        </w:t>
                            </w:r>
                            <w:r w:rsidRPr="008B7431">
                              <w:rPr>
                                <w:color w:val="00B0F0"/>
                              </w:rPr>
                              <w:t>if</w:t>
                            </w:r>
                            <w:r>
                              <w:t xml:space="preserve"> (</w:t>
                            </w:r>
                            <w:proofErr w:type="spellStart"/>
                            <w:r>
                              <w:t>i</w:t>
                            </w:r>
                            <w:proofErr w:type="spellEnd"/>
                            <w:r>
                              <w:t xml:space="preserve"> == </w:t>
                            </w:r>
                            <w:r w:rsidRPr="008B7431">
                              <w:rPr>
                                <w:color w:val="77206D" w:themeColor="accent5" w:themeShade="BF"/>
                              </w:rPr>
                              <w:t>3</w:t>
                            </w:r>
                            <w:r>
                              <w:t xml:space="preserve">) </w:t>
                            </w:r>
                            <w:r w:rsidRPr="008B7431">
                              <w:rPr>
                                <w:color w:val="00B0F0"/>
                              </w:rPr>
                              <w:t>continue</w:t>
                            </w:r>
                            <w:r>
                              <w:t>;</w:t>
                            </w:r>
                          </w:p>
                          <w:p w:rsidR="00C744CC" w:rsidP="00C744CC" w:rsidRDefault="00C744CC" w14:paraId="3BBE054F" w14:textId="77777777">
                            <w:pPr>
                              <w:numPr>
                                <w:ilvl w:val="0"/>
                                <w:numId w:val="0"/>
                              </w:numPr>
                            </w:pPr>
                            <w:r>
                              <w:t xml:space="preserve">        </w:t>
                            </w:r>
                            <w:proofErr w:type="spellStart"/>
                            <w:r>
                              <w:t>System.out.println</w:t>
                            </w:r>
                            <w:proofErr w:type="spellEnd"/>
                            <w:r>
                              <w:t>(</w:t>
                            </w:r>
                            <w:proofErr w:type="spellStart"/>
                            <w:r>
                              <w:t>i</w:t>
                            </w:r>
                            <w:proofErr w:type="spellEnd"/>
                            <w:r>
                              <w:t>);</w:t>
                            </w:r>
                          </w:p>
                          <w:p w:rsidRPr="005E478C" w:rsidR="00C744CC" w:rsidP="00C744CC" w:rsidRDefault="00C744CC" w14:paraId="03DE6B24" w14:textId="77777777">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46E1D61">
              <v:shape id="_x0000_s1035" style="position:absolute;left:0;text-align:left;margin-left:0;margin-top:21.1pt;width:421.1pt;height:137.1pt;z-index:25165824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" w14:anchorId="2155E6AC">
                <v:textbox>
                  <w:txbxContent>
                    <w:p w:rsidRPr="005E478C" w:rsidR="00C744CC" w:rsidP="00C744CC" w:rsidRDefault="00C744CC" w14:paraId="57ECFBB7" w14:textId="77777777">
                      <w:pPr>
                        <w:numPr>
                          <w:ilvl w:val="0"/>
                          <w:numId w:val="0"/>
                        </w:numPr>
                      </w:pPr>
                      <w:r w:rsidRPr="005E478C">
                        <w:t>Java</w:t>
                      </w:r>
                    </w:p>
                    <w:p w:rsidRPr="005E478C" w:rsidR="00C744CC" w:rsidP="00C744CC" w:rsidRDefault="00C744CC" w14:paraId="5A39BBE3" w14:textId="77777777">
                      <w:pPr>
                        <w:numPr>
                          <w:ilvl w:val="0"/>
                          <w:numId w:val="0"/>
                        </w:numPr>
                      </w:pPr>
                    </w:p>
                    <w:p w:rsidR="00C744CC" w:rsidP="00C744CC" w:rsidRDefault="00C744CC" w14:paraId="05F8B4CD" w14:textId="17863969">
                      <w:pPr>
                        <w:numPr>
                          <w:ilvl w:val="0"/>
                          <w:numId w:val="0"/>
                        </w:numPr>
                      </w:pPr>
                      <w:r w:rsidRPr="006B7D19">
                        <w:rPr>
                          <w:color w:val="00B0F0"/>
                        </w:rPr>
                        <w:t>if</w:t>
                      </w:r>
                      <w:r w:rsidRPr="005E478C">
                        <w:t xml:space="preserve"> (</w:t>
                      </w:r>
                      <w:r w:rsidRPr="00922C7D">
                        <w:rPr>
                          <w:color w:val="77206D" w:themeColor="accent5" w:themeShade="BF"/>
                        </w:rPr>
                        <w:t xml:space="preserve">int </w:t>
                      </w:r>
                      <w:proofErr w:type="spellStart"/>
                      <w:r w:rsidRPr="00922C7D">
                        <w:rPr>
                          <w:color w:val="77206D" w:themeColor="accent5" w:themeShade="BF"/>
                        </w:rPr>
                        <w:t>i</w:t>
                      </w:r>
                      <w:proofErr w:type="spellEnd"/>
                      <w:r>
                        <w:t xml:space="preserve"> = </w:t>
                      </w:r>
                      <w:r w:rsidRPr="00922C7D">
                        <w:rPr>
                          <w:color w:val="77206D" w:themeColor="accent5" w:themeShade="BF"/>
                        </w:rPr>
                        <w:t>1</w:t>
                      </w:r>
                      <w:r>
                        <w:t xml:space="preserve">; </w:t>
                      </w:r>
                      <w:proofErr w:type="spellStart"/>
                      <w:r>
                        <w:t>i</w:t>
                      </w:r>
                      <w:proofErr w:type="spellEnd"/>
                      <w:r>
                        <w:t xml:space="preserve"> &lt;= </w:t>
                      </w:r>
                      <w:r w:rsidRPr="00922C7D">
                        <w:rPr>
                          <w:color w:val="77206D" w:themeColor="accent5" w:themeShade="BF"/>
                        </w:rPr>
                        <w:t>5</w:t>
                      </w:r>
                      <w:r>
                        <w:t xml:space="preserve">; </w:t>
                      </w:r>
                      <w:proofErr w:type="spellStart"/>
                      <w:r>
                        <w:t>i</w:t>
                      </w:r>
                      <w:proofErr w:type="spellEnd"/>
                      <w:r>
                        <w:t>++)  {</w:t>
                      </w:r>
                    </w:p>
                    <w:p w:rsidR="008B7431" w:rsidP="00C744CC" w:rsidRDefault="008B7431" w14:paraId="3A7E9FB4" w14:textId="653DABBC">
                      <w:pPr>
                        <w:numPr>
                          <w:ilvl w:val="0"/>
                          <w:numId w:val="0"/>
                        </w:numPr>
                      </w:pPr>
                      <w:r>
                        <w:t xml:space="preserve">        </w:t>
                      </w:r>
                      <w:r w:rsidRPr="008B7431">
                        <w:rPr>
                          <w:color w:val="00B0F0"/>
                        </w:rPr>
                        <w:t>if</w:t>
                      </w:r>
                      <w:r>
                        <w:t xml:space="preserve"> (</w:t>
                      </w:r>
                      <w:proofErr w:type="spellStart"/>
                      <w:r>
                        <w:t>i</w:t>
                      </w:r>
                      <w:proofErr w:type="spellEnd"/>
                      <w:r>
                        <w:t xml:space="preserve"> == </w:t>
                      </w:r>
                      <w:r w:rsidRPr="008B7431">
                        <w:rPr>
                          <w:color w:val="77206D" w:themeColor="accent5" w:themeShade="BF"/>
                        </w:rPr>
                        <w:t>3</w:t>
                      </w:r>
                      <w:r>
                        <w:t xml:space="preserve">) </w:t>
                      </w:r>
                      <w:r w:rsidRPr="008B7431">
                        <w:rPr>
                          <w:color w:val="00B0F0"/>
                        </w:rPr>
                        <w:t>continue</w:t>
                      </w:r>
                      <w:r>
                        <w:t>;</w:t>
                      </w:r>
                    </w:p>
                    <w:p w:rsidR="00C744CC" w:rsidP="00C744CC" w:rsidRDefault="00C744CC" w14:paraId="0223BAA9" w14:textId="77777777">
                      <w:pPr>
                        <w:numPr>
                          <w:ilvl w:val="0"/>
                          <w:numId w:val="0"/>
                        </w:numPr>
                      </w:pPr>
                      <w:r>
                        <w:t xml:space="preserve">        </w:t>
                      </w:r>
                      <w:proofErr w:type="spellStart"/>
                      <w:r>
                        <w:t>System.out.println</w:t>
                      </w:r>
                      <w:proofErr w:type="spellEnd"/>
                      <w:r>
                        <w:t>(</w:t>
                      </w:r>
                      <w:proofErr w:type="spellStart"/>
                      <w:r>
                        <w:t>i</w:t>
                      </w:r>
                      <w:proofErr w:type="spellEnd"/>
                      <w:r>
                        <w:t>);</w:t>
                      </w:r>
                    </w:p>
                    <w:p w:rsidRPr="005E478C" w:rsidR="00C744CC" w:rsidP="00C744CC" w:rsidRDefault="00C744CC" w14:paraId="4286D95D" w14:textId="77777777">
                      <w:pPr>
                        <w:numPr>
                          <w:ilvl w:val="0"/>
                          <w:numId w:val="0"/>
                        </w:numPr>
                      </w:pPr>
                      <w:r>
                        <w:t>}</w:t>
                      </w:r>
                    </w:p>
                  </w:txbxContent>
                </v:textbox>
                <w10:wrap anchorx="margin"/>
              </v:shape>
            </w:pict>
          </mc:Fallback>
        </mc:AlternateContent>
      </w:r>
      <w:r>
        <w:rPr>
          <w:sz w:val="24"/>
          <w:szCs w:val="24"/>
          <w:lang w:val="en-US"/>
        </w:rPr>
        <w:t>Example:</w:t>
      </w:r>
    </w:p>
    <w:p w:rsidR="009641BD" w:rsidP="009641BD" w:rsidRDefault="009641BD" w14:paraId="7F0B6B10" w14:textId="567E1657">
      <w:pPr>
        <w:numPr>
          <w:ilvl w:val="0"/>
          <w:numId w:val="0"/>
        </w:numPr>
        <w:spacing w:line="240" w:lineRule="auto"/>
        <w:rPr>
          <w:sz w:val="24"/>
          <w:szCs w:val="24"/>
          <w:lang w:val="en-US"/>
        </w:rPr>
      </w:pPr>
    </w:p>
    <w:p w:rsidR="009641BD" w:rsidP="009641BD" w:rsidRDefault="009641BD" w14:paraId="592AF7AE" w14:textId="77777777">
      <w:pPr>
        <w:numPr>
          <w:ilvl w:val="0"/>
          <w:numId w:val="0"/>
        </w:numPr>
        <w:spacing w:line="240" w:lineRule="auto"/>
        <w:rPr>
          <w:sz w:val="24"/>
          <w:szCs w:val="24"/>
          <w:lang w:val="en-US"/>
        </w:rPr>
      </w:pPr>
    </w:p>
    <w:p w:rsidR="009641BD" w:rsidP="009641BD" w:rsidRDefault="009641BD" w14:paraId="443E2379" w14:textId="77777777">
      <w:pPr>
        <w:numPr>
          <w:ilvl w:val="0"/>
          <w:numId w:val="0"/>
        </w:numPr>
        <w:spacing w:line="240" w:lineRule="auto"/>
        <w:rPr>
          <w:sz w:val="24"/>
          <w:szCs w:val="24"/>
          <w:lang w:val="en-US"/>
        </w:rPr>
      </w:pPr>
    </w:p>
    <w:p w:rsidR="009641BD" w:rsidP="009641BD" w:rsidRDefault="009641BD" w14:paraId="1DDF49D9" w14:textId="77777777">
      <w:pPr>
        <w:numPr>
          <w:ilvl w:val="0"/>
          <w:numId w:val="0"/>
        </w:numPr>
        <w:spacing w:line="240" w:lineRule="auto"/>
        <w:rPr>
          <w:sz w:val="24"/>
          <w:szCs w:val="24"/>
          <w:lang w:val="en-US"/>
        </w:rPr>
      </w:pPr>
    </w:p>
    <w:p w:rsidR="009641BD" w:rsidP="009641BD" w:rsidRDefault="009641BD" w14:paraId="41DAE2DC" w14:textId="77777777">
      <w:pPr>
        <w:numPr>
          <w:ilvl w:val="0"/>
          <w:numId w:val="0"/>
        </w:numPr>
        <w:spacing w:line="240" w:lineRule="auto"/>
        <w:rPr>
          <w:sz w:val="24"/>
          <w:szCs w:val="24"/>
          <w:lang w:val="en-US"/>
        </w:rPr>
      </w:pPr>
    </w:p>
    <w:p w:rsidR="009641BD" w:rsidP="009641BD" w:rsidRDefault="009641BD" w14:paraId="6A9A83FD" w14:textId="77777777">
      <w:pPr>
        <w:numPr>
          <w:ilvl w:val="0"/>
          <w:numId w:val="0"/>
        </w:numPr>
        <w:spacing w:line="240" w:lineRule="auto"/>
        <w:rPr>
          <w:sz w:val="24"/>
          <w:szCs w:val="24"/>
          <w:lang w:val="en-US"/>
        </w:rPr>
      </w:pPr>
    </w:p>
    <w:p w:rsidR="00F80589" w:rsidP="009641BD" w:rsidRDefault="00F80589" w14:paraId="30028682" w14:textId="77777777">
      <w:pPr>
        <w:numPr>
          <w:ilvl w:val="0"/>
          <w:numId w:val="0"/>
        </w:numPr>
        <w:spacing w:line="240" w:lineRule="auto"/>
        <w:rPr>
          <w:sz w:val="24"/>
          <w:szCs w:val="24"/>
          <w:lang w:val="en-US"/>
        </w:rPr>
      </w:pPr>
    </w:p>
    <w:p w:rsidRPr="00C744CC" w:rsidR="00F80589" w:rsidP="009641BD" w:rsidRDefault="00C21A56" w14:paraId="51D703A6" w14:textId="19EBA834">
      <w:pPr>
        <w:numPr>
          <w:ilvl w:val="0"/>
          <w:numId w:val="0"/>
        </w:numPr>
        <w:spacing w:line="240" w:lineRule="auto"/>
        <w:rPr>
          <w:sz w:val="24"/>
          <w:szCs w:val="24"/>
          <w:lang w:val="en-US"/>
        </w:rPr>
      </w:pPr>
      <w:r>
        <w:rPr>
          <w:sz w:val="24"/>
          <w:szCs w:val="24"/>
          <w:lang w:val="en-US"/>
        </w:rPr>
        <w:t xml:space="preserve">Video Link: </w:t>
      </w:r>
      <w:hyperlink w:tgtFrame="_blank" w:history="1" r:id="rId13">
        <w:r w:rsidRPr="000863DA" w:rsidR="000863DA">
          <w:rPr>
            <w:rStyle w:val="Hyperlink"/>
            <w:b/>
            <w:bCs/>
            <w:sz w:val="24"/>
            <w:szCs w:val="24"/>
          </w:rPr>
          <w:t>https://youtu.be/qX6oNPX3gmE?si=z4NX194nJ4J4T9HA</w:t>
        </w:r>
      </w:hyperlink>
    </w:p>
    <w:p w:rsidRPr="004244F3" w:rsidR="009641BD" w:rsidP="009641BD" w:rsidRDefault="00585D99" w14:paraId="432DE74E" w14:textId="1BB729B9">
      <w:pPr>
        <w:numPr>
          <w:ilvl w:val="0"/>
          <w:numId w:val="0"/>
        </w:numPr>
        <w:spacing w:line="240" w:lineRule="auto"/>
        <w:rPr>
          <w:sz w:val="24"/>
          <w:szCs w:val="24"/>
          <w:lang w:val="en-US"/>
        </w:rPr>
      </w:pPr>
      <w:r>
        <w:rPr>
          <w:sz w:val="24"/>
          <w:szCs w:val="24"/>
          <w:lang w:val="en-US"/>
        </w:rPr>
        <w:t>____________________________________________________________________________________</w:t>
      </w:r>
    </w:p>
    <w:p w:rsidR="0024182F" w:rsidP="00623EE5" w:rsidRDefault="0033128D" w14:paraId="551929F8" w14:textId="6B4D35B7">
      <w:pPr>
        <w:pStyle w:val="ListParagraph"/>
        <w:numPr>
          <w:ilvl w:val="0"/>
          <w:numId w:val="13"/>
        </w:numPr>
        <w:rPr>
          <w:b/>
          <w:bCs/>
          <w:sz w:val="24"/>
          <w:szCs w:val="24"/>
          <w:lang w:val="en-US"/>
        </w:rPr>
      </w:pPr>
      <w:r>
        <w:rPr>
          <w:b/>
          <w:bCs/>
          <w:sz w:val="24"/>
          <w:szCs w:val="24"/>
          <w:lang w:val="en-US"/>
        </w:rPr>
        <w:t>DATA, VARIABLES, AND I/O</w:t>
      </w:r>
    </w:p>
    <w:p w:rsidRPr="00686224" w:rsidR="002C19DD" w:rsidP="00623EE5" w:rsidRDefault="006D2530" w14:paraId="73775930" w14:textId="44262F49">
      <w:pPr>
        <w:pStyle w:val="ListParagraph"/>
        <w:numPr>
          <w:ilvl w:val="1"/>
          <w:numId w:val="15"/>
        </w:numPr>
        <w:rPr>
          <w:b/>
          <w:bCs/>
          <w:sz w:val="24"/>
          <w:szCs w:val="24"/>
          <w:lang w:val="en-US"/>
        </w:rPr>
      </w:pPr>
      <w:r>
        <w:rPr>
          <w:b/>
          <w:bCs/>
          <w:sz w:val="24"/>
          <w:szCs w:val="24"/>
          <w:lang w:val="en-US"/>
        </w:rPr>
        <w:t xml:space="preserve"> </w:t>
      </w:r>
      <w:r w:rsidR="002A5682">
        <w:rPr>
          <w:b/>
          <w:bCs/>
          <w:sz w:val="24"/>
          <w:szCs w:val="24"/>
          <w:lang w:val="en-US"/>
        </w:rPr>
        <w:t>P</w:t>
      </w:r>
      <w:r w:rsidR="00312CF7">
        <w:rPr>
          <w:b/>
          <w:bCs/>
          <w:sz w:val="24"/>
          <w:szCs w:val="24"/>
          <w:lang w:val="en-US"/>
        </w:rPr>
        <w:t>rimiti</w:t>
      </w:r>
      <w:r w:rsidR="00B835FC">
        <w:rPr>
          <w:b/>
          <w:bCs/>
          <w:sz w:val="24"/>
          <w:szCs w:val="24"/>
          <w:lang w:val="en-US"/>
        </w:rPr>
        <w:t xml:space="preserve">ve </w:t>
      </w:r>
      <w:r w:rsidR="00E05E01">
        <w:rPr>
          <w:b/>
          <w:bCs/>
          <w:sz w:val="24"/>
          <w:szCs w:val="24"/>
          <w:lang w:val="en-US"/>
        </w:rPr>
        <w:t>D</w:t>
      </w:r>
      <w:r w:rsidR="00F525BA">
        <w:rPr>
          <w:b/>
          <w:bCs/>
          <w:sz w:val="24"/>
          <w:szCs w:val="24"/>
          <w:lang w:val="en-US"/>
        </w:rPr>
        <w:t xml:space="preserve">ata </w:t>
      </w:r>
      <w:r w:rsidR="005B2EDA">
        <w:rPr>
          <w:b/>
          <w:bCs/>
          <w:sz w:val="24"/>
          <w:szCs w:val="24"/>
          <w:lang w:val="en-US"/>
        </w:rPr>
        <w:t>Type</w:t>
      </w:r>
      <w:r w:rsidR="00095420">
        <w:rPr>
          <w:b/>
          <w:bCs/>
          <w:sz w:val="24"/>
          <w:szCs w:val="24"/>
          <w:lang w:val="en-US"/>
        </w:rPr>
        <w:t>s (i</w:t>
      </w:r>
      <w:r w:rsidR="00D50DF3">
        <w:rPr>
          <w:b/>
          <w:bCs/>
          <w:sz w:val="24"/>
          <w:szCs w:val="24"/>
          <w:lang w:val="en-US"/>
        </w:rPr>
        <w:t>nt</w:t>
      </w:r>
      <w:r w:rsidR="001A73FD">
        <w:rPr>
          <w:b/>
          <w:bCs/>
          <w:sz w:val="24"/>
          <w:szCs w:val="24"/>
          <w:lang w:val="en-US"/>
        </w:rPr>
        <w:t xml:space="preserve">, </w:t>
      </w:r>
      <w:r w:rsidR="0052500E">
        <w:rPr>
          <w:b/>
          <w:bCs/>
          <w:sz w:val="24"/>
          <w:szCs w:val="24"/>
          <w:lang w:val="en-US"/>
        </w:rPr>
        <w:t>double</w:t>
      </w:r>
      <w:r w:rsidR="00CD566F">
        <w:rPr>
          <w:b/>
          <w:bCs/>
          <w:sz w:val="24"/>
          <w:szCs w:val="24"/>
          <w:lang w:val="en-US"/>
        </w:rPr>
        <w:t>,</w:t>
      </w:r>
      <w:r w:rsidR="004F6A93">
        <w:rPr>
          <w:b/>
          <w:bCs/>
          <w:sz w:val="24"/>
          <w:szCs w:val="24"/>
          <w:lang w:val="en-US"/>
        </w:rPr>
        <w:t xml:space="preserve"> </w:t>
      </w:r>
      <w:r w:rsidR="00FA52C3">
        <w:rPr>
          <w:b/>
          <w:bCs/>
          <w:sz w:val="24"/>
          <w:szCs w:val="24"/>
          <w:lang w:val="en-US"/>
        </w:rPr>
        <w:t>char</w:t>
      </w:r>
      <w:r w:rsidR="00362E8D">
        <w:rPr>
          <w:b/>
          <w:bCs/>
          <w:sz w:val="24"/>
          <w:szCs w:val="24"/>
          <w:lang w:val="en-US"/>
        </w:rPr>
        <w:t xml:space="preserve">, </w:t>
      </w:r>
      <w:r w:rsidR="007C3843">
        <w:rPr>
          <w:b/>
          <w:bCs/>
          <w:sz w:val="24"/>
          <w:szCs w:val="24"/>
          <w:lang w:val="en-US"/>
        </w:rPr>
        <w:t>Boolean)</w:t>
      </w:r>
    </w:p>
    <w:p w:rsidR="00D84559" w:rsidP="00623EE5" w:rsidRDefault="00D84559" w14:paraId="238704EA" w14:textId="77777777">
      <w:pPr>
        <w:pStyle w:val="ListParagraph"/>
        <w:numPr>
          <w:ilvl w:val="0"/>
          <w:numId w:val="15"/>
        </w:numPr>
        <w:rPr>
          <w:sz w:val="24"/>
          <w:szCs w:val="24"/>
        </w:rPr>
      </w:pPr>
      <w:r w:rsidRPr="00820766">
        <w:rPr>
          <w:sz w:val="24"/>
          <w:szCs w:val="24"/>
        </w:rPr>
        <w:t>In Java, data types define the kind of data a variable can hold. They help the compiler understand how much memory to allocate and what operations can be performed on that data.</w:t>
      </w:r>
      <w:r>
        <w:rPr>
          <w:sz w:val="24"/>
          <w:szCs w:val="24"/>
        </w:rPr>
        <w:t xml:space="preserve"> </w:t>
      </w:r>
    </w:p>
    <w:p w:rsidRPr="00A65787" w:rsidR="00D84559" w:rsidP="00623EE5" w:rsidRDefault="00D84559" w14:paraId="364EDFAE" w14:textId="2817453D">
      <w:pPr>
        <w:pStyle w:val="ListParagraph"/>
        <w:numPr>
          <w:ilvl w:val="0"/>
          <w:numId w:val="15"/>
        </w:numPr>
        <w:rPr>
          <w:sz w:val="24"/>
          <w:szCs w:val="24"/>
        </w:rPr>
      </w:pPr>
      <w:r w:rsidRPr="00A1130D">
        <w:rPr>
          <w:sz w:val="24"/>
          <w:szCs w:val="24"/>
        </w:rPr>
        <w:t xml:space="preserve">Java has two categories of data types: </w:t>
      </w:r>
      <w:r w:rsidRPr="00A1130D">
        <w:rPr>
          <w:b/>
          <w:bCs/>
          <w:sz w:val="24"/>
          <w:szCs w:val="24"/>
        </w:rPr>
        <w:t>primitive</w:t>
      </w:r>
      <w:r w:rsidRPr="00A1130D">
        <w:rPr>
          <w:sz w:val="24"/>
          <w:szCs w:val="24"/>
        </w:rPr>
        <w:t xml:space="preserve"> and </w:t>
      </w:r>
      <w:r w:rsidRPr="00A1130D">
        <w:rPr>
          <w:b/>
          <w:bCs/>
          <w:sz w:val="24"/>
          <w:szCs w:val="24"/>
        </w:rPr>
        <w:t>non-primitive</w:t>
      </w:r>
      <w:r w:rsidRPr="00A1130D">
        <w:rPr>
          <w:sz w:val="24"/>
          <w:szCs w:val="24"/>
        </w:rPr>
        <w:t>.</w:t>
      </w:r>
    </w:p>
    <w:p w:rsidRPr="00CC4CEE" w:rsidR="00D84559" w:rsidP="00623EE5" w:rsidRDefault="00D84559" w14:paraId="05B198A5" w14:textId="76FFC06C">
      <w:pPr>
        <w:pStyle w:val="ListParagraph"/>
        <w:numPr>
          <w:ilvl w:val="0"/>
          <w:numId w:val="15"/>
        </w:numPr>
        <w:rPr>
          <w:sz w:val="24"/>
          <w:szCs w:val="24"/>
        </w:rPr>
      </w:pPr>
      <w:r w:rsidRPr="00A1130D">
        <w:rPr>
          <w:sz w:val="24"/>
          <w:szCs w:val="24"/>
        </w:rPr>
        <w:t xml:space="preserve">Primitive data types are the </w:t>
      </w:r>
      <w:r w:rsidRPr="00A1130D">
        <w:rPr>
          <w:b/>
          <w:bCs/>
          <w:sz w:val="24"/>
          <w:szCs w:val="24"/>
        </w:rPr>
        <w:t>most basic types</w:t>
      </w:r>
      <w:r w:rsidRPr="00A1130D">
        <w:rPr>
          <w:sz w:val="24"/>
          <w:szCs w:val="24"/>
        </w:rPr>
        <w:t xml:space="preserve"> and are directly supported by the Java language. They store simple values rather than objects.</w:t>
      </w:r>
    </w:p>
    <w:p w:rsidRPr="000A1289" w:rsidR="00D84559" w:rsidP="00D84559" w:rsidRDefault="00D84559" w14:paraId="7AB74D0E" w14:textId="137606A7">
      <w:pPr>
        <w:numPr>
          <w:ilvl w:val="0"/>
          <w:numId w:val="0"/>
        </w:numPr>
        <w:rPr>
          <w:b/>
          <w:color w:val="EE0000"/>
          <w:sz w:val="24"/>
          <w:szCs w:val="24"/>
        </w:rPr>
      </w:pPr>
      <w:r w:rsidRPr="000A1289">
        <w:rPr>
          <w:b/>
          <w:color w:val="EE0000"/>
          <w:sz w:val="24"/>
          <w:szCs w:val="24"/>
        </w:rPr>
        <w:t>PRIMITIVE DATA TYPES OVERVIEW</w:t>
      </w:r>
    </w:p>
    <w:p w:rsidRPr="005E11C8" w:rsidR="00D84559" w:rsidP="00623EE5" w:rsidRDefault="00D84559" w14:paraId="0B3372AA" w14:textId="464A9988">
      <w:pPr>
        <w:pStyle w:val="ListParagraph"/>
        <w:numPr>
          <w:ilvl w:val="0"/>
          <w:numId w:val="20"/>
        </w:numPr>
        <w:rPr>
          <w:b/>
          <w:sz w:val="24"/>
          <w:szCs w:val="24"/>
        </w:rPr>
      </w:pPr>
      <w:r w:rsidRPr="005E11C8">
        <w:rPr>
          <w:b/>
          <w:sz w:val="24"/>
          <w:szCs w:val="24"/>
        </w:rPr>
        <w:t>Int (Integer Type)</w:t>
      </w:r>
    </w:p>
    <w:p w:rsidR="00D84559" w:rsidP="00623EE5" w:rsidRDefault="00D84559" w14:paraId="7354E7F0" w14:textId="18DD1620">
      <w:pPr>
        <w:pStyle w:val="ListParagraph"/>
        <w:numPr>
          <w:ilvl w:val="0"/>
          <w:numId w:val="8"/>
        </w:numPr>
        <w:rPr>
          <w:sz w:val="24"/>
          <w:szCs w:val="24"/>
        </w:rPr>
      </w:pPr>
      <w:r>
        <w:rPr>
          <w:sz w:val="24"/>
          <w:szCs w:val="24"/>
        </w:rPr>
        <w:t>It is u</w:t>
      </w:r>
      <w:r w:rsidRPr="001516F1">
        <w:rPr>
          <w:sz w:val="24"/>
          <w:szCs w:val="24"/>
        </w:rPr>
        <w:t>sed to store whole numbers (both positive and negative) without decimal points.</w:t>
      </w:r>
    </w:p>
    <w:p w:rsidRPr="00DB7CEE" w:rsidR="00D84559" w:rsidP="00D84559" w:rsidRDefault="00D84559" w14:paraId="05A4F37D" w14:textId="59ADD106">
      <w:pPr>
        <w:numPr>
          <w:ilvl w:val="0"/>
          <w:numId w:val="0"/>
        </w:numPr>
        <w:ind w:left="360"/>
        <w:rPr>
          <w:sz w:val="24"/>
          <w:szCs w:val="24"/>
        </w:rPr>
      </w:pPr>
      <w:r>
        <w:rPr>
          <w:sz w:val="24"/>
          <w:szCs w:val="24"/>
        </w:rPr>
        <w:t>Example:</w:t>
      </w:r>
    </w:p>
    <w:p w:rsidRPr="009416CD" w:rsidR="00D84559" w:rsidP="00D84559" w:rsidRDefault="00D84559" w14:paraId="18D7F569" w14:textId="62E2572E">
      <w:pPr>
        <w:numPr>
          <w:ilvl w:val="0"/>
          <w:numId w:val="0"/>
        </w:numPr>
        <w:ind w:left="360"/>
        <w:rPr>
          <w:sz w:val="24"/>
          <w:szCs w:val="24"/>
        </w:rPr>
      </w:pPr>
      <w:r>
        <w:rPr>
          <w:noProof/>
          <w:sz w:val="24"/>
          <w:szCs w:val="24"/>
          <w:lang w:val="en-US"/>
        </w:rPr>
        <mc:AlternateContent>
          <mc:Choice Requires="wps">
            <w:drawing>
              <wp:anchor distT="0" distB="0" distL="114300" distR="114300" simplePos="0" relativeHeight="251658247" behindDoc="0" locked="0" layoutInCell="1" allowOverlap="1" wp14:anchorId="4C2FB1F9" wp14:editId="5CCB6D2E">
                <wp:simplePos x="0" y="0"/>
                <wp:positionH relativeFrom="margin">
                  <wp:align>center</wp:align>
                </wp:positionH>
                <wp:positionV relativeFrom="paragraph">
                  <wp:posOffset>1905</wp:posOffset>
                </wp:positionV>
                <wp:extent cx="5347970" cy="1001486"/>
                <wp:effectExtent l="0" t="0" r="24130" b="27305"/>
                <wp:wrapNone/>
                <wp:docPr id="1914525184" name="Text Box 10">
                  <a:extLst xmlns:a="http://schemas.openxmlformats.org/drawingml/2006/main">
                    <a:ext uri="{FF2B5EF4-FFF2-40B4-BE49-F238E27FC236}">
                      <a16:creationId xmlns:a16="http://schemas.microsoft.com/office/drawing/2014/main" id="{629A78FC-B42E-4131-8080-5A21EC9E31E1}"/>
                    </a:ext>
                  </a:extLst>
                </wp:docPr>
                <wp:cNvGraphicFramePr/>
                <a:graphic xmlns:a="http://schemas.openxmlformats.org/drawingml/2006/main">
                  <a:graphicData uri="http://schemas.microsoft.com/office/word/2010/wordprocessingShape">
                    <wps:wsp>
                      <wps:cNvSpPr txBox="1"/>
                      <wps:spPr>
                        <a:xfrm>
                          <a:off x="0" y="0"/>
                          <a:ext cx="5347970" cy="1001486"/>
                        </a:xfrm>
                        <a:prstGeom prst="rect">
                          <a:avLst/>
                        </a:prstGeom>
                        <a:solidFill>
                          <a:schemeClr val="tx1"/>
                        </a:solidFill>
                        <a:ln w="6350">
                          <a:solidFill>
                            <a:prstClr val="black"/>
                          </a:solidFill>
                        </a:ln>
                      </wps:spPr>
                      <wps:txbx>
                        <w:txbxContent>
                          <w:p w:rsidR="00D84559" w:rsidP="00D84559" w:rsidRDefault="00D84559" w14:paraId="24B29EB8" w14:textId="77777777">
                            <w:pPr>
                              <w:numPr>
                                <w:ilvl w:val="0"/>
                                <w:numId w:val="0"/>
                              </w:numPr>
                            </w:pPr>
                            <w:r>
                              <w:t>j</w:t>
                            </w:r>
                            <w:r w:rsidRPr="005E478C">
                              <w:t>ava</w:t>
                            </w:r>
                          </w:p>
                          <w:p w:rsidR="00D84559" w:rsidP="00D84559" w:rsidRDefault="00D84559" w14:paraId="737FC664" w14:textId="77777777">
                            <w:pPr>
                              <w:numPr>
                                <w:ilvl w:val="0"/>
                                <w:numId w:val="0"/>
                              </w:numPr>
                            </w:pPr>
                            <w:r w:rsidRPr="00982134">
                              <w:rPr>
                                <w:color w:val="D86DCB" w:themeColor="accent5" w:themeTint="99"/>
                              </w:rPr>
                              <w:t>int age</w:t>
                            </w:r>
                            <w:r>
                              <w:t xml:space="preserve"> = </w:t>
                            </w:r>
                            <w:proofErr w:type="gramStart"/>
                            <w:r w:rsidRPr="00982134">
                              <w:rPr>
                                <w:color w:val="D86DCB" w:themeColor="accent5" w:themeTint="99"/>
                              </w:rPr>
                              <w:t>20</w:t>
                            </w:r>
                            <w:r>
                              <w:t>;</w:t>
                            </w:r>
                            <w:proofErr w:type="gramEnd"/>
                          </w:p>
                          <w:p w:rsidRPr="005E478C" w:rsidR="00D84559" w:rsidP="00D84559" w:rsidRDefault="00D84559" w14:paraId="07EAEA76" w14:textId="77777777">
                            <w:pPr>
                              <w:numPr>
                                <w:ilvl w:val="0"/>
                                <w:numId w:val="0"/>
                              </w:numPr>
                            </w:pPr>
                            <w:r w:rsidRPr="00982134">
                              <w:rPr>
                                <w:color w:val="D86DCB" w:themeColor="accent5" w:themeTint="99"/>
                              </w:rPr>
                              <w:t xml:space="preserve">int year </w:t>
                            </w:r>
                            <w:r>
                              <w:t xml:space="preserve">= </w:t>
                            </w:r>
                            <w:proofErr w:type="gramStart"/>
                            <w:r w:rsidRPr="00982134">
                              <w:rPr>
                                <w:color w:val="D86DCB" w:themeColor="accent5" w:themeTint="99"/>
                              </w:rPr>
                              <w:t>2025</w:t>
                            </w:r>
                            <w: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4A58185">
              <v:shape id="Text Box 10" style="position:absolute;left:0;text-align:left;margin-left:0;margin-top:.15pt;width:421.1pt;height:78.85pt;z-index:251658247;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spid="_x0000_s1036"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" w14:anchorId="4C2FB1F9">
                <v:textbox>
                  <w:txbxContent>
                    <w:p w:rsidR="00D84559" w:rsidP="00D84559" w:rsidRDefault="00D84559" w14:paraId="09F0DEE3" w14:textId="77777777">
                      <w:pPr>
                        <w:numPr>
                          <w:ilvl w:val="0"/>
                          <w:numId w:val="0"/>
                        </w:numPr>
                      </w:pPr>
                      <w:r>
                        <w:t>j</w:t>
                      </w:r>
                      <w:r w:rsidRPr="005E478C">
                        <w:t>ava</w:t>
                      </w:r>
                    </w:p>
                    <w:p w:rsidR="00D84559" w:rsidP="00D84559" w:rsidRDefault="00D84559" w14:paraId="0DE23C1E" w14:textId="77777777">
                      <w:pPr>
                        <w:numPr>
                          <w:ilvl w:val="0"/>
                          <w:numId w:val="0"/>
                        </w:numPr>
                      </w:pPr>
                      <w:r w:rsidRPr="00982134">
                        <w:rPr>
                          <w:color w:val="D86DCB" w:themeColor="accent5" w:themeTint="99"/>
                        </w:rPr>
                        <w:t>int age</w:t>
                      </w:r>
                      <w:r>
                        <w:t xml:space="preserve"> = </w:t>
                      </w:r>
                      <w:proofErr w:type="gramStart"/>
                      <w:r w:rsidRPr="00982134">
                        <w:rPr>
                          <w:color w:val="D86DCB" w:themeColor="accent5" w:themeTint="99"/>
                        </w:rPr>
                        <w:t>20</w:t>
                      </w:r>
                      <w:r>
                        <w:t>;</w:t>
                      </w:r>
                      <w:proofErr w:type="gramEnd"/>
                    </w:p>
                    <w:p w:rsidRPr="005E478C" w:rsidR="00D84559" w:rsidP="00D84559" w:rsidRDefault="00D84559" w14:paraId="62369752" w14:textId="77777777">
                      <w:pPr>
                        <w:numPr>
                          <w:ilvl w:val="0"/>
                          <w:numId w:val="0"/>
                        </w:numPr>
                      </w:pPr>
                      <w:r w:rsidRPr="00982134">
                        <w:rPr>
                          <w:color w:val="D86DCB" w:themeColor="accent5" w:themeTint="99"/>
                        </w:rPr>
                        <w:t xml:space="preserve">int year </w:t>
                      </w:r>
                      <w:r>
                        <w:t xml:space="preserve">= </w:t>
                      </w:r>
                      <w:proofErr w:type="gramStart"/>
                      <w:r w:rsidRPr="00982134">
                        <w:rPr>
                          <w:color w:val="D86DCB" w:themeColor="accent5" w:themeTint="99"/>
                        </w:rPr>
                        <w:t>2025</w:t>
                      </w:r>
                      <w:r>
                        <w:t>;</w:t>
                      </w:r>
                      <w:proofErr w:type="gramEnd"/>
                    </w:p>
                  </w:txbxContent>
                </v:textbox>
                <w10:wrap anchorx="margin"/>
              </v:shape>
            </w:pict>
          </mc:Fallback>
        </mc:AlternateContent>
      </w:r>
    </w:p>
    <w:p w:rsidR="00D84559" w:rsidP="00D84559" w:rsidRDefault="00D84559" w14:paraId="5C9C27AB" w14:textId="77777777">
      <w:pPr>
        <w:numPr>
          <w:ilvl w:val="0"/>
          <w:numId w:val="0"/>
        </w:numPr>
        <w:rPr>
          <w:sz w:val="24"/>
          <w:szCs w:val="24"/>
        </w:rPr>
      </w:pPr>
    </w:p>
    <w:p w:rsidR="00D84559" w:rsidP="00D84559" w:rsidRDefault="00D84559" w14:paraId="4C9F382C" w14:textId="77777777">
      <w:pPr>
        <w:numPr>
          <w:ilvl w:val="0"/>
          <w:numId w:val="0"/>
        </w:numPr>
        <w:rPr>
          <w:sz w:val="24"/>
          <w:szCs w:val="24"/>
        </w:rPr>
      </w:pPr>
    </w:p>
    <w:p w:rsidR="00D84559" w:rsidP="00D84559" w:rsidRDefault="00D84559" w14:paraId="50692051" w14:textId="77777777">
      <w:pPr>
        <w:numPr>
          <w:ilvl w:val="0"/>
          <w:numId w:val="0"/>
        </w:numPr>
        <w:rPr>
          <w:sz w:val="24"/>
          <w:szCs w:val="24"/>
        </w:rPr>
      </w:pPr>
    </w:p>
    <w:p w:rsidRPr="00C33F94" w:rsidR="00D84559" w:rsidP="00D84559" w:rsidRDefault="00D84559" w14:paraId="307553E7" w14:textId="216D89C8">
      <w:pPr>
        <w:numPr>
          <w:ilvl w:val="0"/>
          <w:numId w:val="0"/>
        </w:numPr>
        <w:ind w:left="360"/>
        <w:rPr>
          <w:sz w:val="24"/>
          <w:szCs w:val="24"/>
        </w:rPr>
      </w:pPr>
      <w:r w:rsidRPr="00C33F94">
        <w:rPr>
          <w:b/>
          <w:bCs/>
          <w:sz w:val="24"/>
          <w:szCs w:val="24"/>
        </w:rPr>
        <w:t>Use Case</w:t>
      </w:r>
      <w:r>
        <w:rPr>
          <w:sz w:val="24"/>
          <w:szCs w:val="24"/>
        </w:rPr>
        <w:t>: Useful for counting, looping, or performing arithmetic operations involving whole numbers.</w:t>
      </w:r>
    </w:p>
    <w:p w:rsidR="00D84559" w:rsidP="00623EE5" w:rsidRDefault="00D84559" w14:paraId="78DC5810" w14:textId="6791BA12">
      <w:pPr>
        <w:pStyle w:val="ListParagraph"/>
        <w:numPr>
          <w:ilvl w:val="0"/>
          <w:numId w:val="20"/>
        </w:numPr>
        <w:rPr>
          <w:b/>
          <w:sz w:val="24"/>
          <w:szCs w:val="24"/>
        </w:rPr>
      </w:pPr>
      <w:r w:rsidRPr="00D9312F">
        <w:rPr>
          <w:b/>
          <w:sz w:val="24"/>
          <w:szCs w:val="24"/>
        </w:rPr>
        <w:t>Double (Double Precision Floating Point Type)</w:t>
      </w:r>
    </w:p>
    <w:p w:rsidRPr="00331830" w:rsidR="00D84559" w:rsidP="00623EE5" w:rsidRDefault="00D84559" w14:paraId="22FDDA00" w14:textId="08164A98">
      <w:pPr>
        <w:pStyle w:val="ListParagraph"/>
        <w:numPr>
          <w:ilvl w:val="0"/>
          <w:numId w:val="8"/>
        </w:numPr>
        <w:rPr>
          <w:b/>
          <w:sz w:val="24"/>
          <w:szCs w:val="24"/>
        </w:rPr>
      </w:pPr>
      <w:r>
        <w:rPr>
          <w:bCs/>
          <w:sz w:val="24"/>
          <w:szCs w:val="24"/>
        </w:rPr>
        <w:t>It is u</w:t>
      </w:r>
      <w:r w:rsidRPr="00E55BE2">
        <w:rPr>
          <w:bCs/>
          <w:sz w:val="24"/>
          <w:szCs w:val="24"/>
        </w:rPr>
        <w:t>sed to store decimal or fractional numbers. It is a double-precision (64-bit) data type, meaning it can handle very large and very small values with accuracy.</w:t>
      </w:r>
    </w:p>
    <w:p w:rsidRPr="00331830" w:rsidR="00331830" w:rsidP="00331830" w:rsidRDefault="00331830" w14:paraId="61842DD5" w14:textId="50CB0DE2">
      <w:pPr>
        <w:numPr>
          <w:ilvl w:val="0"/>
          <w:numId w:val="0"/>
        </w:numPr>
        <w:ind w:left="360"/>
        <w:rPr>
          <w:bCs/>
          <w:sz w:val="24"/>
          <w:szCs w:val="24"/>
        </w:rPr>
      </w:pPr>
      <w:r w:rsidRPr="00331830">
        <w:rPr>
          <w:bCs/>
          <w:sz w:val="24"/>
          <w:szCs w:val="24"/>
        </w:rPr>
        <w:t>Example:</w:t>
      </w:r>
    </w:p>
    <w:p w:rsidR="00D84559" w:rsidP="00D84559" w:rsidRDefault="00D84559" w14:paraId="25132D56" w14:textId="47ECCCC9">
      <w:pPr>
        <w:numPr>
          <w:ilvl w:val="0"/>
          <w:numId w:val="0"/>
        </w:numPr>
        <w:ind w:left="720"/>
        <w:rPr>
          <w:b/>
          <w:sz w:val="24"/>
          <w:szCs w:val="24"/>
        </w:rPr>
      </w:pPr>
      <w:r>
        <w:rPr>
          <w:noProof/>
          <w:sz w:val="24"/>
          <w:szCs w:val="24"/>
          <w:lang w:val="en-US"/>
        </w:rPr>
        <mc:AlternateContent>
          <mc:Choice Requires="wps">
            <w:drawing>
              <wp:anchor distT="0" distB="0" distL="114300" distR="114300" simplePos="0" relativeHeight="251658248" behindDoc="0" locked="0" layoutInCell="1" allowOverlap="1" wp14:anchorId="032861BF" wp14:editId="3F3A7C4E">
                <wp:simplePos x="0" y="0"/>
                <wp:positionH relativeFrom="margin">
                  <wp:align>center</wp:align>
                </wp:positionH>
                <wp:positionV relativeFrom="paragraph">
                  <wp:posOffset>7257</wp:posOffset>
                </wp:positionV>
                <wp:extent cx="5347970" cy="1001486"/>
                <wp:effectExtent l="0" t="0" r="24130" b="27305"/>
                <wp:wrapNone/>
                <wp:docPr id="1581192346" name="Text Box 10"/>
                <wp:cNvGraphicFramePr/>
                <a:graphic xmlns:a="http://schemas.openxmlformats.org/drawingml/2006/main">
                  <a:graphicData uri="http://schemas.microsoft.com/office/word/2010/wordprocessingShape">
                    <wps:wsp>
                      <wps:cNvSpPr txBox="1"/>
                      <wps:spPr>
                        <a:xfrm>
                          <a:off x="0" y="0"/>
                          <a:ext cx="5347970" cy="1001486"/>
                        </a:xfrm>
                        <a:prstGeom prst="rect">
                          <a:avLst/>
                        </a:prstGeom>
                        <a:solidFill>
                          <a:schemeClr val="tx1"/>
                        </a:solidFill>
                        <a:ln w="6350">
                          <a:solidFill>
                            <a:prstClr val="black"/>
                          </a:solidFill>
                        </a:ln>
                      </wps:spPr>
                      <wps:txbx>
                        <w:txbxContent>
                          <w:p w:rsidR="00D84559" w:rsidP="00D84559" w:rsidRDefault="00D84559" w14:paraId="5A31555B" w14:textId="77777777">
                            <w:pPr>
                              <w:numPr>
                                <w:ilvl w:val="0"/>
                                <w:numId w:val="0"/>
                              </w:numPr>
                            </w:pPr>
                            <w:r>
                              <w:t>j</w:t>
                            </w:r>
                            <w:r w:rsidRPr="005E478C">
                              <w:t>ava</w:t>
                            </w:r>
                          </w:p>
                          <w:p w:rsidR="00D84559" w:rsidP="00D84559" w:rsidRDefault="00D84559" w14:paraId="31A46F82" w14:textId="77777777">
                            <w:pPr>
                              <w:numPr>
                                <w:ilvl w:val="0"/>
                                <w:numId w:val="0"/>
                              </w:numPr>
                            </w:pPr>
                            <w:r w:rsidRPr="00FE16C6">
                              <w:rPr>
                                <w:color w:val="D86DCB" w:themeColor="accent5" w:themeTint="99"/>
                              </w:rPr>
                              <w:t xml:space="preserve">double price </w:t>
                            </w:r>
                            <w:r>
                              <w:t xml:space="preserve">= </w:t>
                            </w:r>
                            <w:proofErr w:type="gramStart"/>
                            <w:r w:rsidRPr="00FE16C6">
                              <w:rPr>
                                <w:color w:val="D86DCB" w:themeColor="accent5" w:themeTint="99"/>
                              </w:rPr>
                              <w:t>99.99</w:t>
                            </w:r>
                            <w:r>
                              <w:t>;</w:t>
                            </w:r>
                            <w:proofErr w:type="gramEnd"/>
                          </w:p>
                          <w:p w:rsidRPr="005E478C" w:rsidR="00D84559" w:rsidP="00D84559" w:rsidRDefault="00D84559" w14:paraId="0C5693D7" w14:textId="77777777">
                            <w:pPr>
                              <w:numPr>
                                <w:ilvl w:val="0"/>
                                <w:numId w:val="0"/>
                              </w:numPr>
                            </w:pPr>
                            <w:r w:rsidRPr="00FE16C6">
                              <w:rPr>
                                <w:color w:val="D86DCB" w:themeColor="accent5" w:themeTint="99"/>
                              </w:rPr>
                              <w:t xml:space="preserve">double pi </w:t>
                            </w:r>
                            <w:r>
                              <w:t xml:space="preserve">= </w:t>
                            </w:r>
                            <w:proofErr w:type="gramStart"/>
                            <w:r w:rsidRPr="00FE16C6">
                              <w:rPr>
                                <w:color w:val="D86DCB" w:themeColor="accent5" w:themeTint="99"/>
                              </w:rPr>
                              <w:t>3.1416</w:t>
                            </w:r>
                            <w: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AC7478E">
              <v:shape id="_x0000_s1037" style="position:absolute;left:0;text-align:left;margin-left:0;margin-top:.55pt;width:421.1pt;height:78.85pt;z-index:2516582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" w14:anchorId="032861BF">
                <v:textbox>
                  <w:txbxContent>
                    <w:p w:rsidR="00D84559" w:rsidP="00D84559" w:rsidRDefault="00D84559" w14:paraId="2D6DA4DA" w14:textId="77777777">
                      <w:pPr>
                        <w:numPr>
                          <w:ilvl w:val="0"/>
                          <w:numId w:val="0"/>
                        </w:numPr>
                      </w:pPr>
                      <w:r>
                        <w:t>j</w:t>
                      </w:r>
                      <w:r w:rsidRPr="005E478C">
                        <w:t>ava</w:t>
                      </w:r>
                    </w:p>
                    <w:p w:rsidR="00D84559" w:rsidP="00D84559" w:rsidRDefault="00D84559" w14:paraId="44630581" w14:textId="77777777">
                      <w:pPr>
                        <w:numPr>
                          <w:ilvl w:val="0"/>
                          <w:numId w:val="0"/>
                        </w:numPr>
                      </w:pPr>
                      <w:r w:rsidRPr="00FE16C6">
                        <w:rPr>
                          <w:color w:val="D86DCB" w:themeColor="accent5" w:themeTint="99"/>
                        </w:rPr>
                        <w:t xml:space="preserve">double price </w:t>
                      </w:r>
                      <w:r>
                        <w:t xml:space="preserve">= </w:t>
                      </w:r>
                      <w:proofErr w:type="gramStart"/>
                      <w:r w:rsidRPr="00FE16C6">
                        <w:rPr>
                          <w:color w:val="D86DCB" w:themeColor="accent5" w:themeTint="99"/>
                        </w:rPr>
                        <w:t>99.99</w:t>
                      </w:r>
                      <w:r>
                        <w:t>;</w:t>
                      </w:r>
                      <w:proofErr w:type="gramEnd"/>
                    </w:p>
                    <w:p w:rsidRPr="005E478C" w:rsidR="00D84559" w:rsidP="00D84559" w:rsidRDefault="00D84559" w14:paraId="7EB30862" w14:textId="77777777">
                      <w:pPr>
                        <w:numPr>
                          <w:ilvl w:val="0"/>
                          <w:numId w:val="0"/>
                        </w:numPr>
                      </w:pPr>
                      <w:r w:rsidRPr="00FE16C6">
                        <w:rPr>
                          <w:color w:val="D86DCB" w:themeColor="accent5" w:themeTint="99"/>
                        </w:rPr>
                        <w:t xml:space="preserve">double pi </w:t>
                      </w:r>
                      <w:r>
                        <w:t xml:space="preserve">= </w:t>
                      </w:r>
                      <w:proofErr w:type="gramStart"/>
                      <w:r w:rsidRPr="00FE16C6">
                        <w:rPr>
                          <w:color w:val="D86DCB" w:themeColor="accent5" w:themeTint="99"/>
                        </w:rPr>
                        <w:t>3.1416</w:t>
                      </w:r>
                      <w:r>
                        <w:t>;</w:t>
                      </w:r>
                      <w:proofErr w:type="gramEnd"/>
                    </w:p>
                  </w:txbxContent>
                </v:textbox>
                <w10:wrap anchorx="margin"/>
              </v:shape>
            </w:pict>
          </mc:Fallback>
        </mc:AlternateContent>
      </w:r>
    </w:p>
    <w:p w:rsidR="00D84559" w:rsidP="00D84559" w:rsidRDefault="00D84559" w14:paraId="7667BF88" w14:textId="77777777">
      <w:pPr>
        <w:numPr>
          <w:ilvl w:val="0"/>
          <w:numId w:val="0"/>
        </w:numPr>
        <w:ind w:left="720"/>
        <w:rPr>
          <w:b/>
          <w:sz w:val="24"/>
          <w:szCs w:val="24"/>
        </w:rPr>
      </w:pPr>
    </w:p>
    <w:p w:rsidR="00D84559" w:rsidP="00D84559" w:rsidRDefault="00D84559" w14:paraId="773453AE" w14:textId="77777777">
      <w:pPr>
        <w:numPr>
          <w:ilvl w:val="0"/>
          <w:numId w:val="0"/>
        </w:numPr>
        <w:ind w:left="720"/>
        <w:rPr>
          <w:b/>
          <w:sz w:val="24"/>
          <w:szCs w:val="24"/>
        </w:rPr>
      </w:pPr>
    </w:p>
    <w:p w:rsidR="00D84559" w:rsidP="00D84559" w:rsidRDefault="00D84559" w14:paraId="6A26B591" w14:textId="77777777">
      <w:pPr>
        <w:numPr>
          <w:ilvl w:val="0"/>
          <w:numId w:val="0"/>
        </w:numPr>
        <w:ind w:left="720"/>
        <w:rPr>
          <w:b/>
          <w:sz w:val="24"/>
          <w:szCs w:val="24"/>
        </w:rPr>
      </w:pPr>
    </w:p>
    <w:p w:rsidRPr="00F607A1" w:rsidR="00D84559" w:rsidP="00782065" w:rsidRDefault="00D84559" w14:paraId="22B7C48A" w14:textId="1127D7D2">
      <w:pPr>
        <w:numPr>
          <w:ilvl w:val="0"/>
          <w:numId w:val="0"/>
        </w:numPr>
        <w:ind w:left="360"/>
        <w:rPr>
          <w:bCs/>
          <w:sz w:val="24"/>
          <w:szCs w:val="24"/>
        </w:rPr>
      </w:pPr>
      <w:r>
        <w:rPr>
          <w:b/>
          <w:sz w:val="24"/>
          <w:szCs w:val="24"/>
        </w:rPr>
        <w:t xml:space="preserve">Use Case: </w:t>
      </w:r>
      <w:r w:rsidRPr="00520107">
        <w:rPr>
          <w:bCs/>
          <w:sz w:val="24"/>
          <w:szCs w:val="24"/>
        </w:rPr>
        <w:t>Commonly used for scientific calculations, measurements, or financial data that requires decimals.</w:t>
      </w:r>
    </w:p>
    <w:p w:rsidR="00D84559" w:rsidP="00623EE5" w:rsidRDefault="00D84559" w14:paraId="6D7D78CD" w14:textId="1C622A7A">
      <w:pPr>
        <w:pStyle w:val="ListParagraph"/>
        <w:numPr>
          <w:ilvl w:val="0"/>
          <w:numId w:val="20"/>
        </w:numPr>
        <w:rPr>
          <w:b/>
          <w:bCs/>
          <w:sz w:val="24"/>
          <w:szCs w:val="24"/>
        </w:rPr>
      </w:pPr>
      <w:r>
        <w:rPr>
          <w:b/>
          <w:bCs/>
          <w:sz w:val="24"/>
          <w:szCs w:val="24"/>
        </w:rPr>
        <w:t>Char (Character Type)</w:t>
      </w:r>
    </w:p>
    <w:p w:rsidR="00D84559" w:rsidP="00623EE5" w:rsidRDefault="00D84559" w14:paraId="6FC135B9" w14:textId="38CC7E62">
      <w:pPr>
        <w:pStyle w:val="ListParagraph"/>
        <w:numPr>
          <w:ilvl w:val="0"/>
          <w:numId w:val="8"/>
        </w:numPr>
        <w:rPr>
          <w:sz w:val="24"/>
          <w:szCs w:val="24"/>
        </w:rPr>
      </w:pPr>
      <w:r w:rsidRPr="00CC4CEE">
        <w:rPr>
          <w:sz w:val="24"/>
          <w:szCs w:val="24"/>
        </w:rPr>
        <w:t>Used to store a single character (letter, number, or symbol). Characters are enclosed in single quotes (' ') and internally represented using Unicode.</w:t>
      </w:r>
    </w:p>
    <w:p w:rsidRPr="00331830" w:rsidR="00331830" w:rsidP="00331830" w:rsidRDefault="00331830" w14:paraId="2FD95D62" w14:textId="1532B5A6">
      <w:pPr>
        <w:numPr>
          <w:ilvl w:val="0"/>
          <w:numId w:val="0"/>
        </w:numPr>
        <w:ind w:left="360"/>
        <w:rPr>
          <w:sz w:val="24"/>
          <w:szCs w:val="24"/>
        </w:rPr>
      </w:pPr>
      <w:r>
        <w:rPr>
          <w:sz w:val="24"/>
          <w:szCs w:val="24"/>
        </w:rPr>
        <w:t>Example:</w:t>
      </w:r>
    </w:p>
    <w:p w:rsidR="00331830" w:rsidP="00782065" w:rsidRDefault="00331830" w14:paraId="780B802E" w14:textId="3676E982">
      <w:pPr>
        <w:numPr>
          <w:ilvl w:val="0"/>
          <w:numId w:val="0"/>
        </w:numPr>
        <w:ind w:left="720" w:hanging="720"/>
        <w:rPr>
          <w:b/>
          <w:bCs/>
          <w:sz w:val="24"/>
          <w:szCs w:val="24"/>
        </w:rPr>
      </w:pPr>
      <w:r>
        <w:rPr>
          <w:noProof/>
          <w:lang w:val="en-US"/>
        </w:rPr>
        <mc:AlternateContent>
          <mc:Choice Requires="wps">
            <w:drawing>
              <wp:anchor distT="0" distB="0" distL="114300" distR="114300" simplePos="0" relativeHeight="251658249" behindDoc="0" locked="0" layoutInCell="1" allowOverlap="1" wp14:anchorId="41BFA4B7" wp14:editId="0AE901DD">
                <wp:simplePos x="0" y="0"/>
                <wp:positionH relativeFrom="margin">
                  <wp:align>center</wp:align>
                </wp:positionH>
                <wp:positionV relativeFrom="paragraph">
                  <wp:posOffset>7620</wp:posOffset>
                </wp:positionV>
                <wp:extent cx="5347970" cy="1001395"/>
                <wp:effectExtent l="0" t="0" r="24130" b="27305"/>
                <wp:wrapNone/>
                <wp:docPr id="295342880" name="Text Box 10"/>
                <wp:cNvGraphicFramePr/>
                <a:graphic xmlns:a="http://schemas.openxmlformats.org/drawingml/2006/main">
                  <a:graphicData uri="http://schemas.microsoft.com/office/word/2010/wordprocessingShape">
                    <wps:wsp>
                      <wps:cNvSpPr txBox="1"/>
                      <wps:spPr>
                        <a:xfrm>
                          <a:off x="0" y="0"/>
                          <a:ext cx="5347970" cy="1001395"/>
                        </a:xfrm>
                        <a:prstGeom prst="rect">
                          <a:avLst/>
                        </a:prstGeom>
                        <a:solidFill>
                          <a:schemeClr val="tx1"/>
                        </a:solidFill>
                        <a:ln w="6350">
                          <a:solidFill>
                            <a:prstClr val="black"/>
                          </a:solidFill>
                        </a:ln>
                      </wps:spPr>
                      <wps:txbx>
                        <w:txbxContent>
                          <w:p w:rsidR="00D84559" w:rsidP="00D84559" w:rsidRDefault="00D84559" w14:paraId="707248C3" w14:textId="77777777">
                            <w:pPr>
                              <w:numPr>
                                <w:ilvl w:val="0"/>
                                <w:numId w:val="0"/>
                              </w:numPr>
                            </w:pPr>
                            <w:r>
                              <w:t>j</w:t>
                            </w:r>
                            <w:r w:rsidRPr="005E478C">
                              <w:t>ava</w:t>
                            </w:r>
                          </w:p>
                          <w:p w:rsidR="00D84559" w:rsidP="00D84559" w:rsidRDefault="00D84559" w14:paraId="6B5E60BD" w14:textId="77777777">
                            <w:pPr>
                              <w:numPr>
                                <w:ilvl w:val="0"/>
                                <w:numId w:val="0"/>
                              </w:numPr>
                            </w:pPr>
                            <w:r w:rsidRPr="009A4C7B">
                              <w:rPr>
                                <w:color w:val="BF4E14" w:themeColor="accent2" w:themeShade="BF"/>
                              </w:rPr>
                              <w:t xml:space="preserve">char grade </w:t>
                            </w:r>
                            <w:r>
                              <w:t>= ‘</w:t>
                            </w:r>
                            <w:r w:rsidRPr="009A4C7B">
                              <w:rPr>
                                <w:color w:val="BF4E14" w:themeColor="accent2" w:themeShade="BF"/>
                              </w:rPr>
                              <w:t>A</w:t>
                            </w:r>
                            <w:proofErr w:type="gramStart"/>
                            <w:r w:rsidRPr="009A4C7B">
                              <w:t>’</w:t>
                            </w:r>
                            <w:r>
                              <w:t>;</w:t>
                            </w:r>
                            <w:proofErr w:type="gramEnd"/>
                          </w:p>
                          <w:p w:rsidRPr="005E478C" w:rsidR="00D84559" w:rsidP="00D84559" w:rsidRDefault="00D84559" w14:paraId="1EB23543" w14:textId="77777777">
                            <w:pPr>
                              <w:numPr>
                                <w:ilvl w:val="0"/>
                                <w:numId w:val="0"/>
                              </w:numPr>
                            </w:pPr>
                            <w:r w:rsidRPr="009A4C7B">
                              <w:rPr>
                                <w:color w:val="BF4E14" w:themeColor="accent2" w:themeShade="BF"/>
                              </w:rPr>
                              <w:t xml:space="preserve">int year </w:t>
                            </w:r>
                            <w:r>
                              <w:t xml:space="preserve">= </w:t>
                            </w:r>
                            <w:r w:rsidRPr="009A4C7B">
                              <w:t>‘</w:t>
                            </w:r>
                            <w:r w:rsidRPr="009A4C7B">
                              <w:rPr>
                                <w:color w:val="BF4E14" w:themeColor="accent2" w:themeShade="BF"/>
                              </w:rPr>
                              <w:t>#</w:t>
                            </w:r>
                            <w:proofErr w:type="gramStart"/>
                            <w:r w:rsidRPr="009A4C7B">
                              <w:t>’</w:t>
                            </w:r>
                            <w: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E28DB8F">
              <v:shape id="_x0000_s1038" style="position:absolute;left:0;text-align:left;margin-left:0;margin-top:.6pt;width:421.1pt;height:78.85pt;z-index:25165824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" w14:anchorId="41BFA4B7">
                <v:textbox>
                  <w:txbxContent>
                    <w:p w:rsidR="00D84559" w:rsidP="00D84559" w:rsidRDefault="00D84559" w14:paraId="7E379F07" w14:textId="77777777">
                      <w:pPr>
                        <w:numPr>
                          <w:ilvl w:val="0"/>
                          <w:numId w:val="0"/>
                        </w:numPr>
                      </w:pPr>
                      <w:r>
                        <w:t>j</w:t>
                      </w:r>
                      <w:r w:rsidRPr="005E478C">
                        <w:t>ava</w:t>
                      </w:r>
                    </w:p>
                    <w:p w:rsidR="00D84559" w:rsidP="00D84559" w:rsidRDefault="00D84559" w14:paraId="54620D13" w14:textId="77777777">
                      <w:pPr>
                        <w:numPr>
                          <w:ilvl w:val="0"/>
                          <w:numId w:val="0"/>
                        </w:numPr>
                      </w:pPr>
                      <w:r w:rsidRPr="009A4C7B">
                        <w:rPr>
                          <w:color w:val="BF4E14" w:themeColor="accent2" w:themeShade="BF"/>
                        </w:rPr>
                        <w:t xml:space="preserve">char grade </w:t>
                      </w:r>
                      <w:r>
                        <w:t>= ‘</w:t>
                      </w:r>
                      <w:r w:rsidRPr="009A4C7B">
                        <w:rPr>
                          <w:color w:val="BF4E14" w:themeColor="accent2" w:themeShade="BF"/>
                        </w:rPr>
                        <w:t>A</w:t>
                      </w:r>
                      <w:proofErr w:type="gramStart"/>
                      <w:r w:rsidRPr="009A4C7B">
                        <w:t>’</w:t>
                      </w:r>
                      <w:r>
                        <w:t>;</w:t>
                      </w:r>
                      <w:proofErr w:type="gramEnd"/>
                    </w:p>
                    <w:p w:rsidRPr="005E478C" w:rsidR="00D84559" w:rsidP="00D84559" w:rsidRDefault="00D84559" w14:paraId="23543951" w14:textId="77777777">
                      <w:pPr>
                        <w:numPr>
                          <w:ilvl w:val="0"/>
                          <w:numId w:val="0"/>
                        </w:numPr>
                      </w:pPr>
                      <w:r w:rsidRPr="009A4C7B">
                        <w:rPr>
                          <w:color w:val="BF4E14" w:themeColor="accent2" w:themeShade="BF"/>
                        </w:rPr>
                        <w:t xml:space="preserve">int year </w:t>
                      </w:r>
                      <w:r>
                        <w:t xml:space="preserve">= </w:t>
                      </w:r>
                      <w:r w:rsidRPr="009A4C7B">
                        <w:t>‘</w:t>
                      </w:r>
                      <w:r w:rsidRPr="009A4C7B">
                        <w:rPr>
                          <w:color w:val="BF4E14" w:themeColor="accent2" w:themeShade="BF"/>
                        </w:rPr>
                        <w:t>#</w:t>
                      </w:r>
                      <w:proofErr w:type="gramStart"/>
                      <w:r w:rsidRPr="009A4C7B">
                        <w:t>’</w:t>
                      </w:r>
                      <w:r>
                        <w:t>;</w:t>
                      </w:r>
                      <w:proofErr w:type="gramEnd"/>
                    </w:p>
                  </w:txbxContent>
                </v:textbox>
                <w10:wrap anchorx="margin"/>
              </v:shape>
            </w:pict>
          </mc:Fallback>
        </mc:AlternateContent>
      </w:r>
    </w:p>
    <w:p w:rsidR="00331830" w:rsidP="00782065" w:rsidRDefault="00331830" w14:paraId="24F9E90C" w14:textId="35B71149">
      <w:pPr>
        <w:numPr>
          <w:ilvl w:val="0"/>
          <w:numId w:val="0"/>
        </w:numPr>
        <w:ind w:left="720" w:hanging="720"/>
        <w:rPr>
          <w:b/>
          <w:bCs/>
          <w:sz w:val="24"/>
          <w:szCs w:val="24"/>
        </w:rPr>
      </w:pPr>
    </w:p>
    <w:p w:rsidR="00331830" w:rsidP="00782065" w:rsidRDefault="00331830" w14:paraId="29CF63E5" w14:textId="77777777">
      <w:pPr>
        <w:numPr>
          <w:ilvl w:val="0"/>
          <w:numId w:val="0"/>
        </w:numPr>
        <w:ind w:left="720" w:hanging="720"/>
        <w:rPr>
          <w:b/>
          <w:bCs/>
          <w:sz w:val="24"/>
          <w:szCs w:val="24"/>
        </w:rPr>
      </w:pPr>
    </w:p>
    <w:p w:rsidR="00D84559" w:rsidP="00782065" w:rsidRDefault="00D84559" w14:paraId="3E9E0091" w14:textId="7DE4329F">
      <w:pPr>
        <w:numPr>
          <w:ilvl w:val="0"/>
          <w:numId w:val="0"/>
        </w:numPr>
        <w:ind w:left="720" w:hanging="720"/>
        <w:rPr>
          <w:b/>
          <w:bCs/>
          <w:sz w:val="24"/>
          <w:szCs w:val="24"/>
        </w:rPr>
      </w:pPr>
    </w:p>
    <w:p w:rsidRPr="00B741F9" w:rsidR="00D84559" w:rsidP="00B741F9" w:rsidRDefault="00782065" w14:paraId="2BDE23AD" w14:textId="1EBA3B61">
      <w:pPr>
        <w:numPr>
          <w:ilvl w:val="0"/>
          <w:numId w:val="0"/>
        </w:numPr>
        <w:ind w:left="360"/>
        <w:rPr>
          <w:sz w:val="24"/>
          <w:szCs w:val="24"/>
        </w:rPr>
      </w:pPr>
      <w:r>
        <w:rPr>
          <w:b/>
          <w:bCs/>
          <w:sz w:val="24"/>
          <w:szCs w:val="24"/>
        </w:rPr>
        <w:t xml:space="preserve">Use Case: </w:t>
      </w:r>
      <w:r w:rsidRPr="00B741F9" w:rsidR="00B741F9">
        <w:rPr>
          <w:sz w:val="24"/>
          <w:szCs w:val="24"/>
        </w:rPr>
        <w:t>Useful for processing text, such as single characters, initials, or symbols.</w:t>
      </w:r>
    </w:p>
    <w:p w:rsidR="00D84559" w:rsidP="00623EE5" w:rsidRDefault="00D84559" w14:paraId="4C182254" w14:textId="51387515">
      <w:pPr>
        <w:pStyle w:val="ListParagraph"/>
        <w:numPr>
          <w:ilvl w:val="0"/>
          <w:numId w:val="20"/>
        </w:numPr>
        <w:rPr>
          <w:b/>
          <w:bCs/>
          <w:sz w:val="24"/>
          <w:szCs w:val="24"/>
        </w:rPr>
      </w:pPr>
      <w:r>
        <w:rPr>
          <w:b/>
          <w:bCs/>
          <w:sz w:val="24"/>
          <w:szCs w:val="24"/>
        </w:rPr>
        <w:t>Boolean (Logical Type)</w:t>
      </w:r>
    </w:p>
    <w:p w:rsidR="005663B8" w:rsidP="00623EE5" w:rsidRDefault="00B741F9" w14:paraId="41967261" w14:textId="21422246">
      <w:pPr>
        <w:pStyle w:val="ListParagraph"/>
        <w:numPr>
          <w:ilvl w:val="0"/>
          <w:numId w:val="8"/>
        </w:numPr>
        <w:rPr>
          <w:sz w:val="24"/>
          <w:szCs w:val="24"/>
        </w:rPr>
      </w:pPr>
      <w:r w:rsidRPr="00282340">
        <w:rPr>
          <w:sz w:val="24"/>
          <w:szCs w:val="24"/>
        </w:rPr>
        <w:t xml:space="preserve">It is </w:t>
      </w:r>
      <w:r w:rsidR="00282340">
        <w:rPr>
          <w:sz w:val="24"/>
          <w:szCs w:val="24"/>
        </w:rPr>
        <w:t>u</w:t>
      </w:r>
      <w:r w:rsidRPr="00282340" w:rsidR="00282340">
        <w:rPr>
          <w:sz w:val="24"/>
          <w:szCs w:val="24"/>
        </w:rPr>
        <w:t>sed to store only two possible values — true or false.</w:t>
      </w:r>
    </w:p>
    <w:p w:rsidRPr="00331830" w:rsidR="00331830" w:rsidP="00331830" w:rsidRDefault="00331830" w14:paraId="1D506494" w14:textId="574E6A7D">
      <w:pPr>
        <w:numPr>
          <w:ilvl w:val="0"/>
          <w:numId w:val="0"/>
        </w:numPr>
        <w:ind w:left="540"/>
        <w:rPr>
          <w:sz w:val="24"/>
          <w:szCs w:val="24"/>
        </w:rPr>
      </w:pPr>
      <w:r>
        <w:rPr>
          <w:sz w:val="24"/>
          <w:szCs w:val="24"/>
        </w:rPr>
        <w:t>Example:</w:t>
      </w:r>
    </w:p>
    <w:p w:rsidR="00282340" w:rsidP="00282340" w:rsidRDefault="00282340" w14:paraId="0FA37E02" w14:textId="22D5A9B2">
      <w:pPr>
        <w:numPr>
          <w:ilvl w:val="0"/>
          <w:numId w:val="0"/>
        </w:numPr>
        <w:rPr>
          <w:sz w:val="24"/>
          <w:szCs w:val="24"/>
        </w:rPr>
      </w:pPr>
      <w:r>
        <w:rPr>
          <w:noProof/>
          <w:lang w:val="en-US"/>
        </w:rPr>
        <mc:AlternateContent>
          <mc:Choice Requires="wps">
            <w:drawing>
              <wp:anchor distT="0" distB="0" distL="114300" distR="114300" simplePos="0" relativeHeight="251658250" behindDoc="0" locked="0" layoutInCell="1" allowOverlap="1" wp14:anchorId="46672ADB" wp14:editId="58EEC169">
                <wp:simplePos x="0" y="0"/>
                <wp:positionH relativeFrom="margin">
                  <wp:align>center</wp:align>
                </wp:positionH>
                <wp:positionV relativeFrom="paragraph">
                  <wp:posOffset>2540</wp:posOffset>
                </wp:positionV>
                <wp:extent cx="5347970" cy="1001486"/>
                <wp:effectExtent l="0" t="0" r="24130" b="27305"/>
                <wp:wrapNone/>
                <wp:docPr id="1618845663" name="Text Box 10"/>
                <wp:cNvGraphicFramePr/>
                <a:graphic xmlns:a="http://schemas.openxmlformats.org/drawingml/2006/main">
                  <a:graphicData uri="http://schemas.microsoft.com/office/word/2010/wordprocessingShape">
                    <wps:wsp>
                      <wps:cNvSpPr txBox="1"/>
                      <wps:spPr>
                        <a:xfrm>
                          <a:off x="0" y="0"/>
                          <a:ext cx="5347970" cy="1001486"/>
                        </a:xfrm>
                        <a:prstGeom prst="rect">
                          <a:avLst/>
                        </a:prstGeom>
                        <a:solidFill>
                          <a:schemeClr val="tx1"/>
                        </a:solidFill>
                        <a:ln w="6350">
                          <a:solidFill>
                            <a:prstClr val="black"/>
                          </a:solidFill>
                        </a:ln>
                      </wps:spPr>
                      <wps:txbx>
                        <w:txbxContent>
                          <w:p w:rsidR="00282340" w:rsidP="00282340" w:rsidRDefault="00282340" w14:paraId="6260DAF6" w14:textId="77777777">
                            <w:pPr>
                              <w:numPr>
                                <w:ilvl w:val="0"/>
                                <w:numId w:val="0"/>
                              </w:numPr>
                            </w:pPr>
                            <w:r>
                              <w:t>j</w:t>
                            </w:r>
                            <w:r w:rsidRPr="005E478C">
                              <w:t>ava</w:t>
                            </w:r>
                          </w:p>
                          <w:p w:rsidR="00282340" w:rsidP="00282340" w:rsidRDefault="003920F4" w14:paraId="43343D73" w14:textId="4C9B1B1F">
                            <w:pPr>
                              <w:numPr>
                                <w:ilvl w:val="0"/>
                                <w:numId w:val="0"/>
                              </w:numPr>
                            </w:pPr>
                            <w:proofErr w:type="spellStart"/>
                            <w:r w:rsidRPr="003920F4">
                              <w:rPr>
                                <w:color w:val="D86DCB" w:themeColor="accent5" w:themeTint="99"/>
                              </w:rPr>
                              <w:t>b</w:t>
                            </w:r>
                            <w:r w:rsidRPr="003920F4" w:rsidR="00282340">
                              <w:rPr>
                                <w:color w:val="D86DCB" w:themeColor="accent5" w:themeTint="99"/>
                              </w:rPr>
                              <w:t>oolean</w:t>
                            </w:r>
                            <w:proofErr w:type="spellEnd"/>
                            <w:r w:rsidRPr="003920F4" w:rsidR="00282340">
                              <w:rPr>
                                <w:color w:val="D86DCB" w:themeColor="accent5" w:themeTint="99"/>
                              </w:rPr>
                              <w:t xml:space="preserve"> </w:t>
                            </w:r>
                            <w:proofErr w:type="spellStart"/>
                            <w:r w:rsidRPr="003920F4" w:rsidR="00282340">
                              <w:rPr>
                                <w:color w:val="D86DCB" w:themeColor="accent5" w:themeTint="99"/>
                              </w:rPr>
                              <w:t>isJavaFun</w:t>
                            </w:r>
                            <w:proofErr w:type="spellEnd"/>
                            <w:r w:rsidRPr="003920F4" w:rsidR="00282340">
                              <w:rPr>
                                <w:color w:val="D86DCB" w:themeColor="accent5" w:themeTint="99"/>
                              </w:rPr>
                              <w:t xml:space="preserve"> </w:t>
                            </w:r>
                            <w:r w:rsidR="00282340">
                              <w:t xml:space="preserve">= </w:t>
                            </w:r>
                            <w:proofErr w:type="gramStart"/>
                            <w:r w:rsidRPr="003920F4" w:rsidR="00282340">
                              <w:rPr>
                                <w:color w:val="00B0F0"/>
                              </w:rPr>
                              <w:t>true</w:t>
                            </w:r>
                            <w:r>
                              <w:t>;</w:t>
                            </w:r>
                            <w:proofErr w:type="gramEnd"/>
                          </w:p>
                          <w:p w:rsidRPr="00282340" w:rsidR="00282340" w:rsidP="00282340" w:rsidRDefault="003920F4" w14:paraId="5D27C609" w14:textId="587E3BC9">
                            <w:pPr>
                              <w:numPr>
                                <w:ilvl w:val="0"/>
                                <w:numId w:val="0"/>
                              </w:numPr>
                            </w:pPr>
                            <w:proofErr w:type="spellStart"/>
                            <w:r w:rsidRPr="003920F4">
                              <w:rPr>
                                <w:color w:val="D86DCB" w:themeColor="accent5" w:themeTint="99"/>
                              </w:rPr>
                              <w:t>boolean</w:t>
                            </w:r>
                            <w:proofErr w:type="spellEnd"/>
                            <w:r w:rsidRPr="003920F4">
                              <w:rPr>
                                <w:color w:val="D86DCB" w:themeColor="accent5" w:themeTint="99"/>
                              </w:rPr>
                              <w:t xml:space="preserve"> </w:t>
                            </w:r>
                            <w:proofErr w:type="spellStart"/>
                            <w:r w:rsidRPr="003920F4">
                              <w:rPr>
                                <w:color w:val="D86DCB" w:themeColor="accent5" w:themeTint="99"/>
                              </w:rPr>
                              <w:t>isRainy</w:t>
                            </w:r>
                            <w:proofErr w:type="spellEnd"/>
                            <w:r w:rsidRPr="003920F4">
                              <w:rPr>
                                <w:color w:val="D86DCB" w:themeColor="accent5" w:themeTint="99"/>
                              </w:rPr>
                              <w:t xml:space="preserve"> </w:t>
                            </w:r>
                            <w:r>
                              <w:t xml:space="preserve">= </w:t>
                            </w:r>
                            <w:proofErr w:type="gramStart"/>
                            <w:r w:rsidRPr="003920F4">
                              <w:rPr>
                                <w:color w:val="00B0F0"/>
                              </w:rPr>
                              <w:t>false</w:t>
                            </w:r>
                            <w: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2369414">
              <v:shape id="_x0000_s1039" style="position:absolute;margin-left:0;margin-top:.2pt;width:421.1pt;height:78.85pt;z-index:25165825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" w14:anchorId="46672ADB">
                <v:textbox>
                  <w:txbxContent>
                    <w:p w:rsidR="00282340" w:rsidP="00282340" w:rsidRDefault="00282340" w14:paraId="733D496D" w14:textId="77777777">
                      <w:pPr>
                        <w:numPr>
                          <w:ilvl w:val="0"/>
                          <w:numId w:val="0"/>
                        </w:numPr>
                      </w:pPr>
                      <w:r>
                        <w:t>j</w:t>
                      </w:r>
                      <w:r w:rsidRPr="005E478C">
                        <w:t>ava</w:t>
                      </w:r>
                    </w:p>
                    <w:p w:rsidR="00282340" w:rsidP="00282340" w:rsidRDefault="003920F4" w14:paraId="3C5A988D" w14:textId="4C9B1B1F">
                      <w:pPr>
                        <w:numPr>
                          <w:ilvl w:val="0"/>
                          <w:numId w:val="0"/>
                        </w:numPr>
                      </w:pPr>
                      <w:proofErr w:type="spellStart"/>
                      <w:r w:rsidRPr="003920F4">
                        <w:rPr>
                          <w:color w:val="D86DCB" w:themeColor="accent5" w:themeTint="99"/>
                        </w:rPr>
                        <w:t>b</w:t>
                      </w:r>
                      <w:r w:rsidRPr="003920F4" w:rsidR="00282340">
                        <w:rPr>
                          <w:color w:val="D86DCB" w:themeColor="accent5" w:themeTint="99"/>
                        </w:rPr>
                        <w:t>oolean</w:t>
                      </w:r>
                      <w:proofErr w:type="spellEnd"/>
                      <w:r w:rsidRPr="003920F4" w:rsidR="00282340">
                        <w:rPr>
                          <w:color w:val="D86DCB" w:themeColor="accent5" w:themeTint="99"/>
                        </w:rPr>
                        <w:t xml:space="preserve"> </w:t>
                      </w:r>
                      <w:proofErr w:type="spellStart"/>
                      <w:r w:rsidRPr="003920F4" w:rsidR="00282340">
                        <w:rPr>
                          <w:color w:val="D86DCB" w:themeColor="accent5" w:themeTint="99"/>
                        </w:rPr>
                        <w:t>isJavaFun</w:t>
                      </w:r>
                      <w:proofErr w:type="spellEnd"/>
                      <w:r w:rsidRPr="003920F4" w:rsidR="00282340">
                        <w:rPr>
                          <w:color w:val="D86DCB" w:themeColor="accent5" w:themeTint="99"/>
                        </w:rPr>
                        <w:t xml:space="preserve"> </w:t>
                      </w:r>
                      <w:r w:rsidR="00282340">
                        <w:t xml:space="preserve">= </w:t>
                      </w:r>
                      <w:proofErr w:type="gramStart"/>
                      <w:r w:rsidRPr="003920F4" w:rsidR="00282340">
                        <w:rPr>
                          <w:color w:val="00B0F0"/>
                        </w:rPr>
                        <w:t>true</w:t>
                      </w:r>
                      <w:r>
                        <w:t>;</w:t>
                      </w:r>
                      <w:proofErr w:type="gramEnd"/>
                    </w:p>
                    <w:p w:rsidRPr="00282340" w:rsidR="00282340" w:rsidP="00282340" w:rsidRDefault="003920F4" w14:paraId="01CAAA31" w14:textId="587E3BC9">
                      <w:pPr>
                        <w:numPr>
                          <w:ilvl w:val="0"/>
                          <w:numId w:val="0"/>
                        </w:numPr>
                      </w:pPr>
                      <w:proofErr w:type="spellStart"/>
                      <w:r w:rsidRPr="003920F4">
                        <w:rPr>
                          <w:color w:val="D86DCB" w:themeColor="accent5" w:themeTint="99"/>
                        </w:rPr>
                        <w:t>boolean</w:t>
                      </w:r>
                      <w:proofErr w:type="spellEnd"/>
                      <w:r w:rsidRPr="003920F4">
                        <w:rPr>
                          <w:color w:val="D86DCB" w:themeColor="accent5" w:themeTint="99"/>
                        </w:rPr>
                        <w:t xml:space="preserve"> </w:t>
                      </w:r>
                      <w:proofErr w:type="spellStart"/>
                      <w:r w:rsidRPr="003920F4">
                        <w:rPr>
                          <w:color w:val="D86DCB" w:themeColor="accent5" w:themeTint="99"/>
                        </w:rPr>
                        <w:t>isRainy</w:t>
                      </w:r>
                      <w:proofErr w:type="spellEnd"/>
                      <w:r w:rsidRPr="003920F4">
                        <w:rPr>
                          <w:color w:val="D86DCB" w:themeColor="accent5" w:themeTint="99"/>
                        </w:rPr>
                        <w:t xml:space="preserve"> </w:t>
                      </w:r>
                      <w:r>
                        <w:t xml:space="preserve">= </w:t>
                      </w:r>
                      <w:proofErr w:type="gramStart"/>
                      <w:r w:rsidRPr="003920F4">
                        <w:rPr>
                          <w:color w:val="00B0F0"/>
                        </w:rPr>
                        <w:t>false</w:t>
                      </w:r>
                      <w:r>
                        <w:t>;</w:t>
                      </w:r>
                      <w:proofErr w:type="gramEnd"/>
                    </w:p>
                  </w:txbxContent>
                </v:textbox>
                <w10:wrap anchorx="margin"/>
              </v:shape>
            </w:pict>
          </mc:Fallback>
        </mc:AlternateContent>
      </w:r>
    </w:p>
    <w:p w:rsidR="00282340" w:rsidP="00282340" w:rsidRDefault="00282340" w14:paraId="4556DBAF" w14:textId="176BEFA7">
      <w:pPr>
        <w:numPr>
          <w:ilvl w:val="0"/>
          <w:numId w:val="0"/>
        </w:numPr>
        <w:rPr>
          <w:sz w:val="24"/>
          <w:szCs w:val="24"/>
        </w:rPr>
      </w:pPr>
    </w:p>
    <w:p w:rsidR="00282340" w:rsidP="00282340" w:rsidRDefault="00282340" w14:paraId="3941225B" w14:textId="77777777">
      <w:pPr>
        <w:numPr>
          <w:ilvl w:val="0"/>
          <w:numId w:val="0"/>
        </w:numPr>
        <w:rPr>
          <w:sz w:val="24"/>
          <w:szCs w:val="24"/>
        </w:rPr>
      </w:pPr>
    </w:p>
    <w:p w:rsidR="00282340" w:rsidP="00282340" w:rsidRDefault="00282340" w14:paraId="48FE580A" w14:textId="77777777">
      <w:pPr>
        <w:numPr>
          <w:ilvl w:val="0"/>
          <w:numId w:val="0"/>
        </w:numPr>
        <w:rPr>
          <w:sz w:val="24"/>
          <w:szCs w:val="24"/>
        </w:rPr>
      </w:pPr>
    </w:p>
    <w:p w:rsidR="00221666" w:rsidP="007B744A" w:rsidRDefault="003920F4" w14:paraId="1BFCD619" w14:textId="783D298D">
      <w:pPr>
        <w:numPr>
          <w:ilvl w:val="0"/>
          <w:numId w:val="0"/>
        </w:numPr>
        <w:ind w:left="540"/>
        <w:rPr>
          <w:sz w:val="24"/>
          <w:szCs w:val="24"/>
        </w:rPr>
      </w:pPr>
      <w:r>
        <w:rPr>
          <w:b/>
          <w:bCs/>
          <w:sz w:val="24"/>
          <w:szCs w:val="24"/>
        </w:rPr>
        <w:t xml:space="preserve">Use Case: </w:t>
      </w:r>
      <w:r w:rsidRPr="003D2C0B" w:rsidR="003D2C0B">
        <w:rPr>
          <w:sz w:val="24"/>
          <w:szCs w:val="24"/>
        </w:rPr>
        <w:t>Essential for decision-making and control flow, such as in if statements and logical conditions.</w:t>
      </w:r>
    </w:p>
    <w:p w:rsidRPr="001A6184" w:rsidR="001A6184" w:rsidP="007B744A" w:rsidRDefault="007B744A" w14:paraId="2702F15B" w14:textId="3EC4D6DD">
      <w:pPr>
        <w:numPr>
          <w:ilvl w:val="0"/>
          <w:numId w:val="0"/>
        </w:numPr>
        <w:rPr>
          <w:b/>
          <w:bCs/>
          <w:sz w:val="24"/>
          <w:szCs w:val="24"/>
        </w:rPr>
      </w:pPr>
      <w:r>
        <w:rPr>
          <w:b/>
          <w:bCs/>
          <w:sz w:val="24"/>
          <w:szCs w:val="24"/>
        </w:rPr>
        <w:t>Comparison Table</w:t>
      </w:r>
      <w:r w:rsidR="000E00BB">
        <w:rPr>
          <w:b/>
          <w:bCs/>
          <w:sz w:val="24"/>
          <w:szCs w:val="24"/>
        </w:rPr>
        <w:t>:</w:t>
      </w:r>
    </w:p>
    <w:tbl>
      <w:tblPr>
        <w:tblStyle w:val="TableGrid"/>
        <w:tblW w:w="9715" w:type="dxa"/>
        <w:tblLook w:val="04A0" w:firstRow="1" w:lastRow="0" w:firstColumn="1" w:lastColumn="0" w:noHBand="0" w:noVBand="1"/>
      </w:tblPr>
      <w:tblGrid>
        <w:gridCol w:w="1795"/>
        <w:gridCol w:w="1710"/>
        <w:gridCol w:w="2700"/>
        <w:gridCol w:w="3510"/>
      </w:tblGrid>
      <w:tr w:rsidR="000E00BB" w:rsidTr="00960BEC" w14:paraId="476DF91F" w14:textId="77777777">
        <w:tc>
          <w:tcPr>
            <w:tcW w:w="1795" w:type="dxa"/>
          </w:tcPr>
          <w:p w:rsidRPr="000E00BB" w:rsidR="000E00BB" w:rsidP="000E00BB" w:rsidRDefault="000E00BB" w14:paraId="76D51A8F" w14:textId="21029375">
            <w:pPr>
              <w:numPr>
                <w:ilvl w:val="0"/>
                <w:numId w:val="0"/>
              </w:numPr>
              <w:jc w:val="center"/>
              <w:rPr>
                <w:b/>
                <w:bCs/>
                <w:sz w:val="24"/>
                <w:szCs w:val="24"/>
              </w:rPr>
            </w:pPr>
            <w:r>
              <w:rPr>
                <w:b/>
                <w:bCs/>
                <w:sz w:val="24"/>
                <w:szCs w:val="24"/>
              </w:rPr>
              <w:t>Data Type</w:t>
            </w:r>
          </w:p>
        </w:tc>
        <w:tc>
          <w:tcPr>
            <w:tcW w:w="1710" w:type="dxa"/>
          </w:tcPr>
          <w:p w:rsidRPr="000E00BB" w:rsidR="000E00BB" w:rsidP="000E00BB" w:rsidRDefault="000E00BB" w14:paraId="6868D4AF" w14:textId="21B0FB0A">
            <w:pPr>
              <w:numPr>
                <w:ilvl w:val="0"/>
                <w:numId w:val="0"/>
              </w:numPr>
              <w:jc w:val="center"/>
              <w:rPr>
                <w:b/>
                <w:bCs/>
                <w:sz w:val="24"/>
                <w:szCs w:val="24"/>
              </w:rPr>
            </w:pPr>
            <w:r>
              <w:rPr>
                <w:b/>
                <w:bCs/>
                <w:sz w:val="24"/>
                <w:szCs w:val="24"/>
              </w:rPr>
              <w:t>Size</w:t>
            </w:r>
          </w:p>
        </w:tc>
        <w:tc>
          <w:tcPr>
            <w:tcW w:w="2700" w:type="dxa"/>
          </w:tcPr>
          <w:p w:rsidRPr="00455015" w:rsidR="000E00BB" w:rsidP="000E00BB" w:rsidRDefault="00455015" w14:paraId="18B43DC7" w14:textId="334F4E8E">
            <w:pPr>
              <w:numPr>
                <w:ilvl w:val="0"/>
                <w:numId w:val="0"/>
              </w:numPr>
              <w:jc w:val="center"/>
              <w:rPr>
                <w:b/>
                <w:bCs/>
                <w:sz w:val="24"/>
                <w:szCs w:val="24"/>
              </w:rPr>
            </w:pPr>
            <w:r>
              <w:rPr>
                <w:b/>
                <w:bCs/>
                <w:sz w:val="24"/>
                <w:szCs w:val="24"/>
              </w:rPr>
              <w:t>Example</w:t>
            </w:r>
          </w:p>
        </w:tc>
        <w:tc>
          <w:tcPr>
            <w:tcW w:w="3510" w:type="dxa"/>
          </w:tcPr>
          <w:p w:rsidRPr="00455015" w:rsidR="000E00BB" w:rsidP="000E00BB" w:rsidRDefault="00455015" w14:paraId="55B2CCF7" w14:textId="0960CFDA">
            <w:pPr>
              <w:numPr>
                <w:ilvl w:val="0"/>
                <w:numId w:val="0"/>
              </w:numPr>
              <w:jc w:val="center"/>
              <w:rPr>
                <w:b/>
                <w:bCs/>
                <w:sz w:val="24"/>
                <w:szCs w:val="24"/>
              </w:rPr>
            </w:pPr>
            <w:r>
              <w:rPr>
                <w:b/>
                <w:bCs/>
                <w:sz w:val="24"/>
                <w:szCs w:val="24"/>
              </w:rPr>
              <w:t>Description</w:t>
            </w:r>
          </w:p>
        </w:tc>
      </w:tr>
      <w:tr w:rsidR="000E00BB" w:rsidTr="00960BEC" w14:paraId="4249A7BB" w14:textId="77777777">
        <w:tc>
          <w:tcPr>
            <w:tcW w:w="1795" w:type="dxa"/>
          </w:tcPr>
          <w:p w:rsidR="000E00BB" w:rsidP="007B744A" w:rsidRDefault="00777534" w14:paraId="60FAE87C" w14:textId="17AA376E">
            <w:pPr>
              <w:numPr>
                <w:ilvl w:val="0"/>
                <w:numId w:val="0"/>
              </w:numPr>
              <w:rPr>
                <w:sz w:val="24"/>
                <w:szCs w:val="24"/>
              </w:rPr>
            </w:pPr>
            <w:r>
              <w:rPr>
                <w:sz w:val="24"/>
                <w:szCs w:val="24"/>
              </w:rPr>
              <w:t>I</w:t>
            </w:r>
            <w:r w:rsidR="00455015">
              <w:rPr>
                <w:sz w:val="24"/>
                <w:szCs w:val="24"/>
              </w:rPr>
              <w:t>nt</w:t>
            </w:r>
          </w:p>
        </w:tc>
        <w:tc>
          <w:tcPr>
            <w:tcW w:w="1710" w:type="dxa"/>
          </w:tcPr>
          <w:p w:rsidR="000E00BB" w:rsidP="007B744A" w:rsidRDefault="00331830" w14:paraId="14B5CF2A" w14:textId="17D18441">
            <w:pPr>
              <w:numPr>
                <w:ilvl w:val="0"/>
                <w:numId w:val="0"/>
              </w:numPr>
              <w:rPr>
                <w:sz w:val="24"/>
                <w:szCs w:val="24"/>
              </w:rPr>
            </w:pPr>
            <w:r>
              <w:rPr>
                <w:sz w:val="24"/>
                <w:szCs w:val="24"/>
              </w:rPr>
              <w:t>4 bytes</w:t>
            </w:r>
          </w:p>
        </w:tc>
        <w:tc>
          <w:tcPr>
            <w:tcW w:w="2700" w:type="dxa"/>
          </w:tcPr>
          <w:p w:rsidR="000E00BB" w:rsidP="008D2A8E" w:rsidRDefault="00F810AC" w14:paraId="1DD94A3D" w14:textId="39DCD7EA">
            <w:pPr>
              <w:numPr>
                <w:ilvl w:val="0"/>
                <w:numId w:val="0"/>
              </w:numPr>
              <w:jc w:val="center"/>
              <w:rPr>
                <w:sz w:val="24"/>
                <w:szCs w:val="24"/>
              </w:rPr>
            </w:pPr>
            <w:r w:rsidRPr="00F810AC">
              <w:rPr>
                <w:sz w:val="24"/>
                <w:szCs w:val="24"/>
              </w:rPr>
              <w:t>int age = 18;</w:t>
            </w:r>
          </w:p>
        </w:tc>
        <w:tc>
          <w:tcPr>
            <w:tcW w:w="35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60BEC" w:rsidR="00960BEC" w14:paraId="42F25CC9" w14:textId="77777777">
              <w:trPr>
                <w:tblCellSpacing w:w="15" w:type="dxa"/>
              </w:trPr>
              <w:tc>
                <w:tcPr>
                  <w:tcW w:w="0" w:type="auto"/>
                  <w:vAlign w:val="center"/>
                  <w:hideMark/>
                </w:tcPr>
                <w:p w:rsidRPr="00960BEC" w:rsidR="00960BEC" w:rsidP="00960BEC" w:rsidRDefault="00960BEC" w14:paraId="57DFE21D" w14:textId="77777777">
                  <w:pPr>
                    <w:numPr>
                      <w:ilvl w:val="0"/>
                      <w:numId w:val="0"/>
                    </w:numPr>
                    <w:spacing w:after="0" w:line="240" w:lineRule="auto"/>
                    <w:jc w:val="center"/>
                    <w:rPr>
                      <w:sz w:val="24"/>
                      <w:szCs w:val="24"/>
                      <w:lang w:val="en-US"/>
                    </w:rPr>
                  </w:pPr>
                </w:p>
              </w:tc>
            </w:tr>
          </w:tbl>
          <w:p w:rsidRPr="00960BEC" w:rsidR="00960BEC" w:rsidP="00623EE5" w:rsidRDefault="00960BEC" w14:paraId="66DE5439" w14:textId="77777777">
            <w:pPr>
              <w:numPr>
                <w:ilvl w:val="0"/>
                <w:numId w:val="10"/>
              </w:numPr>
              <w:jc w:val="center"/>
              <w:rPr>
                <w:vanish/>
                <w:sz w:val="24"/>
                <w:szCs w:val="24"/>
                <w:lang w:val="en-US"/>
              </w:rPr>
            </w:pPr>
          </w:p>
          <w:p w:rsidR="000E00BB" w:rsidP="00960BEC" w:rsidRDefault="00960BEC" w14:paraId="3401C0AE" w14:textId="1CAABD0A">
            <w:pPr>
              <w:numPr>
                <w:ilvl w:val="0"/>
                <w:numId w:val="0"/>
              </w:numPr>
              <w:jc w:val="center"/>
              <w:rPr>
                <w:sz w:val="24"/>
                <w:szCs w:val="24"/>
              </w:rPr>
            </w:pPr>
            <w:r>
              <w:rPr>
                <w:sz w:val="24"/>
                <w:szCs w:val="24"/>
              </w:rPr>
              <w:t>Stores whole numbers</w:t>
            </w:r>
          </w:p>
        </w:tc>
      </w:tr>
      <w:tr w:rsidR="000E00BB" w:rsidTr="00960BEC" w14:paraId="2E2027AF" w14:textId="77777777">
        <w:tc>
          <w:tcPr>
            <w:tcW w:w="1795" w:type="dxa"/>
          </w:tcPr>
          <w:p w:rsidR="000E00BB" w:rsidP="007B744A" w:rsidRDefault="00777534" w14:paraId="1EB48694" w14:textId="607E0841">
            <w:pPr>
              <w:numPr>
                <w:ilvl w:val="0"/>
                <w:numId w:val="0"/>
              </w:numPr>
              <w:rPr>
                <w:sz w:val="24"/>
                <w:szCs w:val="24"/>
              </w:rPr>
            </w:pPr>
            <w:r>
              <w:rPr>
                <w:sz w:val="24"/>
                <w:szCs w:val="24"/>
              </w:rPr>
              <w:t>Double</w:t>
            </w:r>
          </w:p>
        </w:tc>
        <w:tc>
          <w:tcPr>
            <w:tcW w:w="1710" w:type="dxa"/>
          </w:tcPr>
          <w:p w:rsidR="000E00BB" w:rsidP="007B744A" w:rsidRDefault="00331830" w14:paraId="0E9BA6D9" w14:textId="1ADBFF5B">
            <w:pPr>
              <w:numPr>
                <w:ilvl w:val="0"/>
                <w:numId w:val="0"/>
              </w:numPr>
              <w:rPr>
                <w:sz w:val="24"/>
                <w:szCs w:val="24"/>
              </w:rPr>
            </w:pPr>
            <w:r>
              <w:rPr>
                <w:sz w:val="24"/>
                <w:szCs w:val="24"/>
              </w:rPr>
              <w:t>8 bytes</w:t>
            </w:r>
          </w:p>
        </w:tc>
        <w:tc>
          <w:tcPr>
            <w:tcW w:w="2700" w:type="dxa"/>
          </w:tcPr>
          <w:p w:rsidR="000E00BB" w:rsidP="008D2A8E" w:rsidRDefault="00262D54" w14:paraId="045C8676" w14:textId="741D788C">
            <w:pPr>
              <w:numPr>
                <w:ilvl w:val="0"/>
                <w:numId w:val="0"/>
              </w:numPr>
              <w:jc w:val="center"/>
              <w:rPr>
                <w:sz w:val="24"/>
                <w:szCs w:val="24"/>
              </w:rPr>
            </w:pPr>
            <w:r w:rsidRPr="00262D54">
              <w:rPr>
                <w:sz w:val="24"/>
                <w:szCs w:val="24"/>
              </w:rPr>
              <w:t>double pi = 3.14;</w:t>
            </w:r>
          </w:p>
        </w:tc>
        <w:tc>
          <w:tcPr>
            <w:tcW w:w="3510" w:type="dxa"/>
          </w:tcPr>
          <w:p w:rsidR="000E00BB" w:rsidP="00960BEC" w:rsidRDefault="00960BEC" w14:paraId="6C9F161C" w14:textId="6D20AEC8">
            <w:pPr>
              <w:numPr>
                <w:ilvl w:val="0"/>
                <w:numId w:val="0"/>
              </w:numPr>
              <w:jc w:val="center"/>
              <w:rPr>
                <w:sz w:val="24"/>
                <w:szCs w:val="24"/>
              </w:rPr>
            </w:pPr>
            <w:r>
              <w:rPr>
                <w:sz w:val="24"/>
                <w:szCs w:val="24"/>
              </w:rPr>
              <w:t>Stores decimal numbers</w:t>
            </w:r>
          </w:p>
        </w:tc>
      </w:tr>
      <w:tr w:rsidR="000E00BB" w:rsidTr="00960BEC" w14:paraId="2E39C41A" w14:textId="77777777">
        <w:tc>
          <w:tcPr>
            <w:tcW w:w="1795" w:type="dxa"/>
          </w:tcPr>
          <w:p w:rsidR="000E00BB" w:rsidP="007B744A" w:rsidRDefault="00331830" w14:paraId="229F33A0" w14:textId="405E1D55">
            <w:pPr>
              <w:numPr>
                <w:ilvl w:val="0"/>
                <w:numId w:val="0"/>
              </w:numPr>
              <w:rPr>
                <w:sz w:val="24"/>
                <w:szCs w:val="24"/>
              </w:rPr>
            </w:pPr>
            <w:r>
              <w:rPr>
                <w:sz w:val="24"/>
                <w:szCs w:val="24"/>
              </w:rPr>
              <w:t>Char</w:t>
            </w:r>
          </w:p>
        </w:tc>
        <w:tc>
          <w:tcPr>
            <w:tcW w:w="1710" w:type="dxa"/>
          </w:tcPr>
          <w:p w:rsidR="000E00BB" w:rsidP="007B744A" w:rsidRDefault="00331830" w14:paraId="508C4CCD" w14:textId="58748776">
            <w:pPr>
              <w:numPr>
                <w:ilvl w:val="0"/>
                <w:numId w:val="0"/>
              </w:numPr>
              <w:rPr>
                <w:sz w:val="24"/>
                <w:szCs w:val="24"/>
              </w:rPr>
            </w:pPr>
            <w:r>
              <w:rPr>
                <w:sz w:val="24"/>
                <w:szCs w:val="24"/>
              </w:rPr>
              <w:t>2 bytes</w:t>
            </w:r>
          </w:p>
        </w:tc>
        <w:tc>
          <w:tcPr>
            <w:tcW w:w="2700" w:type="dxa"/>
          </w:tcPr>
          <w:p w:rsidR="000E00BB" w:rsidP="008D2A8E" w:rsidRDefault="002E308D" w14:paraId="316B3FD9" w14:textId="10D7350E">
            <w:pPr>
              <w:numPr>
                <w:ilvl w:val="0"/>
                <w:numId w:val="0"/>
              </w:numPr>
              <w:jc w:val="center"/>
              <w:rPr>
                <w:sz w:val="24"/>
                <w:szCs w:val="24"/>
              </w:rPr>
            </w:pPr>
            <w:r w:rsidRPr="002E308D">
              <w:rPr>
                <w:sz w:val="24"/>
                <w:szCs w:val="24"/>
              </w:rPr>
              <w:t>char grade = 'A';</w:t>
            </w:r>
          </w:p>
        </w:tc>
        <w:tc>
          <w:tcPr>
            <w:tcW w:w="3510" w:type="dxa"/>
          </w:tcPr>
          <w:p w:rsidR="000E00BB" w:rsidP="00960BEC" w:rsidRDefault="00960BEC" w14:paraId="7A7D2678" w14:textId="45C41286">
            <w:pPr>
              <w:numPr>
                <w:ilvl w:val="0"/>
                <w:numId w:val="0"/>
              </w:numPr>
              <w:jc w:val="center"/>
              <w:rPr>
                <w:sz w:val="24"/>
                <w:szCs w:val="24"/>
              </w:rPr>
            </w:pPr>
            <w:r>
              <w:rPr>
                <w:sz w:val="24"/>
                <w:szCs w:val="24"/>
              </w:rPr>
              <w:t>Stores single character</w:t>
            </w:r>
          </w:p>
        </w:tc>
      </w:tr>
      <w:tr w:rsidR="000E00BB" w:rsidTr="00960BEC" w14:paraId="7287651F" w14:textId="77777777">
        <w:tc>
          <w:tcPr>
            <w:tcW w:w="1795" w:type="dxa"/>
          </w:tcPr>
          <w:p w:rsidR="000E00BB" w:rsidP="007B744A" w:rsidRDefault="00331830" w14:paraId="7924F2AF" w14:textId="1122F25E">
            <w:pPr>
              <w:numPr>
                <w:ilvl w:val="0"/>
                <w:numId w:val="0"/>
              </w:numPr>
              <w:rPr>
                <w:sz w:val="24"/>
                <w:szCs w:val="24"/>
              </w:rPr>
            </w:pPr>
            <w:proofErr w:type="spellStart"/>
            <w:r>
              <w:rPr>
                <w:sz w:val="24"/>
                <w:szCs w:val="24"/>
              </w:rPr>
              <w:t>boolean</w:t>
            </w:r>
            <w:proofErr w:type="spellEnd"/>
          </w:p>
        </w:tc>
        <w:tc>
          <w:tcPr>
            <w:tcW w:w="1710" w:type="dxa"/>
          </w:tcPr>
          <w:p w:rsidR="000E00BB" w:rsidP="007B744A" w:rsidRDefault="00331830" w14:paraId="197F0A3B" w14:textId="755F5EBB">
            <w:pPr>
              <w:numPr>
                <w:ilvl w:val="0"/>
                <w:numId w:val="0"/>
              </w:numPr>
              <w:rPr>
                <w:sz w:val="24"/>
                <w:szCs w:val="24"/>
              </w:rPr>
            </w:pPr>
            <w:r>
              <w:rPr>
                <w:sz w:val="24"/>
                <w:szCs w:val="24"/>
              </w:rPr>
              <w:t>1 bit</w:t>
            </w:r>
          </w:p>
        </w:tc>
        <w:tc>
          <w:tcPr>
            <w:tcW w:w="2700" w:type="dxa"/>
          </w:tcPr>
          <w:p w:rsidR="000E00BB" w:rsidP="008D2A8E" w:rsidRDefault="008D2A8E" w14:paraId="39B82737" w14:textId="08CE4AC6">
            <w:pPr>
              <w:numPr>
                <w:ilvl w:val="0"/>
                <w:numId w:val="0"/>
              </w:numPr>
              <w:jc w:val="center"/>
              <w:rPr>
                <w:sz w:val="24"/>
                <w:szCs w:val="24"/>
              </w:rPr>
            </w:pPr>
            <w:proofErr w:type="spellStart"/>
            <w:r w:rsidRPr="008D2A8E">
              <w:rPr>
                <w:sz w:val="24"/>
                <w:szCs w:val="24"/>
              </w:rPr>
              <w:t>boolean</w:t>
            </w:r>
            <w:proofErr w:type="spellEnd"/>
            <w:r w:rsidRPr="008D2A8E">
              <w:rPr>
                <w:sz w:val="24"/>
                <w:szCs w:val="24"/>
              </w:rPr>
              <w:t xml:space="preserve"> done = true;</w:t>
            </w:r>
          </w:p>
        </w:tc>
        <w:tc>
          <w:tcPr>
            <w:tcW w:w="3510" w:type="dxa"/>
          </w:tcPr>
          <w:p w:rsidR="000E00BB" w:rsidP="00960BEC" w:rsidRDefault="00960BEC" w14:paraId="68C54225" w14:textId="17FA8A25">
            <w:pPr>
              <w:numPr>
                <w:ilvl w:val="0"/>
                <w:numId w:val="0"/>
              </w:numPr>
              <w:jc w:val="center"/>
              <w:rPr>
                <w:sz w:val="24"/>
                <w:szCs w:val="24"/>
              </w:rPr>
            </w:pPr>
            <w:r>
              <w:rPr>
                <w:sz w:val="24"/>
                <w:szCs w:val="24"/>
              </w:rPr>
              <w:t>Stores true or false values</w:t>
            </w:r>
          </w:p>
        </w:tc>
      </w:tr>
    </w:tbl>
    <w:p w:rsidR="00643B77" w:rsidP="00960BEC" w:rsidRDefault="00643B77" w14:paraId="647F89D7" w14:textId="77777777">
      <w:pPr>
        <w:numPr>
          <w:ilvl w:val="0"/>
          <w:numId w:val="0"/>
        </w:numPr>
        <w:rPr>
          <w:sz w:val="24"/>
          <w:szCs w:val="24"/>
        </w:rPr>
      </w:pPr>
    </w:p>
    <w:p w:rsidR="00643B77" w:rsidP="00960BEC" w:rsidRDefault="00FF5861" w14:paraId="7052AA78" w14:textId="528A5C3F">
      <w:pPr>
        <w:numPr>
          <w:ilvl w:val="0"/>
          <w:numId w:val="0"/>
        </w:numPr>
        <w:rPr>
          <w:sz w:val="24"/>
          <w:szCs w:val="24"/>
        </w:rPr>
      </w:pPr>
      <w:r>
        <w:rPr>
          <w:noProof/>
          <w:lang w:val="en-US"/>
        </w:rPr>
        <mc:AlternateContent>
          <mc:Choice Requires="wps">
            <w:drawing>
              <wp:anchor distT="0" distB="0" distL="114300" distR="114300" simplePos="0" relativeHeight="251658251" behindDoc="0" locked="0" layoutInCell="1" allowOverlap="1" wp14:anchorId="12FC77FA" wp14:editId="106018CA">
                <wp:simplePos x="0" y="0"/>
                <wp:positionH relativeFrom="margin">
                  <wp:posOffset>284480</wp:posOffset>
                </wp:positionH>
                <wp:positionV relativeFrom="paragraph">
                  <wp:posOffset>264160</wp:posOffset>
                </wp:positionV>
                <wp:extent cx="5347970" cy="3596640"/>
                <wp:effectExtent l="0" t="0" r="24130" b="22860"/>
                <wp:wrapNone/>
                <wp:docPr id="1095131794" name="Text Box 10"/>
                <wp:cNvGraphicFramePr/>
                <a:graphic xmlns:a="http://schemas.openxmlformats.org/drawingml/2006/main">
                  <a:graphicData uri="http://schemas.microsoft.com/office/word/2010/wordprocessingShape">
                    <wps:wsp>
                      <wps:cNvSpPr txBox="1"/>
                      <wps:spPr>
                        <a:xfrm>
                          <a:off x="0" y="0"/>
                          <a:ext cx="5347970" cy="3596640"/>
                        </a:xfrm>
                        <a:prstGeom prst="rect">
                          <a:avLst/>
                        </a:prstGeom>
                        <a:solidFill>
                          <a:schemeClr val="tx1"/>
                        </a:solidFill>
                        <a:ln w="6350">
                          <a:solidFill>
                            <a:prstClr val="black"/>
                          </a:solidFill>
                        </a:ln>
                      </wps:spPr>
                      <wps:txbx>
                        <w:txbxContent>
                          <w:p w:rsidR="004C48EC" w:rsidP="00FA4FF8" w:rsidRDefault="004C48EC" w14:paraId="3D253EF6" w14:textId="3F4B6423">
                            <w:pPr>
                              <w:numPr>
                                <w:ilvl w:val="0"/>
                                <w:numId w:val="0"/>
                              </w:numPr>
                              <w:rPr>
                                <w:sz w:val="18"/>
                                <w:szCs w:val="18"/>
                              </w:rPr>
                            </w:pPr>
                            <w:r>
                              <w:rPr>
                                <w:sz w:val="18"/>
                                <w:szCs w:val="18"/>
                              </w:rPr>
                              <w:t>Java</w:t>
                            </w:r>
                          </w:p>
                          <w:p w:rsidRPr="00643B77" w:rsidR="00FA4FF8" w:rsidP="00FA4FF8" w:rsidRDefault="00FA4FF8" w14:paraId="35BC6619" w14:textId="77777777">
                            <w:pPr>
                              <w:numPr>
                                <w:ilvl w:val="0"/>
                                <w:numId w:val="0"/>
                              </w:numPr>
                              <w:rPr>
                                <w:sz w:val="18"/>
                                <w:szCs w:val="18"/>
                              </w:rPr>
                            </w:pPr>
                            <w:r w:rsidRPr="004C48EC">
                              <w:rPr>
                                <w:color w:val="00B0F0"/>
                                <w:sz w:val="18"/>
                                <w:szCs w:val="18"/>
                              </w:rPr>
                              <w:t xml:space="preserve">public class </w:t>
                            </w:r>
                            <w:proofErr w:type="spellStart"/>
                            <w:r w:rsidRPr="004C48EC">
                              <w:rPr>
                                <w:color w:val="EE0000"/>
                                <w:sz w:val="18"/>
                                <w:szCs w:val="18"/>
                              </w:rPr>
                              <w:t>DataTypesExample</w:t>
                            </w:r>
                            <w:proofErr w:type="spellEnd"/>
                            <w:r w:rsidRPr="00643B77">
                              <w:rPr>
                                <w:sz w:val="18"/>
                                <w:szCs w:val="18"/>
                              </w:rPr>
                              <w:t xml:space="preserve"> {</w:t>
                            </w:r>
                          </w:p>
                          <w:p w:rsidRPr="00643B77" w:rsidR="00FA4FF8" w:rsidP="00FA4FF8" w:rsidRDefault="00FA4FF8" w14:paraId="17A5A92C" w14:textId="77777777">
                            <w:pPr>
                              <w:numPr>
                                <w:ilvl w:val="0"/>
                                <w:numId w:val="0"/>
                              </w:numPr>
                              <w:rPr>
                                <w:sz w:val="18"/>
                                <w:szCs w:val="18"/>
                              </w:rPr>
                            </w:pPr>
                            <w:r w:rsidRPr="004C48EC">
                              <w:rPr>
                                <w:color w:val="00B0F0"/>
                                <w:sz w:val="18"/>
                                <w:szCs w:val="18"/>
                              </w:rPr>
                              <w:t xml:space="preserve">    public static void </w:t>
                            </w:r>
                            <w:proofErr w:type="gramStart"/>
                            <w:r w:rsidRPr="004C48EC">
                              <w:rPr>
                                <w:color w:val="EE0000"/>
                                <w:sz w:val="18"/>
                                <w:szCs w:val="18"/>
                              </w:rPr>
                              <w:t>main</w:t>
                            </w:r>
                            <w:r w:rsidRPr="00643B77">
                              <w:rPr>
                                <w:sz w:val="18"/>
                                <w:szCs w:val="18"/>
                              </w:rPr>
                              <w:t>(String[</w:t>
                            </w:r>
                            <w:proofErr w:type="gramEnd"/>
                            <w:r w:rsidRPr="00643B77">
                              <w:rPr>
                                <w:sz w:val="18"/>
                                <w:szCs w:val="18"/>
                              </w:rPr>
                              <w:t>] args) {</w:t>
                            </w:r>
                          </w:p>
                          <w:p w:rsidRPr="00643B77" w:rsidR="00FA4FF8" w:rsidP="00FA4FF8" w:rsidRDefault="00FA4FF8" w14:paraId="4957B987" w14:textId="77777777">
                            <w:pPr>
                              <w:numPr>
                                <w:ilvl w:val="0"/>
                                <w:numId w:val="0"/>
                              </w:numPr>
                              <w:rPr>
                                <w:sz w:val="18"/>
                                <w:szCs w:val="18"/>
                              </w:rPr>
                            </w:pPr>
                            <w:r w:rsidRPr="00643B77">
                              <w:rPr>
                                <w:sz w:val="18"/>
                                <w:szCs w:val="18"/>
                              </w:rPr>
                              <w:t xml:space="preserve">        </w:t>
                            </w:r>
                            <w:r w:rsidRPr="004C48EC">
                              <w:rPr>
                                <w:color w:val="D86DCB" w:themeColor="accent5" w:themeTint="99"/>
                                <w:sz w:val="18"/>
                                <w:szCs w:val="18"/>
                              </w:rPr>
                              <w:t>int population</w:t>
                            </w:r>
                            <w:r w:rsidRPr="00643B77">
                              <w:rPr>
                                <w:sz w:val="18"/>
                                <w:szCs w:val="18"/>
                              </w:rPr>
                              <w:t xml:space="preserve"> = </w:t>
                            </w:r>
                            <w:proofErr w:type="gramStart"/>
                            <w:r w:rsidRPr="004C48EC">
                              <w:rPr>
                                <w:color w:val="D86DCB" w:themeColor="accent5" w:themeTint="99"/>
                                <w:sz w:val="18"/>
                                <w:szCs w:val="18"/>
                              </w:rPr>
                              <w:t>1000000</w:t>
                            </w:r>
                            <w:r w:rsidRPr="00643B77">
                              <w:rPr>
                                <w:sz w:val="18"/>
                                <w:szCs w:val="18"/>
                              </w:rPr>
                              <w:t>;</w:t>
                            </w:r>
                            <w:proofErr w:type="gramEnd"/>
                          </w:p>
                          <w:p w:rsidRPr="00643B77" w:rsidR="00FA4FF8" w:rsidP="00FA4FF8" w:rsidRDefault="00FA4FF8" w14:paraId="457540E4" w14:textId="77777777">
                            <w:pPr>
                              <w:numPr>
                                <w:ilvl w:val="0"/>
                                <w:numId w:val="0"/>
                              </w:numPr>
                              <w:rPr>
                                <w:sz w:val="18"/>
                                <w:szCs w:val="18"/>
                              </w:rPr>
                            </w:pPr>
                            <w:r w:rsidRPr="00643B77">
                              <w:rPr>
                                <w:sz w:val="18"/>
                                <w:szCs w:val="18"/>
                              </w:rPr>
                              <w:t xml:space="preserve">        </w:t>
                            </w:r>
                            <w:r w:rsidRPr="004C48EC">
                              <w:rPr>
                                <w:color w:val="D86DCB" w:themeColor="accent5" w:themeTint="99"/>
                                <w:sz w:val="18"/>
                                <w:szCs w:val="18"/>
                              </w:rPr>
                              <w:t xml:space="preserve">double pi </w:t>
                            </w:r>
                            <w:r w:rsidRPr="00643B77">
                              <w:rPr>
                                <w:sz w:val="18"/>
                                <w:szCs w:val="18"/>
                              </w:rPr>
                              <w:t xml:space="preserve">= </w:t>
                            </w:r>
                            <w:proofErr w:type="gramStart"/>
                            <w:r w:rsidRPr="004C48EC">
                              <w:rPr>
                                <w:color w:val="D86DCB" w:themeColor="accent5" w:themeTint="99"/>
                                <w:sz w:val="18"/>
                                <w:szCs w:val="18"/>
                              </w:rPr>
                              <w:t>3.1415926535</w:t>
                            </w:r>
                            <w:r w:rsidRPr="00643B77">
                              <w:rPr>
                                <w:sz w:val="18"/>
                                <w:szCs w:val="18"/>
                              </w:rPr>
                              <w:t>;</w:t>
                            </w:r>
                            <w:proofErr w:type="gramEnd"/>
                          </w:p>
                          <w:p w:rsidRPr="00643B77" w:rsidR="00FA4FF8" w:rsidP="00FA4FF8" w:rsidRDefault="00FA4FF8" w14:paraId="3E47444B" w14:textId="77777777">
                            <w:pPr>
                              <w:numPr>
                                <w:ilvl w:val="0"/>
                                <w:numId w:val="0"/>
                              </w:numPr>
                              <w:rPr>
                                <w:sz w:val="18"/>
                                <w:szCs w:val="18"/>
                              </w:rPr>
                            </w:pPr>
                            <w:r w:rsidRPr="00643B77">
                              <w:rPr>
                                <w:sz w:val="18"/>
                                <w:szCs w:val="18"/>
                              </w:rPr>
                              <w:t xml:space="preserve">        </w:t>
                            </w:r>
                            <w:r w:rsidRPr="004C48EC">
                              <w:rPr>
                                <w:color w:val="D86DCB" w:themeColor="accent5" w:themeTint="99"/>
                                <w:sz w:val="18"/>
                                <w:szCs w:val="18"/>
                              </w:rPr>
                              <w:t xml:space="preserve">char grade </w:t>
                            </w:r>
                            <w:r w:rsidRPr="00643B77">
                              <w:rPr>
                                <w:sz w:val="18"/>
                                <w:szCs w:val="18"/>
                              </w:rPr>
                              <w:t>= '</w:t>
                            </w:r>
                            <w:r w:rsidRPr="004C48EC">
                              <w:rPr>
                                <w:color w:val="00B050"/>
                                <w:sz w:val="18"/>
                                <w:szCs w:val="18"/>
                              </w:rPr>
                              <w:t>A</w:t>
                            </w:r>
                            <w:proofErr w:type="gramStart"/>
                            <w:r w:rsidRPr="00643B77">
                              <w:rPr>
                                <w:sz w:val="18"/>
                                <w:szCs w:val="18"/>
                              </w:rPr>
                              <w:t>';</w:t>
                            </w:r>
                            <w:proofErr w:type="gramEnd"/>
                          </w:p>
                          <w:p w:rsidRPr="00643B77" w:rsidR="00FA4FF8" w:rsidP="00FA4FF8" w:rsidRDefault="00FA4FF8" w14:paraId="4F13C670" w14:textId="77777777">
                            <w:pPr>
                              <w:numPr>
                                <w:ilvl w:val="0"/>
                                <w:numId w:val="0"/>
                              </w:numPr>
                              <w:rPr>
                                <w:sz w:val="18"/>
                                <w:szCs w:val="18"/>
                              </w:rPr>
                            </w:pPr>
                            <w:r w:rsidRPr="00643B77">
                              <w:rPr>
                                <w:sz w:val="18"/>
                                <w:szCs w:val="18"/>
                              </w:rPr>
                              <w:t xml:space="preserve">        </w:t>
                            </w:r>
                            <w:proofErr w:type="spellStart"/>
                            <w:r w:rsidRPr="004C48EC">
                              <w:rPr>
                                <w:color w:val="D86DCB" w:themeColor="accent5" w:themeTint="99"/>
                                <w:sz w:val="18"/>
                                <w:szCs w:val="18"/>
                              </w:rPr>
                              <w:t>boolean</w:t>
                            </w:r>
                            <w:proofErr w:type="spellEnd"/>
                            <w:r w:rsidRPr="004C48EC">
                              <w:rPr>
                                <w:color w:val="D86DCB" w:themeColor="accent5" w:themeTint="99"/>
                                <w:sz w:val="18"/>
                                <w:szCs w:val="18"/>
                              </w:rPr>
                              <w:t xml:space="preserve"> </w:t>
                            </w:r>
                            <w:proofErr w:type="spellStart"/>
                            <w:r w:rsidRPr="004C48EC">
                              <w:rPr>
                                <w:color w:val="D86DCB" w:themeColor="accent5" w:themeTint="99"/>
                                <w:sz w:val="18"/>
                                <w:szCs w:val="18"/>
                              </w:rPr>
                              <w:t>isJavaFun</w:t>
                            </w:r>
                            <w:proofErr w:type="spellEnd"/>
                            <w:r w:rsidRPr="004C48EC">
                              <w:rPr>
                                <w:color w:val="D86DCB" w:themeColor="accent5" w:themeTint="99"/>
                                <w:sz w:val="18"/>
                                <w:szCs w:val="18"/>
                              </w:rPr>
                              <w:t xml:space="preserve"> </w:t>
                            </w:r>
                            <w:r w:rsidRPr="00643B77">
                              <w:rPr>
                                <w:sz w:val="18"/>
                                <w:szCs w:val="18"/>
                              </w:rPr>
                              <w:t xml:space="preserve">= </w:t>
                            </w:r>
                            <w:proofErr w:type="gramStart"/>
                            <w:r w:rsidRPr="004C48EC">
                              <w:rPr>
                                <w:color w:val="00B0F0"/>
                                <w:sz w:val="18"/>
                                <w:szCs w:val="18"/>
                              </w:rPr>
                              <w:t>true</w:t>
                            </w:r>
                            <w:r w:rsidRPr="00643B77">
                              <w:rPr>
                                <w:sz w:val="18"/>
                                <w:szCs w:val="18"/>
                              </w:rPr>
                              <w:t>;</w:t>
                            </w:r>
                            <w:proofErr w:type="gramEnd"/>
                          </w:p>
                          <w:p w:rsidRPr="00643B77" w:rsidR="00FA4FF8" w:rsidP="00FA4FF8" w:rsidRDefault="00FA4FF8" w14:paraId="44B0A4AF" w14:textId="77777777">
                            <w:pPr>
                              <w:numPr>
                                <w:ilvl w:val="0"/>
                                <w:numId w:val="0"/>
                              </w:numPr>
                              <w:rPr>
                                <w:sz w:val="18"/>
                                <w:szCs w:val="18"/>
                              </w:rPr>
                            </w:pPr>
                          </w:p>
                          <w:p w:rsidRPr="00643B77" w:rsidR="00FA4FF8" w:rsidP="004C48EC" w:rsidRDefault="00FA4FF8" w14:paraId="08FECCC9" w14:textId="62F435B8">
                            <w:pPr>
                              <w:numPr>
                                <w:ilvl w:val="0"/>
                                <w:numId w:val="0"/>
                              </w:numPr>
                              <w:rPr>
                                <w:sz w:val="18"/>
                                <w:szCs w:val="18"/>
                              </w:rPr>
                            </w:pPr>
                            <w:r w:rsidRPr="00643B77">
                              <w:rPr>
                                <w:sz w:val="18"/>
                                <w:szCs w:val="18"/>
                              </w:rPr>
                              <w:t xml:space="preserve">        </w:t>
                            </w:r>
                            <w:proofErr w:type="spellStart"/>
                            <w:r w:rsidRPr="00643B77">
                              <w:rPr>
                                <w:sz w:val="18"/>
                                <w:szCs w:val="18"/>
                              </w:rPr>
                              <w:t>System.out.println</w:t>
                            </w:r>
                            <w:proofErr w:type="spellEnd"/>
                            <w:r w:rsidRPr="004C48EC">
                              <w:rPr>
                                <w:sz w:val="18"/>
                                <w:szCs w:val="18"/>
                              </w:rPr>
                              <w:t>(</w:t>
                            </w:r>
                            <w:r w:rsidRPr="004C48EC">
                              <w:rPr>
                                <w:color w:val="00B050"/>
                                <w:sz w:val="18"/>
                                <w:szCs w:val="18"/>
                              </w:rPr>
                              <w:t xml:space="preserve">"Population: " </w:t>
                            </w:r>
                            <w:r w:rsidRPr="00643B77">
                              <w:rPr>
                                <w:sz w:val="18"/>
                                <w:szCs w:val="18"/>
                              </w:rPr>
                              <w:t>+ population</w:t>
                            </w:r>
                            <w:proofErr w:type="gramStart"/>
                            <w:r w:rsidRPr="00643B77">
                              <w:rPr>
                                <w:sz w:val="18"/>
                                <w:szCs w:val="18"/>
                              </w:rPr>
                              <w:t>);</w:t>
                            </w:r>
                            <w:proofErr w:type="gramEnd"/>
                          </w:p>
                          <w:p w:rsidRPr="00643B77" w:rsidR="00FA4FF8" w:rsidP="00FA4FF8" w:rsidRDefault="00FA4FF8" w14:paraId="3202EC40" w14:textId="77777777">
                            <w:pPr>
                              <w:numPr>
                                <w:ilvl w:val="0"/>
                                <w:numId w:val="0"/>
                              </w:numPr>
                              <w:rPr>
                                <w:sz w:val="18"/>
                                <w:szCs w:val="18"/>
                              </w:rPr>
                            </w:pPr>
                            <w:r w:rsidRPr="00643B77">
                              <w:rPr>
                                <w:sz w:val="18"/>
                                <w:szCs w:val="18"/>
                              </w:rPr>
                              <w:t xml:space="preserve">        </w:t>
                            </w:r>
                            <w:proofErr w:type="spellStart"/>
                            <w:r w:rsidRPr="00643B77">
                              <w:rPr>
                                <w:sz w:val="18"/>
                                <w:szCs w:val="18"/>
                              </w:rPr>
                              <w:t>System.out.println</w:t>
                            </w:r>
                            <w:proofErr w:type="spellEnd"/>
                            <w:r w:rsidRPr="004C48EC">
                              <w:rPr>
                                <w:sz w:val="18"/>
                                <w:szCs w:val="18"/>
                              </w:rPr>
                              <w:t>(</w:t>
                            </w:r>
                            <w:r w:rsidRPr="004C48EC">
                              <w:rPr>
                                <w:color w:val="00B050"/>
                                <w:sz w:val="18"/>
                                <w:szCs w:val="18"/>
                              </w:rPr>
                              <w:t xml:space="preserve">"Pi: " </w:t>
                            </w:r>
                            <w:r w:rsidRPr="00643B77">
                              <w:rPr>
                                <w:sz w:val="18"/>
                                <w:szCs w:val="18"/>
                              </w:rPr>
                              <w:t>+ pi</w:t>
                            </w:r>
                            <w:proofErr w:type="gramStart"/>
                            <w:r w:rsidRPr="00643B77">
                              <w:rPr>
                                <w:sz w:val="18"/>
                                <w:szCs w:val="18"/>
                              </w:rPr>
                              <w:t>);</w:t>
                            </w:r>
                            <w:proofErr w:type="gramEnd"/>
                          </w:p>
                          <w:p w:rsidRPr="00643B77" w:rsidR="00FA4FF8" w:rsidP="00FA4FF8" w:rsidRDefault="00FA4FF8" w14:paraId="352E13B0" w14:textId="77777777">
                            <w:pPr>
                              <w:numPr>
                                <w:ilvl w:val="0"/>
                                <w:numId w:val="0"/>
                              </w:numPr>
                              <w:rPr>
                                <w:sz w:val="18"/>
                                <w:szCs w:val="18"/>
                              </w:rPr>
                            </w:pPr>
                            <w:r w:rsidRPr="00643B77">
                              <w:rPr>
                                <w:sz w:val="18"/>
                                <w:szCs w:val="18"/>
                              </w:rPr>
                              <w:t xml:space="preserve">        </w:t>
                            </w:r>
                            <w:proofErr w:type="spellStart"/>
                            <w:r w:rsidRPr="00643B77">
                              <w:rPr>
                                <w:sz w:val="18"/>
                                <w:szCs w:val="18"/>
                              </w:rPr>
                              <w:t>System.out.println</w:t>
                            </w:r>
                            <w:proofErr w:type="spellEnd"/>
                            <w:r w:rsidRPr="004C48EC">
                              <w:rPr>
                                <w:sz w:val="18"/>
                                <w:szCs w:val="18"/>
                              </w:rPr>
                              <w:t>(</w:t>
                            </w:r>
                            <w:r w:rsidRPr="004C48EC">
                              <w:rPr>
                                <w:color w:val="00B050"/>
                                <w:sz w:val="18"/>
                                <w:szCs w:val="18"/>
                              </w:rPr>
                              <w:t xml:space="preserve">"Grade: " </w:t>
                            </w:r>
                            <w:r w:rsidRPr="00643B77">
                              <w:rPr>
                                <w:sz w:val="18"/>
                                <w:szCs w:val="18"/>
                              </w:rPr>
                              <w:t>+ grade</w:t>
                            </w:r>
                            <w:proofErr w:type="gramStart"/>
                            <w:r w:rsidRPr="00643B77">
                              <w:rPr>
                                <w:sz w:val="18"/>
                                <w:szCs w:val="18"/>
                              </w:rPr>
                              <w:t>);</w:t>
                            </w:r>
                            <w:proofErr w:type="gramEnd"/>
                          </w:p>
                          <w:p w:rsidRPr="00643B77" w:rsidR="00FA4FF8" w:rsidP="00FA4FF8" w:rsidRDefault="00FA4FF8" w14:paraId="43B628DE" w14:textId="77777777">
                            <w:pPr>
                              <w:numPr>
                                <w:ilvl w:val="0"/>
                                <w:numId w:val="0"/>
                              </w:numPr>
                              <w:rPr>
                                <w:sz w:val="18"/>
                                <w:szCs w:val="18"/>
                              </w:rPr>
                            </w:pPr>
                            <w:r w:rsidRPr="00643B77">
                              <w:rPr>
                                <w:sz w:val="18"/>
                                <w:szCs w:val="18"/>
                              </w:rPr>
                              <w:t xml:space="preserve">        </w:t>
                            </w:r>
                            <w:proofErr w:type="spellStart"/>
                            <w:r w:rsidRPr="00643B77">
                              <w:rPr>
                                <w:sz w:val="18"/>
                                <w:szCs w:val="18"/>
                              </w:rPr>
                              <w:t>System.out.println</w:t>
                            </w:r>
                            <w:proofErr w:type="spellEnd"/>
                            <w:r w:rsidRPr="004C48EC">
                              <w:rPr>
                                <w:sz w:val="18"/>
                                <w:szCs w:val="18"/>
                              </w:rPr>
                              <w:t>(</w:t>
                            </w:r>
                            <w:r w:rsidRPr="004C48EC">
                              <w:rPr>
                                <w:color w:val="00B050"/>
                                <w:sz w:val="18"/>
                                <w:szCs w:val="18"/>
                              </w:rPr>
                              <w:t xml:space="preserve">"Is Java fun? " </w:t>
                            </w:r>
                            <w:r w:rsidRPr="00643B77">
                              <w:rPr>
                                <w:sz w:val="18"/>
                                <w:szCs w:val="18"/>
                              </w:rPr>
                              <w:t xml:space="preserve">+ </w:t>
                            </w:r>
                            <w:proofErr w:type="spellStart"/>
                            <w:r w:rsidRPr="00643B77">
                              <w:rPr>
                                <w:sz w:val="18"/>
                                <w:szCs w:val="18"/>
                              </w:rPr>
                              <w:t>isJavaFun</w:t>
                            </w:r>
                            <w:proofErr w:type="spellEnd"/>
                            <w:proofErr w:type="gramStart"/>
                            <w:r w:rsidRPr="00643B77">
                              <w:rPr>
                                <w:sz w:val="18"/>
                                <w:szCs w:val="18"/>
                              </w:rPr>
                              <w:t>);</w:t>
                            </w:r>
                            <w:proofErr w:type="gramEnd"/>
                          </w:p>
                          <w:p w:rsidRPr="00643B77" w:rsidR="00FA4FF8" w:rsidP="00FA4FF8" w:rsidRDefault="00FA4FF8" w14:paraId="3E4AB5FF" w14:textId="77777777">
                            <w:pPr>
                              <w:numPr>
                                <w:ilvl w:val="0"/>
                                <w:numId w:val="0"/>
                              </w:numPr>
                              <w:rPr>
                                <w:sz w:val="18"/>
                                <w:szCs w:val="18"/>
                              </w:rPr>
                            </w:pPr>
                            <w:r w:rsidRPr="00643B77">
                              <w:rPr>
                                <w:sz w:val="18"/>
                                <w:szCs w:val="18"/>
                              </w:rPr>
                              <w:t xml:space="preserve">    }</w:t>
                            </w:r>
                          </w:p>
                          <w:p w:rsidRPr="00643B77" w:rsidR="00D64CCE" w:rsidP="00FA4FF8" w:rsidRDefault="00FA4FF8" w14:paraId="5334E050" w14:textId="77777777">
                            <w:pPr>
                              <w:numPr>
                                <w:ilvl w:val="0"/>
                                <w:numId w:val="0"/>
                              </w:numPr>
                              <w:rPr>
                                <w:sz w:val="18"/>
                                <w:szCs w:val="18"/>
                              </w:rPr>
                            </w:pPr>
                            <w:r w:rsidRPr="00643B77">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9138AF3">
              <v:shape id="_x0000_s1040" style="position:absolute;margin-left:22.4pt;margin-top:20.8pt;width:421.1pt;height:283.2pt;z-index:25165825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" w14:anchorId="12FC77FA">
                <v:textbox>
                  <w:txbxContent>
                    <w:p w:rsidR="004C48EC" w:rsidP="00FA4FF8" w:rsidRDefault="004C48EC" w14:paraId="4D8435DC" w14:textId="3F4B6423">
                      <w:pPr>
                        <w:numPr>
                          <w:ilvl w:val="0"/>
                          <w:numId w:val="0"/>
                        </w:numPr>
                        <w:rPr>
                          <w:sz w:val="18"/>
                          <w:szCs w:val="18"/>
                        </w:rPr>
                      </w:pPr>
                      <w:r>
                        <w:rPr>
                          <w:sz w:val="18"/>
                          <w:szCs w:val="18"/>
                        </w:rPr>
                        <w:t>Java</w:t>
                      </w:r>
                    </w:p>
                    <w:p w:rsidRPr="00643B77" w:rsidR="00FA4FF8" w:rsidP="00FA4FF8" w:rsidRDefault="00FA4FF8" w14:paraId="0F139E63" w14:textId="77777777">
                      <w:pPr>
                        <w:numPr>
                          <w:ilvl w:val="0"/>
                          <w:numId w:val="0"/>
                        </w:numPr>
                        <w:rPr>
                          <w:sz w:val="18"/>
                          <w:szCs w:val="18"/>
                        </w:rPr>
                      </w:pPr>
                      <w:r w:rsidRPr="004C48EC">
                        <w:rPr>
                          <w:color w:val="00B0F0"/>
                          <w:sz w:val="18"/>
                          <w:szCs w:val="18"/>
                        </w:rPr>
                        <w:t xml:space="preserve">public class </w:t>
                      </w:r>
                      <w:proofErr w:type="spellStart"/>
                      <w:r w:rsidRPr="004C48EC">
                        <w:rPr>
                          <w:color w:val="EE0000"/>
                          <w:sz w:val="18"/>
                          <w:szCs w:val="18"/>
                        </w:rPr>
                        <w:t>DataTypesExample</w:t>
                      </w:r>
                      <w:proofErr w:type="spellEnd"/>
                      <w:r w:rsidRPr="00643B77">
                        <w:rPr>
                          <w:sz w:val="18"/>
                          <w:szCs w:val="18"/>
                        </w:rPr>
                        <w:t xml:space="preserve"> {</w:t>
                      </w:r>
                    </w:p>
                    <w:p w:rsidRPr="00643B77" w:rsidR="00FA4FF8" w:rsidP="00FA4FF8" w:rsidRDefault="00FA4FF8" w14:paraId="4CC96E26" w14:textId="77777777">
                      <w:pPr>
                        <w:numPr>
                          <w:ilvl w:val="0"/>
                          <w:numId w:val="0"/>
                        </w:numPr>
                        <w:rPr>
                          <w:sz w:val="18"/>
                          <w:szCs w:val="18"/>
                        </w:rPr>
                      </w:pPr>
                      <w:r w:rsidRPr="004C48EC">
                        <w:rPr>
                          <w:color w:val="00B0F0"/>
                          <w:sz w:val="18"/>
                          <w:szCs w:val="18"/>
                        </w:rPr>
                        <w:t xml:space="preserve">    public static void </w:t>
                      </w:r>
                      <w:proofErr w:type="gramStart"/>
                      <w:r w:rsidRPr="004C48EC">
                        <w:rPr>
                          <w:color w:val="EE0000"/>
                          <w:sz w:val="18"/>
                          <w:szCs w:val="18"/>
                        </w:rPr>
                        <w:t>main</w:t>
                      </w:r>
                      <w:r w:rsidRPr="00643B77">
                        <w:rPr>
                          <w:sz w:val="18"/>
                          <w:szCs w:val="18"/>
                        </w:rPr>
                        <w:t>(String[</w:t>
                      </w:r>
                      <w:proofErr w:type="gramEnd"/>
                      <w:r w:rsidRPr="00643B77">
                        <w:rPr>
                          <w:sz w:val="18"/>
                          <w:szCs w:val="18"/>
                        </w:rPr>
                        <w:t>] args) {</w:t>
                      </w:r>
                    </w:p>
                    <w:p w:rsidRPr="00643B77" w:rsidR="00FA4FF8" w:rsidP="00FA4FF8" w:rsidRDefault="00FA4FF8" w14:paraId="1B644A88" w14:textId="77777777">
                      <w:pPr>
                        <w:numPr>
                          <w:ilvl w:val="0"/>
                          <w:numId w:val="0"/>
                        </w:numPr>
                        <w:rPr>
                          <w:sz w:val="18"/>
                          <w:szCs w:val="18"/>
                        </w:rPr>
                      </w:pPr>
                      <w:r w:rsidRPr="00643B77">
                        <w:rPr>
                          <w:sz w:val="18"/>
                          <w:szCs w:val="18"/>
                        </w:rPr>
                        <w:t xml:space="preserve">        </w:t>
                      </w:r>
                      <w:r w:rsidRPr="004C48EC">
                        <w:rPr>
                          <w:color w:val="D86DCB" w:themeColor="accent5" w:themeTint="99"/>
                          <w:sz w:val="18"/>
                          <w:szCs w:val="18"/>
                        </w:rPr>
                        <w:t>int population</w:t>
                      </w:r>
                      <w:r w:rsidRPr="00643B77">
                        <w:rPr>
                          <w:sz w:val="18"/>
                          <w:szCs w:val="18"/>
                        </w:rPr>
                        <w:t xml:space="preserve"> = </w:t>
                      </w:r>
                      <w:proofErr w:type="gramStart"/>
                      <w:r w:rsidRPr="004C48EC">
                        <w:rPr>
                          <w:color w:val="D86DCB" w:themeColor="accent5" w:themeTint="99"/>
                          <w:sz w:val="18"/>
                          <w:szCs w:val="18"/>
                        </w:rPr>
                        <w:t>1000000</w:t>
                      </w:r>
                      <w:r w:rsidRPr="00643B77">
                        <w:rPr>
                          <w:sz w:val="18"/>
                          <w:szCs w:val="18"/>
                        </w:rPr>
                        <w:t>;</w:t>
                      </w:r>
                      <w:proofErr w:type="gramEnd"/>
                    </w:p>
                    <w:p w:rsidRPr="00643B77" w:rsidR="00FA4FF8" w:rsidP="00FA4FF8" w:rsidRDefault="00FA4FF8" w14:paraId="7C44D426" w14:textId="77777777">
                      <w:pPr>
                        <w:numPr>
                          <w:ilvl w:val="0"/>
                          <w:numId w:val="0"/>
                        </w:numPr>
                        <w:rPr>
                          <w:sz w:val="18"/>
                          <w:szCs w:val="18"/>
                        </w:rPr>
                      </w:pPr>
                      <w:r w:rsidRPr="00643B77">
                        <w:rPr>
                          <w:sz w:val="18"/>
                          <w:szCs w:val="18"/>
                        </w:rPr>
                        <w:t xml:space="preserve">        </w:t>
                      </w:r>
                      <w:r w:rsidRPr="004C48EC">
                        <w:rPr>
                          <w:color w:val="D86DCB" w:themeColor="accent5" w:themeTint="99"/>
                          <w:sz w:val="18"/>
                          <w:szCs w:val="18"/>
                        </w:rPr>
                        <w:t xml:space="preserve">double pi </w:t>
                      </w:r>
                      <w:r w:rsidRPr="00643B77">
                        <w:rPr>
                          <w:sz w:val="18"/>
                          <w:szCs w:val="18"/>
                        </w:rPr>
                        <w:t xml:space="preserve">= </w:t>
                      </w:r>
                      <w:proofErr w:type="gramStart"/>
                      <w:r w:rsidRPr="004C48EC">
                        <w:rPr>
                          <w:color w:val="D86DCB" w:themeColor="accent5" w:themeTint="99"/>
                          <w:sz w:val="18"/>
                          <w:szCs w:val="18"/>
                        </w:rPr>
                        <w:t>3.1415926535</w:t>
                      </w:r>
                      <w:r w:rsidRPr="00643B77">
                        <w:rPr>
                          <w:sz w:val="18"/>
                          <w:szCs w:val="18"/>
                        </w:rPr>
                        <w:t>;</w:t>
                      </w:r>
                      <w:proofErr w:type="gramEnd"/>
                    </w:p>
                    <w:p w:rsidRPr="00643B77" w:rsidR="00FA4FF8" w:rsidP="00FA4FF8" w:rsidRDefault="00FA4FF8" w14:paraId="358B94AE" w14:textId="77777777">
                      <w:pPr>
                        <w:numPr>
                          <w:ilvl w:val="0"/>
                          <w:numId w:val="0"/>
                        </w:numPr>
                        <w:rPr>
                          <w:sz w:val="18"/>
                          <w:szCs w:val="18"/>
                        </w:rPr>
                      </w:pPr>
                      <w:r w:rsidRPr="00643B77">
                        <w:rPr>
                          <w:sz w:val="18"/>
                          <w:szCs w:val="18"/>
                        </w:rPr>
                        <w:t xml:space="preserve">        </w:t>
                      </w:r>
                      <w:r w:rsidRPr="004C48EC">
                        <w:rPr>
                          <w:color w:val="D86DCB" w:themeColor="accent5" w:themeTint="99"/>
                          <w:sz w:val="18"/>
                          <w:szCs w:val="18"/>
                        </w:rPr>
                        <w:t xml:space="preserve">char grade </w:t>
                      </w:r>
                      <w:r w:rsidRPr="00643B77">
                        <w:rPr>
                          <w:sz w:val="18"/>
                          <w:szCs w:val="18"/>
                        </w:rPr>
                        <w:t>= '</w:t>
                      </w:r>
                      <w:r w:rsidRPr="004C48EC">
                        <w:rPr>
                          <w:color w:val="00B050"/>
                          <w:sz w:val="18"/>
                          <w:szCs w:val="18"/>
                        </w:rPr>
                        <w:t>A</w:t>
                      </w:r>
                      <w:proofErr w:type="gramStart"/>
                      <w:r w:rsidRPr="00643B77">
                        <w:rPr>
                          <w:sz w:val="18"/>
                          <w:szCs w:val="18"/>
                        </w:rPr>
                        <w:t>';</w:t>
                      </w:r>
                      <w:proofErr w:type="gramEnd"/>
                    </w:p>
                    <w:p w:rsidRPr="00643B77" w:rsidR="00FA4FF8" w:rsidP="00FA4FF8" w:rsidRDefault="00FA4FF8" w14:paraId="305914CB" w14:textId="77777777">
                      <w:pPr>
                        <w:numPr>
                          <w:ilvl w:val="0"/>
                          <w:numId w:val="0"/>
                        </w:numPr>
                        <w:rPr>
                          <w:sz w:val="18"/>
                          <w:szCs w:val="18"/>
                        </w:rPr>
                      </w:pPr>
                      <w:r w:rsidRPr="00643B77">
                        <w:rPr>
                          <w:sz w:val="18"/>
                          <w:szCs w:val="18"/>
                        </w:rPr>
                        <w:t xml:space="preserve">        </w:t>
                      </w:r>
                      <w:proofErr w:type="spellStart"/>
                      <w:r w:rsidRPr="004C48EC">
                        <w:rPr>
                          <w:color w:val="D86DCB" w:themeColor="accent5" w:themeTint="99"/>
                          <w:sz w:val="18"/>
                          <w:szCs w:val="18"/>
                        </w:rPr>
                        <w:t>boolean</w:t>
                      </w:r>
                      <w:proofErr w:type="spellEnd"/>
                      <w:r w:rsidRPr="004C48EC">
                        <w:rPr>
                          <w:color w:val="D86DCB" w:themeColor="accent5" w:themeTint="99"/>
                          <w:sz w:val="18"/>
                          <w:szCs w:val="18"/>
                        </w:rPr>
                        <w:t xml:space="preserve"> </w:t>
                      </w:r>
                      <w:proofErr w:type="spellStart"/>
                      <w:r w:rsidRPr="004C48EC">
                        <w:rPr>
                          <w:color w:val="D86DCB" w:themeColor="accent5" w:themeTint="99"/>
                          <w:sz w:val="18"/>
                          <w:szCs w:val="18"/>
                        </w:rPr>
                        <w:t>isJavaFun</w:t>
                      </w:r>
                      <w:proofErr w:type="spellEnd"/>
                      <w:r w:rsidRPr="004C48EC">
                        <w:rPr>
                          <w:color w:val="D86DCB" w:themeColor="accent5" w:themeTint="99"/>
                          <w:sz w:val="18"/>
                          <w:szCs w:val="18"/>
                        </w:rPr>
                        <w:t xml:space="preserve"> </w:t>
                      </w:r>
                      <w:r w:rsidRPr="00643B77">
                        <w:rPr>
                          <w:sz w:val="18"/>
                          <w:szCs w:val="18"/>
                        </w:rPr>
                        <w:t xml:space="preserve">= </w:t>
                      </w:r>
                      <w:proofErr w:type="gramStart"/>
                      <w:r w:rsidRPr="004C48EC">
                        <w:rPr>
                          <w:color w:val="00B0F0"/>
                          <w:sz w:val="18"/>
                          <w:szCs w:val="18"/>
                        </w:rPr>
                        <w:t>true</w:t>
                      </w:r>
                      <w:r w:rsidRPr="00643B77">
                        <w:rPr>
                          <w:sz w:val="18"/>
                          <w:szCs w:val="18"/>
                        </w:rPr>
                        <w:t>;</w:t>
                      </w:r>
                      <w:proofErr w:type="gramEnd"/>
                    </w:p>
                    <w:p w:rsidRPr="00643B77" w:rsidR="00FA4FF8" w:rsidP="00FA4FF8" w:rsidRDefault="00FA4FF8" w14:paraId="41C8F396" w14:textId="77777777">
                      <w:pPr>
                        <w:numPr>
                          <w:ilvl w:val="0"/>
                          <w:numId w:val="0"/>
                        </w:numPr>
                        <w:rPr>
                          <w:sz w:val="18"/>
                          <w:szCs w:val="18"/>
                        </w:rPr>
                      </w:pPr>
                    </w:p>
                    <w:p w:rsidRPr="00643B77" w:rsidR="00FA4FF8" w:rsidP="004C48EC" w:rsidRDefault="00FA4FF8" w14:paraId="1B6EDB21" w14:textId="62F435B8">
                      <w:pPr>
                        <w:numPr>
                          <w:ilvl w:val="0"/>
                          <w:numId w:val="0"/>
                        </w:numPr>
                        <w:rPr>
                          <w:sz w:val="18"/>
                          <w:szCs w:val="18"/>
                        </w:rPr>
                      </w:pPr>
                      <w:r w:rsidRPr="00643B77">
                        <w:rPr>
                          <w:sz w:val="18"/>
                          <w:szCs w:val="18"/>
                        </w:rPr>
                        <w:t xml:space="preserve">        </w:t>
                      </w:r>
                      <w:proofErr w:type="spellStart"/>
                      <w:r w:rsidRPr="00643B77">
                        <w:rPr>
                          <w:sz w:val="18"/>
                          <w:szCs w:val="18"/>
                        </w:rPr>
                        <w:t>System.out.println</w:t>
                      </w:r>
                      <w:proofErr w:type="spellEnd"/>
                      <w:r w:rsidRPr="004C48EC">
                        <w:rPr>
                          <w:sz w:val="18"/>
                          <w:szCs w:val="18"/>
                        </w:rPr>
                        <w:t>(</w:t>
                      </w:r>
                      <w:r w:rsidRPr="004C48EC">
                        <w:rPr>
                          <w:color w:val="00B050"/>
                          <w:sz w:val="18"/>
                          <w:szCs w:val="18"/>
                        </w:rPr>
                        <w:t xml:space="preserve">"Population: " </w:t>
                      </w:r>
                      <w:r w:rsidRPr="00643B77">
                        <w:rPr>
                          <w:sz w:val="18"/>
                          <w:szCs w:val="18"/>
                        </w:rPr>
                        <w:t>+ population</w:t>
                      </w:r>
                      <w:proofErr w:type="gramStart"/>
                      <w:r w:rsidRPr="00643B77">
                        <w:rPr>
                          <w:sz w:val="18"/>
                          <w:szCs w:val="18"/>
                        </w:rPr>
                        <w:t>);</w:t>
                      </w:r>
                      <w:proofErr w:type="gramEnd"/>
                    </w:p>
                    <w:p w:rsidRPr="00643B77" w:rsidR="00FA4FF8" w:rsidP="00FA4FF8" w:rsidRDefault="00FA4FF8" w14:paraId="559E0F91" w14:textId="77777777">
                      <w:pPr>
                        <w:numPr>
                          <w:ilvl w:val="0"/>
                          <w:numId w:val="0"/>
                        </w:numPr>
                        <w:rPr>
                          <w:sz w:val="18"/>
                          <w:szCs w:val="18"/>
                        </w:rPr>
                      </w:pPr>
                      <w:r w:rsidRPr="00643B77">
                        <w:rPr>
                          <w:sz w:val="18"/>
                          <w:szCs w:val="18"/>
                        </w:rPr>
                        <w:t xml:space="preserve">        </w:t>
                      </w:r>
                      <w:proofErr w:type="spellStart"/>
                      <w:r w:rsidRPr="00643B77">
                        <w:rPr>
                          <w:sz w:val="18"/>
                          <w:szCs w:val="18"/>
                        </w:rPr>
                        <w:t>System.out.println</w:t>
                      </w:r>
                      <w:proofErr w:type="spellEnd"/>
                      <w:r w:rsidRPr="004C48EC">
                        <w:rPr>
                          <w:sz w:val="18"/>
                          <w:szCs w:val="18"/>
                        </w:rPr>
                        <w:t>(</w:t>
                      </w:r>
                      <w:r w:rsidRPr="004C48EC">
                        <w:rPr>
                          <w:color w:val="00B050"/>
                          <w:sz w:val="18"/>
                          <w:szCs w:val="18"/>
                        </w:rPr>
                        <w:t xml:space="preserve">"Pi: " </w:t>
                      </w:r>
                      <w:r w:rsidRPr="00643B77">
                        <w:rPr>
                          <w:sz w:val="18"/>
                          <w:szCs w:val="18"/>
                        </w:rPr>
                        <w:t>+ pi</w:t>
                      </w:r>
                      <w:proofErr w:type="gramStart"/>
                      <w:r w:rsidRPr="00643B77">
                        <w:rPr>
                          <w:sz w:val="18"/>
                          <w:szCs w:val="18"/>
                        </w:rPr>
                        <w:t>);</w:t>
                      </w:r>
                      <w:proofErr w:type="gramEnd"/>
                    </w:p>
                    <w:p w:rsidRPr="00643B77" w:rsidR="00FA4FF8" w:rsidP="00FA4FF8" w:rsidRDefault="00FA4FF8" w14:paraId="6B80974C" w14:textId="77777777">
                      <w:pPr>
                        <w:numPr>
                          <w:ilvl w:val="0"/>
                          <w:numId w:val="0"/>
                        </w:numPr>
                        <w:rPr>
                          <w:sz w:val="18"/>
                          <w:szCs w:val="18"/>
                        </w:rPr>
                      </w:pPr>
                      <w:r w:rsidRPr="00643B77">
                        <w:rPr>
                          <w:sz w:val="18"/>
                          <w:szCs w:val="18"/>
                        </w:rPr>
                        <w:t xml:space="preserve">        </w:t>
                      </w:r>
                      <w:proofErr w:type="spellStart"/>
                      <w:r w:rsidRPr="00643B77">
                        <w:rPr>
                          <w:sz w:val="18"/>
                          <w:szCs w:val="18"/>
                        </w:rPr>
                        <w:t>System.out.println</w:t>
                      </w:r>
                      <w:proofErr w:type="spellEnd"/>
                      <w:r w:rsidRPr="004C48EC">
                        <w:rPr>
                          <w:sz w:val="18"/>
                          <w:szCs w:val="18"/>
                        </w:rPr>
                        <w:t>(</w:t>
                      </w:r>
                      <w:r w:rsidRPr="004C48EC">
                        <w:rPr>
                          <w:color w:val="00B050"/>
                          <w:sz w:val="18"/>
                          <w:szCs w:val="18"/>
                        </w:rPr>
                        <w:t xml:space="preserve">"Grade: " </w:t>
                      </w:r>
                      <w:r w:rsidRPr="00643B77">
                        <w:rPr>
                          <w:sz w:val="18"/>
                          <w:szCs w:val="18"/>
                        </w:rPr>
                        <w:t>+ grade</w:t>
                      </w:r>
                      <w:proofErr w:type="gramStart"/>
                      <w:r w:rsidRPr="00643B77">
                        <w:rPr>
                          <w:sz w:val="18"/>
                          <w:szCs w:val="18"/>
                        </w:rPr>
                        <w:t>);</w:t>
                      </w:r>
                      <w:proofErr w:type="gramEnd"/>
                    </w:p>
                    <w:p w:rsidRPr="00643B77" w:rsidR="00FA4FF8" w:rsidP="00FA4FF8" w:rsidRDefault="00FA4FF8" w14:paraId="6547DDF4" w14:textId="77777777">
                      <w:pPr>
                        <w:numPr>
                          <w:ilvl w:val="0"/>
                          <w:numId w:val="0"/>
                        </w:numPr>
                        <w:rPr>
                          <w:sz w:val="18"/>
                          <w:szCs w:val="18"/>
                        </w:rPr>
                      </w:pPr>
                      <w:r w:rsidRPr="00643B77">
                        <w:rPr>
                          <w:sz w:val="18"/>
                          <w:szCs w:val="18"/>
                        </w:rPr>
                        <w:t xml:space="preserve">        </w:t>
                      </w:r>
                      <w:proofErr w:type="spellStart"/>
                      <w:r w:rsidRPr="00643B77">
                        <w:rPr>
                          <w:sz w:val="18"/>
                          <w:szCs w:val="18"/>
                        </w:rPr>
                        <w:t>System.out.println</w:t>
                      </w:r>
                      <w:proofErr w:type="spellEnd"/>
                      <w:r w:rsidRPr="004C48EC">
                        <w:rPr>
                          <w:sz w:val="18"/>
                          <w:szCs w:val="18"/>
                        </w:rPr>
                        <w:t>(</w:t>
                      </w:r>
                      <w:r w:rsidRPr="004C48EC">
                        <w:rPr>
                          <w:color w:val="00B050"/>
                          <w:sz w:val="18"/>
                          <w:szCs w:val="18"/>
                        </w:rPr>
                        <w:t xml:space="preserve">"Is Java fun? " </w:t>
                      </w:r>
                      <w:r w:rsidRPr="00643B77">
                        <w:rPr>
                          <w:sz w:val="18"/>
                          <w:szCs w:val="18"/>
                        </w:rPr>
                        <w:t xml:space="preserve">+ </w:t>
                      </w:r>
                      <w:proofErr w:type="spellStart"/>
                      <w:r w:rsidRPr="00643B77">
                        <w:rPr>
                          <w:sz w:val="18"/>
                          <w:szCs w:val="18"/>
                        </w:rPr>
                        <w:t>isJavaFun</w:t>
                      </w:r>
                      <w:proofErr w:type="spellEnd"/>
                      <w:proofErr w:type="gramStart"/>
                      <w:r w:rsidRPr="00643B77">
                        <w:rPr>
                          <w:sz w:val="18"/>
                          <w:szCs w:val="18"/>
                        </w:rPr>
                        <w:t>);</w:t>
                      </w:r>
                      <w:proofErr w:type="gramEnd"/>
                    </w:p>
                    <w:p w:rsidRPr="00643B77" w:rsidR="00FA4FF8" w:rsidP="00FA4FF8" w:rsidRDefault="00FA4FF8" w14:paraId="0D3AE923" w14:textId="77777777">
                      <w:pPr>
                        <w:numPr>
                          <w:ilvl w:val="0"/>
                          <w:numId w:val="0"/>
                        </w:numPr>
                        <w:rPr>
                          <w:sz w:val="18"/>
                          <w:szCs w:val="18"/>
                        </w:rPr>
                      </w:pPr>
                      <w:r w:rsidRPr="00643B77">
                        <w:rPr>
                          <w:sz w:val="18"/>
                          <w:szCs w:val="18"/>
                        </w:rPr>
                        <w:t xml:space="preserve">    }</w:t>
                      </w:r>
                    </w:p>
                    <w:p w:rsidRPr="00643B77" w:rsidR="00D64CCE" w:rsidP="00FA4FF8" w:rsidRDefault="00FA4FF8" w14:paraId="202DEC99" w14:textId="77777777">
                      <w:pPr>
                        <w:numPr>
                          <w:ilvl w:val="0"/>
                          <w:numId w:val="0"/>
                        </w:numPr>
                        <w:rPr>
                          <w:sz w:val="18"/>
                          <w:szCs w:val="18"/>
                        </w:rPr>
                      </w:pPr>
                      <w:r w:rsidRPr="00643B77">
                        <w:rPr>
                          <w:sz w:val="18"/>
                          <w:szCs w:val="18"/>
                        </w:rPr>
                        <w:t>}</w:t>
                      </w:r>
                    </w:p>
                  </w:txbxContent>
                </v:textbox>
                <w10:wrap anchorx="margin"/>
              </v:shape>
            </w:pict>
          </mc:Fallback>
        </mc:AlternateContent>
      </w:r>
      <w:r w:rsidRPr="007158C5" w:rsidR="007158C5">
        <w:rPr>
          <w:sz w:val="24"/>
          <w:szCs w:val="24"/>
        </w:rPr>
        <w:t>Example Program Using Primitive Data Types</w:t>
      </w:r>
    </w:p>
    <w:p w:rsidR="00643B77" w:rsidP="00960BEC" w:rsidRDefault="00643B77" w14:paraId="3437736F" w14:textId="77777777">
      <w:pPr>
        <w:numPr>
          <w:ilvl w:val="0"/>
          <w:numId w:val="0"/>
        </w:numPr>
        <w:rPr>
          <w:sz w:val="24"/>
          <w:szCs w:val="24"/>
        </w:rPr>
      </w:pPr>
    </w:p>
    <w:p w:rsidR="00643B77" w:rsidP="00960BEC" w:rsidRDefault="00643B77" w14:paraId="186C42A9" w14:textId="77777777">
      <w:pPr>
        <w:numPr>
          <w:ilvl w:val="0"/>
          <w:numId w:val="0"/>
        </w:numPr>
        <w:rPr>
          <w:sz w:val="24"/>
          <w:szCs w:val="24"/>
        </w:rPr>
      </w:pPr>
    </w:p>
    <w:p w:rsidR="00D64CCE" w:rsidP="00960BEC" w:rsidRDefault="00D64CCE" w14:paraId="69E2289D" w14:textId="0A8ED5AE">
      <w:pPr>
        <w:numPr>
          <w:ilvl w:val="0"/>
          <w:numId w:val="0"/>
        </w:numPr>
        <w:rPr>
          <w:sz w:val="24"/>
          <w:szCs w:val="24"/>
        </w:rPr>
      </w:pPr>
    </w:p>
    <w:p w:rsidR="00643B77" w:rsidP="00960BEC" w:rsidRDefault="00643B77" w14:paraId="7D459A9A" w14:textId="77777777">
      <w:pPr>
        <w:numPr>
          <w:ilvl w:val="0"/>
          <w:numId w:val="0"/>
        </w:numPr>
        <w:rPr>
          <w:sz w:val="24"/>
          <w:szCs w:val="24"/>
        </w:rPr>
      </w:pPr>
    </w:p>
    <w:p w:rsidR="00643B77" w:rsidP="00960BEC" w:rsidRDefault="00643B77" w14:paraId="74A9268E" w14:textId="77777777">
      <w:pPr>
        <w:numPr>
          <w:ilvl w:val="0"/>
          <w:numId w:val="0"/>
        </w:numPr>
        <w:rPr>
          <w:sz w:val="24"/>
          <w:szCs w:val="24"/>
        </w:rPr>
      </w:pPr>
    </w:p>
    <w:p w:rsidR="00643B77" w:rsidP="00960BEC" w:rsidRDefault="00643B77" w14:paraId="5E25D93C" w14:textId="77777777">
      <w:pPr>
        <w:numPr>
          <w:ilvl w:val="0"/>
          <w:numId w:val="0"/>
        </w:numPr>
        <w:rPr>
          <w:sz w:val="24"/>
          <w:szCs w:val="24"/>
        </w:rPr>
      </w:pPr>
    </w:p>
    <w:p w:rsidR="00643B77" w:rsidP="00960BEC" w:rsidRDefault="00643B77" w14:paraId="77C4AE86" w14:textId="77777777">
      <w:pPr>
        <w:numPr>
          <w:ilvl w:val="0"/>
          <w:numId w:val="0"/>
        </w:numPr>
        <w:rPr>
          <w:sz w:val="24"/>
          <w:szCs w:val="24"/>
        </w:rPr>
      </w:pPr>
    </w:p>
    <w:p w:rsidR="00643B77" w:rsidP="00960BEC" w:rsidRDefault="00643B77" w14:paraId="6FE24847" w14:textId="77777777">
      <w:pPr>
        <w:numPr>
          <w:ilvl w:val="0"/>
          <w:numId w:val="0"/>
        </w:numPr>
        <w:rPr>
          <w:sz w:val="24"/>
          <w:szCs w:val="24"/>
        </w:rPr>
      </w:pPr>
    </w:p>
    <w:p w:rsidR="00643B77" w:rsidP="00960BEC" w:rsidRDefault="00643B77" w14:paraId="1052DAEA" w14:textId="77777777">
      <w:pPr>
        <w:numPr>
          <w:ilvl w:val="0"/>
          <w:numId w:val="0"/>
        </w:numPr>
        <w:rPr>
          <w:sz w:val="24"/>
          <w:szCs w:val="24"/>
        </w:rPr>
      </w:pPr>
    </w:p>
    <w:p w:rsidR="00643B77" w:rsidP="00960BEC" w:rsidRDefault="00643B77" w14:paraId="739675F6" w14:textId="77777777">
      <w:pPr>
        <w:numPr>
          <w:ilvl w:val="0"/>
          <w:numId w:val="0"/>
        </w:numPr>
        <w:rPr>
          <w:sz w:val="24"/>
          <w:szCs w:val="24"/>
        </w:rPr>
      </w:pPr>
    </w:p>
    <w:p w:rsidR="004C48EC" w:rsidP="00960BEC" w:rsidRDefault="004C48EC" w14:paraId="11069B7B" w14:textId="77777777">
      <w:pPr>
        <w:numPr>
          <w:ilvl w:val="0"/>
          <w:numId w:val="0"/>
        </w:numPr>
        <w:rPr>
          <w:sz w:val="24"/>
          <w:szCs w:val="24"/>
        </w:rPr>
      </w:pPr>
    </w:p>
    <w:p w:rsidR="00AF32B6" w:rsidP="00960BEC" w:rsidRDefault="00AF32B6" w14:paraId="2DC11910" w14:textId="77777777">
      <w:pPr>
        <w:numPr>
          <w:ilvl w:val="0"/>
          <w:numId w:val="0"/>
        </w:numPr>
        <w:rPr>
          <w:sz w:val="24"/>
          <w:szCs w:val="24"/>
        </w:rPr>
      </w:pPr>
    </w:p>
    <w:p w:rsidR="00AF32B6" w:rsidP="00960BEC" w:rsidRDefault="00AF32B6" w14:paraId="5ECA390E" w14:textId="77777777">
      <w:pPr>
        <w:numPr>
          <w:ilvl w:val="0"/>
          <w:numId w:val="0"/>
        </w:numPr>
        <w:rPr>
          <w:sz w:val="24"/>
          <w:szCs w:val="24"/>
        </w:rPr>
      </w:pPr>
    </w:p>
    <w:p w:rsidRPr="00D030C7" w:rsidR="00D030C7" w:rsidP="00960BEC" w:rsidRDefault="00D030C7" w14:paraId="7DF5AAF5" w14:textId="6C82DD35">
      <w:pPr>
        <w:numPr>
          <w:ilvl w:val="0"/>
          <w:numId w:val="0"/>
        </w:numPr>
        <w:rPr>
          <w:b/>
          <w:bCs/>
          <w:sz w:val="24"/>
          <w:szCs w:val="24"/>
        </w:rPr>
      </w:pPr>
      <w:r w:rsidRPr="00D030C7">
        <w:rPr>
          <w:b/>
          <w:bCs/>
          <w:sz w:val="24"/>
          <w:szCs w:val="24"/>
        </w:rPr>
        <w:t>Conclusion</w:t>
      </w:r>
    </w:p>
    <w:p w:rsidR="00282B90" w:rsidP="00623EE5" w:rsidRDefault="00282B90" w14:paraId="35815312" w14:textId="77777777">
      <w:pPr>
        <w:pStyle w:val="ListParagraph"/>
        <w:numPr>
          <w:ilvl w:val="0"/>
          <w:numId w:val="24"/>
        </w:numPr>
        <w:rPr>
          <w:sz w:val="24"/>
          <w:szCs w:val="24"/>
        </w:rPr>
      </w:pPr>
      <w:r w:rsidRPr="00282B90">
        <w:rPr>
          <w:sz w:val="24"/>
          <w:szCs w:val="24"/>
        </w:rPr>
        <w:t xml:space="preserve">Primitive data types like </w:t>
      </w:r>
      <w:r w:rsidRPr="00282B90">
        <w:rPr>
          <w:b/>
          <w:bCs/>
          <w:sz w:val="24"/>
          <w:szCs w:val="24"/>
        </w:rPr>
        <w:t xml:space="preserve">int, double, char, and </w:t>
      </w:r>
      <w:proofErr w:type="spellStart"/>
      <w:r w:rsidRPr="00282B90">
        <w:rPr>
          <w:b/>
          <w:bCs/>
          <w:sz w:val="24"/>
          <w:szCs w:val="24"/>
        </w:rPr>
        <w:t>boolean</w:t>
      </w:r>
      <w:proofErr w:type="spellEnd"/>
      <w:r w:rsidRPr="00282B90">
        <w:rPr>
          <w:sz w:val="24"/>
          <w:szCs w:val="24"/>
        </w:rPr>
        <w:t xml:space="preserve"> are the building blocks of Java programs</w:t>
      </w:r>
      <w:r>
        <w:rPr>
          <w:sz w:val="24"/>
          <w:szCs w:val="24"/>
        </w:rPr>
        <w:t>.</w:t>
      </w:r>
    </w:p>
    <w:p w:rsidR="00282B90" w:rsidP="00282B90" w:rsidRDefault="00282B90" w14:paraId="25D67EE2" w14:textId="77777777">
      <w:pPr>
        <w:pStyle w:val="ListParagraph"/>
        <w:numPr>
          <w:ilvl w:val="0"/>
          <w:numId w:val="0"/>
        </w:numPr>
        <w:ind w:left="720"/>
        <w:rPr>
          <w:sz w:val="24"/>
          <w:szCs w:val="24"/>
        </w:rPr>
      </w:pPr>
    </w:p>
    <w:p w:rsidR="00282B90" w:rsidP="00623EE5" w:rsidRDefault="00282B90" w14:paraId="1CF70C09" w14:textId="79CFD73E">
      <w:pPr>
        <w:pStyle w:val="ListParagraph"/>
        <w:numPr>
          <w:ilvl w:val="0"/>
          <w:numId w:val="24"/>
        </w:numPr>
        <w:rPr>
          <w:sz w:val="24"/>
          <w:szCs w:val="24"/>
        </w:rPr>
      </w:pPr>
      <w:r w:rsidRPr="00282B90">
        <w:rPr>
          <w:sz w:val="24"/>
          <w:szCs w:val="24"/>
        </w:rPr>
        <w:t>They make it possible to represent and manipulate different kinds of basic data efficiently. By understanding these types, programmers can use memory effectively and write clear, logical, and error-free code.</w:t>
      </w:r>
    </w:p>
    <w:p w:rsidRPr="000863DA" w:rsidR="00282B90" w:rsidP="000863DA" w:rsidRDefault="000863DA" w14:paraId="774D5712" w14:textId="6E804DEF">
      <w:pPr>
        <w:numPr>
          <w:ilvl w:val="0"/>
          <w:numId w:val="0"/>
        </w:numPr>
        <w:rPr>
          <w:sz w:val="24"/>
          <w:szCs w:val="24"/>
        </w:rPr>
      </w:pPr>
      <w:r>
        <w:rPr>
          <w:sz w:val="24"/>
          <w:szCs w:val="24"/>
        </w:rPr>
        <w:t xml:space="preserve">Video Link: </w:t>
      </w:r>
      <w:hyperlink w:tgtFrame="_blank" w:history="1" r:id="rId14">
        <w:r w:rsidRPr="00306DA3" w:rsidR="00306DA3">
          <w:rPr>
            <w:rStyle w:val="Hyperlink"/>
            <w:b/>
            <w:bCs/>
            <w:sz w:val="24"/>
            <w:szCs w:val="24"/>
          </w:rPr>
          <w:t>https://youtu.be/qX6oNPX3gmE?si=z4NX194nJ4J4T9HA</w:t>
        </w:r>
      </w:hyperlink>
    </w:p>
    <w:p w:rsidRPr="00D84559" w:rsidR="00FE4E3A" w:rsidP="00623EE5" w:rsidRDefault="003F4B78" w14:paraId="79B3DA5C" w14:textId="6D005A55">
      <w:pPr>
        <w:pStyle w:val="ListParagraph"/>
        <w:numPr>
          <w:ilvl w:val="2"/>
          <w:numId w:val="11"/>
        </w:numPr>
        <w:rPr>
          <w:b/>
          <w:bCs/>
          <w:sz w:val="24"/>
          <w:szCs w:val="24"/>
          <w:lang w:val="en-US"/>
        </w:rPr>
      </w:pPr>
      <w:r w:rsidRPr="00D84559">
        <w:rPr>
          <w:b/>
          <w:bCs/>
          <w:sz w:val="24"/>
          <w:szCs w:val="24"/>
          <w:lang w:val="en-US"/>
        </w:rPr>
        <w:t>D</w:t>
      </w:r>
      <w:r w:rsidRPr="00D84559" w:rsidR="00A6329F">
        <w:rPr>
          <w:b/>
          <w:bCs/>
          <w:sz w:val="24"/>
          <w:szCs w:val="24"/>
          <w:lang w:val="en-US"/>
        </w:rPr>
        <w:t>efinin</w:t>
      </w:r>
      <w:r w:rsidRPr="00D84559" w:rsidR="00F55F02">
        <w:rPr>
          <w:b/>
          <w:bCs/>
          <w:sz w:val="24"/>
          <w:szCs w:val="24"/>
          <w:lang w:val="en-US"/>
        </w:rPr>
        <w:t xml:space="preserve">g </w:t>
      </w:r>
      <w:r w:rsidRPr="00D84559" w:rsidR="00DD6B42">
        <w:rPr>
          <w:b/>
          <w:bCs/>
          <w:sz w:val="24"/>
          <w:szCs w:val="24"/>
          <w:lang w:val="en-US"/>
        </w:rPr>
        <w:t>V</w:t>
      </w:r>
      <w:r w:rsidRPr="00D84559" w:rsidR="00C7732F">
        <w:rPr>
          <w:b/>
          <w:bCs/>
          <w:sz w:val="24"/>
          <w:szCs w:val="24"/>
          <w:lang w:val="en-US"/>
        </w:rPr>
        <w:t>ariabl</w:t>
      </w:r>
      <w:r w:rsidRPr="00D84559" w:rsidR="00D81580">
        <w:rPr>
          <w:b/>
          <w:bCs/>
          <w:sz w:val="24"/>
          <w:szCs w:val="24"/>
          <w:lang w:val="en-US"/>
        </w:rPr>
        <w:t>es</w:t>
      </w:r>
      <w:r w:rsidRPr="00D84559" w:rsidR="00C759E5">
        <w:rPr>
          <w:b/>
          <w:bCs/>
          <w:sz w:val="24"/>
          <w:szCs w:val="24"/>
          <w:lang w:val="en-US"/>
        </w:rPr>
        <w:t xml:space="preserve"> </w:t>
      </w:r>
      <w:r w:rsidRPr="00D84559" w:rsidR="00E15CF0">
        <w:rPr>
          <w:b/>
          <w:bCs/>
          <w:sz w:val="24"/>
          <w:szCs w:val="24"/>
          <w:lang w:val="en-US"/>
        </w:rPr>
        <w:t xml:space="preserve">and </w:t>
      </w:r>
      <w:r w:rsidRPr="00D84559" w:rsidR="001E2AC2">
        <w:rPr>
          <w:b/>
          <w:bCs/>
          <w:sz w:val="24"/>
          <w:szCs w:val="24"/>
          <w:lang w:val="en-US"/>
        </w:rPr>
        <w:t>Cons</w:t>
      </w:r>
      <w:r w:rsidRPr="00D84559" w:rsidR="00B805F6">
        <w:rPr>
          <w:b/>
          <w:bCs/>
          <w:sz w:val="24"/>
          <w:szCs w:val="24"/>
          <w:lang w:val="en-US"/>
        </w:rPr>
        <w:t>tan</w:t>
      </w:r>
      <w:r w:rsidRPr="00D84559" w:rsidR="00D31EAD">
        <w:rPr>
          <w:b/>
          <w:bCs/>
          <w:sz w:val="24"/>
          <w:szCs w:val="24"/>
          <w:lang w:val="en-US"/>
        </w:rPr>
        <w:t>ts</w:t>
      </w:r>
    </w:p>
    <w:p w:rsidRPr="00822707" w:rsidR="00822707" w:rsidP="000C0BCF" w:rsidRDefault="00A874AA" w14:paraId="10FF4E94" w14:textId="01F0D3E5">
      <w:pPr>
        <w:pStyle w:val="ListParagraph"/>
        <w:numPr>
          <w:ilvl w:val="0"/>
          <w:numId w:val="0"/>
        </w:numPr>
        <w:ind w:left="720"/>
        <w:rPr>
          <w:sz w:val="24"/>
          <w:szCs w:val="24"/>
        </w:rPr>
      </w:pPr>
      <w:r w:rsidRPr="00A874AA">
        <w:rPr>
          <w:sz w:val="24"/>
          <w:szCs w:val="24"/>
        </w:rPr>
        <w:t xml:space="preserve">In Java programming, </w:t>
      </w:r>
      <w:r w:rsidRPr="00A874AA">
        <w:rPr>
          <w:b/>
          <w:bCs/>
          <w:sz w:val="24"/>
          <w:szCs w:val="24"/>
        </w:rPr>
        <w:t>variables</w:t>
      </w:r>
      <w:r w:rsidRPr="00A874AA">
        <w:rPr>
          <w:sz w:val="24"/>
          <w:szCs w:val="24"/>
        </w:rPr>
        <w:t xml:space="preserve"> and </w:t>
      </w:r>
      <w:r w:rsidRPr="00A874AA">
        <w:rPr>
          <w:b/>
          <w:bCs/>
          <w:sz w:val="24"/>
          <w:szCs w:val="24"/>
        </w:rPr>
        <w:t>constants</w:t>
      </w:r>
      <w:r w:rsidRPr="00A874AA">
        <w:rPr>
          <w:sz w:val="24"/>
          <w:szCs w:val="24"/>
        </w:rPr>
        <w:t xml:space="preserve"> are essential elements that store data for use in your program. They act as containers that hold information such as numbers, text, or symbols while your program runs. Variables can hold changing </w:t>
      </w:r>
      <w:r w:rsidRPr="00A874AA">
        <w:rPr>
          <w:sz w:val="24"/>
          <w:szCs w:val="24"/>
        </w:rPr>
        <w:t>data, while constants store values that should never be modified. Without them, it would be difficult to reuse or manage data efficiently. Understanding how to define and use them properly is one of the most basic skills in Java.</w:t>
      </w:r>
    </w:p>
    <w:p w:rsidR="00A874AA" w:rsidP="007669C3" w:rsidRDefault="00A874AA" w14:paraId="27D062EE" w14:textId="77777777">
      <w:pPr>
        <w:pStyle w:val="ListParagraph"/>
        <w:numPr>
          <w:ilvl w:val="0"/>
          <w:numId w:val="0"/>
        </w:numPr>
        <w:ind w:left="720"/>
        <w:rPr>
          <w:sz w:val="24"/>
          <w:szCs w:val="24"/>
        </w:rPr>
      </w:pPr>
    </w:p>
    <w:p w:rsidRPr="00126354" w:rsidR="00B01A99" w:rsidP="007669C3" w:rsidRDefault="00B01A99" w14:paraId="59770965" w14:textId="5DC28CB7">
      <w:pPr>
        <w:pStyle w:val="ListParagraph"/>
        <w:numPr>
          <w:ilvl w:val="0"/>
          <w:numId w:val="0"/>
        </w:numPr>
        <w:ind w:left="720"/>
        <w:rPr>
          <w:b/>
          <w:color w:val="EE0000"/>
          <w:sz w:val="24"/>
          <w:szCs w:val="24"/>
        </w:rPr>
      </w:pPr>
      <w:r w:rsidRPr="00126354">
        <w:rPr>
          <w:b/>
          <w:color w:val="EE0000"/>
          <w:sz w:val="24"/>
          <w:szCs w:val="24"/>
        </w:rPr>
        <w:t>What is a Variable?</w:t>
      </w:r>
    </w:p>
    <w:p w:rsidRPr="00AF7A72" w:rsidR="00AF7A72" w:rsidP="00623EE5" w:rsidRDefault="00AF7A72" w14:paraId="006FF45A" w14:textId="77777777">
      <w:pPr>
        <w:numPr>
          <w:ilvl w:val="0"/>
          <w:numId w:val="8"/>
        </w:numPr>
        <w:spacing w:before="100" w:beforeAutospacing="1" w:after="100" w:afterAutospacing="1" w:line="240" w:lineRule="auto"/>
        <w:rPr>
          <w:rFonts w:eastAsia="Times New Roman" w:cs="Times New Roman"/>
          <w:kern w:val="0"/>
          <w:sz w:val="24"/>
          <w:szCs w:val="24"/>
          <w:lang w:eastAsia="en-PH"/>
          <w14:ligatures w14:val="none"/>
        </w:rPr>
      </w:pPr>
      <w:r w:rsidRPr="00AF7A72">
        <w:rPr>
          <w:rFonts w:eastAsia="Times New Roman" w:cs="Times New Roman"/>
          <w:kern w:val="0"/>
          <w:sz w:val="24"/>
          <w:szCs w:val="24"/>
          <w:lang w:eastAsia="en-PH"/>
          <w14:ligatures w14:val="none"/>
        </w:rPr>
        <w:t xml:space="preserve">A </w:t>
      </w:r>
      <w:r w:rsidRPr="00AF7A72">
        <w:rPr>
          <w:rFonts w:eastAsia="Times New Roman" w:cs="Times New Roman"/>
          <w:b/>
          <w:bCs/>
          <w:kern w:val="0"/>
          <w:sz w:val="24"/>
          <w:szCs w:val="24"/>
          <w:lang w:eastAsia="en-PH"/>
          <w14:ligatures w14:val="none"/>
        </w:rPr>
        <w:t>variable</w:t>
      </w:r>
      <w:r w:rsidRPr="00AF7A72">
        <w:rPr>
          <w:rFonts w:eastAsia="Times New Roman" w:cs="Times New Roman"/>
          <w:kern w:val="0"/>
          <w:sz w:val="24"/>
          <w:szCs w:val="24"/>
          <w:lang w:eastAsia="en-PH"/>
          <w14:ligatures w14:val="none"/>
        </w:rPr>
        <w:t xml:space="preserve"> is a memory location that stores a value which can be changed during program execution. It allows programmers to store and manipulate data dynamically depending on user input or program logic. In Java, every variable has a data type that tells the program what kind of value it will store. Variables are used to make your program flexible and adaptable since their values can change anytime. They make code easier to understand and manage because you can assign names to your data instead of hardcoding values.</w:t>
      </w:r>
    </w:p>
    <w:p w:rsidR="005844B4" w:rsidP="00FD47EE" w:rsidRDefault="00FD47EE" w14:paraId="55C0F8B6" w14:textId="453D3B26">
      <w:pPr>
        <w:numPr>
          <w:ilvl w:val="0"/>
          <w:numId w:val="0"/>
        </w:numPr>
        <w:ind w:left="720"/>
        <w:rPr>
          <w:sz w:val="24"/>
          <w:szCs w:val="24"/>
        </w:rPr>
      </w:pPr>
      <w:r>
        <w:rPr>
          <w:b/>
          <w:bCs/>
          <w:sz w:val="24"/>
          <w:szCs w:val="24"/>
        </w:rPr>
        <w:t>Example</w:t>
      </w:r>
      <w:r w:rsidR="00C41951">
        <w:rPr>
          <w:b/>
          <w:bCs/>
          <w:sz w:val="24"/>
          <w:szCs w:val="24"/>
        </w:rPr>
        <w:t xml:space="preserve">: </w:t>
      </w:r>
      <w:r w:rsidRPr="00BD5E92" w:rsidR="00BD5E92">
        <w:rPr>
          <w:sz w:val="24"/>
          <w:szCs w:val="24"/>
        </w:rPr>
        <w:t>In a Java program, we can use a variable to store a student’s grade that may change as new scores are added.</w:t>
      </w:r>
    </w:p>
    <w:p w:rsidR="004C48EC" w:rsidP="004C48EC" w:rsidRDefault="004C48EC" w14:paraId="21945B21" w14:textId="77777777">
      <w:pPr>
        <w:numPr>
          <w:ilvl w:val="0"/>
          <w:numId w:val="0"/>
        </w:numPr>
        <w:ind w:left="4680" w:hanging="1800"/>
        <w:rPr>
          <w:sz w:val="24"/>
          <w:szCs w:val="24"/>
        </w:rPr>
      </w:pPr>
    </w:p>
    <w:p w:rsidRPr="00DB74C2" w:rsidR="00DB74C2" w:rsidP="00FD47EE" w:rsidRDefault="00DB74C2" w14:paraId="63DC0CBB" w14:textId="00BB47A4">
      <w:pPr>
        <w:numPr>
          <w:ilvl w:val="0"/>
          <w:numId w:val="0"/>
        </w:numPr>
        <w:ind w:left="720"/>
        <w:rPr>
          <w:b/>
          <w:bCs/>
          <w:sz w:val="24"/>
          <w:szCs w:val="24"/>
        </w:rPr>
      </w:pPr>
      <w:r w:rsidRPr="00DB74C2">
        <w:rPr>
          <w:b/>
          <w:bCs/>
          <w:sz w:val="24"/>
          <w:szCs w:val="24"/>
        </w:rPr>
        <w:t>Example Code:</w:t>
      </w:r>
    </w:p>
    <w:p w:rsidRPr="00F83D65" w:rsidR="00F83D65" w:rsidP="00F83D65" w:rsidRDefault="00F83D65" w14:paraId="37CF13AA" w14:textId="77777777">
      <w:pPr>
        <w:numPr>
          <w:ilvl w:val="0"/>
          <w:numId w:val="0"/>
        </w:numPr>
        <w:ind w:left="720"/>
        <w:rPr>
          <w:sz w:val="24"/>
          <w:szCs w:val="24"/>
          <w:highlight w:val="darkGray"/>
        </w:rPr>
      </w:pPr>
      <w:r w:rsidRPr="00F83D65">
        <w:rPr>
          <w:sz w:val="24"/>
          <w:szCs w:val="24"/>
          <w:highlight w:val="darkGray"/>
        </w:rPr>
        <w:t xml:space="preserve">int grade = </w:t>
      </w:r>
      <w:proofErr w:type="gramStart"/>
      <w:r w:rsidRPr="00F83D65">
        <w:rPr>
          <w:sz w:val="24"/>
          <w:szCs w:val="24"/>
          <w:highlight w:val="darkGray"/>
        </w:rPr>
        <w:t>90;</w:t>
      </w:r>
      <w:proofErr w:type="gramEnd"/>
    </w:p>
    <w:p w:rsidR="00A355F1" w:rsidP="00FD47EE" w:rsidRDefault="00F83D65" w14:paraId="0C9B272C" w14:textId="1E323E6C">
      <w:pPr>
        <w:numPr>
          <w:ilvl w:val="0"/>
          <w:numId w:val="0"/>
        </w:numPr>
        <w:ind w:left="720"/>
        <w:rPr>
          <w:sz w:val="24"/>
          <w:szCs w:val="24"/>
        </w:rPr>
      </w:pPr>
      <w:proofErr w:type="spellStart"/>
      <w:r w:rsidRPr="00F83D65">
        <w:rPr>
          <w:sz w:val="24"/>
          <w:szCs w:val="24"/>
          <w:highlight w:val="darkGray"/>
        </w:rPr>
        <w:t>System.out.println</w:t>
      </w:r>
      <w:proofErr w:type="spellEnd"/>
      <w:r w:rsidRPr="00F83D65">
        <w:rPr>
          <w:sz w:val="24"/>
          <w:szCs w:val="24"/>
          <w:highlight w:val="darkGray"/>
        </w:rPr>
        <w:t>("The student's grade is: " + grade</w:t>
      </w:r>
      <w:proofErr w:type="gramStart"/>
      <w:r w:rsidRPr="00F83D65">
        <w:rPr>
          <w:sz w:val="24"/>
          <w:szCs w:val="24"/>
          <w:highlight w:val="darkGray"/>
        </w:rPr>
        <w:t>);</w:t>
      </w:r>
      <w:proofErr w:type="gramEnd"/>
    </w:p>
    <w:p w:rsidRPr="0077170B" w:rsidR="00F83D65" w:rsidP="00F83D65" w:rsidRDefault="00AE2BAC" w14:paraId="76B59F4F" w14:textId="0F0CC59F">
      <w:pPr>
        <w:numPr>
          <w:ilvl w:val="0"/>
          <w:numId w:val="0"/>
        </w:numPr>
        <w:ind w:left="720"/>
        <w:rPr>
          <w:b/>
          <w:sz w:val="24"/>
          <w:szCs w:val="24"/>
        </w:rPr>
      </w:pPr>
      <w:r w:rsidRPr="0077170B">
        <w:rPr>
          <w:b/>
          <w:sz w:val="24"/>
          <w:szCs w:val="24"/>
        </w:rPr>
        <w:t>Output:</w:t>
      </w:r>
    </w:p>
    <w:p w:rsidR="00AE2BAC" w:rsidP="00F83D65" w:rsidRDefault="0077170B" w14:paraId="45667E48" w14:textId="14EF1B32">
      <w:pPr>
        <w:numPr>
          <w:ilvl w:val="0"/>
          <w:numId w:val="0"/>
        </w:numPr>
        <w:ind w:left="720"/>
        <w:rPr>
          <w:sz w:val="24"/>
          <w:szCs w:val="24"/>
        </w:rPr>
      </w:pPr>
      <w:r w:rsidRPr="0077170B">
        <w:rPr>
          <w:sz w:val="24"/>
          <w:szCs w:val="24"/>
          <w:highlight w:val="darkGray"/>
        </w:rPr>
        <w:t>The student's grade is: 90</w:t>
      </w:r>
    </w:p>
    <w:p w:rsidRPr="00BD5E92" w:rsidR="00A355F1" w:rsidP="00FD47EE" w:rsidRDefault="00427117" w14:paraId="574CF0A5" w14:textId="11F33AF2">
      <w:pPr>
        <w:numPr>
          <w:ilvl w:val="0"/>
          <w:numId w:val="0"/>
        </w:numPr>
        <w:ind w:left="720"/>
        <w:rPr>
          <w:sz w:val="24"/>
          <w:szCs w:val="24"/>
        </w:rPr>
      </w:pPr>
      <w:r w:rsidRPr="00427117">
        <w:rPr>
          <w:b/>
          <w:bCs/>
          <w:sz w:val="24"/>
          <w:szCs w:val="24"/>
        </w:rPr>
        <w:t>Explanation:</w:t>
      </w:r>
      <w:r>
        <w:rPr>
          <w:b/>
          <w:bCs/>
          <w:sz w:val="24"/>
          <w:szCs w:val="24"/>
        </w:rPr>
        <w:t xml:space="preserve"> </w:t>
      </w:r>
      <w:r w:rsidRPr="0004213B" w:rsidR="0004213B">
        <w:rPr>
          <w:sz w:val="24"/>
          <w:szCs w:val="24"/>
        </w:rPr>
        <w:t xml:space="preserve">The keyword </w:t>
      </w:r>
      <w:r w:rsidRPr="002720F2" w:rsidR="0004213B">
        <w:rPr>
          <w:sz w:val="24"/>
          <w:szCs w:val="24"/>
          <w:highlight w:val="darkGray"/>
        </w:rPr>
        <w:t>int</w:t>
      </w:r>
      <w:r w:rsidRPr="0004213B" w:rsidR="0004213B">
        <w:rPr>
          <w:sz w:val="24"/>
          <w:szCs w:val="24"/>
        </w:rPr>
        <w:t xml:space="preserve"> means that the variable stores whole numbers. The variable name </w:t>
      </w:r>
      <w:r w:rsidRPr="00A22BB3" w:rsidR="0004213B">
        <w:rPr>
          <w:sz w:val="24"/>
          <w:szCs w:val="24"/>
          <w:highlight w:val="darkGray"/>
        </w:rPr>
        <w:t>grade</w:t>
      </w:r>
      <w:r w:rsidRPr="0004213B" w:rsidR="0004213B">
        <w:rPr>
          <w:sz w:val="24"/>
          <w:szCs w:val="24"/>
        </w:rPr>
        <w:t xml:space="preserve"> identifies the memory space where the value </w:t>
      </w:r>
      <w:r w:rsidRPr="00A22BB3" w:rsidR="0004213B">
        <w:rPr>
          <w:sz w:val="24"/>
          <w:szCs w:val="24"/>
          <w:highlight w:val="darkGray"/>
        </w:rPr>
        <w:t>90</w:t>
      </w:r>
      <w:r w:rsidRPr="0004213B" w:rsidR="0004213B">
        <w:rPr>
          <w:sz w:val="24"/>
          <w:szCs w:val="24"/>
        </w:rPr>
        <w:t xml:space="preserve"> is stored. You can later change the value of </w:t>
      </w:r>
      <w:r w:rsidRPr="00A22BB3" w:rsidR="0004213B">
        <w:rPr>
          <w:sz w:val="24"/>
          <w:szCs w:val="24"/>
          <w:highlight w:val="darkGray"/>
        </w:rPr>
        <w:t>grade</w:t>
      </w:r>
      <w:r w:rsidRPr="0004213B" w:rsidR="0004213B">
        <w:rPr>
          <w:sz w:val="24"/>
          <w:szCs w:val="24"/>
        </w:rPr>
        <w:t xml:space="preserve"> to represent new data. Using variables helps make code reusable and easier to update. It also prevents repetition since you can use the variable multiple times instead of typing the same number everywhere.</w:t>
      </w:r>
    </w:p>
    <w:p w:rsidR="0050496A" w:rsidP="00FD47EE" w:rsidRDefault="0050496A" w14:paraId="6E278019" w14:textId="77777777">
      <w:pPr>
        <w:numPr>
          <w:ilvl w:val="0"/>
          <w:numId w:val="0"/>
        </w:numPr>
        <w:ind w:left="720"/>
        <w:rPr>
          <w:sz w:val="24"/>
          <w:szCs w:val="24"/>
        </w:rPr>
      </w:pPr>
    </w:p>
    <w:p w:rsidR="0050496A" w:rsidP="00FD47EE" w:rsidRDefault="0050496A" w14:paraId="0EAF5773" w14:textId="6E0514AB">
      <w:pPr>
        <w:numPr>
          <w:ilvl w:val="0"/>
          <w:numId w:val="0"/>
        </w:numPr>
        <w:ind w:left="720"/>
        <w:rPr>
          <w:b/>
          <w:bCs/>
          <w:sz w:val="24"/>
          <w:szCs w:val="24"/>
        </w:rPr>
      </w:pPr>
      <w:r w:rsidRPr="0050496A">
        <w:rPr>
          <w:b/>
          <w:bCs/>
          <w:sz w:val="24"/>
          <w:szCs w:val="24"/>
        </w:rPr>
        <w:t>Type of Variables</w:t>
      </w:r>
    </w:p>
    <w:p w:rsidR="0050496A" w:rsidP="00623EE5" w:rsidRDefault="00AB6786" w14:paraId="401B277D" w14:textId="60891A0C">
      <w:pPr>
        <w:pStyle w:val="ListParagraph"/>
        <w:numPr>
          <w:ilvl w:val="0"/>
          <w:numId w:val="8"/>
        </w:numPr>
        <w:rPr>
          <w:sz w:val="24"/>
          <w:szCs w:val="24"/>
        </w:rPr>
      </w:pPr>
      <w:r w:rsidRPr="00AB6786">
        <w:rPr>
          <w:sz w:val="24"/>
          <w:szCs w:val="24"/>
        </w:rPr>
        <w:t>Variables in Java come in different types depending on the kind of data you need to store. Each type determines how much memory is used and what operations can be performed. For example, an int stores whole numbers while a double handles decimal values. The char type stores a single character, and String holds multiple characters or words. Using the right data type makes your program more efficient and avoids unnecessary errors.</w:t>
      </w:r>
    </w:p>
    <w:tbl>
      <w:tblPr>
        <w:tblStyle w:val="TableGrid"/>
        <w:tblW w:w="0" w:type="auto"/>
        <w:tblLook w:val="04A0" w:firstRow="1" w:lastRow="0" w:firstColumn="1" w:lastColumn="0" w:noHBand="0" w:noVBand="1"/>
      </w:tblPr>
      <w:tblGrid>
        <w:gridCol w:w="3116"/>
        <w:gridCol w:w="3117"/>
        <w:gridCol w:w="3117"/>
      </w:tblGrid>
      <w:tr w:rsidR="00E92D2D" w:rsidTr="00E92D2D" w14:paraId="1ED10803" w14:textId="77777777">
        <w:tc>
          <w:tcPr>
            <w:tcW w:w="3116" w:type="dxa"/>
          </w:tcPr>
          <w:p w:rsidRPr="00E92D2D" w:rsidR="00E92D2D" w:rsidP="00E92D2D" w:rsidRDefault="00E92D2D" w14:paraId="42519D81" w14:textId="05F9307C">
            <w:pPr>
              <w:numPr>
                <w:ilvl w:val="0"/>
                <w:numId w:val="0"/>
              </w:numPr>
              <w:jc w:val="center"/>
              <w:rPr>
                <w:b/>
                <w:bCs/>
                <w:sz w:val="24"/>
                <w:szCs w:val="24"/>
              </w:rPr>
            </w:pPr>
            <w:r w:rsidRPr="00E92D2D">
              <w:rPr>
                <w:b/>
                <w:bCs/>
                <w:sz w:val="24"/>
                <w:szCs w:val="24"/>
              </w:rPr>
              <w:t>Data Type</w:t>
            </w:r>
          </w:p>
        </w:tc>
        <w:tc>
          <w:tcPr>
            <w:tcW w:w="3117" w:type="dxa"/>
          </w:tcPr>
          <w:p w:rsidRPr="00E92D2D" w:rsidR="00E92D2D" w:rsidP="00E92D2D" w:rsidRDefault="00E92D2D" w14:paraId="50142AD0" w14:textId="39A0BC71">
            <w:pPr>
              <w:numPr>
                <w:ilvl w:val="0"/>
                <w:numId w:val="0"/>
              </w:numPr>
              <w:jc w:val="center"/>
              <w:rPr>
                <w:b/>
                <w:bCs/>
                <w:sz w:val="24"/>
                <w:szCs w:val="24"/>
              </w:rPr>
            </w:pPr>
            <w:r w:rsidRPr="00E92D2D">
              <w:rPr>
                <w:b/>
                <w:bCs/>
                <w:sz w:val="24"/>
                <w:szCs w:val="24"/>
              </w:rPr>
              <w:t>Description</w:t>
            </w:r>
          </w:p>
        </w:tc>
        <w:tc>
          <w:tcPr>
            <w:tcW w:w="3117" w:type="dxa"/>
          </w:tcPr>
          <w:p w:rsidRPr="00E92D2D" w:rsidR="00E92D2D" w:rsidP="00E92D2D" w:rsidRDefault="00E92D2D" w14:paraId="30BB5C4F" w14:textId="7010777C">
            <w:pPr>
              <w:numPr>
                <w:ilvl w:val="0"/>
                <w:numId w:val="0"/>
              </w:numPr>
              <w:jc w:val="center"/>
              <w:rPr>
                <w:b/>
                <w:bCs/>
                <w:sz w:val="24"/>
                <w:szCs w:val="24"/>
              </w:rPr>
            </w:pPr>
            <w:r w:rsidRPr="00E92D2D">
              <w:rPr>
                <w:b/>
                <w:bCs/>
                <w:sz w:val="24"/>
                <w:szCs w:val="24"/>
              </w:rPr>
              <w:t>Example</w:t>
            </w:r>
          </w:p>
        </w:tc>
      </w:tr>
      <w:tr w:rsidR="00E92D2D" w:rsidTr="00E92D2D" w14:paraId="19A19E42" w14:textId="77777777">
        <w:tc>
          <w:tcPr>
            <w:tcW w:w="3116" w:type="dxa"/>
          </w:tcPr>
          <w:p w:rsidRPr="00AF32B6" w:rsidR="00E92D2D" w:rsidP="00AF32B6" w:rsidRDefault="00595ED9" w14:paraId="542D0F3D" w14:textId="50E161FE">
            <w:pPr>
              <w:numPr>
                <w:ilvl w:val="0"/>
                <w:numId w:val="0"/>
              </w:numPr>
              <w:jc w:val="center"/>
              <w:rPr>
                <w:sz w:val="24"/>
                <w:szCs w:val="24"/>
                <w:highlight w:val="darkGray"/>
              </w:rPr>
            </w:pPr>
            <w:r w:rsidRPr="00AF32B6">
              <w:rPr>
                <w:sz w:val="24"/>
                <w:szCs w:val="24"/>
                <w:highlight w:val="darkGray"/>
              </w:rPr>
              <w:t>I</w:t>
            </w:r>
            <w:r w:rsidRPr="00AF32B6" w:rsidR="00E92D2D">
              <w:rPr>
                <w:sz w:val="24"/>
                <w:szCs w:val="24"/>
                <w:highlight w:val="darkGray"/>
              </w:rPr>
              <w:t>nt</w:t>
            </w:r>
          </w:p>
        </w:tc>
        <w:tc>
          <w:tcPr>
            <w:tcW w:w="3117" w:type="dxa"/>
          </w:tcPr>
          <w:p w:rsidR="00E92D2D" w:rsidP="00B20E6C" w:rsidRDefault="002C0EF2" w14:paraId="5FAE812F" w14:textId="36906015">
            <w:pPr>
              <w:numPr>
                <w:ilvl w:val="0"/>
                <w:numId w:val="0"/>
              </w:numPr>
              <w:rPr>
                <w:sz w:val="24"/>
                <w:szCs w:val="24"/>
              </w:rPr>
            </w:pPr>
            <w:r w:rsidRPr="002C0EF2">
              <w:rPr>
                <w:sz w:val="24"/>
                <w:szCs w:val="24"/>
              </w:rPr>
              <w:t>Stores whole numbers</w:t>
            </w:r>
          </w:p>
        </w:tc>
        <w:tc>
          <w:tcPr>
            <w:tcW w:w="3117" w:type="dxa"/>
          </w:tcPr>
          <w:p w:rsidRPr="00AF32B6" w:rsidR="00E92D2D" w:rsidP="00AF32B6" w:rsidRDefault="00393A2F" w14:paraId="449EC2BD" w14:textId="3CF7B55C">
            <w:pPr>
              <w:numPr>
                <w:ilvl w:val="0"/>
                <w:numId w:val="0"/>
              </w:numPr>
              <w:jc w:val="center"/>
              <w:rPr>
                <w:sz w:val="24"/>
                <w:szCs w:val="24"/>
                <w:highlight w:val="darkGray"/>
              </w:rPr>
            </w:pPr>
            <w:r w:rsidRPr="00AF32B6">
              <w:rPr>
                <w:sz w:val="24"/>
                <w:szCs w:val="24"/>
                <w:highlight w:val="darkGray"/>
              </w:rPr>
              <w:t>int age = 20;</w:t>
            </w:r>
          </w:p>
        </w:tc>
      </w:tr>
      <w:tr w:rsidR="00E92D2D" w:rsidTr="00E92D2D" w14:paraId="4E2E329C" w14:textId="77777777">
        <w:tc>
          <w:tcPr>
            <w:tcW w:w="3116" w:type="dxa"/>
          </w:tcPr>
          <w:p w:rsidRPr="00AF32B6" w:rsidR="00E92D2D" w:rsidP="00AF32B6" w:rsidRDefault="00595ED9" w14:paraId="68411C65" w14:textId="174471C2">
            <w:pPr>
              <w:numPr>
                <w:ilvl w:val="0"/>
                <w:numId w:val="0"/>
              </w:numPr>
              <w:jc w:val="center"/>
              <w:rPr>
                <w:sz w:val="24"/>
                <w:szCs w:val="24"/>
                <w:highlight w:val="darkGray"/>
              </w:rPr>
            </w:pPr>
            <w:r w:rsidRPr="00AF32B6">
              <w:rPr>
                <w:sz w:val="24"/>
                <w:szCs w:val="24"/>
                <w:highlight w:val="darkGray"/>
              </w:rPr>
              <w:t>Double</w:t>
            </w:r>
          </w:p>
        </w:tc>
        <w:tc>
          <w:tcPr>
            <w:tcW w:w="3117" w:type="dxa"/>
          </w:tcPr>
          <w:p w:rsidR="00E92D2D" w:rsidP="002C0EF2" w:rsidRDefault="002C0EF2" w14:paraId="24EB4767" w14:textId="63FA23FB">
            <w:pPr>
              <w:numPr>
                <w:ilvl w:val="0"/>
                <w:numId w:val="0"/>
              </w:numPr>
              <w:tabs>
                <w:tab w:val="left" w:pos="904"/>
              </w:tabs>
              <w:rPr>
                <w:sz w:val="24"/>
                <w:szCs w:val="24"/>
              </w:rPr>
            </w:pPr>
            <w:r w:rsidRPr="002C0EF2">
              <w:rPr>
                <w:sz w:val="24"/>
                <w:szCs w:val="24"/>
              </w:rPr>
              <w:t>Stores decimal numbers</w:t>
            </w:r>
          </w:p>
        </w:tc>
        <w:tc>
          <w:tcPr>
            <w:tcW w:w="3117" w:type="dxa"/>
          </w:tcPr>
          <w:p w:rsidRPr="00AF32B6" w:rsidR="00E92D2D" w:rsidP="00AF32B6" w:rsidRDefault="006E3EAC" w14:paraId="711F05CB" w14:textId="1BA1E5D4">
            <w:pPr>
              <w:numPr>
                <w:ilvl w:val="0"/>
                <w:numId w:val="0"/>
              </w:numPr>
              <w:jc w:val="center"/>
              <w:rPr>
                <w:sz w:val="24"/>
                <w:szCs w:val="24"/>
                <w:highlight w:val="darkGray"/>
              </w:rPr>
            </w:pPr>
            <w:r w:rsidRPr="00AF32B6">
              <w:rPr>
                <w:sz w:val="24"/>
                <w:szCs w:val="24"/>
                <w:highlight w:val="darkGray"/>
              </w:rPr>
              <w:t>double price = 99.99;</w:t>
            </w:r>
          </w:p>
        </w:tc>
      </w:tr>
      <w:tr w:rsidR="00E92D2D" w:rsidTr="00E92D2D" w14:paraId="5F120D5D" w14:textId="77777777">
        <w:tc>
          <w:tcPr>
            <w:tcW w:w="3116" w:type="dxa"/>
          </w:tcPr>
          <w:p w:rsidRPr="00AF32B6" w:rsidR="00E92D2D" w:rsidP="00AF32B6" w:rsidRDefault="00595ED9" w14:paraId="5D5859DF" w14:textId="2F615EA4">
            <w:pPr>
              <w:numPr>
                <w:ilvl w:val="0"/>
                <w:numId w:val="0"/>
              </w:numPr>
              <w:jc w:val="center"/>
              <w:rPr>
                <w:sz w:val="24"/>
                <w:szCs w:val="24"/>
                <w:highlight w:val="darkGray"/>
              </w:rPr>
            </w:pPr>
            <w:r w:rsidRPr="00AF32B6">
              <w:rPr>
                <w:sz w:val="24"/>
                <w:szCs w:val="24"/>
                <w:highlight w:val="darkGray"/>
              </w:rPr>
              <w:t>Char</w:t>
            </w:r>
          </w:p>
        </w:tc>
        <w:tc>
          <w:tcPr>
            <w:tcW w:w="3117" w:type="dxa"/>
          </w:tcPr>
          <w:p w:rsidR="00E92D2D" w:rsidP="00B20E6C" w:rsidRDefault="00582BCA" w14:paraId="217C99A1" w14:textId="4F70D1AA">
            <w:pPr>
              <w:numPr>
                <w:ilvl w:val="0"/>
                <w:numId w:val="0"/>
              </w:numPr>
              <w:rPr>
                <w:sz w:val="24"/>
                <w:szCs w:val="24"/>
              </w:rPr>
            </w:pPr>
            <w:r w:rsidRPr="00582BCA">
              <w:rPr>
                <w:sz w:val="24"/>
                <w:szCs w:val="24"/>
              </w:rPr>
              <w:t>Stores a single character</w:t>
            </w:r>
          </w:p>
        </w:tc>
        <w:tc>
          <w:tcPr>
            <w:tcW w:w="3117" w:type="dxa"/>
          </w:tcPr>
          <w:p w:rsidRPr="00AF32B6" w:rsidR="00E92D2D" w:rsidP="00AF32B6" w:rsidRDefault="00720233" w14:paraId="441E7241" w14:textId="53B79E34">
            <w:pPr>
              <w:numPr>
                <w:ilvl w:val="0"/>
                <w:numId w:val="0"/>
              </w:numPr>
              <w:jc w:val="center"/>
              <w:rPr>
                <w:sz w:val="24"/>
                <w:szCs w:val="24"/>
                <w:highlight w:val="darkGray"/>
              </w:rPr>
            </w:pPr>
            <w:r w:rsidRPr="00AF32B6">
              <w:rPr>
                <w:sz w:val="24"/>
                <w:szCs w:val="24"/>
                <w:highlight w:val="darkGray"/>
              </w:rPr>
              <w:t>char grade = 'A';</w:t>
            </w:r>
          </w:p>
        </w:tc>
      </w:tr>
      <w:tr w:rsidR="00E92D2D" w:rsidTr="00E92D2D" w14:paraId="6302EE12" w14:textId="77777777">
        <w:tc>
          <w:tcPr>
            <w:tcW w:w="3116" w:type="dxa"/>
          </w:tcPr>
          <w:p w:rsidRPr="00AF32B6" w:rsidR="00E92D2D" w:rsidP="00AF32B6" w:rsidRDefault="00595ED9" w14:paraId="52979C40" w14:textId="69979A81">
            <w:pPr>
              <w:numPr>
                <w:ilvl w:val="0"/>
                <w:numId w:val="0"/>
              </w:numPr>
              <w:jc w:val="center"/>
              <w:rPr>
                <w:sz w:val="24"/>
                <w:szCs w:val="24"/>
                <w:highlight w:val="darkGray"/>
              </w:rPr>
            </w:pPr>
            <w:r w:rsidRPr="00AF32B6">
              <w:rPr>
                <w:sz w:val="24"/>
                <w:szCs w:val="24"/>
                <w:highlight w:val="darkGray"/>
              </w:rPr>
              <w:t>String</w:t>
            </w:r>
          </w:p>
        </w:tc>
        <w:tc>
          <w:tcPr>
            <w:tcW w:w="3117" w:type="dxa"/>
          </w:tcPr>
          <w:p w:rsidR="00E92D2D" w:rsidP="00B20E6C" w:rsidRDefault="00BF1537" w14:paraId="1D521992" w14:textId="287E0DEF">
            <w:pPr>
              <w:numPr>
                <w:ilvl w:val="0"/>
                <w:numId w:val="0"/>
              </w:numPr>
              <w:rPr>
                <w:sz w:val="24"/>
                <w:szCs w:val="24"/>
              </w:rPr>
            </w:pPr>
            <w:r w:rsidRPr="00BF1537">
              <w:rPr>
                <w:sz w:val="24"/>
                <w:szCs w:val="24"/>
              </w:rPr>
              <w:t>Stores text</w:t>
            </w:r>
          </w:p>
        </w:tc>
        <w:tc>
          <w:tcPr>
            <w:tcW w:w="3117" w:type="dxa"/>
          </w:tcPr>
          <w:p w:rsidRPr="00AF32B6" w:rsidR="00E92D2D" w:rsidP="00AF32B6" w:rsidRDefault="00AF32B6" w14:paraId="71ABB31A" w14:textId="3B5CEEF2">
            <w:pPr>
              <w:numPr>
                <w:ilvl w:val="0"/>
                <w:numId w:val="0"/>
              </w:numPr>
              <w:jc w:val="center"/>
              <w:rPr>
                <w:sz w:val="24"/>
                <w:szCs w:val="24"/>
                <w:highlight w:val="darkGray"/>
              </w:rPr>
            </w:pPr>
            <w:r w:rsidRPr="00AF32B6">
              <w:rPr>
                <w:sz w:val="24"/>
                <w:szCs w:val="24"/>
                <w:highlight w:val="darkGray"/>
              </w:rPr>
              <w:t>String name = "Carl";</w:t>
            </w:r>
          </w:p>
        </w:tc>
      </w:tr>
      <w:tr w:rsidR="00E92D2D" w:rsidTr="00E92D2D" w14:paraId="1F36FFA5" w14:textId="77777777">
        <w:tc>
          <w:tcPr>
            <w:tcW w:w="3116" w:type="dxa"/>
          </w:tcPr>
          <w:p w:rsidRPr="00AF32B6" w:rsidR="00E92D2D" w:rsidP="00AF32B6" w:rsidRDefault="00595ED9" w14:paraId="02740BAC" w14:textId="2D86116F">
            <w:pPr>
              <w:numPr>
                <w:ilvl w:val="0"/>
                <w:numId w:val="0"/>
              </w:numPr>
              <w:jc w:val="center"/>
              <w:rPr>
                <w:sz w:val="24"/>
                <w:szCs w:val="24"/>
                <w:highlight w:val="darkGray"/>
              </w:rPr>
            </w:pPr>
            <w:proofErr w:type="spellStart"/>
            <w:r w:rsidRPr="00AF32B6">
              <w:rPr>
                <w:sz w:val="24"/>
                <w:szCs w:val="24"/>
                <w:highlight w:val="darkGray"/>
              </w:rPr>
              <w:t>boolean</w:t>
            </w:r>
            <w:proofErr w:type="spellEnd"/>
          </w:p>
        </w:tc>
        <w:tc>
          <w:tcPr>
            <w:tcW w:w="3117" w:type="dxa"/>
          </w:tcPr>
          <w:p w:rsidR="00E92D2D" w:rsidP="00B20E6C" w:rsidRDefault="00B06809" w14:paraId="38F084E0" w14:textId="6B8CA67A">
            <w:pPr>
              <w:numPr>
                <w:ilvl w:val="0"/>
                <w:numId w:val="0"/>
              </w:numPr>
              <w:rPr>
                <w:sz w:val="24"/>
                <w:szCs w:val="24"/>
              </w:rPr>
            </w:pPr>
            <w:r>
              <w:rPr>
                <w:sz w:val="24"/>
                <w:szCs w:val="24"/>
              </w:rPr>
              <w:t>Stores true or false values</w:t>
            </w:r>
          </w:p>
        </w:tc>
        <w:tc>
          <w:tcPr>
            <w:tcW w:w="3117" w:type="dxa"/>
          </w:tcPr>
          <w:p w:rsidRPr="00AF32B6" w:rsidR="00E92D2D" w:rsidP="00AF32B6" w:rsidRDefault="00AF32B6" w14:paraId="7E26527A" w14:textId="2EF9BF4A">
            <w:pPr>
              <w:numPr>
                <w:ilvl w:val="0"/>
                <w:numId w:val="0"/>
              </w:numPr>
              <w:jc w:val="center"/>
              <w:rPr>
                <w:sz w:val="24"/>
                <w:szCs w:val="24"/>
                <w:highlight w:val="darkGray"/>
              </w:rPr>
            </w:pPr>
            <w:proofErr w:type="spellStart"/>
            <w:r w:rsidRPr="00AF32B6">
              <w:rPr>
                <w:sz w:val="24"/>
                <w:szCs w:val="24"/>
                <w:highlight w:val="darkGray"/>
              </w:rPr>
              <w:t>boolean</w:t>
            </w:r>
            <w:proofErr w:type="spellEnd"/>
            <w:r w:rsidRPr="00AF32B6">
              <w:rPr>
                <w:sz w:val="24"/>
                <w:szCs w:val="24"/>
                <w:highlight w:val="darkGray"/>
              </w:rPr>
              <w:t xml:space="preserve"> </w:t>
            </w:r>
            <w:proofErr w:type="spellStart"/>
            <w:r w:rsidRPr="00AF32B6">
              <w:rPr>
                <w:sz w:val="24"/>
                <w:szCs w:val="24"/>
                <w:highlight w:val="darkGray"/>
              </w:rPr>
              <w:t>isPassed</w:t>
            </w:r>
            <w:proofErr w:type="spellEnd"/>
            <w:r w:rsidRPr="00AF32B6">
              <w:rPr>
                <w:sz w:val="24"/>
                <w:szCs w:val="24"/>
                <w:highlight w:val="darkGray"/>
              </w:rPr>
              <w:t xml:space="preserve"> = true;</w:t>
            </w:r>
          </w:p>
        </w:tc>
      </w:tr>
    </w:tbl>
    <w:p w:rsidRPr="00B20E6C" w:rsidR="00B20E6C" w:rsidP="00B20E6C" w:rsidRDefault="00B20E6C" w14:paraId="50F35F3D" w14:textId="77777777">
      <w:pPr>
        <w:numPr>
          <w:ilvl w:val="0"/>
          <w:numId w:val="0"/>
        </w:numPr>
        <w:rPr>
          <w:sz w:val="24"/>
          <w:szCs w:val="24"/>
        </w:rPr>
      </w:pPr>
    </w:p>
    <w:p w:rsidR="0034335C" w:rsidP="00AF32B6" w:rsidRDefault="0034335C" w14:paraId="3A5F06D1" w14:textId="185B3A70">
      <w:pPr>
        <w:numPr>
          <w:ilvl w:val="0"/>
          <w:numId w:val="0"/>
        </w:numPr>
        <w:rPr>
          <w:sz w:val="24"/>
          <w:szCs w:val="24"/>
        </w:rPr>
      </w:pPr>
    </w:p>
    <w:p w:rsidRPr="00126354" w:rsidR="00387DC4" w:rsidP="00AF32B6" w:rsidRDefault="00387DC4" w14:paraId="18A304E4" w14:textId="2A320F1D">
      <w:pPr>
        <w:numPr>
          <w:ilvl w:val="0"/>
          <w:numId w:val="0"/>
        </w:numPr>
        <w:rPr>
          <w:b/>
          <w:color w:val="EE0000"/>
          <w:sz w:val="24"/>
          <w:szCs w:val="24"/>
        </w:rPr>
      </w:pPr>
      <w:r w:rsidRPr="00126354">
        <w:rPr>
          <w:b/>
          <w:color w:val="EE0000"/>
          <w:sz w:val="24"/>
          <w:szCs w:val="24"/>
        </w:rPr>
        <w:t>What</w:t>
      </w:r>
      <w:r w:rsidRPr="00126354" w:rsidR="00CC2A74">
        <w:rPr>
          <w:b/>
          <w:color w:val="EE0000"/>
          <w:sz w:val="24"/>
          <w:szCs w:val="24"/>
        </w:rPr>
        <w:t xml:space="preserve"> is a Constant</w:t>
      </w:r>
      <w:r w:rsidRPr="00126354" w:rsidR="008A4FE7">
        <w:rPr>
          <w:b/>
          <w:color w:val="EE0000"/>
          <w:sz w:val="24"/>
          <w:szCs w:val="24"/>
        </w:rPr>
        <w:t>?</w:t>
      </w:r>
    </w:p>
    <w:p w:rsidRPr="00322AEA" w:rsidR="0034335C" w:rsidP="00623EE5" w:rsidRDefault="00FE7BD4" w14:paraId="7CEC9987" w14:textId="7A7F2DF0">
      <w:pPr>
        <w:pStyle w:val="ListParagraph"/>
        <w:numPr>
          <w:ilvl w:val="0"/>
          <w:numId w:val="8"/>
        </w:numPr>
        <w:rPr>
          <w:sz w:val="24"/>
          <w:szCs w:val="24"/>
          <w:lang w:val="en-US"/>
        </w:rPr>
      </w:pPr>
      <w:r w:rsidRPr="00FE7BD4">
        <w:rPr>
          <w:sz w:val="24"/>
          <w:szCs w:val="24"/>
        </w:rPr>
        <w:t xml:space="preserve">A </w:t>
      </w:r>
      <w:r w:rsidRPr="0024128C">
        <w:rPr>
          <w:b/>
          <w:sz w:val="24"/>
          <w:szCs w:val="24"/>
        </w:rPr>
        <w:t>constant</w:t>
      </w:r>
      <w:r w:rsidRPr="00FE7BD4">
        <w:rPr>
          <w:sz w:val="24"/>
          <w:szCs w:val="24"/>
        </w:rPr>
        <w:t xml:space="preserve"> is a special kind of variable whose value cannot be changed once it is assigned.</w:t>
      </w:r>
      <w:r w:rsidRPr="0024128C" w:rsidR="0024128C">
        <w:rPr>
          <w:sz w:val="24"/>
          <w:szCs w:val="24"/>
        </w:rPr>
        <w:t xml:space="preserve"> </w:t>
      </w:r>
      <w:r w:rsidRPr="00FE7BD4">
        <w:rPr>
          <w:sz w:val="24"/>
          <w:szCs w:val="24"/>
        </w:rPr>
        <w:t>In Java, constants are declared using the keyword final, which means the value is fixed forever. They are useful for storing values that stay the same throughout the program, such as mathematical constants or fixed limits. Constants make your program safer because they prevent accidental modification of important data. They also make your code easier to read since their names clearly show that the value should not be changed.</w:t>
      </w:r>
    </w:p>
    <w:p w:rsidR="00572B12" w:rsidP="0024128C" w:rsidRDefault="00572B12" w14:paraId="716FDFA1" w14:textId="77777777">
      <w:pPr>
        <w:numPr>
          <w:ilvl w:val="0"/>
          <w:numId w:val="0"/>
        </w:numPr>
        <w:rPr>
          <w:sz w:val="24"/>
          <w:szCs w:val="24"/>
          <w:lang w:val="en-US"/>
        </w:rPr>
      </w:pPr>
    </w:p>
    <w:p w:rsidR="00572B12" w:rsidP="0024128C" w:rsidRDefault="00572B12" w14:paraId="2CF44C38" w14:textId="036C9C52">
      <w:pPr>
        <w:numPr>
          <w:ilvl w:val="0"/>
          <w:numId w:val="0"/>
        </w:numPr>
        <w:rPr>
          <w:sz w:val="24"/>
          <w:szCs w:val="24"/>
        </w:rPr>
      </w:pPr>
      <w:r w:rsidRPr="00572B12">
        <w:rPr>
          <w:b/>
          <w:bCs/>
          <w:sz w:val="24"/>
          <w:szCs w:val="24"/>
          <w:lang w:val="en-US"/>
        </w:rPr>
        <w:t>Example:</w:t>
      </w:r>
      <w:r w:rsidR="00F46D9E">
        <w:rPr>
          <w:b/>
          <w:bCs/>
          <w:sz w:val="24"/>
          <w:szCs w:val="24"/>
          <w:lang w:val="en-US"/>
        </w:rPr>
        <w:t xml:space="preserve"> </w:t>
      </w:r>
      <w:r w:rsidRPr="00F46D9E" w:rsidR="00F46D9E">
        <w:rPr>
          <w:sz w:val="24"/>
          <w:szCs w:val="24"/>
        </w:rPr>
        <w:t>If you want to store a value that should never change, such as the number of days in a week, you can use a constant.</w:t>
      </w:r>
    </w:p>
    <w:p w:rsidR="00F46D9E" w:rsidP="0024128C" w:rsidRDefault="00F46D9E" w14:paraId="2DD1A197" w14:textId="51030E2A">
      <w:pPr>
        <w:numPr>
          <w:ilvl w:val="0"/>
          <w:numId w:val="0"/>
        </w:numPr>
        <w:rPr>
          <w:b/>
          <w:sz w:val="24"/>
          <w:szCs w:val="24"/>
        </w:rPr>
      </w:pPr>
      <w:r w:rsidRPr="00AD1AFB">
        <w:rPr>
          <w:b/>
          <w:sz w:val="24"/>
          <w:szCs w:val="24"/>
        </w:rPr>
        <w:t xml:space="preserve">Example </w:t>
      </w:r>
      <w:r w:rsidRPr="00AD1AFB" w:rsidR="00EF6501">
        <w:rPr>
          <w:b/>
          <w:sz w:val="24"/>
          <w:szCs w:val="24"/>
        </w:rPr>
        <w:t>Code:</w:t>
      </w:r>
      <w:r w:rsidR="00AD1AFB">
        <w:rPr>
          <w:b/>
          <w:bCs/>
          <w:sz w:val="24"/>
          <w:szCs w:val="24"/>
        </w:rPr>
        <w:t xml:space="preserve"> </w:t>
      </w:r>
    </w:p>
    <w:p w:rsidRPr="002B5BFD" w:rsidR="002B5BFD" w:rsidP="002B5BFD" w:rsidRDefault="002B5BFD" w14:paraId="1BC79D4F" w14:textId="77777777">
      <w:pPr>
        <w:numPr>
          <w:ilvl w:val="0"/>
          <w:numId w:val="0"/>
        </w:numPr>
        <w:rPr>
          <w:sz w:val="24"/>
          <w:szCs w:val="24"/>
          <w:highlight w:val="darkGray"/>
          <w:lang w:val="en-US"/>
        </w:rPr>
      </w:pPr>
      <w:r w:rsidRPr="002B5BFD">
        <w:rPr>
          <w:sz w:val="24"/>
          <w:szCs w:val="24"/>
          <w:highlight w:val="darkGray"/>
          <w:lang w:val="en-US"/>
        </w:rPr>
        <w:t xml:space="preserve">final int DAYS_IN_WEEK = </w:t>
      </w:r>
      <w:proofErr w:type="gramStart"/>
      <w:r w:rsidRPr="002B5BFD">
        <w:rPr>
          <w:sz w:val="24"/>
          <w:szCs w:val="24"/>
          <w:highlight w:val="darkGray"/>
          <w:lang w:val="en-US"/>
        </w:rPr>
        <w:t>7;</w:t>
      </w:r>
      <w:proofErr w:type="gramEnd"/>
    </w:p>
    <w:p w:rsidR="002B5BFD" w:rsidP="002B5BFD" w:rsidRDefault="002B5BFD" w14:paraId="312DB20B" w14:textId="53EA9951">
      <w:pPr>
        <w:numPr>
          <w:ilvl w:val="0"/>
          <w:numId w:val="0"/>
        </w:numPr>
        <w:rPr>
          <w:sz w:val="24"/>
          <w:szCs w:val="24"/>
          <w:lang w:val="en-US"/>
        </w:rPr>
      </w:pPr>
      <w:proofErr w:type="spellStart"/>
      <w:r w:rsidRPr="002B5BFD">
        <w:rPr>
          <w:sz w:val="24"/>
          <w:szCs w:val="24"/>
          <w:highlight w:val="darkGray"/>
          <w:lang w:val="en-US"/>
        </w:rPr>
        <w:t>System.out.println</w:t>
      </w:r>
      <w:proofErr w:type="spellEnd"/>
      <w:r w:rsidRPr="002B5BFD">
        <w:rPr>
          <w:sz w:val="24"/>
          <w:szCs w:val="24"/>
          <w:highlight w:val="darkGray"/>
          <w:lang w:val="en-US"/>
        </w:rPr>
        <w:t>("There are " + DAYS_IN_WEEK + " days in a week."</w:t>
      </w:r>
      <w:proofErr w:type="gramStart"/>
      <w:r w:rsidRPr="002B5BFD">
        <w:rPr>
          <w:sz w:val="24"/>
          <w:szCs w:val="24"/>
          <w:highlight w:val="darkGray"/>
          <w:lang w:val="en-US"/>
        </w:rPr>
        <w:t>);</w:t>
      </w:r>
      <w:proofErr w:type="gramEnd"/>
    </w:p>
    <w:p w:rsidRPr="002B5BFD" w:rsidR="002B5BFD" w:rsidP="002B5BFD" w:rsidRDefault="002B5BFD" w14:paraId="22690772" w14:textId="03D7D2EE">
      <w:pPr>
        <w:numPr>
          <w:ilvl w:val="0"/>
          <w:numId w:val="0"/>
        </w:numPr>
        <w:rPr>
          <w:b/>
          <w:bCs/>
          <w:sz w:val="24"/>
          <w:szCs w:val="24"/>
          <w:lang w:val="en-US"/>
        </w:rPr>
      </w:pPr>
      <w:r w:rsidRPr="002B5BFD">
        <w:rPr>
          <w:b/>
          <w:bCs/>
          <w:sz w:val="24"/>
          <w:szCs w:val="24"/>
          <w:lang w:val="en-US"/>
        </w:rPr>
        <w:t>Output:</w:t>
      </w:r>
    </w:p>
    <w:p w:rsidR="002B5BFD" w:rsidP="002B5BFD" w:rsidRDefault="002B5BFD" w14:paraId="2A50F663" w14:textId="585B95EC">
      <w:pPr>
        <w:numPr>
          <w:ilvl w:val="0"/>
          <w:numId w:val="0"/>
        </w:numPr>
        <w:rPr>
          <w:sz w:val="24"/>
          <w:szCs w:val="24"/>
          <w:lang w:val="en-US"/>
        </w:rPr>
      </w:pPr>
      <w:r w:rsidRPr="002B5BFD">
        <w:rPr>
          <w:sz w:val="24"/>
          <w:szCs w:val="24"/>
          <w:highlight w:val="darkGray"/>
          <w:lang w:val="en-US"/>
        </w:rPr>
        <w:t xml:space="preserve">There are 7 </w:t>
      </w:r>
      <w:proofErr w:type="gramStart"/>
      <w:r w:rsidRPr="002B5BFD">
        <w:rPr>
          <w:sz w:val="24"/>
          <w:szCs w:val="24"/>
          <w:highlight w:val="darkGray"/>
          <w:lang w:val="en-US"/>
        </w:rPr>
        <w:t>days in</w:t>
      </w:r>
      <w:proofErr w:type="gramEnd"/>
      <w:r w:rsidRPr="002B5BFD">
        <w:rPr>
          <w:sz w:val="24"/>
          <w:szCs w:val="24"/>
          <w:highlight w:val="darkGray"/>
          <w:lang w:val="en-US"/>
        </w:rPr>
        <w:t xml:space="preserve"> a week.</w:t>
      </w:r>
    </w:p>
    <w:p w:rsidR="00340650" w:rsidP="00340650" w:rsidRDefault="00340650" w14:paraId="52C16996" w14:textId="247E1048">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340650">
        <w:rPr>
          <w:rFonts w:eastAsia="Times New Roman" w:cs="Times New Roman"/>
          <w:b/>
          <w:bCs/>
          <w:kern w:val="0"/>
          <w:sz w:val="24"/>
          <w:szCs w:val="24"/>
          <w:lang w:eastAsia="en-PH"/>
          <w14:ligatures w14:val="none"/>
        </w:rPr>
        <w:t>Explanation:</w:t>
      </w:r>
      <w:r w:rsidRPr="00340650">
        <w:rPr>
          <w:rFonts w:eastAsia="Times New Roman" w:cs="Times New Roman"/>
          <w:kern w:val="0"/>
          <w:sz w:val="24"/>
          <w:szCs w:val="24"/>
          <w:lang w:eastAsia="en-PH"/>
          <w14:ligatures w14:val="none"/>
        </w:rPr>
        <w:t xml:space="preserve"> The keyword </w:t>
      </w:r>
      <w:r w:rsidRPr="00340650">
        <w:rPr>
          <w:rFonts w:eastAsia="Times New Roman" w:cs="Courier New"/>
          <w:kern w:val="0"/>
          <w:sz w:val="20"/>
          <w:szCs w:val="20"/>
          <w:highlight w:val="darkGray"/>
          <w:lang w:eastAsia="en-PH"/>
          <w14:ligatures w14:val="none"/>
        </w:rPr>
        <w:t>final</w:t>
      </w:r>
      <w:r w:rsidRPr="00340650">
        <w:rPr>
          <w:rFonts w:eastAsia="Times New Roman" w:cs="Times New Roman"/>
          <w:kern w:val="0"/>
          <w:sz w:val="24"/>
          <w:szCs w:val="24"/>
          <w:lang w:eastAsia="en-PH"/>
          <w14:ligatures w14:val="none"/>
        </w:rPr>
        <w:t xml:space="preserve"> tells Java that the variable is a constant and cannot be reassigned a new value. The name </w:t>
      </w:r>
      <w:r w:rsidRPr="00340650">
        <w:rPr>
          <w:rFonts w:eastAsia="Times New Roman" w:cs="Courier New"/>
          <w:kern w:val="0"/>
          <w:sz w:val="20"/>
          <w:szCs w:val="20"/>
          <w:highlight w:val="darkGray"/>
          <w:lang w:eastAsia="en-PH"/>
          <w14:ligatures w14:val="none"/>
        </w:rPr>
        <w:t>DAYS_IN_WEEK</w:t>
      </w:r>
      <w:r w:rsidRPr="00340650">
        <w:rPr>
          <w:rFonts w:eastAsia="Times New Roman" w:cs="Times New Roman"/>
          <w:kern w:val="0"/>
          <w:sz w:val="24"/>
          <w:szCs w:val="24"/>
          <w:lang w:eastAsia="en-PH"/>
          <w14:ligatures w14:val="none"/>
        </w:rPr>
        <w:t xml:space="preserve"> follows the uppercase naming style, which is the convention for constants. If you try to change it, the program will display an error during compilation. Constants are best used for values like </w:t>
      </w:r>
      <w:r w:rsidRPr="00340650">
        <w:rPr>
          <w:rFonts w:eastAsia="Times New Roman" w:cs="Courier New"/>
          <w:kern w:val="0"/>
          <w:sz w:val="20"/>
          <w:szCs w:val="20"/>
          <w:highlight w:val="darkGray"/>
          <w:lang w:eastAsia="en-PH"/>
          <w14:ligatures w14:val="none"/>
        </w:rPr>
        <w:t>PI</w:t>
      </w:r>
      <w:r w:rsidRPr="00340650">
        <w:rPr>
          <w:rFonts w:eastAsia="Times New Roman" w:cs="Times New Roman"/>
          <w:kern w:val="0"/>
          <w:sz w:val="24"/>
          <w:szCs w:val="24"/>
          <w:lang w:eastAsia="en-PH"/>
          <w14:ligatures w14:val="none"/>
        </w:rPr>
        <w:t>, tax rates, or configuration limits. They help reduce bugs and make your code easier to maintain.</w:t>
      </w:r>
    </w:p>
    <w:p w:rsidR="00340650" w:rsidP="00340650" w:rsidRDefault="00340650" w14:paraId="54A17B4F"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340650" w:rsidP="00340650" w:rsidRDefault="001979A2" w14:paraId="0B946123" w14:textId="59C4272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1979A2">
        <w:rPr>
          <w:rFonts w:eastAsia="Times New Roman" w:cs="Times New Roman"/>
          <w:b/>
          <w:bCs/>
          <w:kern w:val="0"/>
          <w:sz w:val="24"/>
          <w:szCs w:val="24"/>
          <w:lang w:eastAsia="en-PH"/>
          <w14:ligatures w14:val="none"/>
        </w:rPr>
        <w:t>Difference Between Variables and Constants</w:t>
      </w:r>
    </w:p>
    <w:tbl>
      <w:tblPr>
        <w:tblStyle w:val="TableGrid"/>
        <w:tblW w:w="0" w:type="auto"/>
        <w:tblLook w:val="04A0" w:firstRow="1" w:lastRow="0" w:firstColumn="1" w:lastColumn="0" w:noHBand="0" w:noVBand="1"/>
      </w:tblPr>
      <w:tblGrid>
        <w:gridCol w:w="2671"/>
        <w:gridCol w:w="2725"/>
        <w:gridCol w:w="3964"/>
      </w:tblGrid>
      <w:tr w:rsidR="001979A2" w:rsidTr="001979A2" w14:paraId="477532C0" w14:textId="77777777">
        <w:tc>
          <w:tcPr>
            <w:tcW w:w="3116" w:type="dxa"/>
          </w:tcPr>
          <w:p w:rsidR="001979A2" w:rsidP="00340650" w:rsidRDefault="001979A2" w14:paraId="1357F974" w14:textId="3283ACD7">
            <w:pPr>
              <w:numPr>
                <w:ilvl w:val="0"/>
                <w:numId w:val="0"/>
              </w:numPr>
              <w:spacing w:before="100" w:beforeAutospacing="1" w:after="100" w:afterAutospacing="1"/>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Feature</w:t>
            </w:r>
          </w:p>
        </w:tc>
        <w:tc>
          <w:tcPr>
            <w:tcW w:w="3117" w:type="dxa"/>
          </w:tcPr>
          <w:p w:rsidR="001979A2" w:rsidP="00340650" w:rsidRDefault="001979A2" w14:paraId="31099F4C" w14:textId="3B575434">
            <w:pPr>
              <w:numPr>
                <w:ilvl w:val="0"/>
                <w:numId w:val="0"/>
              </w:numPr>
              <w:spacing w:before="100" w:beforeAutospacing="1" w:after="100" w:afterAutospacing="1"/>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Variable</w:t>
            </w:r>
          </w:p>
        </w:tc>
        <w:tc>
          <w:tcPr>
            <w:tcW w:w="3117" w:type="dxa"/>
          </w:tcPr>
          <w:p w:rsidR="001979A2" w:rsidP="00340650" w:rsidRDefault="001979A2" w14:paraId="5930FD60" w14:textId="4204DBCB">
            <w:pPr>
              <w:numPr>
                <w:ilvl w:val="0"/>
                <w:numId w:val="0"/>
              </w:numPr>
              <w:spacing w:before="100" w:beforeAutospacing="1" w:after="100" w:afterAutospacing="1"/>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Constant</w:t>
            </w:r>
          </w:p>
        </w:tc>
      </w:tr>
      <w:tr w:rsidR="001979A2" w:rsidTr="001979A2" w14:paraId="54D9FC2D" w14:textId="77777777">
        <w:tc>
          <w:tcPr>
            <w:tcW w:w="3116" w:type="dxa"/>
          </w:tcPr>
          <w:p w:rsidRPr="00AD6F30" w:rsidR="001979A2" w:rsidP="00340650" w:rsidRDefault="00BD5F76" w14:paraId="7628D8A6" w14:textId="4FA732F8">
            <w:pPr>
              <w:numPr>
                <w:ilvl w:val="0"/>
                <w:numId w:val="0"/>
              </w:numPr>
              <w:spacing w:before="100" w:beforeAutospacing="1" w:after="100" w:afterAutospacing="1"/>
              <w:rPr>
                <w:rFonts w:eastAsia="Times New Roman" w:cs="Times New Roman"/>
                <w:kern w:val="0"/>
                <w:sz w:val="24"/>
                <w:szCs w:val="24"/>
                <w:lang w:eastAsia="en-PH"/>
                <w14:ligatures w14:val="none"/>
              </w:rPr>
            </w:pPr>
            <w:r w:rsidRPr="00AD6F30">
              <w:rPr>
                <w:rFonts w:eastAsia="Times New Roman" w:cs="Times New Roman"/>
                <w:kern w:val="0"/>
                <w:sz w:val="24"/>
                <w:szCs w:val="24"/>
                <w:lang w:eastAsia="en-PH"/>
                <w14:ligatures w14:val="none"/>
              </w:rPr>
              <w:t>Can value change?</w:t>
            </w:r>
          </w:p>
        </w:tc>
        <w:tc>
          <w:tcPr>
            <w:tcW w:w="3117" w:type="dxa"/>
          </w:tcPr>
          <w:p w:rsidRPr="000774A4" w:rsidR="001979A2" w:rsidP="00340650" w:rsidRDefault="00AD6F30" w14:paraId="180C3D89" w14:textId="73548BB4">
            <w:pPr>
              <w:numPr>
                <w:ilvl w:val="0"/>
                <w:numId w:val="0"/>
              </w:numPr>
              <w:spacing w:before="100" w:beforeAutospacing="1" w:after="100" w:afterAutospacing="1"/>
              <w:rPr>
                <w:rFonts w:eastAsia="Times New Roman" w:cs="Times New Roman"/>
                <w:kern w:val="0"/>
                <w:sz w:val="24"/>
                <w:szCs w:val="24"/>
                <w:lang w:eastAsia="en-PH"/>
                <w14:ligatures w14:val="none"/>
              </w:rPr>
            </w:pPr>
            <w:r w:rsidRPr="000774A4">
              <w:rPr>
                <w:rFonts w:eastAsia="Times New Roman" w:cs="Times New Roman"/>
                <w:kern w:val="0"/>
                <w:sz w:val="24"/>
                <w:szCs w:val="24"/>
                <w:lang w:eastAsia="en-PH"/>
                <w14:ligatures w14:val="none"/>
              </w:rPr>
              <w:t>Yes</w:t>
            </w:r>
          </w:p>
        </w:tc>
        <w:tc>
          <w:tcPr>
            <w:tcW w:w="3117" w:type="dxa"/>
          </w:tcPr>
          <w:p w:rsidRPr="000774A4" w:rsidR="001979A2" w:rsidP="00340650" w:rsidRDefault="00AD6F30" w14:paraId="28A17388" w14:textId="227A5EE7">
            <w:pPr>
              <w:numPr>
                <w:ilvl w:val="0"/>
                <w:numId w:val="0"/>
              </w:numPr>
              <w:spacing w:before="100" w:beforeAutospacing="1" w:after="100" w:afterAutospacing="1"/>
              <w:rPr>
                <w:rFonts w:eastAsia="Times New Roman" w:cs="Times New Roman"/>
                <w:kern w:val="0"/>
                <w:sz w:val="24"/>
                <w:szCs w:val="24"/>
                <w:lang w:eastAsia="en-PH"/>
                <w14:ligatures w14:val="none"/>
              </w:rPr>
            </w:pPr>
            <w:r w:rsidRPr="000774A4">
              <w:rPr>
                <w:rFonts w:eastAsia="Times New Roman" w:cs="Times New Roman"/>
                <w:kern w:val="0"/>
                <w:sz w:val="24"/>
                <w:szCs w:val="24"/>
                <w:lang w:eastAsia="en-PH"/>
                <w14:ligatures w14:val="none"/>
              </w:rPr>
              <w:t>No</w:t>
            </w:r>
          </w:p>
        </w:tc>
      </w:tr>
      <w:tr w:rsidR="001979A2" w:rsidTr="001979A2" w14:paraId="53B35851" w14:textId="77777777">
        <w:tc>
          <w:tcPr>
            <w:tcW w:w="3116" w:type="dxa"/>
          </w:tcPr>
          <w:p w:rsidRPr="00AD6F30" w:rsidR="001979A2" w:rsidP="00340650" w:rsidRDefault="00FC7A45" w14:paraId="49AC2709" w14:textId="79BCCB81">
            <w:pPr>
              <w:numPr>
                <w:ilvl w:val="0"/>
                <w:numId w:val="0"/>
              </w:numPr>
              <w:spacing w:before="100" w:beforeAutospacing="1" w:after="100" w:afterAutospacing="1"/>
              <w:rPr>
                <w:rFonts w:eastAsia="Times New Roman" w:cs="Times New Roman"/>
                <w:kern w:val="0"/>
                <w:sz w:val="24"/>
                <w:szCs w:val="24"/>
                <w:lang w:eastAsia="en-PH"/>
                <w14:ligatures w14:val="none"/>
              </w:rPr>
            </w:pPr>
            <w:r w:rsidRPr="00AD6F30">
              <w:rPr>
                <w:rFonts w:eastAsia="Times New Roman" w:cs="Times New Roman"/>
                <w:kern w:val="0"/>
                <w:sz w:val="24"/>
                <w:szCs w:val="24"/>
                <w:lang w:eastAsia="en-PH"/>
                <w14:ligatures w14:val="none"/>
              </w:rPr>
              <w:t>Declared using</w:t>
            </w:r>
          </w:p>
        </w:tc>
        <w:tc>
          <w:tcPr>
            <w:tcW w:w="3117" w:type="dxa"/>
          </w:tcPr>
          <w:p w:rsidRPr="000774A4" w:rsidR="001979A2" w:rsidP="00340650" w:rsidRDefault="008D66CB" w14:paraId="6C625231" w14:textId="12E1222F">
            <w:pPr>
              <w:numPr>
                <w:ilvl w:val="0"/>
                <w:numId w:val="0"/>
              </w:numPr>
              <w:spacing w:before="100" w:beforeAutospacing="1" w:after="100" w:afterAutospacing="1"/>
              <w:rPr>
                <w:rFonts w:eastAsia="Times New Roman" w:cs="Times New Roman"/>
                <w:kern w:val="0"/>
                <w:sz w:val="24"/>
                <w:szCs w:val="24"/>
                <w:lang w:eastAsia="en-PH"/>
                <w14:ligatures w14:val="none"/>
              </w:rPr>
            </w:pPr>
            <w:r w:rsidRPr="000774A4">
              <w:rPr>
                <w:rFonts w:eastAsia="Times New Roman" w:cs="Times New Roman"/>
                <w:kern w:val="0"/>
                <w:sz w:val="24"/>
                <w:szCs w:val="24"/>
                <w:lang w:eastAsia="en-PH"/>
                <w14:ligatures w14:val="none"/>
              </w:rPr>
              <w:t>Data type only</w:t>
            </w:r>
          </w:p>
        </w:tc>
        <w:tc>
          <w:tcPr>
            <w:tcW w:w="3117" w:type="dxa"/>
          </w:tcPr>
          <w:p w:rsidRPr="000774A4" w:rsidR="001979A2" w:rsidP="00340650" w:rsidRDefault="000774A4" w14:paraId="12F81E69" w14:textId="6C1F74AC">
            <w:pPr>
              <w:numPr>
                <w:ilvl w:val="0"/>
                <w:numId w:val="0"/>
              </w:numPr>
              <w:spacing w:before="100" w:beforeAutospacing="1" w:after="100" w:afterAutospacing="1"/>
              <w:rPr>
                <w:rFonts w:eastAsia="Times New Roman" w:cs="Times New Roman"/>
                <w:kern w:val="0"/>
                <w:sz w:val="24"/>
                <w:szCs w:val="24"/>
                <w:lang w:eastAsia="en-PH"/>
                <w14:ligatures w14:val="none"/>
              </w:rPr>
            </w:pPr>
            <w:r w:rsidRPr="002160B6">
              <w:rPr>
                <w:rFonts w:eastAsia="Times New Roman" w:cs="Times New Roman"/>
                <w:kern w:val="0"/>
                <w:sz w:val="24"/>
                <w:szCs w:val="24"/>
                <w:highlight w:val="darkGray"/>
                <w:lang w:eastAsia="en-PH"/>
                <w14:ligatures w14:val="none"/>
              </w:rPr>
              <w:t>final</w:t>
            </w:r>
            <w:r w:rsidRPr="000774A4">
              <w:rPr>
                <w:rFonts w:eastAsia="Times New Roman" w:cs="Times New Roman"/>
                <w:kern w:val="0"/>
                <w:sz w:val="24"/>
                <w:szCs w:val="24"/>
                <w:lang w:eastAsia="en-PH"/>
                <w14:ligatures w14:val="none"/>
              </w:rPr>
              <w:t xml:space="preserve"> + data type</w:t>
            </w:r>
          </w:p>
        </w:tc>
      </w:tr>
      <w:tr w:rsidR="001979A2" w:rsidTr="001979A2" w14:paraId="772E77CA" w14:textId="77777777">
        <w:tc>
          <w:tcPr>
            <w:tcW w:w="3116" w:type="dxa"/>
          </w:tcPr>
          <w:p w:rsidRPr="00AD6F30" w:rsidR="001979A2" w:rsidP="00340650" w:rsidRDefault="00FC7A45" w14:paraId="225001C8" w14:textId="72F3103D">
            <w:pPr>
              <w:numPr>
                <w:ilvl w:val="0"/>
                <w:numId w:val="0"/>
              </w:numPr>
              <w:spacing w:before="100" w:beforeAutospacing="1" w:after="100" w:afterAutospacing="1"/>
              <w:rPr>
                <w:rFonts w:eastAsia="Times New Roman" w:cs="Times New Roman"/>
                <w:kern w:val="0"/>
                <w:sz w:val="24"/>
                <w:szCs w:val="24"/>
                <w:lang w:eastAsia="en-PH"/>
                <w14:ligatures w14:val="none"/>
              </w:rPr>
            </w:pPr>
            <w:r w:rsidRPr="00AD6F30">
              <w:rPr>
                <w:rFonts w:eastAsia="Times New Roman" w:cs="Times New Roman"/>
                <w:kern w:val="0"/>
                <w:sz w:val="24"/>
                <w:szCs w:val="24"/>
                <w:lang w:eastAsia="en-PH"/>
                <w14:ligatures w14:val="none"/>
              </w:rPr>
              <w:t>Naming Style</w:t>
            </w:r>
          </w:p>
        </w:tc>
        <w:tc>
          <w:tcPr>
            <w:tcW w:w="3117" w:type="dxa"/>
          </w:tcPr>
          <w:p w:rsidRPr="000774A4" w:rsidR="001979A2" w:rsidP="00340650" w:rsidRDefault="008E3E6A" w14:paraId="72610DC6" w14:textId="00698B76">
            <w:pPr>
              <w:numPr>
                <w:ilvl w:val="0"/>
                <w:numId w:val="0"/>
              </w:numPr>
              <w:spacing w:before="100" w:beforeAutospacing="1" w:after="100" w:afterAutospacing="1"/>
              <w:rPr>
                <w:rFonts w:eastAsia="Times New Roman" w:cs="Times New Roman"/>
                <w:kern w:val="0"/>
                <w:sz w:val="24"/>
                <w:szCs w:val="24"/>
                <w:lang w:eastAsia="en-PH"/>
                <w14:ligatures w14:val="none"/>
              </w:rPr>
            </w:pPr>
            <w:r w:rsidRPr="000774A4">
              <w:rPr>
                <w:rFonts w:eastAsia="Times New Roman" w:cs="Times New Roman"/>
                <w:kern w:val="0"/>
                <w:sz w:val="24"/>
                <w:szCs w:val="24"/>
                <w:lang w:eastAsia="en-PH"/>
                <w14:ligatures w14:val="none"/>
              </w:rPr>
              <w:t>lowercase or camelCase</w:t>
            </w:r>
          </w:p>
        </w:tc>
        <w:tc>
          <w:tcPr>
            <w:tcW w:w="3117" w:type="dxa"/>
          </w:tcPr>
          <w:p w:rsidRPr="000774A4" w:rsidR="001979A2" w:rsidP="00340650" w:rsidRDefault="000774A4" w14:paraId="105A6702" w14:textId="7E83E476">
            <w:pPr>
              <w:numPr>
                <w:ilvl w:val="0"/>
                <w:numId w:val="0"/>
              </w:numPr>
              <w:spacing w:before="100" w:beforeAutospacing="1" w:after="100" w:afterAutospacing="1"/>
              <w:rPr>
                <w:rFonts w:eastAsia="Times New Roman" w:cs="Times New Roman"/>
                <w:kern w:val="0"/>
                <w:sz w:val="24"/>
                <w:szCs w:val="24"/>
                <w:lang w:eastAsia="en-PH"/>
                <w14:ligatures w14:val="none"/>
              </w:rPr>
            </w:pPr>
            <w:r w:rsidRPr="000774A4">
              <w:rPr>
                <w:rFonts w:eastAsia="Times New Roman" w:cs="Times New Roman"/>
                <w:kern w:val="0"/>
                <w:sz w:val="24"/>
                <w:szCs w:val="24"/>
                <w:lang w:eastAsia="en-PH"/>
                <w14:ligatures w14:val="none"/>
              </w:rPr>
              <w:t>UPPERCASE_WITH_UNDERSCORES</w:t>
            </w:r>
          </w:p>
        </w:tc>
      </w:tr>
      <w:tr w:rsidR="001979A2" w:rsidTr="001979A2" w14:paraId="30F5E9ED" w14:textId="77777777">
        <w:tc>
          <w:tcPr>
            <w:tcW w:w="3116" w:type="dxa"/>
          </w:tcPr>
          <w:p w:rsidRPr="00AD6F30" w:rsidR="001979A2" w:rsidP="00340650" w:rsidRDefault="00AD6F30" w14:paraId="4CB665D6" w14:textId="05637496">
            <w:pPr>
              <w:numPr>
                <w:ilvl w:val="0"/>
                <w:numId w:val="0"/>
              </w:numPr>
              <w:spacing w:before="100" w:beforeAutospacing="1" w:after="100" w:afterAutospacing="1"/>
              <w:rPr>
                <w:rFonts w:eastAsia="Times New Roman" w:cs="Times New Roman"/>
                <w:kern w:val="0"/>
                <w:sz w:val="24"/>
                <w:szCs w:val="24"/>
                <w:lang w:eastAsia="en-PH"/>
                <w14:ligatures w14:val="none"/>
              </w:rPr>
            </w:pPr>
            <w:r w:rsidRPr="00AD6F30">
              <w:rPr>
                <w:rFonts w:eastAsia="Times New Roman" w:cs="Times New Roman"/>
                <w:kern w:val="0"/>
                <w:sz w:val="24"/>
                <w:szCs w:val="24"/>
                <w:lang w:eastAsia="en-PH"/>
                <w14:ligatures w14:val="none"/>
              </w:rPr>
              <w:t>Example</w:t>
            </w:r>
          </w:p>
        </w:tc>
        <w:tc>
          <w:tcPr>
            <w:tcW w:w="3117" w:type="dxa"/>
          </w:tcPr>
          <w:p w:rsidRPr="000774A4" w:rsidR="001979A2" w:rsidP="00F55BF9" w:rsidRDefault="00F55BF9" w14:paraId="0C6D9A7D" w14:textId="45650B9E">
            <w:pPr>
              <w:numPr>
                <w:ilvl w:val="0"/>
                <w:numId w:val="0"/>
              </w:numPr>
              <w:spacing w:before="100" w:beforeAutospacing="1" w:after="100" w:afterAutospacing="1"/>
              <w:rPr>
                <w:rFonts w:eastAsia="Times New Roman" w:cs="Times New Roman"/>
                <w:kern w:val="0"/>
                <w:sz w:val="24"/>
                <w:szCs w:val="24"/>
                <w:lang w:eastAsia="en-PH"/>
                <w14:ligatures w14:val="none"/>
              </w:rPr>
            </w:pPr>
            <w:r w:rsidRPr="002160B6">
              <w:rPr>
                <w:rFonts w:eastAsia="Times New Roman" w:cs="Times New Roman"/>
                <w:kern w:val="0"/>
                <w:sz w:val="24"/>
                <w:szCs w:val="24"/>
                <w:highlight w:val="darkGray"/>
                <w:lang w:eastAsia="en-PH"/>
                <w14:ligatures w14:val="none"/>
              </w:rPr>
              <w:t>int score = 100;</w:t>
            </w:r>
          </w:p>
        </w:tc>
        <w:tc>
          <w:tcPr>
            <w:tcW w:w="3117" w:type="dxa"/>
          </w:tcPr>
          <w:p w:rsidRPr="002160B6" w:rsidR="001979A2" w:rsidP="000774A4" w:rsidRDefault="000774A4" w14:paraId="63CC556C" w14:textId="68E30C92">
            <w:pPr>
              <w:numPr>
                <w:ilvl w:val="0"/>
                <w:numId w:val="0"/>
              </w:numPr>
              <w:rPr>
                <w:b/>
              </w:rPr>
            </w:pPr>
            <w:r w:rsidRPr="002160B6">
              <w:rPr>
                <w:rStyle w:val="HTMLCode"/>
                <w:rFonts w:asciiTheme="minorHAnsi" w:hAnsiTheme="minorHAnsi" w:eastAsiaTheme="majorEastAsia"/>
                <w:b/>
              </w:rPr>
              <w:t>final int MAX_SCORE = 100;</w:t>
            </w:r>
          </w:p>
        </w:tc>
      </w:tr>
    </w:tbl>
    <w:p w:rsidRPr="00340650" w:rsidR="001979A2" w:rsidP="00340650" w:rsidRDefault="001979A2" w14:paraId="6FDE1D01"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00126354" w:rsidP="00340650" w:rsidRDefault="00126354" w14:paraId="715F2C69"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Pr="002160B6" w:rsidR="002160B6" w:rsidP="002160B6" w:rsidRDefault="002160B6" w14:paraId="55CF4D12"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2160B6">
        <w:rPr>
          <w:rFonts w:eastAsia="Times New Roman" w:cs="Times New Roman"/>
          <w:b/>
          <w:bCs/>
          <w:kern w:val="0"/>
          <w:sz w:val="24"/>
          <w:szCs w:val="24"/>
          <w:lang w:eastAsia="en-PH"/>
          <w14:ligatures w14:val="none"/>
        </w:rPr>
        <w:t>Tips:</w:t>
      </w:r>
    </w:p>
    <w:p w:rsidRPr="002160B6" w:rsidR="002160B6" w:rsidP="00623EE5" w:rsidRDefault="002160B6" w14:paraId="0CCC8409" w14:textId="77777777">
      <w:pPr>
        <w:numPr>
          <w:ilvl w:val="0"/>
          <w:numId w:val="22"/>
        </w:numPr>
        <w:tabs>
          <w:tab w:val="num" w:pos="720"/>
        </w:tabs>
        <w:spacing w:before="100" w:beforeAutospacing="1" w:after="100" w:afterAutospacing="1" w:line="240" w:lineRule="auto"/>
        <w:rPr>
          <w:rFonts w:eastAsia="Times New Roman" w:cs="Times New Roman"/>
          <w:kern w:val="0"/>
          <w:sz w:val="24"/>
          <w:szCs w:val="24"/>
          <w:lang w:eastAsia="en-PH"/>
          <w14:ligatures w14:val="none"/>
        </w:rPr>
      </w:pPr>
      <w:r w:rsidRPr="002160B6">
        <w:rPr>
          <w:rFonts w:eastAsia="Times New Roman" w:cs="Times New Roman"/>
          <w:kern w:val="0"/>
          <w:sz w:val="24"/>
          <w:szCs w:val="24"/>
          <w:lang w:eastAsia="en-PH"/>
          <w14:ligatures w14:val="none"/>
        </w:rPr>
        <w:t>Always initialize your variables before using them to avoid errors.</w:t>
      </w:r>
    </w:p>
    <w:p w:rsidRPr="002160B6" w:rsidR="002160B6" w:rsidP="00623EE5" w:rsidRDefault="002160B6" w14:paraId="1CF1F9B4" w14:textId="77777777">
      <w:pPr>
        <w:numPr>
          <w:ilvl w:val="0"/>
          <w:numId w:val="22"/>
        </w:numPr>
        <w:tabs>
          <w:tab w:val="num" w:pos="720"/>
        </w:tabs>
        <w:spacing w:before="100" w:beforeAutospacing="1" w:after="100" w:afterAutospacing="1" w:line="240" w:lineRule="auto"/>
        <w:rPr>
          <w:rFonts w:eastAsia="Times New Roman" w:cs="Times New Roman"/>
          <w:kern w:val="0"/>
          <w:sz w:val="24"/>
          <w:szCs w:val="24"/>
          <w:lang w:eastAsia="en-PH"/>
          <w14:ligatures w14:val="none"/>
        </w:rPr>
      </w:pPr>
      <w:r w:rsidRPr="002160B6">
        <w:rPr>
          <w:rFonts w:eastAsia="Times New Roman" w:cs="Times New Roman"/>
          <w:kern w:val="0"/>
          <w:sz w:val="24"/>
          <w:szCs w:val="24"/>
          <w:lang w:eastAsia="en-PH"/>
          <w14:ligatures w14:val="none"/>
        </w:rPr>
        <w:t>Use constants for values that must never change, like fixed rates or limits.</w:t>
      </w:r>
    </w:p>
    <w:p w:rsidRPr="002160B6" w:rsidR="002160B6" w:rsidP="00623EE5" w:rsidRDefault="002160B6" w14:paraId="0A053D38" w14:textId="77777777">
      <w:pPr>
        <w:numPr>
          <w:ilvl w:val="0"/>
          <w:numId w:val="22"/>
        </w:numPr>
        <w:tabs>
          <w:tab w:val="num" w:pos="720"/>
        </w:tabs>
        <w:spacing w:before="100" w:beforeAutospacing="1" w:after="100" w:afterAutospacing="1" w:line="240" w:lineRule="auto"/>
        <w:rPr>
          <w:rFonts w:eastAsia="Times New Roman" w:cs="Times New Roman"/>
          <w:kern w:val="0"/>
          <w:sz w:val="24"/>
          <w:szCs w:val="24"/>
          <w:lang w:eastAsia="en-PH"/>
          <w14:ligatures w14:val="none"/>
        </w:rPr>
      </w:pPr>
      <w:r w:rsidRPr="002160B6">
        <w:rPr>
          <w:rFonts w:eastAsia="Times New Roman" w:cs="Times New Roman"/>
          <w:kern w:val="0"/>
          <w:sz w:val="24"/>
          <w:szCs w:val="24"/>
          <w:lang w:eastAsia="en-PH"/>
          <w14:ligatures w14:val="none"/>
        </w:rPr>
        <w:t>Choose clear and descriptive names for variables so that your code is easy to read.</w:t>
      </w:r>
    </w:p>
    <w:p w:rsidRPr="002160B6" w:rsidR="002160B6" w:rsidP="00623EE5" w:rsidRDefault="002160B6" w14:paraId="060A441F" w14:textId="77777777">
      <w:pPr>
        <w:numPr>
          <w:ilvl w:val="0"/>
          <w:numId w:val="22"/>
        </w:numPr>
        <w:tabs>
          <w:tab w:val="num" w:pos="720"/>
        </w:tabs>
        <w:spacing w:before="100" w:beforeAutospacing="1" w:after="100" w:afterAutospacing="1" w:line="240" w:lineRule="auto"/>
        <w:rPr>
          <w:rFonts w:eastAsia="Times New Roman" w:cs="Times New Roman"/>
          <w:kern w:val="0"/>
          <w:sz w:val="24"/>
          <w:szCs w:val="24"/>
          <w:lang w:eastAsia="en-PH"/>
          <w14:ligatures w14:val="none"/>
        </w:rPr>
      </w:pPr>
      <w:r w:rsidRPr="002160B6">
        <w:rPr>
          <w:rFonts w:eastAsia="Times New Roman" w:cs="Times New Roman"/>
          <w:kern w:val="0"/>
          <w:sz w:val="24"/>
          <w:szCs w:val="24"/>
          <w:lang w:eastAsia="en-PH"/>
          <w14:ligatures w14:val="none"/>
        </w:rPr>
        <w:t>Follow Java naming conventions: use camelCase for variables and UPPER_CASE for constants.</w:t>
      </w:r>
    </w:p>
    <w:p w:rsidRPr="002160B6" w:rsidR="002160B6" w:rsidP="00623EE5" w:rsidRDefault="002160B6" w14:paraId="52E40445" w14:textId="77777777">
      <w:pPr>
        <w:numPr>
          <w:ilvl w:val="0"/>
          <w:numId w:val="22"/>
        </w:numPr>
        <w:tabs>
          <w:tab w:val="num" w:pos="720"/>
        </w:tabs>
        <w:spacing w:before="100" w:beforeAutospacing="1" w:after="100" w:afterAutospacing="1" w:line="240" w:lineRule="auto"/>
        <w:rPr>
          <w:rFonts w:eastAsia="Times New Roman" w:cs="Times New Roman"/>
          <w:kern w:val="0"/>
          <w:sz w:val="24"/>
          <w:szCs w:val="24"/>
          <w:lang w:eastAsia="en-PH"/>
          <w14:ligatures w14:val="none"/>
        </w:rPr>
      </w:pPr>
      <w:r w:rsidRPr="002160B6">
        <w:rPr>
          <w:rFonts w:eastAsia="Times New Roman" w:cs="Times New Roman"/>
          <w:kern w:val="0"/>
          <w:sz w:val="24"/>
          <w:szCs w:val="24"/>
          <w:lang w:eastAsia="en-PH"/>
          <w14:ligatures w14:val="none"/>
        </w:rPr>
        <w:t>Keep your variables within the smallest possible scope (inside methods or blocks) to avoid confusion and improve performance.</w:t>
      </w:r>
    </w:p>
    <w:p w:rsidRPr="000E7687" w:rsidR="0034335C" w:rsidP="00931C1D" w:rsidRDefault="001B0F59" w14:paraId="52F4BC87" w14:textId="64792130">
      <w:pPr>
        <w:numPr>
          <w:ilvl w:val="0"/>
          <w:numId w:val="0"/>
        </w:numPr>
        <w:rPr>
          <w:sz w:val="24"/>
          <w:szCs w:val="24"/>
          <w:lang w:val="en-US"/>
        </w:rPr>
      </w:pPr>
      <w:r>
        <w:rPr>
          <w:sz w:val="24"/>
          <w:szCs w:val="24"/>
          <w:lang w:val="en-US"/>
        </w:rPr>
        <w:t xml:space="preserve">Vide link: </w:t>
      </w:r>
      <w:hyperlink w:tgtFrame="_blank" w:history="1" r:id="rId15">
        <w:r w:rsidRPr="00931C1D" w:rsidR="00931C1D">
          <w:rPr>
            <w:rStyle w:val="Hyperlink"/>
            <w:b/>
            <w:bCs/>
            <w:sz w:val="24"/>
            <w:szCs w:val="24"/>
            <w:lang w:val="en-US"/>
          </w:rPr>
          <w:t>https://youtu.be/Ccc-Sk8qMAQ?si=SX1kpk38M_aOWEAx</w:t>
        </w:r>
      </w:hyperlink>
      <w:r w:rsidR="00931C1D">
        <w:rPr>
          <w:sz w:val="24"/>
          <w:szCs w:val="24"/>
          <w:lang w:val="en-US"/>
        </w:rPr>
        <w:t xml:space="preserve"> </w:t>
      </w:r>
      <w:r w:rsidRPr="00931C1D" w:rsidR="00931C1D">
        <w:rPr>
          <w:sz w:val="24"/>
          <w:szCs w:val="24"/>
          <w:lang w:val="en-US"/>
        </w:rPr>
        <w:t>(Constant)</w:t>
      </w:r>
      <w:r w:rsidR="00931C1D">
        <w:rPr>
          <w:sz w:val="24"/>
          <w:szCs w:val="24"/>
          <w:lang w:val="en-US"/>
        </w:rPr>
        <w:t xml:space="preserve"> </w:t>
      </w:r>
      <w:hyperlink w:tgtFrame="_blank" w:history="1" r:id="rId16">
        <w:r w:rsidRPr="00931C1D" w:rsidR="00931C1D">
          <w:rPr>
            <w:rStyle w:val="Hyperlink"/>
            <w:b/>
            <w:bCs/>
            <w:sz w:val="24"/>
            <w:szCs w:val="24"/>
            <w:lang w:val="en-US"/>
          </w:rPr>
          <w:t>https://youtu.be/N8LDSryePuc?si=qfsDo2_5poEYwJpC</w:t>
        </w:r>
      </w:hyperlink>
      <w:r w:rsidR="00931C1D">
        <w:rPr>
          <w:sz w:val="24"/>
          <w:szCs w:val="24"/>
          <w:lang w:val="en-US"/>
        </w:rPr>
        <w:t xml:space="preserve"> </w:t>
      </w:r>
      <w:r w:rsidRPr="00931C1D" w:rsidR="00931C1D">
        <w:rPr>
          <w:sz w:val="24"/>
          <w:szCs w:val="24"/>
          <w:lang w:val="en-US"/>
        </w:rPr>
        <w:t>(Variable)</w:t>
      </w:r>
    </w:p>
    <w:p w:rsidR="00D84559" w:rsidP="00623EE5" w:rsidRDefault="00A17DCE" w14:paraId="73B18009" w14:textId="38141DA6">
      <w:pPr>
        <w:pStyle w:val="ListParagraph"/>
        <w:numPr>
          <w:ilvl w:val="2"/>
          <w:numId w:val="11"/>
        </w:numPr>
        <w:rPr>
          <w:b/>
          <w:bCs/>
          <w:sz w:val="24"/>
          <w:szCs w:val="24"/>
          <w:lang w:val="en-US"/>
        </w:rPr>
      </w:pPr>
      <w:r w:rsidRPr="00D84559">
        <w:rPr>
          <w:b/>
          <w:bCs/>
          <w:sz w:val="24"/>
          <w:szCs w:val="24"/>
          <w:lang w:val="en-US"/>
        </w:rPr>
        <w:t>B</w:t>
      </w:r>
      <w:r w:rsidRPr="00D84559" w:rsidR="00226080">
        <w:rPr>
          <w:b/>
          <w:bCs/>
          <w:sz w:val="24"/>
          <w:szCs w:val="24"/>
          <w:lang w:val="en-US"/>
        </w:rPr>
        <w:t xml:space="preserve">asic </w:t>
      </w:r>
      <w:r w:rsidRPr="00D84559" w:rsidR="00666B2D">
        <w:rPr>
          <w:b/>
          <w:bCs/>
          <w:sz w:val="24"/>
          <w:szCs w:val="24"/>
          <w:lang w:val="en-US"/>
        </w:rPr>
        <w:t>A</w:t>
      </w:r>
      <w:r w:rsidRPr="00D84559" w:rsidR="009205F0">
        <w:rPr>
          <w:b/>
          <w:bCs/>
          <w:sz w:val="24"/>
          <w:szCs w:val="24"/>
          <w:lang w:val="en-US"/>
        </w:rPr>
        <w:t>rith</w:t>
      </w:r>
      <w:r w:rsidRPr="00D84559" w:rsidR="00051E5E">
        <w:rPr>
          <w:b/>
          <w:bCs/>
          <w:sz w:val="24"/>
          <w:szCs w:val="24"/>
          <w:lang w:val="en-US"/>
        </w:rPr>
        <w:t>metic</w:t>
      </w:r>
      <w:r w:rsidRPr="00D84559" w:rsidR="00EC7DE2">
        <w:rPr>
          <w:b/>
          <w:bCs/>
          <w:sz w:val="24"/>
          <w:szCs w:val="24"/>
          <w:lang w:val="en-US"/>
        </w:rPr>
        <w:t xml:space="preserve"> O</w:t>
      </w:r>
      <w:r w:rsidRPr="00D84559" w:rsidR="007C1E82">
        <w:rPr>
          <w:b/>
          <w:bCs/>
          <w:sz w:val="24"/>
          <w:szCs w:val="24"/>
          <w:lang w:val="en-US"/>
        </w:rPr>
        <w:t>perat</w:t>
      </w:r>
      <w:r w:rsidRPr="00D84559" w:rsidR="00C41617">
        <w:rPr>
          <w:b/>
          <w:bCs/>
          <w:sz w:val="24"/>
          <w:szCs w:val="24"/>
          <w:lang w:val="en-US"/>
        </w:rPr>
        <w:t>ions</w:t>
      </w:r>
    </w:p>
    <w:p w:rsidRPr="008A1AEC" w:rsidR="008A1AEC" w:rsidP="00623EE5" w:rsidRDefault="008A1AEC" w14:paraId="1EA261DE" w14:textId="77777777">
      <w:pPr>
        <w:pStyle w:val="ListParagraph"/>
        <w:numPr>
          <w:ilvl w:val="0"/>
          <w:numId w:val="8"/>
        </w:numPr>
        <w:rPr>
          <w:b/>
          <w:bCs/>
          <w:sz w:val="24"/>
          <w:szCs w:val="24"/>
          <w:lang w:val="en-US"/>
        </w:rPr>
      </w:pPr>
      <w:r w:rsidRPr="008A1AEC">
        <w:rPr>
          <w:sz w:val="24"/>
          <w:szCs w:val="24"/>
        </w:rPr>
        <w:t xml:space="preserve">Arithmetic operations are the </w:t>
      </w:r>
      <w:r w:rsidRPr="008A1AEC">
        <w:rPr>
          <w:b/>
          <w:bCs/>
          <w:sz w:val="24"/>
          <w:szCs w:val="24"/>
        </w:rPr>
        <w:t>foundation of any programming language</w:t>
      </w:r>
      <w:r w:rsidRPr="008A1AEC">
        <w:rPr>
          <w:sz w:val="24"/>
          <w:szCs w:val="24"/>
        </w:rPr>
        <w:t>, including Java. They allow developers to perform mathematical calculations such as addition, subtraction, multiplication, division, and finding the remainder.</w:t>
      </w:r>
    </w:p>
    <w:p w:rsidRPr="008A1AEC" w:rsidR="008A1AEC" w:rsidP="00623EE5" w:rsidRDefault="008A1AEC" w14:paraId="3DAB6614" w14:textId="1E6187C5">
      <w:pPr>
        <w:pStyle w:val="ListParagraph"/>
        <w:numPr>
          <w:ilvl w:val="0"/>
          <w:numId w:val="8"/>
        </w:numPr>
        <w:rPr>
          <w:b/>
          <w:bCs/>
          <w:sz w:val="24"/>
          <w:szCs w:val="24"/>
          <w:lang w:val="en-US"/>
        </w:rPr>
      </w:pPr>
      <w:r w:rsidRPr="008A1AEC">
        <w:rPr>
          <w:sz w:val="24"/>
          <w:szCs w:val="24"/>
        </w:rPr>
        <w:t xml:space="preserve">These operations are performed using </w:t>
      </w:r>
      <w:r w:rsidRPr="008A1AEC">
        <w:rPr>
          <w:b/>
          <w:bCs/>
          <w:sz w:val="24"/>
          <w:szCs w:val="24"/>
        </w:rPr>
        <w:t>arithmetic operators</w:t>
      </w:r>
      <w:r w:rsidRPr="008A1AEC">
        <w:rPr>
          <w:sz w:val="24"/>
          <w:szCs w:val="24"/>
        </w:rPr>
        <w:t>, which are symbols that tell the program what kind of math to do.</w:t>
      </w:r>
    </w:p>
    <w:p w:rsidRPr="00282B90" w:rsidR="008A1AEC" w:rsidP="008A1AEC" w:rsidRDefault="00E5041B" w14:paraId="1C25B8FF" w14:textId="7F5032F0">
      <w:pPr>
        <w:numPr>
          <w:ilvl w:val="0"/>
          <w:numId w:val="0"/>
        </w:numPr>
        <w:rPr>
          <w:b/>
          <w:bCs/>
          <w:color w:val="EE0000"/>
          <w:sz w:val="24"/>
          <w:szCs w:val="24"/>
          <w:lang w:val="en-US"/>
        </w:rPr>
      </w:pPr>
      <w:r w:rsidRPr="00282B90">
        <w:rPr>
          <w:b/>
          <w:bCs/>
          <w:color w:val="EE0000"/>
          <w:sz w:val="24"/>
          <w:szCs w:val="24"/>
          <w:lang w:val="en-US"/>
        </w:rPr>
        <w:t xml:space="preserve">Java </w:t>
      </w:r>
      <w:r w:rsidRPr="00282B90" w:rsidR="00DD4632">
        <w:rPr>
          <w:b/>
          <w:bCs/>
          <w:color w:val="EE0000"/>
          <w:sz w:val="24"/>
          <w:szCs w:val="24"/>
          <w:lang w:val="en-US"/>
        </w:rPr>
        <w:t>Arithmetic</w:t>
      </w:r>
      <w:r w:rsidRPr="00282B90">
        <w:rPr>
          <w:b/>
          <w:bCs/>
          <w:color w:val="EE0000"/>
          <w:sz w:val="24"/>
          <w:szCs w:val="24"/>
          <w:lang w:val="en-US"/>
        </w:rPr>
        <w:t xml:space="preserve"> Operators</w:t>
      </w:r>
    </w:p>
    <w:p w:rsidR="000703D6" w:rsidP="00CC451E" w:rsidRDefault="00CC451E" w14:paraId="47C172A4" w14:textId="49138C89">
      <w:pPr>
        <w:numPr>
          <w:ilvl w:val="0"/>
          <w:numId w:val="0"/>
        </w:numPr>
        <w:ind w:left="540" w:firstLine="180"/>
        <w:rPr>
          <w:sz w:val="24"/>
          <w:szCs w:val="24"/>
        </w:rPr>
      </w:pPr>
      <w:r w:rsidRPr="00CC451E">
        <w:rPr>
          <w:sz w:val="24"/>
          <w:szCs w:val="24"/>
        </w:rPr>
        <w:t>Java provides several built-in arithmetic operators that work with numeric data types like int, double, float, long, etc.</w:t>
      </w:r>
    </w:p>
    <w:tbl>
      <w:tblPr>
        <w:tblStyle w:val="TableGrid"/>
        <w:tblW w:w="0" w:type="auto"/>
        <w:tblLook w:val="04A0" w:firstRow="1" w:lastRow="0" w:firstColumn="1" w:lastColumn="0" w:noHBand="0" w:noVBand="1"/>
      </w:tblPr>
      <w:tblGrid>
        <w:gridCol w:w="1885"/>
        <w:gridCol w:w="2520"/>
        <w:gridCol w:w="2250"/>
        <w:gridCol w:w="2695"/>
      </w:tblGrid>
      <w:tr w:rsidR="00071531" w:rsidTr="005368D3" w14:paraId="21AE67B5" w14:textId="77777777">
        <w:tc>
          <w:tcPr>
            <w:tcW w:w="1885" w:type="dxa"/>
          </w:tcPr>
          <w:p w:rsidRPr="00071531" w:rsidR="00071531" w:rsidP="00071531" w:rsidRDefault="00071531" w14:paraId="5E773698" w14:textId="614A264D">
            <w:pPr>
              <w:numPr>
                <w:ilvl w:val="0"/>
                <w:numId w:val="0"/>
              </w:numPr>
              <w:jc w:val="center"/>
              <w:rPr>
                <w:b/>
                <w:bCs/>
                <w:sz w:val="24"/>
                <w:szCs w:val="24"/>
              </w:rPr>
            </w:pPr>
            <w:r>
              <w:rPr>
                <w:b/>
                <w:bCs/>
                <w:sz w:val="24"/>
                <w:szCs w:val="24"/>
              </w:rPr>
              <w:t>Operator</w:t>
            </w:r>
          </w:p>
        </w:tc>
        <w:tc>
          <w:tcPr>
            <w:tcW w:w="2520" w:type="dxa"/>
          </w:tcPr>
          <w:p w:rsidRPr="00071531" w:rsidR="00071531" w:rsidP="00071531" w:rsidRDefault="00071531" w14:paraId="1E765FE1" w14:textId="10FE5CE6">
            <w:pPr>
              <w:numPr>
                <w:ilvl w:val="0"/>
                <w:numId w:val="0"/>
              </w:numPr>
              <w:jc w:val="center"/>
              <w:rPr>
                <w:b/>
                <w:bCs/>
                <w:sz w:val="24"/>
                <w:szCs w:val="24"/>
              </w:rPr>
            </w:pPr>
            <w:r>
              <w:rPr>
                <w:b/>
                <w:bCs/>
                <w:sz w:val="24"/>
                <w:szCs w:val="24"/>
              </w:rPr>
              <w:t>Description</w:t>
            </w:r>
          </w:p>
        </w:tc>
        <w:tc>
          <w:tcPr>
            <w:tcW w:w="2250" w:type="dxa"/>
          </w:tcPr>
          <w:p w:rsidRPr="00071531" w:rsidR="00071531" w:rsidP="00071531" w:rsidRDefault="00071531" w14:paraId="3E48FB7A" w14:textId="32500BD2">
            <w:pPr>
              <w:numPr>
                <w:ilvl w:val="0"/>
                <w:numId w:val="0"/>
              </w:numPr>
              <w:jc w:val="center"/>
              <w:rPr>
                <w:b/>
                <w:bCs/>
                <w:sz w:val="24"/>
                <w:szCs w:val="24"/>
              </w:rPr>
            </w:pPr>
            <w:r>
              <w:rPr>
                <w:b/>
                <w:bCs/>
                <w:sz w:val="24"/>
                <w:szCs w:val="24"/>
              </w:rPr>
              <w:t>Example</w:t>
            </w:r>
          </w:p>
        </w:tc>
        <w:tc>
          <w:tcPr>
            <w:tcW w:w="2695" w:type="dxa"/>
          </w:tcPr>
          <w:p w:rsidRPr="00071531" w:rsidR="00071531" w:rsidP="00071531" w:rsidRDefault="00071531" w14:paraId="10E44EC4" w14:textId="78524ADF">
            <w:pPr>
              <w:numPr>
                <w:ilvl w:val="0"/>
                <w:numId w:val="0"/>
              </w:numPr>
              <w:jc w:val="center"/>
              <w:rPr>
                <w:b/>
                <w:bCs/>
                <w:sz w:val="24"/>
                <w:szCs w:val="24"/>
              </w:rPr>
            </w:pPr>
            <w:r>
              <w:rPr>
                <w:b/>
                <w:bCs/>
                <w:sz w:val="24"/>
                <w:szCs w:val="24"/>
              </w:rPr>
              <w:t>Result (if a</w:t>
            </w:r>
            <w:r w:rsidR="00B75093">
              <w:rPr>
                <w:b/>
                <w:bCs/>
                <w:sz w:val="24"/>
                <w:szCs w:val="24"/>
              </w:rPr>
              <w:t>=10</w:t>
            </w:r>
            <w:r w:rsidR="005368D3">
              <w:rPr>
                <w:b/>
                <w:bCs/>
                <w:sz w:val="24"/>
                <w:szCs w:val="24"/>
              </w:rPr>
              <w:t>, b=5</w:t>
            </w:r>
          </w:p>
        </w:tc>
      </w:tr>
      <w:tr w:rsidR="00071531" w:rsidTr="005368D3" w14:paraId="47C8202D" w14:textId="77777777">
        <w:tc>
          <w:tcPr>
            <w:tcW w:w="1885" w:type="dxa"/>
          </w:tcPr>
          <w:p w:rsidR="00071531" w:rsidP="00071531" w:rsidRDefault="005368D3" w14:paraId="3ACD4E91" w14:textId="7A573C1E">
            <w:pPr>
              <w:numPr>
                <w:ilvl w:val="0"/>
                <w:numId w:val="0"/>
              </w:numPr>
              <w:jc w:val="center"/>
              <w:rPr>
                <w:sz w:val="24"/>
                <w:szCs w:val="24"/>
              </w:rPr>
            </w:pPr>
            <w:r>
              <w:rPr>
                <w:sz w:val="24"/>
                <w:szCs w:val="24"/>
              </w:rPr>
              <w:t>+</w:t>
            </w:r>
          </w:p>
        </w:tc>
        <w:tc>
          <w:tcPr>
            <w:tcW w:w="2520" w:type="dxa"/>
          </w:tcPr>
          <w:p w:rsidR="00071531" w:rsidP="00071531" w:rsidRDefault="00BB1A1B" w14:paraId="714BD2E9" w14:textId="07253B68">
            <w:pPr>
              <w:numPr>
                <w:ilvl w:val="0"/>
                <w:numId w:val="0"/>
              </w:numPr>
              <w:jc w:val="center"/>
              <w:rPr>
                <w:sz w:val="24"/>
                <w:szCs w:val="24"/>
              </w:rPr>
            </w:pPr>
            <w:r>
              <w:rPr>
                <w:sz w:val="24"/>
                <w:szCs w:val="24"/>
              </w:rPr>
              <w:t>Addition</w:t>
            </w:r>
          </w:p>
        </w:tc>
        <w:tc>
          <w:tcPr>
            <w:tcW w:w="2250" w:type="dxa"/>
          </w:tcPr>
          <w:p w:rsidR="00071531" w:rsidP="00071531" w:rsidRDefault="00BB1A1B" w14:paraId="04E7245E" w14:textId="42C9032A">
            <w:pPr>
              <w:numPr>
                <w:ilvl w:val="0"/>
                <w:numId w:val="0"/>
              </w:numPr>
              <w:jc w:val="center"/>
              <w:rPr>
                <w:sz w:val="24"/>
                <w:szCs w:val="24"/>
              </w:rPr>
            </w:pPr>
            <w:r>
              <w:rPr>
                <w:sz w:val="24"/>
                <w:szCs w:val="24"/>
              </w:rPr>
              <w:t>a + b</w:t>
            </w:r>
          </w:p>
        </w:tc>
        <w:tc>
          <w:tcPr>
            <w:tcW w:w="2695" w:type="dxa"/>
          </w:tcPr>
          <w:p w:rsidR="00071531" w:rsidP="00071531" w:rsidRDefault="0049733B" w14:paraId="326AD708" w14:textId="4DCB6CFA">
            <w:pPr>
              <w:numPr>
                <w:ilvl w:val="0"/>
                <w:numId w:val="0"/>
              </w:numPr>
              <w:jc w:val="center"/>
              <w:rPr>
                <w:sz w:val="24"/>
                <w:szCs w:val="24"/>
              </w:rPr>
            </w:pPr>
            <w:r>
              <w:rPr>
                <w:sz w:val="24"/>
                <w:szCs w:val="24"/>
              </w:rPr>
              <w:t>15</w:t>
            </w:r>
          </w:p>
        </w:tc>
      </w:tr>
      <w:tr w:rsidR="00071531" w:rsidTr="005368D3" w14:paraId="41529F47" w14:textId="77777777">
        <w:tc>
          <w:tcPr>
            <w:tcW w:w="1885" w:type="dxa"/>
          </w:tcPr>
          <w:p w:rsidR="00071531" w:rsidP="00071531" w:rsidRDefault="005368D3" w14:paraId="6387491E" w14:textId="7FAA5656">
            <w:pPr>
              <w:numPr>
                <w:ilvl w:val="0"/>
                <w:numId w:val="0"/>
              </w:numPr>
              <w:jc w:val="center"/>
              <w:rPr>
                <w:sz w:val="24"/>
                <w:szCs w:val="24"/>
              </w:rPr>
            </w:pPr>
            <w:r>
              <w:rPr>
                <w:sz w:val="24"/>
                <w:szCs w:val="24"/>
              </w:rPr>
              <w:t>-</w:t>
            </w:r>
          </w:p>
        </w:tc>
        <w:tc>
          <w:tcPr>
            <w:tcW w:w="2520" w:type="dxa"/>
          </w:tcPr>
          <w:p w:rsidR="00071531" w:rsidP="00071531" w:rsidRDefault="00BB1A1B" w14:paraId="580CFDE1" w14:textId="0A61206C">
            <w:pPr>
              <w:numPr>
                <w:ilvl w:val="0"/>
                <w:numId w:val="0"/>
              </w:numPr>
              <w:jc w:val="center"/>
              <w:rPr>
                <w:sz w:val="24"/>
                <w:szCs w:val="24"/>
              </w:rPr>
            </w:pPr>
            <w:r>
              <w:rPr>
                <w:sz w:val="24"/>
                <w:szCs w:val="24"/>
              </w:rPr>
              <w:t>Subtraction</w:t>
            </w:r>
          </w:p>
        </w:tc>
        <w:tc>
          <w:tcPr>
            <w:tcW w:w="2250" w:type="dxa"/>
          </w:tcPr>
          <w:p w:rsidR="00071531" w:rsidP="00071531" w:rsidRDefault="00BB1A1B" w14:paraId="057495DB" w14:textId="79E951CB">
            <w:pPr>
              <w:numPr>
                <w:ilvl w:val="0"/>
                <w:numId w:val="0"/>
              </w:numPr>
              <w:jc w:val="center"/>
              <w:rPr>
                <w:sz w:val="24"/>
                <w:szCs w:val="24"/>
              </w:rPr>
            </w:pPr>
            <w:r>
              <w:rPr>
                <w:sz w:val="24"/>
                <w:szCs w:val="24"/>
              </w:rPr>
              <w:t>a – b</w:t>
            </w:r>
          </w:p>
        </w:tc>
        <w:tc>
          <w:tcPr>
            <w:tcW w:w="2695" w:type="dxa"/>
          </w:tcPr>
          <w:p w:rsidR="00071531" w:rsidP="00071531" w:rsidRDefault="008D0709" w14:paraId="64A5A25C" w14:textId="6FFC09E6">
            <w:pPr>
              <w:numPr>
                <w:ilvl w:val="0"/>
                <w:numId w:val="0"/>
              </w:numPr>
              <w:jc w:val="center"/>
              <w:rPr>
                <w:sz w:val="24"/>
                <w:szCs w:val="24"/>
              </w:rPr>
            </w:pPr>
            <w:r>
              <w:rPr>
                <w:sz w:val="24"/>
                <w:szCs w:val="24"/>
              </w:rPr>
              <w:t>5</w:t>
            </w:r>
          </w:p>
        </w:tc>
      </w:tr>
      <w:tr w:rsidR="00071531" w:rsidTr="005368D3" w14:paraId="769BC78E" w14:textId="77777777">
        <w:tc>
          <w:tcPr>
            <w:tcW w:w="1885" w:type="dxa"/>
          </w:tcPr>
          <w:p w:rsidR="00071531" w:rsidP="00071531" w:rsidRDefault="00D619AB" w14:paraId="19B54A4D" w14:textId="1B547C6A">
            <w:pPr>
              <w:numPr>
                <w:ilvl w:val="0"/>
                <w:numId w:val="0"/>
              </w:numPr>
              <w:jc w:val="center"/>
              <w:rPr>
                <w:sz w:val="24"/>
                <w:szCs w:val="24"/>
              </w:rPr>
            </w:pPr>
            <w:r>
              <w:rPr>
                <w:sz w:val="24"/>
                <w:szCs w:val="24"/>
              </w:rPr>
              <w:t>*</w:t>
            </w:r>
          </w:p>
        </w:tc>
        <w:tc>
          <w:tcPr>
            <w:tcW w:w="2520" w:type="dxa"/>
          </w:tcPr>
          <w:p w:rsidR="00071531" w:rsidP="00071531" w:rsidRDefault="00BB1A1B" w14:paraId="5AF027D7" w14:textId="702FA2E5">
            <w:pPr>
              <w:numPr>
                <w:ilvl w:val="0"/>
                <w:numId w:val="0"/>
              </w:numPr>
              <w:jc w:val="center"/>
              <w:rPr>
                <w:sz w:val="24"/>
                <w:szCs w:val="24"/>
              </w:rPr>
            </w:pPr>
            <w:r>
              <w:rPr>
                <w:sz w:val="24"/>
                <w:szCs w:val="24"/>
              </w:rPr>
              <w:t>Multiplication</w:t>
            </w:r>
          </w:p>
        </w:tc>
        <w:tc>
          <w:tcPr>
            <w:tcW w:w="2250" w:type="dxa"/>
          </w:tcPr>
          <w:p w:rsidR="00071531" w:rsidP="00071531" w:rsidRDefault="00180FAD" w14:paraId="4A3541F7" w14:textId="72486D5E">
            <w:pPr>
              <w:numPr>
                <w:ilvl w:val="0"/>
                <w:numId w:val="0"/>
              </w:numPr>
              <w:jc w:val="center"/>
              <w:rPr>
                <w:sz w:val="24"/>
                <w:szCs w:val="24"/>
              </w:rPr>
            </w:pPr>
            <w:r>
              <w:rPr>
                <w:sz w:val="24"/>
                <w:szCs w:val="24"/>
              </w:rPr>
              <w:t xml:space="preserve">a * </w:t>
            </w:r>
            <w:r w:rsidR="0049733B">
              <w:rPr>
                <w:sz w:val="24"/>
                <w:szCs w:val="24"/>
              </w:rPr>
              <w:t>b</w:t>
            </w:r>
          </w:p>
        </w:tc>
        <w:tc>
          <w:tcPr>
            <w:tcW w:w="2695" w:type="dxa"/>
          </w:tcPr>
          <w:p w:rsidR="00071531" w:rsidP="00071531" w:rsidRDefault="008D0709" w14:paraId="783078EB" w14:textId="3E7D4615">
            <w:pPr>
              <w:numPr>
                <w:ilvl w:val="0"/>
                <w:numId w:val="0"/>
              </w:numPr>
              <w:jc w:val="center"/>
              <w:rPr>
                <w:sz w:val="24"/>
                <w:szCs w:val="24"/>
              </w:rPr>
            </w:pPr>
            <w:r>
              <w:rPr>
                <w:sz w:val="24"/>
                <w:szCs w:val="24"/>
              </w:rPr>
              <w:t>50</w:t>
            </w:r>
          </w:p>
        </w:tc>
      </w:tr>
      <w:tr w:rsidR="00071531" w:rsidTr="005368D3" w14:paraId="41836D62" w14:textId="77777777">
        <w:tc>
          <w:tcPr>
            <w:tcW w:w="1885" w:type="dxa"/>
          </w:tcPr>
          <w:p w:rsidR="00071531" w:rsidP="00071531" w:rsidRDefault="00D619AB" w14:paraId="514379E9" w14:textId="2F64A931">
            <w:pPr>
              <w:numPr>
                <w:ilvl w:val="0"/>
                <w:numId w:val="0"/>
              </w:numPr>
              <w:jc w:val="center"/>
              <w:rPr>
                <w:sz w:val="24"/>
                <w:szCs w:val="24"/>
              </w:rPr>
            </w:pPr>
            <w:r>
              <w:rPr>
                <w:sz w:val="24"/>
                <w:szCs w:val="24"/>
              </w:rPr>
              <w:t>/</w:t>
            </w:r>
          </w:p>
        </w:tc>
        <w:tc>
          <w:tcPr>
            <w:tcW w:w="2520" w:type="dxa"/>
          </w:tcPr>
          <w:p w:rsidR="00071531" w:rsidP="00071531" w:rsidRDefault="00BB1A1B" w14:paraId="24A8CC11" w14:textId="0B6E417B">
            <w:pPr>
              <w:numPr>
                <w:ilvl w:val="0"/>
                <w:numId w:val="0"/>
              </w:numPr>
              <w:jc w:val="center"/>
              <w:rPr>
                <w:sz w:val="24"/>
                <w:szCs w:val="24"/>
              </w:rPr>
            </w:pPr>
            <w:r w:rsidRPr="00BB1A1B">
              <w:rPr>
                <w:sz w:val="24"/>
                <w:szCs w:val="24"/>
              </w:rPr>
              <w:t>Division</w:t>
            </w:r>
          </w:p>
        </w:tc>
        <w:tc>
          <w:tcPr>
            <w:tcW w:w="2250" w:type="dxa"/>
          </w:tcPr>
          <w:p w:rsidR="00071531" w:rsidP="00071531" w:rsidRDefault="0049733B" w14:paraId="7AA97BA5" w14:textId="128F568B">
            <w:pPr>
              <w:numPr>
                <w:ilvl w:val="0"/>
                <w:numId w:val="0"/>
              </w:numPr>
              <w:jc w:val="center"/>
              <w:rPr>
                <w:sz w:val="24"/>
                <w:szCs w:val="24"/>
              </w:rPr>
            </w:pPr>
            <w:r>
              <w:rPr>
                <w:sz w:val="24"/>
                <w:szCs w:val="24"/>
              </w:rPr>
              <w:t>a / b</w:t>
            </w:r>
          </w:p>
        </w:tc>
        <w:tc>
          <w:tcPr>
            <w:tcW w:w="2695" w:type="dxa"/>
          </w:tcPr>
          <w:p w:rsidR="00071531" w:rsidP="00071531" w:rsidRDefault="008D0709" w14:paraId="52F9501E" w14:textId="66F6684C">
            <w:pPr>
              <w:numPr>
                <w:ilvl w:val="0"/>
                <w:numId w:val="0"/>
              </w:numPr>
              <w:jc w:val="center"/>
              <w:rPr>
                <w:sz w:val="24"/>
                <w:szCs w:val="24"/>
              </w:rPr>
            </w:pPr>
            <w:r>
              <w:rPr>
                <w:sz w:val="24"/>
                <w:szCs w:val="24"/>
              </w:rPr>
              <w:t>2</w:t>
            </w:r>
          </w:p>
        </w:tc>
      </w:tr>
      <w:tr w:rsidR="00071531" w:rsidTr="005368D3" w14:paraId="3B28EC2D" w14:textId="77777777">
        <w:tc>
          <w:tcPr>
            <w:tcW w:w="1885" w:type="dxa"/>
          </w:tcPr>
          <w:p w:rsidR="00071531" w:rsidP="00071531" w:rsidRDefault="0041392A" w14:paraId="6A082450" w14:textId="2D2A738B">
            <w:pPr>
              <w:numPr>
                <w:ilvl w:val="0"/>
                <w:numId w:val="0"/>
              </w:numPr>
              <w:jc w:val="center"/>
              <w:rPr>
                <w:sz w:val="24"/>
                <w:szCs w:val="24"/>
              </w:rPr>
            </w:pPr>
            <w:r>
              <w:rPr>
                <w:sz w:val="24"/>
                <w:szCs w:val="24"/>
              </w:rPr>
              <w:t>%</w:t>
            </w:r>
          </w:p>
        </w:tc>
        <w:tc>
          <w:tcPr>
            <w:tcW w:w="2520" w:type="dxa"/>
          </w:tcPr>
          <w:p w:rsidR="00071531" w:rsidP="00071531" w:rsidRDefault="00C47CCA" w14:paraId="5565F77D" w14:textId="53144A5A">
            <w:pPr>
              <w:numPr>
                <w:ilvl w:val="0"/>
                <w:numId w:val="0"/>
              </w:numPr>
              <w:jc w:val="center"/>
              <w:rPr>
                <w:sz w:val="24"/>
                <w:szCs w:val="24"/>
              </w:rPr>
            </w:pPr>
            <w:r w:rsidRPr="00C47CCA">
              <w:rPr>
                <w:sz w:val="24"/>
                <w:szCs w:val="24"/>
              </w:rPr>
              <w:t>Modulus (Remainder)</w:t>
            </w:r>
          </w:p>
        </w:tc>
        <w:tc>
          <w:tcPr>
            <w:tcW w:w="2250" w:type="dxa"/>
          </w:tcPr>
          <w:p w:rsidR="00071531" w:rsidP="00071531" w:rsidRDefault="0049733B" w14:paraId="43D45BDD" w14:textId="22ACF249">
            <w:pPr>
              <w:numPr>
                <w:ilvl w:val="0"/>
                <w:numId w:val="0"/>
              </w:numPr>
              <w:jc w:val="center"/>
              <w:rPr>
                <w:sz w:val="24"/>
                <w:szCs w:val="24"/>
              </w:rPr>
            </w:pPr>
            <w:r>
              <w:rPr>
                <w:sz w:val="24"/>
                <w:szCs w:val="24"/>
              </w:rPr>
              <w:t>a % b</w:t>
            </w:r>
          </w:p>
        </w:tc>
        <w:tc>
          <w:tcPr>
            <w:tcW w:w="2695" w:type="dxa"/>
          </w:tcPr>
          <w:p w:rsidR="00071531" w:rsidP="00071531" w:rsidRDefault="008D0709" w14:paraId="44D504E0" w14:textId="160C0F31">
            <w:pPr>
              <w:numPr>
                <w:ilvl w:val="0"/>
                <w:numId w:val="0"/>
              </w:numPr>
              <w:jc w:val="center"/>
              <w:rPr>
                <w:sz w:val="24"/>
                <w:szCs w:val="24"/>
              </w:rPr>
            </w:pPr>
            <w:r>
              <w:rPr>
                <w:sz w:val="24"/>
                <w:szCs w:val="24"/>
              </w:rPr>
              <w:t>0</w:t>
            </w:r>
          </w:p>
        </w:tc>
      </w:tr>
    </w:tbl>
    <w:p w:rsidR="00CC451E" w:rsidP="008A1AEC" w:rsidRDefault="00CC451E" w14:paraId="5545A504" w14:textId="77777777">
      <w:pPr>
        <w:numPr>
          <w:ilvl w:val="0"/>
          <w:numId w:val="0"/>
        </w:numPr>
        <w:rPr>
          <w:sz w:val="24"/>
          <w:szCs w:val="24"/>
        </w:rPr>
      </w:pPr>
    </w:p>
    <w:p w:rsidRPr="00282B90" w:rsidR="00CC451E" w:rsidP="008A1AEC" w:rsidRDefault="00DD4632" w14:paraId="66223336" w14:textId="7F9DAEA8">
      <w:pPr>
        <w:numPr>
          <w:ilvl w:val="0"/>
          <w:numId w:val="0"/>
        </w:numPr>
        <w:rPr>
          <w:b/>
          <w:bCs/>
          <w:color w:val="EE0000"/>
          <w:sz w:val="24"/>
          <w:szCs w:val="24"/>
          <w:lang w:val="en-US"/>
        </w:rPr>
      </w:pPr>
      <w:r w:rsidRPr="00282B90">
        <w:rPr>
          <w:b/>
          <w:bCs/>
          <w:color w:val="EE0000"/>
          <w:sz w:val="24"/>
          <w:szCs w:val="24"/>
          <w:lang w:val="en-US"/>
        </w:rPr>
        <w:t>Explanation of Each Operator</w:t>
      </w:r>
    </w:p>
    <w:p w:rsidRPr="008F54A3" w:rsidR="00DD4632" w:rsidP="00623EE5" w:rsidRDefault="00DD4632" w14:paraId="0E22A65C" w14:textId="0B5436A3">
      <w:pPr>
        <w:pStyle w:val="ListParagraph"/>
        <w:numPr>
          <w:ilvl w:val="0"/>
          <w:numId w:val="21"/>
        </w:numPr>
        <w:rPr>
          <w:b/>
          <w:bCs/>
          <w:sz w:val="24"/>
          <w:szCs w:val="24"/>
          <w:lang w:val="en-US"/>
        </w:rPr>
      </w:pPr>
      <w:r w:rsidRPr="008F54A3">
        <w:rPr>
          <w:b/>
          <w:bCs/>
          <w:sz w:val="24"/>
          <w:szCs w:val="24"/>
          <w:lang w:val="en-US"/>
        </w:rPr>
        <w:t>Addition (+)</w:t>
      </w:r>
    </w:p>
    <w:p w:rsidR="00DD4632" w:rsidP="00623EE5" w:rsidRDefault="00705AF5" w14:paraId="01EEA30B" w14:textId="71383361">
      <w:pPr>
        <w:pStyle w:val="ListParagraph"/>
        <w:numPr>
          <w:ilvl w:val="0"/>
          <w:numId w:val="8"/>
        </w:numPr>
        <w:rPr>
          <w:sz w:val="24"/>
          <w:szCs w:val="24"/>
          <w:lang w:val="en-US"/>
        </w:rPr>
      </w:pPr>
      <w:r>
        <w:rPr>
          <w:sz w:val="24"/>
          <w:szCs w:val="24"/>
          <w:lang w:val="en-US"/>
        </w:rPr>
        <w:t>It is u</w:t>
      </w:r>
      <w:r w:rsidR="00440B05">
        <w:rPr>
          <w:sz w:val="24"/>
          <w:szCs w:val="24"/>
          <w:lang w:val="en-US"/>
        </w:rPr>
        <w:t>sed to add two or more numbers.</w:t>
      </w:r>
    </w:p>
    <w:p w:rsidR="00440B05" w:rsidP="00623EE5" w:rsidRDefault="00440B05" w14:paraId="77293302" w14:textId="09C03FD6">
      <w:pPr>
        <w:pStyle w:val="ListParagraph"/>
        <w:numPr>
          <w:ilvl w:val="0"/>
          <w:numId w:val="8"/>
        </w:numPr>
        <w:rPr>
          <w:sz w:val="24"/>
          <w:szCs w:val="24"/>
          <w:lang w:val="en-US"/>
        </w:rPr>
      </w:pPr>
      <w:r>
        <w:rPr>
          <w:sz w:val="24"/>
          <w:szCs w:val="24"/>
          <w:lang w:val="en-US"/>
        </w:rPr>
        <w:t>Can also combine text (string conca</w:t>
      </w:r>
      <w:r w:rsidR="00275ABC">
        <w:rPr>
          <w:sz w:val="24"/>
          <w:szCs w:val="24"/>
          <w:lang w:val="en-US"/>
        </w:rPr>
        <w:t>tenation).</w:t>
      </w:r>
    </w:p>
    <w:p w:rsidRPr="008F54A3" w:rsidR="008F54A3" w:rsidP="008F54A3" w:rsidRDefault="008F54A3" w14:paraId="7EFCABDD" w14:textId="45C8AE66">
      <w:pPr>
        <w:numPr>
          <w:ilvl w:val="0"/>
          <w:numId w:val="0"/>
        </w:numPr>
        <w:ind w:left="360"/>
        <w:rPr>
          <w:sz w:val="24"/>
          <w:szCs w:val="24"/>
          <w:lang w:val="en-US"/>
        </w:rPr>
      </w:pPr>
      <w:r>
        <w:rPr>
          <w:sz w:val="24"/>
          <w:szCs w:val="24"/>
          <w:lang w:val="en-US"/>
        </w:rPr>
        <w:t>Example:</w:t>
      </w:r>
    </w:p>
    <w:p w:rsidR="00275ABC" w:rsidP="00275ABC" w:rsidRDefault="00275ABC" w14:paraId="0FB28F6E" w14:textId="2F5DB914">
      <w:pPr>
        <w:numPr>
          <w:ilvl w:val="0"/>
          <w:numId w:val="0"/>
        </w:numPr>
        <w:rPr>
          <w:sz w:val="24"/>
          <w:szCs w:val="24"/>
          <w:lang w:val="en-US"/>
        </w:rPr>
      </w:pPr>
      <w:r>
        <w:rPr>
          <w:noProof/>
          <w:lang w:val="en-US"/>
        </w:rPr>
        <mc:AlternateContent>
          <mc:Choice Requires="wps">
            <w:drawing>
              <wp:anchor distT="0" distB="0" distL="114300" distR="114300" simplePos="0" relativeHeight="251658252" behindDoc="0" locked="0" layoutInCell="1" allowOverlap="1" wp14:anchorId="12CA5550" wp14:editId="4B516EFD">
                <wp:simplePos x="0" y="0"/>
                <wp:positionH relativeFrom="margin">
                  <wp:align>center</wp:align>
                </wp:positionH>
                <wp:positionV relativeFrom="paragraph">
                  <wp:posOffset>8330</wp:posOffset>
                </wp:positionV>
                <wp:extent cx="5347970" cy="1001486"/>
                <wp:effectExtent l="0" t="0" r="24130" b="27305"/>
                <wp:wrapNone/>
                <wp:docPr id="1792650374" name="Text Box 10"/>
                <wp:cNvGraphicFramePr/>
                <a:graphic xmlns:a="http://schemas.openxmlformats.org/drawingml/2006/main">
                  <a:graphicData uri="http://schemas.microsoft.com/office/word/2010/wordprocessingShape">
                    <wps:wsp>
                      <wps:cNvSpPr txBox="1"/>
                      <wps:spPr>
                        <a:xfrm>
                          <a:off x="0" y="0"/>
                          <a:ext cx="5347970" cy="1001486"/>
                        </a:xfrm>
                        <a:prstGeom prst="rect">
                          <a:avLst/>
                        </a:prstGeom>
                        <a:solidFill>
                          <a:schemeClr val="tx1"/>
                        </a:solidFill>
                        <a:ln w="6350">
                          <a:solidFill>
                            <a:prstClr val="black"/>
                          </a:solidFill>
                        </a:ln>
                      </wps:spPr>
                      <wps:txbx>
                        <w:txbxContent>
                          <w:p w:rsidR="00275ABC" w:rsidP="00275ABC" w:rsidRDefault="00275ABC" w14:paraId="18403E42" w14:textId="77777777">
                            <w:pPr>
                              <w:numPr>
                                <w:ilvl w:val="0"/>
                                <w:numId w:val="0"/>
                              </w:numPr>
                            </w:pPr>
                            <w:r>
                              <w:t>j</w:t>
                            </w:r>
                            <w:r w:rsidRPr="005E478C">
                              <w:t>ava</w:t>
                            </w:r>
                          </w:p>
                          <w:p w:rsidRPr="00705AF5" w:rsidR="00705AF5" w:rsidP="00705AF5" w:rsidRDefault="00705AF5" w14:paraId="2F7ED6B6" w14:textId="77777777">
                            <w:pPr>
                              <w:numPr>
                                <w:ilvl w:val="0"/>
                                <w:numId w:val="0"/>
                              </w:numPr>
                            </w:pPr>
                            <w:r w:rsidRPr="00705AF5">
                              <w:rPr>
                                <w:color w:val="D86DCB" w:themeColor="accent5" w:themeTint="99"/>
                              </w:rPr>
                              <w:t xml:space="preserve">int sum </w:t>
                            </w:r>
                            <w:r w:rsidRPr="00705AF5">
                              <w:t>=</w:t>
                            </w:r>
                            <w:r w:rsidRPr="00705AF5">
                              <w:rPr>
                                <w:color w:val="D86DCB" w:themeColor="accent5" w:themeTint="99"/>
                              </w:rPr>
                              <w:t xml:space="preserve"> 8 </w:t>
                            </w:r>
                            <w:r w:rsidRPr="00705AF5">
                              <w:t>+</w:t>
                            </w:r>
                            <w:r w:rsidRPr="00705AF5">
                              <w:rPr>
                                <w:color w:val="D86DCB" w:themeColor="accent5" w:themeTint="99"/>
                              </w:rPr>
                              <w:t xml:space="preserve"> </w:t>
                            </w:r>
                            <w:proofErr w:type="gramStart"/>
                            <w:r w:rsidRPr="00705AF5">
                              <w:rPr>
                                <w:color w:val="D86DCB" w:themeColor="accent5" w:themeTint="99"/>
                              </w:rPr>
                              <w:t>5</w:t>
                            </w:r>
                            <w:r w:rsidRPr="00705AF5">
                              <w:t xml:space="preserve">;   </w:t>
                            </w:r>
                            <w:proofErr w:type="gramEnd"/>
                            <w:r w:rsidRPr="00705AF5">
                              <w:t xml:space="preserve">           // Result: 13</w:t>
                            </w:r>
                          </w:p>
                          <w:p w:rsidRPr="00705AF5" w:rsidR="00275ABC" w:rsidP="00705AF5" w:rsidRDefault="00705AF5" w14:paraId="0A749477" w14:textId="48D7895A">
                            <w:pPr>
                              <w:numPr>
                                <w:ilvl w:val="0"/>
                                <w:numId w:val="0"/>
                              </w:numPr>
                            </w:pPr>
                            <w:r w:rsidRPr="00705AF5">
                              <w:rPr>
                                <w:color w:val="D86DCB" w:themeColor="accent5" w:themeTint="99"/>
                              </w:rPr>
                              <w:t xml:space="preserve">String name </w:t>
                            </w:r>
                            <w:r w:rsidRPr="00705AF5">
                              <w:t>=</w:t>
                            </w:r>
                            <w:r w:rsidRPr="00705AF5">
                              <w:rPr>
                                <w:color w:val="D86DCB" w:themeColor="accent5" w:themeTint="99"/>
                              </w:rPr>
                              <w:t xml:space="preserve"> "</w:t>
                            </w:r>
                            <w:r>
                              <w:rPr>
                                <w:color w:val="D86DCB" w:themeColor="accent5" w:themeTint="99"/>
                              </w:rPr>
                              <w:t xml:space="preserve">Syntax </w:t>
                            </w:r>
                            <w:r w:rsidRPr="00705AF5">
                              <w:rPr>
                                <w:color w:val="D86DCB" w:themeColor="accent5" w:themeTint="99"/>
                              </w:rPr>
                              <w:t xml:space="preserve">" </w:t>
                            </w:r>
                            <w:r w:rsidRPr="00705AF5">
                              <w:t>+</w:t>
                            </w:r>
                            <w:r w:rsidRPr="00705AF5">
                              <w:rPr>
                                <w:color w:val="D86DCB" w:themeColor="accent5" w:themeTint="99"/>
                              </w:rPr>
                              <w:t xml:space="preserve"> "</w:t>
                            </w:r>
                            <w:r>
                              <w:rPr>
                                <w:color w:val="D86DCB" w:themeColor="accent5" w:themeTint="99"/>
                              </w:rPr>
                              <w:t>Sensei</w:t>
                            </w:r>
                            <w:r w:rsidRPr="00705AF5">
                              <w:rPr>
                                <w:color w:val="D86DCB" w:themeColor="accent5" w:themeTint="99"/>
                              </w:rPr>
                              <w:t>"</w:t>
                            </w:r>
                            <w:r w:rsidRPr="00C93565">
                              <w:t>;</w:t>
                            </w:r>
                            <w:r>
                              <w:rPr>
                                <w:color w:val="D86DCB" w:themeColor="accent5" w:themeTint="99"/>
                              </w:rPr>
                              <w:tab/>
                            </w:r>
                            <w:r>
                              <w:rPr>
                                <w:color w:val="D86DCB" w:themeColor="accent5" w:themeTint="99"/>
                              </w:rPr>
                              <w:tab/>
                            </w:r>
                            <w:r w:rsidRPr="00705AF5">
                              <w:t xml:space="preserve"> // Result: "</w:t>
                            </w:r>
                            <w:r>
                              <w:t>Syntax Sensei</w:t>
                            </w:r>
                            <w:r w:rsidRPr="00705AF5">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798CEA1">
              <v:shape id="_x0000_s1041" style="position:absolute;margin-left:0;margin-top:.65pt;width:421.1pt;height:78.85pt;z-index:2516582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" w14:anchorId="12CA5550">
                <v:textbox>
                  <w:txbxContent>
                    <w:p w:rsidR="00275ABC" w:rsidP="00275ABC" w:rsidRDefault="00275ABC" w14:paraId="3FEB6F15" w14:textId="77777777">
                      <w:pPr>
                        <w:numPr>
                          <w:ilvl w:val="0"/>
                          <w:numId w:val="0"/>
                        </w:numPr>
                      </w:pPr>
                      <w:r>
                        <w:t>j</w:t>
                      </w:r>
                      <w:r w:rsidRPr="005E478C">
                        <w:t>ava</w:t>
                      </w:r>
                    </w:p>
                    <w:p w:rsidRPr="00705AF5" w:rsidR="00705AF5" w:rsidP="00705AF5" w:rsidRDefault="00705AF5" w14:paraId="36EDA673" w14:textId="77777777">
                      <w:pPr>
                        <w:numPr>
                          <w:ilvl w:val="0"/>
                          <w:numId w:val="0"/>
                        </w:numPr>
                      </w:pPr>
                      <w:r w:rsidRPr="00705AF5">
                        <w:rPr>
                          <w:color w:val="D86DCB" w:themeColor="accent5" w:themeTint="99"/>
                        </w:rPr>
                        <w:t xml:space="preserve">int sum </w:t>
                      </w:r>
                      <w:r w:rsidRPr="00705AF5">
                        <w:t>=</w:t>
                      </w:r>
                      <w:r w:rsidRPr="00705AF5">
                        <w:rPr>
                          <w:color w:val="D86DCB" w:themeColor="accent5" w:themeTint="99"/>
                        </w:rPr>
                        <w:t xml:space="preserve"> 8 </w:t>
                      </w:r>
                      <w:r w:rsidRPr="00705AF5">
                        <w:t>+</w:t>
                      </w:r>
                      <w:r w:rsidRPr="00705AF5">
                        <w:rPr>
                          <w:color w:val="D86DCB" w:themeColor="accent5" w:themeTint="99"/>
                        </w:rPr>
                        <w:t xml:space="preserve"> </w:t>
                      </w:r>
                      <w:proofErr w:type="gramStart"/>
                      <w:r w:rsidRPr="00705AF5">
                        <w:rPr>
                          <w:color w:val="D86DCB" w:themeColor="accent5" w:themeTint="99"/>
                        </w:rPr>
                        <w:t>5</w:t>
                      </w:r>
                      <w:r w:rsidRPr="00705AF5">
                        <w:t xml:space="preserve">;   </w:t>
                      </w:r>
                      <w:proofErr w:type="gramEnd"/>
                      <w:r w:rsidRPr="00705AF5">
                        <w:t xml:space="preserve">           // Result: 13</w:t>
                      </w:r>
                    </w:p>
                    <w:p w:rsidRPr="00705AF5" w:rsidR="00275ABC" w:rsidP="00705AF5" w:rsidRDefault="00705AF5" w14:paraId="1EDB54F7" w14:textId="48D7895A">
                      <w:pPr>
                        <w:numPr>
                          <w:ilvl w:val="0"/>
                          <w:numId w:val="0"/>
                        </w:numPr>
                      </w:pPr>
                      <w:r w:rsidRPr="00705AF5">
                        <w:rPr>
                          <w:color w:val="D86DCB" w:themeColor="accent5" w:themeTint="99"/>
                        </w:rPr>
                        <w:t xml:space="preserve">String name </w:t>
                      </w:r>
                      <w:r w:rsidRPr="00705AF5">
                        <w:t>=</w:t>
                      </w:r>
                      <w:r w:rsidRPr="00705AF5">
                        <w:rPr>
                          <w:color w:val="D86DCB" w:themeColor="accent5" w:themeTint="99"/>
                        </w:rPr>
                        <w:t xml:space="preserve"> "</w:t>
                      </w:r>
                      <w:r>
                        <w:rPr>
                          <w:color w:val="D86DCB" w:themeColor="accent5" w:themeTint="99"/>
                        </w:rPr>
                        <w:t xml:space="preserve">Syntax </w:t>
                      </w:r>
                      <w:r w:rsidRPr="00705AF5">
                        <w:rPr>
                          <w:color w:val="D86DCB" w:themeColor="accent5" w:themeTint="99"/>
                        </w:rPr>
                        <w:t xml:space="preserve">" </w:t>
                      </w:r>
                      <w:r w:rsidRPr="00705AF5">
                        <w:t>+</w:t>
                      </w:r>
                      <w:r w:rsidRPr="00705AF5">
                        <w:rPr>
                          <w:color w:val="D86DCB" w:themeColor="accent5" w:themeTint="99"/>
                        </w:rPr>
                        <w:t xml:space="preserve"> "</w:t>
                      </w:r>
                      <w:r>
                        <w:rPr>
                          <w:color w:val="D86DCB" w:themeColor="accent5" w:themeTint="99"/>
                        </w:rPr>
                        <w:t>Sensei</w:t>
                      </w:r>
                      <w:r w:rsidRPr="00705AF5">
                        <w:rPr>
                          <w:color w:val="D86DCB" w:themeColor="accent5" w:themeTint="99"/>
                        </w:rPr>
                        <w:t>"</w:t>
                      </w:r>
                      <w:r w:rsidRPr="00C93565">
                        <w:t>;</w:t>
                      </w:r>
                      <w:r>
                        <w:rPr>
                          <w:color w:val="D86DCB" w:themeColor="accent5" w:themeTint="99"/>
                        </w:rPr>
                        <w:tab/>
                      </w:r>
                      <w:r>
                        <w:rPr>
                          <w:color w:val="D86DCB" w:themeColor="accent5" w:themeTint="99"/>
                        </w:rPr>
                        <w:tab/>
                      </w:r>
                      <w:r w:rsidRPr="00705AF5">
                        <w:t xml:space="preserve"> // Result: "</w:t>
                      </w:r>
                      <w:r>
                        <w:t>Syntax Sensei</w:t>
                      </w:r>
                      <w:r w:rsidRPr="00705AF5">
                        <w:t>"</w:t>
                      </w:r>
                    </w:p>
                  </w:txbxContent>
                </v:textbox>
                <w10:wrap anchorx="margin"/>
              </v:shape>
            </w:pict>
          </mc:Fallback>
        </mc:AlternateContent>
      </w:r>
    </w:p>
    <w:p w:rsidR="00275ABC" w:rsidP="00275ABC" w:rsidRDefault="00275ABC" w14:paraId="682F96BE" w14:textId="77777777">
      <w:pPr>
        <w:numPr>
          <w:ilvl w:val="0"/>
          <w:numId w:val="0"/>
        </w:numPr>
        <w:rPr>
          <w:sz w:val="24"/>
          <w:szCs w:val="24"/>
          <w:lang w:val="en-US"/>
        </w:rPr>
      </w:pPr>
    </w:p>
    <w:p w:rsidR="00275ABC" w:rsidP="00275ABC" w:rsidRDefault="00275ABC" w14:paraId="799644FB" w14:textId="77777777">
      <w:pPr>
        <w:numPr>
          <w:ilvl w:val="0"/>
          <w:numId w:val="0"/>
        </w:numPr>
        <w:rPr>
          <w:sz w:val="24"/>
          <w:szCs w:val="24"/>
          <w:lang w:val="en-US"/>
        </w:rPr>
      </w:pPr>
    </w:p>
    <w:p w:rsidRPr="00275ABC" w:rsidR="00275ABC" w:rsidP="00275ABC" w:rsidRDefault="00275ABC" w14:paraId="2301D474" w14:textId="77777777">
      <w:pPr>
        <w:numPr>
          <w:ilvl w:val="0"/>
          <w:numId w:val="0"/>
        </w:numPr>
        <w:rPr>
          <w:sz w:val="24"/>
          <w:szCs w:val="24"/>
          <w:lang w:val="en-US"/>
        </w:rPr>
      </w:pPr>
    </w:p>
    <w:p w:rsidRPr="008F54A3" w:rsidR="00DD4632" w:rsidP="00623EE5" w:rsidRDefault="00DD4632" w14:paraId="587F7A05" w14:textId="69D79FDF">
      <w:pPr>
        <w:pStyle w:val="ListParagraph"/>
        <w:numPr>
          <w:ilvl w:val="0"/>
          <w:numId w:val="21"/>
        </w:numPr>
        <w:rPr>
          <w:b/>
          <w:bCs/>
          <w:sz w:val="24"/>
          <w:szCs w:val="24"/>
          <w:lang w:val="en-US"/>
        </w:rPr>
      </w:pPr>
      <w:r w:rsidRPr="008F54A3">
        <w:rPr>
          <w:b/>
          <w:bCs/>
          <w:sz w:val="24"/>
          <w:szCs w:val="24"/>
          <w:lang w:val="en-US"/>
        </w:rPr>
        <w:t>Subtraction (-)</w:t>
      </w:r>
    </w:p>
    <w:p w:rsidR="008F54A3" w:rsidP="00623EE5" w:rsidRDefault="00705AF5" w14:paraId="6C360E48" w14:textId="197060D2">
      <w:pPr>
        <w:pStyle w:val="ListParagraph"/>
        <w:numPr>
          <w:ilvl w:val="0"/>
          <w:numId w:val="8"/>
        </w:numPr>
        <w:rPr>
          <w:sz w:val="24"/>
          <w:szCs w:val="24"/>
          <w:lang w:val="en-US"/>
        </w:rPr>
      </w:pPr>
      <w:r>
        <w:rPr>
          <w:sz w:val="24"/>
          <w:szCs w:val="24"/>
          <w:lang w:val="en-US"/>
        </w:rPr>
        <w:t xml:space="preserve">It is used to </w:t>
      </w:r>
      <w:r w:rsidR="00F74AFA">
        <w:rPr>
          <w:sz w:val="24"/>
          <w:szCs w:val="24"/>
          <w:lang w:val="en-US"/>
        </w:rPr>
        <w:t>subtract one value from another.</w:t>
      </w:r>
    </w:p>
    <w:p w:rsidRPr="008F54A3" w:rsidR="008F54A3" w:rsidP="008F54A3" w:rsidRDefault="008F54A3" w14:paraId="5194E622" w14:textId="49131F1E">
      <w:pPr>
        <w:numPr>
          <w:ilvl w:val="0"/>
          <w:numId w:val="0"/>
        </w:numPr>
        <w:ind w:left="360"/>
        <w:rPr>
          <w:sz w:val="24"/>
          <w:szCs w:val="24"/>
          <w:lang w:val="en-US"/>
        </w:rPr>
      </w:pPr>
      <w:r>
        <w:rPr>
          <w:sz w:val="24"/>
          <w:szCs w:val="24"/>
          <w:lang w:val="en-US"/>
        </w:rPr>
        <w:t>Example:</w:t>
      </w:r>
    </w:p>
    <w:p w:rsidR="008F54A3" w:rsidP="008F54A3" w:rsidRDefault="008F54A3" w14:paraId="53EC8637" w14:textId="7694CAC5">
      <w:pPr>
        <w:numPr>
          <w:ilvl w:val="0"/>
          <w:numId w:val="0"/>
        </w:numPr>
        <w:rPr>
          <w:sz w:val="24"/>
          <w:szCs w:val="24"/>
          <w:lang w:val="en-US"/>
        </w:rPr>
      </w:pPr>
      <w:r>
        <w:rPr>
          <w:noProof/>
          <w:lang w:val="en-US"/>
        </w:rPr>
        <mc:AlternateContent>
          <mc:Choice Requires="wps">
            <w:drawing>
              <wp:anchor distT="0" distB="0" distL="114300" distR="114300" simplePos="0" relativeHeight="251658253" behindDoc="0" locked="0" layoutInCell="1" allowOverlap="1" wp14:anchorId="3F2D527F" wp14:editId="0F6E9432">
                <wp:simplePos x="0" y="0"/>
                <wp:positionH relativeFrom="margin">
                  <wp:align>center</wp:align>
                </wp:positionH>
                <wp:positionV relativeFrom="paragraph">
                  <wp:posOffset>11684</wp:posOffset>
                </wp:positionV>
                <wp:extent cx="5347970" cy="737616"/>
                <wp:effectExtent l="0" t="0" r="24130" b="24765"/>
                <wp:wrapNone/>
                <wp:docPr id="58452502" name="Text Box 10"/>
                <wp:cNvGraphicFramePr/>
                <a:graphic xmlns:a="http://schemas.openxmlformats.org/drawingml/2006/main">
                  <a:graphicData uri="http://schemas.microsoft.com/office/word/2010/wordprocessingShape">
                    <wps:wsp>
                      <wps:cNvSpPr txBox="1"/>
                      <wps:spPr>
                        <a:xfrm>
                          <a:off x="0" y="0"/>
                          <a:ext cx="5347970" cy="737616"/>
                        </a:xfrm>
                        <a:prstGeom prst="rect">
                          <a:avLst/>
                        </a:prstGeom>
                        <a:solidFill>
                          <a:schemeClr val="tx1"/>
                        </a:solidFill>
                        <a:ln w="6350">
                          <a:solidFill>
                            <a:prstClr val="black"/>
                          </a:solidFill>
                        </a:ln>
                      </wps:spPr>
                      <wps:txbx>
                        <w:txbxContent>
                          <w:p w:rsidR="008F54A3" w:rsidP="008F54A3" w:rsidRDefault="008F54A3" w14:paraId="59B80D79" w14:textId="77777777">
                            <w:pPr>
                              <w:numPr>
                                <w:ilvl w:val="0"/>
                                <w:numId w:val="0"/>
                              </w:numPr>
                            </w:pPr>
                            <w:r>
                              <w:t>j</w:t>
                            </w:r>
                            <w:r w:rsidRPr="005E478C">
                              <w:t>ava</w:t>
                            </w:r>
                          </w:p>
                          <w:p w:rsidRPr="00705AF5" w:rsidR="008F54A3" w:rsidP="00F74AFA" w:rsidRDefault="00F74AFA" w14:paraId="148D6A80" w14:textId="6676A183">
                            <w:pPr>
                              <w:numPr>
                                <w:ilvl w:val="0"/>
                                <w:numId w:val="0"/>
                              </w:numPr>
                            </w:pPr>
                            <w:r w:rsidRPr="00F74AFA">
                              <w:rPr>
                                <w:color w:val="D86DCB" w:themeColor="accent5" w:themeTint="99"/>
                              </w:rPr>
                              <w:t xml:space="preserve">int difference </w:t>
                            </w:r>
                            <w:r w:rsidRPr="00F74AFA">
                              <w:t xml:space="preserve">= </w:t>
                            </w:r>
                            <w:r w:rsidRPr="00F74AFA">
                              <w:rPr>
                                <w:color w:val="D86DCB" w:themeColor="accent5" w:themeTint="99"/>
                              </w:rPr>
                              <w:t xml:space="preserve">10 </w:t>
                            </w:r>
                            <w:r w:rsidRPr="00F74AFA">
                              <w:t>-</w:t>
                            </w:r>
                            <w:r w:rsidRPr="00F74AFA">
                              <w:rPr>
                                <w:color w:val="D86DCB" w:themeColor="accent5" w:themeTint="99"/>
                              </w:rPr>
                              <w:t xml:space="preserve"> 3</w:t>
                            </w:r>
                            <w:r w:rsidRPr="00C93565">
                              <w:t xml:space="preserve">; </w:t>
                            </w:r>
                            <w:r>
                              <w:rPr>
                                <w:color w:val="D86DCB" w:themeColor="accent5" w:themeTint="99"/>
                              </w:rPr>
                              <w:tab/>
                            </w:r>
                            <w:r>
                              <w:rPr>
                                <w:color w:val="D86DCB" w:themeColor="accent5" w:themeTint="99"/>
                              </w:rPr>
                              <w:tab/>
                            </w:r>
                            <w:r w:rsidRPr="00F74AFA">
                              <w:t>// Result: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6DC17CB">
              <v:shape id="_x0000_s1042" style="position:absolute;margin-left:0;margin-top:.9pt;width:421.1pt;height:58.1pt;z-index:251658253;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" w14:anchorId="3F2D527F">
                <v:textbox>
                  <w:txbxContent>
                    <w:p w:rsidR="008F54A3" w:rsidP="008F54A3" w:rsidRDefault="008F54A3" w14:paraId="0B63DEA9" w14:textId="77777777">
                      <w:pPr>
                        <w:numPr>
                          <w:ilvl w:val="0"/>
                          <w:numId w:val="0"/>
                        </w:numPr>
                      </w:pPr>
                      <w:r>
                        <w:t>j</w:t>
                      </w:r>
                      <w:r w:rsidRPr="005E478C">
                        <w:t>ava</w:t>
                      </w:r>
                    </w:p>
                    <w:p w:rsidRPr="00705AF5" w:rsidR="008F54A3" w:rsidP="00F74AFA" w:rsidRDefault="00F74AFA" w14:paraId="20047090" w14:textId="6676A183">
                      <w:pPr>
                        <w:numPr>
                          <w:ilvl w:val="0"/>
                          <w:numId w:val="0"/>
                        </w:numPr>
                      </w:pPr>
                      <w:r w:rsidRPr="00F74AFA">
                        <w:rPr>
                          <w:color w:val="D86DCB" w:themeColor="accent5" w:themeTint="99"/>
                        </w:rPr>
                        <w:t xml:space="preserve">int difference </w:t>
                      </w:r>
                      <w:r w:rsidRPr="00F74AFA">
                        <w:t xml:space="preserve">= </w:t>
                      </w:r>
                      <w:r w:rsidRPr="00F74AFA">
                        <w:rPr>
                          <w:color w:val="D86DCB" w:themeColor="accent5" w:themeTint="99"/>
                        </w:rPr>
                        <w:t xml:space="preserve">10 </w:t>
                      </w:r>
                      <w:r w:rsidRPr="00F74AFA">
                        <w:t>-</w:t>
                      </w:r>
                      <w:r w:rsidRPr="00F74AFA">
                        <w:rPr>
                          <w:color w:val="D86DCB" w:themeColor="accent5" w:themeTint="99"/>
                        </w:rPr>
                        <w:t xml:space="preserve"> 3</w:t>
                      </w:r>
                      <w:r w:rsidRPr="00C93565">
                        <w:t xml:space="preserve">; </w:t>
                      </w:r>
                      <w:r>
                        <w:rPr>
                          <w:color w:val="D86DCB" w:themeColor="accent5" w:themeTint="99"/>
                        </w:rPr>
                        <w:tab/>
                      </w:r>
                      <w:r>
                        <w:rPr>
                          <w:color w:val="D86DCB" w:themeColor="accent5" w:themeTint="99"/>
                        </w:rPr>
                        <w:tab/>
                      </w:r>
                      <w:r w:rsidRPr="00F74AFA">
                        <w:t>// Result: 7</w:t>
                      </w:r>
                    </w:p>
                  </w:txbxContent>
                </v:textbox>
                <w10:wrap anchorx="margin"/>
              </v:shape>
            </w:pict>
          </mc:Fallback>
        </mc:AlternateContent>
      </w:r>
    </w:p>
    <w:p w:rsidR="008F54A3" w:rsidP="008F54A3" w:rsidRDefault="008F54A3" w14:paraId="43381630" w14:textId="77777777">
      <w:pPr>
        <w:numPr>
          <w:ilvl w:val="0"/>
          <w:numId w:val="0"/>
        </w:numPr>
        <w:rPr>
          <w:sz w:val="24"/>
          <w:szCs w:val="24"/>
          <w:lang w:val="en-US"/>
        </w:rPr>
      </w:pPr>
    </w:p>
    <w:p w:rsidRPr="008F54A3" w:rsidR="00F74AFA" w:rsidP="008F54A3" w:rsidRDefault="00F74AFA" w14:paraId="49B3AE3D" w14:textId="77777777">
      <w:pPr>
        <w:numPr>
          <w:ilvl w:val="0"/>
          <w:numId w:val="0"/>
        </w:numPr>
        <w:rPr>
          <w:sz w:val="24"/>
          <w:szCs w:val="24"/>
          <w:lang w:val="en-US"/>
        </w:rPr>
      </w:pPr>
    </w:p>
    <w:p w:rsidRPr="007C6835" w:rsidR="00DD4632" w:rsidP="00623EE5" w:rsidRDefault="00DD4632" w14:paraId="47132D3A" w14:textId="7C1D035E">
      <w:pPr>
        <w:pStyle w:val="ListParagraph"/>
        <w:numPr>
          <w:ilvl w:val="0"/>
          <w:numId w:val="21"/>
        </w:numPr>
        <w:rPr>
          <w:b/>
          <w:bCs/>
          <w:sz w:val="24"/>
          <w:szCs w:val="24"/>
          <w:lang w:val="en-US"/>
        </w:rPr>
      </w:pPr>
      <w:r w:rsidRPr="007C6835">
        <w:rPr>
          <w:b/>
          <w:bCs/>
          <w:sz w:val="24"/>
          <w:szCs w:val="24"/>
          <w:lang w:val="en-US"/>
        </w:rPr>
        <w:t>Multiplication (*)</w:t>
      </w:r>
    </w:p>
    <w:p w:rsidR="008F54A3" w:rsidP="00623EE5" w:rsidRDefault="008F54A3" w14:paraId="077FDB75" w14:textId="1DE22E86">
      <w:pPr>
        <w:pStyle w:val="ListParagraph"/>
        <w:numPr>
          <w:ilvl w:val="0"/>
          <w:numId w:val="8"/>
        </w:numPr>
        <w:rPr>
          <w:sz w:val="24"/>
          <w:szCs w:val="24"/>
          <w:lang w:val="en-US"/>
        </w:rPr>
      </w:pPr>
      <w:r>
        <w:rPr>
          <w:sz w:val="24"/>
          <w:szCs w:val="24"/>
          <w:lang w:val="en-US"/>
        </w:rPr>
        <w:t xml:space="preserve">It is used to </w:t>
      </w:r>
      <w:r w:rsidR="00F74AFA">
        <w:rPr>
          <w:sz w:val="24"/>
          <w:szCs w:val="24"/>
          <w:lang w:val="en-US"/>
        </w:rPr>
        <w:t xml:space="preserve">multiply </w:t>
      </w:r>
      <w:r w:rsidR="00E96EBE">
        <w:rPr>
          <w:sz w:val="24"/>
          <w:szCs w:val="24"/>
          <w:lang w:val="en-US"/>
        </w:rPr>
        <w:t>two numbers.</w:t>
      </w:r>
    </w:p>
    <w:p w:rsidR="00E96EBE" w:rsidP="007C6835" w:rsidRDefault="007C6835" w14:paraId="1AF216C8" w14:textId="0C95810B">
      <w:pPr>
        <w:numPr>
          <w:ilvl w:val="0"/>
          <w:numId w:val="0"/>
        </w:numPr>
        <w:ind w:left="360"/>
        <w:rPr>
          <w:sz w:val="24"/>
          <w:szCs w:val="24"/>
          <w:lang w:val="en-US"/>
        </w:rPr>
      </w:pPr>
      <w:r>
        <w:rPr>
          <w:sz w:val="24"/>
          <w:szCs w:val="24"/>
          <w:lang w:val="en-US"/>
        </w:rPr>
        <w:t>Example:</w:t>
      </w:r>
    </w:p>
    <w:p w:rsidR="007C6835" w:rsidP="007C6835" w:rsidRDefault="007C6835" w14:paraId="7A471B1E" w14:textId="5E843D4A">
      <w:pPr>
        <w:numPr>
          <w:ilvl w:val="0"/>
          <w:numId w:val="0"/>
        </w:numPr>
        <w:ind w:left="360"/>
        <w:rPr>
          <w:sz w:val="24"/>
          <w:szCs w:val="24"/>
          <w:lang w:val="en-US"/>
        </w:rPr>
      </w:pPr>
      <w:r>
        <w:rPr>
          <w:noProof/>
          <w:lang w:val="en-US"/>
        </w:rPr>
        <mc:AlternateContent>
          <mc:Choice Requires="wps">
            <w:drawing>
              <wp:anchor distT="0" distB="0" distL="114300" distR="114300" simplePos="0" relativeHeight="251658254" behindDoc="0" locked="0" layoutInCell="1" allowOverlap="1" wp14:anchorId="524EE02E" wp14:editId="2D3DCE20">
                <wp:simplePos x="0" y="0"/>
                <wp:positionH relativeFrom="margin">
                  <wp:align>center</wp:align>
                </wp:positionH>
                <wp:positionV relativeFrom="paragraph">
                  <wp:posOffset>4953</wp:posOffset>
                </wp:positionV>
                <wp:extent cx="5347970" cy="737616"/>
                <wp:effectExtent l="0" t="0" r="24130" b="24765"/>
                <wp:wrapNone/>
                <wp:docPr id="186784091" name="Text Box 10"/>
                <wp:cNvGraphicFramePr/>
                <a:graphic xmlns:a="http://schemas.openxmlformats.org/drawingml/2006/main">
                  <a:graphicData uri="http://schemas.microsoft.com/office/word/2010/wordprocessingShape">
                    <wps:wsp>
                      <wps:cNvSpPr txBox="1"/>
                      <wps:spPr>
                        <a:xfrm>
                          <a:off x="0" y="0"/>
                          <a:ext cx="5347970" cy="737616"/>
                        </a:xfrm>
                        <a:prstGeom prst="rect">
                          <a:avLst/>
                        </a:prstGeom>
                        <a:solidFill>
                          <a:schemeClr val="tx1"/>
                        </a:solidFill>
                        <a:ln w="6350">
                          <a:solidFill>
                            <a:prstClr val="black"/>
                          </a:solidFill>
                        </a:ln>
                      </wps:spPr>
                      <wps:txbx>
                        <w:txbxContent>
                          <w:p w:rsidR="007C6835" w:rsidP="007C6835" w:rsidRDefault="007C6835" w14:paraId="475FD906" w14:textId="77777777">
                            <w:pPr>
                              <w:numPr>
                                <w:ilvl w:val="0"/>
                                <w:numId w:val="0"/>
                              </w:numPr>
                            </w:pPr>
                            <w:r>
                              <w:t>j</w:t>
                            </w:r>
                            <w:r w:rsidRPr="005E478C">
                              <w:t>ava</w:t>
                            </w:r>
                          </w:p>
                          <w:p w:rsidRPr="00705AF5" w:rsidR="007C6835" w:rsidP="007C6835" w:rsidRDefault="007C6835" w14:paraId="4315A222" w14:textId="77777777">
                            <w:pPr>
                              <w:numPr>
                                <w:ilvl w:val="0"/>
                                <w:numId w:val="0"/>
                              </w:numPr>
                            </w:pPr>
                            <w:r w:rsidRPr="00F74AFA">
                              <w:rPr>
                                <w:color w:val="D86DCB" w:themeColor="accent5" w:themeTint="99"/>
                              </w:rPr>
                              <w:t xml:space="preserve">int difference </w:t>
                            </w:r>
                            <w:r w:rsidRPr="00F74AFA">
                              <w:t xml:space="preserve">= </w:t>
                            </w:r>
                            <w:r w:rsidRPr="00F74AFA">
                              <w:rPr>
                                <w:color w:val="D86DCB" w:themeColor="accent5" w:themeTint="99"/>
                              </w:rPr>
                              <w:t xml:space="preserve">10 </w:t>
                            </w:r>
                            <w:r w:rsidRPr="00F74AFA">
                              <w:t>-</w:t>
                            </w:r>
                            <w:r w:rsidRPr="00F74AFA">
                              <w:rPr>
                                <w:color w:val="D86DCB" w:themeColor="accent5" w:themeTint="99"/>
                              </w:rPr>
                              <w:t xml:space="preserve"> 3</w:t>
                            </w:r>
                            <w:r w:rsidRPr="00C93565">
                              <w:t xml:space="preserve">; </w:t>
                            </w:r>
                            <w:r w:rsidRPr="00C93565">
                              <w:tab/>
                            </w:r>
                            <w:r>
                              <w:rPr>
                                <w:color w:val="D86DCB" w:themeColor="accent5" w:themeTint="99"/>
                              </w:rPr>
                              <w:tab/>
                            </w:r>
                            <w:r w:rsidRPr="00F74AFA">
                              <w:t>// Result: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A61A856">
              <v:shape id="_x0000_s1043" style="position:absolute;left:0;text-align:left;margin-left:0;margin-top:.4pt;width:421.1pt;height:58.1pt;z-index:25165825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" w14:anchorId="524EE02E">
                <v:textbox>
                  <w:txbxContent>
                    <w:p w:rsidR="007C6835" w:rsidP="007C6835" w:rsidRDefault="007C6835" w14:paraId="551B9A77" w14:textId="77777777">
                      <w:pPr>
                        <w:numPr>
                          <w:ilvl w:val="0"/>
                          <w:numId w:val="0"/>
                        </w:numPr>
                      </w:pPr>
                      <w:r>
                        <w:t>j</w:t>
                      </w:r>
                      <w:r w:rsidRPr="005E478C">
                        <w:t>ava</w:t>
                      </w:r>
                    </w:p>
                    <w:p w:rsidRPr="00705AF5" w:rsidR="007C6835" w:rsidP="007C6835" w:rsidRDefault="007C6835" w14:paraId="17434E96" w14:textId="77777777">
                      <w:pPr>
                        <w:numPr>
                          <w:ilvl w:val="0"/>
                          <w:numId w:val="0"/>
                        </w:numPr>
                      </w:pPr>
                      <w:r w:rsidRPr="00F74AFA">
                        <w:rPr>
                          <w:color w:val="D86DCB" w:themeColor="accent5" w:themeTint="99"/>
                        </w:rPr>
                        <w:t xml:space="preserve">int difference </w:t>
                      </w:r>
                      <w:r w:rsidRPr="00F74AFA">
                        <w:t xml:space="preserve">= </w:t>
                      </w:r>
                      <w:r w:rsidRPr="00F74AFA">
                        <w:rPr>
                          <w:color w:val="D86DCB" w:themeColor="accent5" w:themeTint="99"/>
                        </w:rPr>
                        <w:t xml:space="preserve">10 </w:t>
                      </w:r>
                      <w:r w:rsidRPr="00F74AFA">
                        <w:t>-</w:t>
                      </w:r>
                      <w:r w:rsidRPr="00F74AFA">
                        <w:rPr>
                          <w:color w:val="D86DCB" w:themeColor="accent5" w:themeTint="99"/>
                        </w:rPr>
                        <w:t xml:space="preserve"> 3</w:t>
                      </w:r>
                      <w:r w:rsidRPr="00C93565">
                        <w:t xml:space="preserve">; </w:t>
                      </w:r>
                      <w:r w:rsidRPr="00C93565">
                        <w:tab/>
                      </w:r>
                      <w:r>
                        <w:rPr>
                          <w:color w:val="D86DCB" w:themeColor="accent5" w:themeTint="99"/>
                        </w:rPr>
                        <w:tab/>
                      </w:r>
                      <w:r w:rsidRPr="00F74AFA">
                        <w:t>// Result: 7</w:t>
                      </w:r>
                    </w:p>
                  </w:txbxContent>
                </v:textbox>
                <w10:wrap anchorx="margin"/>
              </v:shape>
            </w:pict>
          </mc:Fallback>
        </mc:AlternateContent>
      </w:r>
    </w:p>
    <w:p w:rsidR="007C6835" w:rsidP="007C6835" w:rsidRDefault="007C6835" w14:paraId="222A39E7" w14:textId="77777777">
      <w:pPr>
        <w:numPr>
          <w:ilvl w:val="0"/>
          <w:numId w:val="0"/>
        </w:numPr>
        <w:ind w:left="360"/>
        <w:rPr>
          <w:sz w:val="24"/>
          <w:szCs w:val="24"/>
          <w:lang w:val="en-US"/>
        </w:rPr>
      </w:pPr>
    </w:p>
    <w:p w:rsidRPr="00E96EBE" w:rsidR="007C6835" w:rsidP="007C6835" w:rsidRDefault="007C6835" w14:paraId="75A31600" w14:textId="77777777">
      <w:pPr>
        <w:numPr>
          <w:ilvl w:val="0"/>
          <w:numId w:val="0"/>
        </w:numPr>
        <w:ind w:left="360"/>
        <w:rPr>
          <w:sz w:val="24"/>
          <w:szCs w:val="24"/>
          <w:lang w:val="en-US"/>
        </w:rPr>
      </w:pPr>
    </w:p>
    <w:p w:rsidRPr="00C93565" w:rsidR="00DD4632" w:rsidP="00623EE5" w:rsidRDefault="00DD4632" w14:paraId="11B2A436" w14:textId="6F4D5E8A">
      <w:pPr>
        <w:pStyle w:val="ListParagraph"/>
        <w:numPr>
          <w:ilvl w:val="0"/>
          <w:numId w:val="21"/>
        </w:numPr>
        <w:rPr>
          <w:b/>
          <w:bCs/>
          <w:sz w:val="24"/>
          <w:szCs w:val="24"/>
          <w:lang w:val="en-US"/>
        </w:rPr>
      </w:pPr>
      <w:r w:rsidRPr="00C93565">
        <w:rPr>
          <w:b/>
          <w:bCs/>
          <w:sz w:val="24"/>
          <w:szCs w:val="24"/>
          <w:lang w:val="en-US"/>
        </w:rPr>
        <w:t>Division (/)</w:t>
      </w:r>
    </w:p>
    <w:p w:rsidR="007C6835" w:rsidP="00623EE5" w:rsidRDefault="007C6835" w14:paraId="66AB2106" w14:textId="25141FF2">
      <w:pPr>
        <w:pStyle w:val="ListParagraph"/>
        <w:numPr>
          <w:ilvl w:val="0"/>
          <w:numId w:val="8"/>
        </w:numPr>
        <w:rPr>
          <w:sz w:val="24"/>
          <w:szCs w:val="24"/>
          <w:lang w:val="en-US"/>
        </w:rPr>
      </w:pPr>
      <w:r>
        <w:rPr>
          <w:sz w:val="24"/>
          <w:szCs w:val="24"/>
          <w:lang w:val="en-US"/>
        </w:rPr>
        <w:t>It is used to</w:t>
      </w:r>
      <w:r w:rsidR="00194906">
        <w:rPr>
          <w:sz w:val="24"/>
          <w:szCs w:val="24"/>
          <w:lang w:val="en-US"/>
        </w:rPr>
        <w:t xml:space="preserve"> divide one number by another.</w:t>
      </w:r>
    </w:p>
    <w:p w:rsidRPr="00C93565" w:rsidR="00194906" w:rsidP="00623EE5" w:rsidRDefault="00194906" w14:paraId="5DDC4AD8" w14:textId="23AA6F8F">
      <w:pPr>
        <w:pStyle w:val="ListParagraph"/>
        <w:numPr>
          <w:ilvl w:val="0"/>
          <w:numId w:val="8"/>
        </w:numPr>
        <w:rPr>
          <w:sz w:val="24"/>
          <w:szCs w:val="24"/>
          <w:lang w:val="en-US"/>
        </w:rPr>
      </w:pPr>
      <w:r>
        <w:rPr>
          <w:sz w:val="24"/>
          <w:szCs w:val="24"/>
          <w:lang w:val="en-US"/>
        </w:rPr>
        <w:t xml:space="preserve">Be </w:t>
      </w:r>
      <w:r w:rsidR="00D909CD">
        <w:rPr>
          <w:sz w:val="24"/>
          <w:szCs w:val="24"/>
          <w:lang w:val="en-US"/>
        </w:rPr>
        <w:t xml:space="preserve">careful when dividing </w:t>
      </w:r>
      <w:r w:rsidR="00C93565">
        <w:rPr>
          <w:sz w:val="24"/>
          <w:szCs w:val="24"/>
          <w:lang w:val="en-US"/>
        </w:rPr>
        <w:t>integers</w:t>
      </w:r>
      <w:r w:rsidRPr="00C93565" w:rsidR="00C93565">
        <w:rPr>
          <w:sz w:val="24"/>
          <w:szCs w:val="24"/>
        </w:rPr>
        <w:t>, Java truncates the result (removes decimals).</w:t>
      </w:r>
    </w:p>
    <w:p w:rsidR="00C93565" w:rsidP="00C93565" w:rsidRDefault="00C93565" w14:paraId="0160D68B" w14:textId="0B0133FE">
      <w:pPr>
        <w:numPr>
          <w:ilvl w:val="0"/>
          <w:numId w:val="0"/>
        </w:numPr>
        <w:ind w:left="360"/>
        <w:rPr>
          <w:sz w:val="24"/>
          <w:szCs w:val="24"/>
          <w:lang w:val="en-US"/>
        </w:rPr>
      </w:pPr>
      <w:r>
        <w:rPr>
          <w:sz w:val="24"/>
          <w:szCs w:val="24"/>
          <w:lang w:val="en-US"/>
        </w:rPr>
        <w:t>Example:</w:t>
      </w:r>
    </w:p>
    <w:p w:rsidR="00C93565" w:rsidP="00C93565" w:rsidRDefault="00C93565" w14:paraId="6536A3A3" w14:textId="483457DD">
      <w:pPr>
        <w:numPr>
          <w:ilvl w:val="0"/>
          <w:numId w:val="0"/>
        </w:numPr>
        <w:ind w:left="360"/>
        <w:rPr>
          <w:sz w:val="24"/>
          <w:szCs w:val="24"/>
          <w:lang w:val="en-US"/>
        </w:rPr>
      </w:pPr>
      <w:r>
        <w:rPr>
          <w:noProof/>
          <w:lang w:val="en-US"/>
        </w:rPr>
        <mc:AlternateContent>
          <mc:Choice Requires="wps">
            <w:drawing>
              <wp:anchor distT="0" distB="0" distL="114300" distR="114300" simplePos="0" relativeHeight="251658255" behindDoc="0" locked="0" layoutInCell="1" allowOverlap="1" wp14:anchorId="41DD40B7" wp14:editId="076F74F2">
                <wp:simplePos x="0" y="0"/>
                <wp:positionH relativeFrom="margin">
                  <wp:align>center</wp:align>
                </wp:positionH>
                <wp:positionV relativeFrom="paragraph">
                  <wp:posOffset>12065</wp:posOffset>
                </wp:positionV>
                <wp:extent cx="5347970" cy="993648"/>
                <wp:effectExtent l="0" t="0" r="24130" b="16510"/>
                <wp:wrapNone/>
                <wp:docPr id="1577224207" name="Text Box 10"/>
                <wp:cNvGraphicFramePr/>
                <a:graphic xmlns:a="http://schemas.openxmlformats.org/drawingml/2006/main">
                  <a:graphicData uri="http://schemas.microsoft.com/office/word/2010/wordprocessingShape">
                    <wps:wsp>
                      <wps:cNvSpPr txBox="1"/>
                      <wps:spPr>
                        <a:xfrm>
                          <a:off x="0" y="0"/>
                          <a:ext cx="5347970" cy="993648"/>
                        </a:xfrm>
                        <a:prstGeom prst="rect">
                          <a:avLst/>
                        </a:prstGeom>
                        <a:solidFill>
                          <a:schemeClr val="tx1"/>
                        </a:solidFill>
                        <a:ln w="6350">
                          <a:solidFill>
                            <a:prstClr val="black"/>
                          </a:solidFill>
                        </a:ln>
                      </wps:spPr>
                      <wps:txbx>
                        <w:txbxContent>
                          <w:p w:rsidR="00C93565" w:rsidP="00C93565" w:rsidRDefault="00C93565" w14:paraId="123AE795" w14:textId="77777777">
                            <w:pPr>
                              <w:numPr>
                                <w:ilvl w:val="0"/>
                                <w:numId w:val="0"/>
                              </w:numPr>
                            </w:pPr>
                            <w:r>
                              <w:t>j</w:t>
                            </w:r>
                            <w:r w:rsidRPr="005E478C">
                              <w:t>ava</w:t>
                            </w:r>
                          </w:p>
                          <w:p w:rsidRPr="00C93565" w:rsidR="00C93565" w:rsidP="00C93565" w:rsidRDefault="00C93565" w14:paraId="7B85EBB1" w14:textId="6E1421B6">
                            <w:pPr>
                              <w:numPr>
                                <w:ilvl w:val="0"/>
                                <w:numId w:val="0"/>
                              </w:numPr>
                            </w:pPr>
                            <w:r w:rsidRPr="00C93565">
                              <w:rPr>
                                <w:color w:val="D86DCB" w:themeColor="accent5" w:themeTint="99"/>
                              </w:rPr>
                              <w:t xml:space="preserve">int quotient </w:t>
                            </w:r>
                            <w:r w:rsidRPr="00C93565">
                              <w:t xml:space="preserve">= </w:t>
                            </w:r>
                            <w:r w:rsidRPr="00C93565">
                              <w:rPr>
                                <w:color w:val="D86DCB" w:themeColor="accent5" w:themeTint="99"/>
                              </w:rPr>
                              <w:t xml:space="preserve">10 </w:t>
                            </w:r>
                            <w:r w:rsidRPr="00C93565">
                              <w:t>/</w:t>
                            </w:r>
                            <w:r w:rsidRPr="00C93565">
                              <w:rPr>
                                <w:color w:val="D86DCB" w:themeColor="accent5" w:themeTint="99"/>
                              </w:rPr>
                              <w:t xml:space="preserve"> </w:t>
                            </w:r>
                            <w:proofErr w:type="gramStart"/>
                            <w:r w:rsidRPr="00C93565">
                              <w:rPr>
                                <w:color w:val="D86DCB" w:themeColor="accent5" w:themeTint="99"/>
                              </w:rPr>
                              <w:t>3</w:t>
                            </w:r>
                            <w:r w:rsidRPr="00C93565">
                              <w:t xml:space="preserve">;   </w:t>
                            </w:r>
                            <w:proofErr w:type="gramEnd"/>
                            <w:r>
                              <w:rPr>
                                <w:color w:val="D86DCB" w:themeColor="accent5" w:themeTint="99"/>
                              </w:rPr>
                              <w:tab/>
                            </w:r>
                            <w:r>
                              <w:rPr>
                                <w:color w:val="D86DCB" w:themeColor="accent5" w:themeTint="99"/>
                              </w:rPr>
                              <w:tab/>
                            </w:r>
                            <w:r w:rsidRPr="00C93565">
                              <w:t>// Result: 3 (not 3.33)</w:t>
                            </w:r>
                          </w:p>
                          <w:p w:rsidRPr="00C93565" w:rsidR="00C93565" w:rsidP="00C93565" w:rsidRDefault="00C93565" w14:paraId="78D30213" w14:textId="0F476A33">
                            <w:pPr>
                              <w:numPr>
                                <w:ilvl w:val="0"/>
                                <w:numId w:val="0"/>
                              </w:numPr>
                            </w:pPr>
                            <w:r w:rsidRPr="00C93565">
                              <w:rPr>
                                <w:color w:val="D86DCB" w:themeColor="accent5" w:themeTint="99"/>
                              </w:rPr>
                              <w:t xml:space="preserve">double result </w:t>
                            </w:r>
                            <w:r w:rsidRPr="00C93565">
                              <w:t xml:space="preserve">= </w:t>
                            </w:r>
                            <w:r w:rsidRPr="00C93565">
                              <w:rPr>
                                <w:color w:val="D86DCB" w:themeColor="accent5" w:themeTint="99"/>
                              </w:rPr>
                              <w:t xml:space="preserve">10.0 </w:t>
                            </w:r>
                            <w:r w:rsidRPr="00C93565">
                              <w:t xml:space="preserve">/ </w:t>
                            </w:r>
                            <w:r w:rsidRPr="00C93565">
                              <w:rPr>
                                <w:color w:val="D86DCB" w:themeColor="accent5" w:themeTint="99"/>
                              </w:rPr>
                              <w:t>3</w:t>
                            </w:r>
                            <w:r w:rsidRPr="00C93565">
                              <w:t xml:space="preserve">; </w:t>
                            </w:r>
                            <w:r>
                              <w:rPr>
                                <w:color w:val="D86DCB" w:themeColor="accent5" w:themeTint="99"/>
                              </w:rPr>
                              <w:tab/>
                            </w:r>
                            <w:r w:rsidRPr="00C93565">
                              <w:t>// Result: 3.3333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306A9F4">
              <v:shape id="_x0000_s1044" style="position:absolute;left:0;text-align:left;margin-left:0;margin-top:.95pt;width:421.1pt;height:78.25pt;z-index:25165825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" w14:anchorId="41DD40B7">
                <v:textbox>
                  <w:txbxContent>
                    <w:p w:rsidR="00C93565" w:rsidP="00C93565" w:rsidRDefault="00C93565" w14:paraId="557A31D1" w14:textId="77777777">
                      <w:pPr>
                        <w:numPr>
                          <w:ilvl w:val="0"/>
                          <w:numId w:val="0"/>
                        </w:numPr>
                      </w:pPr>
                      <w:r>
                        <w:t>j</w:t>
                      </w:r>
                      <w:r w:rsidRPr="005E478C">
                        <w:t>ava</w:t>
                      </w:r>
                    </w:p>
                    <w:p w:rsidRPr="00C93565" w:rsidR="00C93565" w:rsidP="00C93565" w:rsidRDefault="00C93565" w14:paraId="3ADF0617" w14:textId="6E1421B6">
                      <w:pPr>
                        <w:numPr>
                          <w:ilvl w:val="0"/>
                          <w:numId w:val="0"/>
                        </w:numPr>
                      </w:pPr>
                      <w:r w:rsidRPr="00C93565">
                        <w:rPr>
                          <w:color w:val="D86DCB" w:themeColor="accent5" w:themeTint="99"/>
                        </w:rPr>
                        <w:t xml:space="preserve">int quotient </w:t>
                      </w:r>
                      <w:r w:rsidRPr="00C93565">
                        <w:t xml:space="preserve">= </w:t>
                      </w:r>
                      <w:r w:rsidRPr="00C93565">
                        <w:rPr>
                          <w:color w:val="D86DCB" w:themeColor="accent5" w:themeTint="99"/>
                        </w:rPr>
                        <w:t xml:space="preserve">10 </w:t>
                      </w:r>
                      <w:r w:rsidRPr="00C93565">
                        <w:t>/</w:t>
                      </w:r>
                      <w:r w:rsidRPr="00C93565">
                        <w:rPr>
                          <w:color w:val="D86DCB" w:themeColor="accent5" w:themeTint="99"/>
                        </w:rPr>
                        <w:t xml:space="preserve"> </w:t>
                      </w:r>
                      <w:proofErr w:type="gramStart"/>
                      <w:r w:rsidRPr="00C93565">
                        <w:rPr>
                          <w:color w:val="D86DCB" w:themeColor="accent5" w:themeTint="99"/>
                        </w:rPr>
                        <w:t>3</w:t>
                      </w:r>
                      <w:r w:rsidRPr="00C93565">
                        <w:t xml:space="preserve">;   </w:t>
                      </w:r>
                      <w:proofErr w:type="gramEnd"/>
                      <w:r>
                        <w:rPr>
                          <w:color w:val="D86DCB" w:themeColor="accent5" w:themeTint="99"/>
                        </w:rPr>
                        <w:tab/>
                      </w:r>
                      <w:r>
                        <w:rPr>
                          <w:color w:val="D86DCB" w:themeColor="accent5" w:themeTint="99"/>
                        </w:rPr>
                        <w:tab/>
                      </w:r>
                      <w:r w:rsidRPr="00C93565">
                        <w:t>// Result: 3 (not 3.33)</w:t>
                      </w:r>
                    </w:p>
                    <w:p w:rsidRPr="00C93565" w:rsidR="00C93565" w:rsidP="00C93565" w:rsidRDefault="00C93565" w14:paraId="4120BA44" w14:textId="0F476A33">
                      <w:pPr>
                        <w:numPr>
                          <w:ilvl w:val="0"/>
                          <w:numId w:val="0"/>
                        </w:numPr>
                      </w:pPr>
                      <w:r w:rsidRPr="00C93565">
                        <w:rPr>
                          <w:color w:val="D86DCB" w:themeColor="accent5" w:themeTint="99"/>
                        </w:rPr>
                        <w:t xml:space="preserve">double result </w:t>
                      </w:r>
                      <w:r w:rsidRPr="00C93565">
                        <w:t xml:space="preserve">= </w:t>
                      </w:r>
                      <w:r w:rsidRPr="00C93565">
                        <w:rPr>
                          <w:color w:val="D86DCB" w:themeColor="accent5" w:themeTint="99"/>
                        </w:rPr>
                        <w:t xml:space="preserve">10.0 </w:t>
                      </w:r>
                      <w:r w:rsidRPr="00C93565">
                        <w:t xml:space="preserve">/ </w:t>
                      </w:r>
                      <w:r w:rsidRPr="00C93565">
                        <w:rPr>
                          <w:color w:val="D86DCB" w:themeColor="accent5" w:themeTint="99"/>
                        </w:rPr>
                        <w:t>3</w:t>
                      </w:r>
                      <w:r w:rsidRPr="00C93565">
                        <w:t xml:space="preserve">; </w:t>
                      </w:r>
                      <w:r>
                        <w:rPr>
                          <w:color w:val="D86DCB" w:themeColor="accent5" w:themeTint="99"/>
                        </w:rPr>
                        <w:tab/>
                      </w:r>
                      <w:r w:rsidRPr="00C93565">
                        <w:t>// Result: 3.3333</w:t>
                      </w:r>
                    </w:p>
                  </w:txbxContent>
                </v:textbox>
                <w10:wrap anchorx="margin"/>
              </v:shape>
            </w:pict>
          </mc:Fallback>
        </mc:AlternateContent>
      </w:r>
    </w:p>
    <w:p w:rsidR="00C93565" w:rsidP="00C93565" w:rsidRDefault="00C93565" w14:paraId="6CD93FD0" w14:textId="77777777">
      <w:pPr>
        <w:numPr>
          <w:ilvl w:val="0"/>
          <w:numId w:val="0"/>
        </w:numPr>
        <w:ind w:left="360"/>
        <w:rPr>
          <w:sz w:val="24"/>
          <w:szCs w:val="24"/>
          <w:lang w:val="en-US"/>
        </w:rPr>
      </w:pPr>
    </w:p>
    <w:p w:rsidR="00C93565" w:rsidP="00C93565" w:rsidRDefault="00C93565" w14:paraId="63348C61" w14:textId="77777777">
      <w:pPr>
        <w:numPr>
          <w:ilvl w:val="0"/>
          <w:numId w:val="0"/>
        </w:numPr>
        <w:ind w:left="360"/>
        <w:rPr>
          <w:sz w:val="24"/>
          <w:szCs w:val="24"/>
          <w:lang w:val="en-US"/>
        </w:rPr>
      </w:pPr>
    </w:p>
    <w:p w:rsidRPr="00C93565" w:rsidR="00C93565" w:rsidP="00C93565" w:rsidRDefault="00C93565" w14:paraId="43277394" w14:textId="77777777">
      <w:pPr>
        <w:numPr>
          <w:ilvl w:val="0"/>
          <w:numId w:val="0"/>
        </w:numPr>
        <w:ind w:left="360"/>
        <w:rPr>
          <w:sz w:val="24"/>
          <w:szCs w:val="24"/>
          <w:lang w:val="en-US"/>
        </w:rPr>
      </w:pPr>
    </w:p>
    <w:p w:rsidRPr="00C93565" w:rsidR="00DD4632" w:rsidP="00623EE5" w:rsidRDefault="00DD4632" w14:paraId="18211215" w14:textId="64D6EF58">
      <w:pPr>
        <w:pStyle w:val="ListParagraph"/>
        <w:numPr>
          <w:ilvl w:val="0"/>
          <w:numId w:val="21"/>
        </w:numPr>
        <w:rPr>
          <w:b/>
          <w:bCs/>
          <w:sz w:val="24"/>
          <w:szCs w:val="24"/>
          <w:lang w:val="en-US"/>
        </w:rPr>
      </w:pPr>
      <w:r w:rsidRPr="00C93565">
        <w:rPr>
          <w:b/>
          <w:bCs/>
          <w:sz w:val="24"/>
          <w:szCs w:val="24"/>
          <w:lang w:val="en-US"/>
        </w:rPr>
        <w:t>Modulus (%)</w:t>
      </w:r>
    </w:p>
    <w:p w:rsidR="00C93565" w:rsidP="00623EE5" w:rsidRDefault="00C93565" w14:paraId="18508EAD" w14:textId="34C4642B">
      <w:pPr>
        <w:pStyle w:val="ListParagraph"/>
        <w:numPr>
          <w:ilvl w:val="0"/>
          <w:numId w:val="8"/>
        </w:numPr>
        <w:rPr>
          <w:sz w:val="24"/>
          <w:szCs w:val="24"/>
          <w:lang w:val="en-US"/>
        </w:rPr>
      </w:pPr>
      <w:r>
        <w:rPr>
          <w:sz w:val="24"/>
          <w:szCs w:val="24"/>
          <w:lang w:val="en-US"/>
        </w:rPr>
        <w:t xml:space="preserve">It </w:t>
      </w:r>
      <w:r w:rsidR="00D72E7F">
        <w:rPr>
          <w:sz w:val="24"/>
          <w:szCs w:val="24"/>
          <w:lang w:val="en-US"/>
        </w:rPr>
        <w:t>returns the remainder after division.</w:t>
      </w:r>
    </w:p>
    <w:p w:rsidR="00D72E7F" w:rsidP="00623EE5" w:rsidRDefault="00D72E7F" w14:paraId="20C98E61" w14:textId="11190FBD">
      <w:pPr>
        <w:pStyle w:val="ListParagraph"/>
        <w:numPr>
          <w:ilvl w:val="0"/>
          <w:numId w:val="8"/>
        </w:numPr>
        <w:rPr>
          <w:sz w:val="24"/>
          <w:szCs w:val="24"/>
          <w:lang w:val="en-US"/>
        </w:rPr>
      </w:pPr>
      <w:r>
        <w:rPr>
          <w:sz w:val="24"/>
          <w:szCs w:val="24"/>
          <w:lang w:val="en-US"/>
        </w:rPr>
        <w:t xml:space="preserve">It is useful for checking if </w:t>
      </w:r>
      <w:proofErr w:type="spellStart"/>
      <w:r>
        <w:rPr>
          <w:sz w:val="24"/>
          <w:szCs w:val="24"/>
          <w:lang w:val="en-US"/>
        </w:rPr>
        <w:t>anumber</w:t>
      </w:r>
      <w:proofErr w:type="spellEnd"/>
      <w:r>
        <w:rPr>
          <w:sz w:val="24"/>
          <w:szCs w:val="24"/>
          <w:lang w:val="en-US"/>
        </w:rPr>
        <w:t xml:space="preserve"> is even or odd.</w:t>
      </w:r>
    </w:p>
    <w:p w:rsidR="009713EC" w:rsidP="009713EC" w:rsidRDefault="00D72E7F" w14:paraId="2C91B16A" w14:textId="452E197A">
      <w:pPr>
        <w:numPr>
          <w:ilvl w:val="0"/>
          <w:numId w:val="0"/>
        </w:numPr>
        <w:ind w:left="540"/>
        <w:rPr>
          <w:sz w:val="24"/>
          <w:szCs w:val="24"/>
          <w:lang w:val="en-US"/>
        </w:rPr>
      </w:pPr>
      <w:r>
        <w:rPr>
          <w:sz w:val="24"/>
          <w:szCs w:val="24"/>
          <w:lang w:val="en-US"/>
        </w:rPr>
        <w:t>Example:</w:t>
      </w:r>
    </w:p>
    <w:p w:rsidR="00153E58" w:rsidP="009713EC" w:rsidRDefault="00153E58" w14:paraId="5456FCB6" w14:textId="1D2668E2">
      <w:pPr>
        <w:numPr>
          <w:ilvl w:val="0"/>
          <w:numId w:val="0"/>
        </w:numPr>
        <w:ind w:left="540"/>
        <w:rPr>
          <w:sz w:val="24"/>
          <w:szCs w:val="24"/>
          <w:lang w:val="en-US"/>
        </w:rPr>
      </w:pPr>
    </w:p>
    <w:p w:rsidR="009713EC" w:rsidP="009713EC" w:rsidRDefault="00153E58" w14:paraId="6FFEC126" w14:textId="527C07A9">
      <w:pPr>
        <w:numPr>
          <w:ilvl w:val="0"/>
          <w:numId w:val="0"/>
        </w:numPr>
        <w:rPr>
          <w:sz w:val="24"/>
          <w:szCs w:val="24"/>
          <w:lang w:val="en-US"/>
        </w:rPr>
      </w:pPr>
      <w:r>
        <w:rPr>
          <w:noProof/>
          <w:lang w:val="en-US"/>
        </w:rPr>
        <mc:AlternateContent>
          <mc:Choice Requires="wps">
            <w:drawing>
              <wp:anchor distT="0" distB="0" distL="114300" distR="114300" simplePos="0" relativeHeight="251658257" behindDoc="0" locked="0" layoutInCell="1" allowOverlap="1" wp14:anchorId="51504E77" wp14:editId="18AF0D70">
                <wp:simplePos x="0" y="0"/>
                <wp:positionH relativeFrom="margin">
                  <wp:posOffset>151914</wp:posOffset>
                </wp:positionH>
                <wp:positionV relativeFrom="paragraph">
                  <wp:posOffset>-636046</wp:posOffset>
                </wp:positionV>
                <wp:extent cx="5347970" cy="1859280"/>
                <wp:effectExtent l="0" t="0" r="24130" b="26670"/>
                <wp:wrapNone/>
                <wp:docPr id="1202206599" name="Text Box 10"/>
                <wp:cNvGraphicFramePr/>
                <a:graphic xmlns:a="http://schemas.openxmlformats.org/drawingml/2006/main">
                  <a:graphicData uri="http://schemas.microsoft.com/office/word/2010/wordprocessingShape">
                    <wps:wsp>
                      <wps:cNvSpPr txBox="1"/>
                      <wps:spPr>
                        <a:xfrm>
                          <a:off x="0" y="0"/>
                          <a:ext cx="5347970" cy="1859280"/>
                        </a:xfrm>
                        <a:prstGeom prst="rect">
                          <a:avLst/>
                        </a:prstGeom>
                        <a:solidFill>
                          <a:schemeClr val="tx1"/>
                        </a:solidFill>
                        <a:ln w="6350">
                          <a:solidFill>
                            <a:prstClr val="black"/>
                          </a:solidFill>
                        </a:ln>
                      </wps:spPr>
                      <wps:txbx>
                        <w:txbxContent>
                          <w:p w:rsidR="00D72E7F" w:rsidP="00D72E7F" w:rsidRDefault="00D72E7F" w14:paraId="38D4FABA" w14:textId="77777777">
                            <w:pPr>
                              <w:numPr>
                                <w:ilvl w:val="0"/>
                                <w:numId w:val="0"/>
                              </w:numPr>
                            </w:pPr>
                            <w:r>
                              <w:t>j</w:t>
                            </w:r>
                            <w:r w:rsidRPr="005E478C">
                              <w:t>ava</w:t>
                            </w:r>
                          </w:p>
                          <w:p w:rsidR="000D7AA3" w:rsidP="000D7AA3" w:rsidRDefault="000D7AA3" w14:paraId="4A22FFC0" w14:textId="21BF61C3">
                            <w:pPr>
                              <w:numPr>
                                <w:ilvl w:val="0"/>
                                <w:numId w:val="0"/>
                              </w:numPr>
                            </w:pPr>
                            <w:r w:rsidRPr="000D7AA3">
                              <w:rPr>
                                <w:color w:val="D86DCB" w:themeColor="accent5" w:themeTint="99"/>
                              </w:rPr>
                              <w:t xml:space="preserve">int remainder </w:t>
                            </w:r>
                            <w:r>
                              <w:t xml:space="preserve">= </w:t>
                            </w:r>
                            <w:r w:rsidRPr="000D7AA3">
                              <w:rPr>
                                <w:color w:val="D86DCB" w:themeColor="accent5" w:themeTint="99"/>
                              </w:rPr>
                              <w:t>10</w:t>
                            </w:r>
                            <w:r>
                              <w:t xml:space="preserve"> % </w:t>
                            </w:r>
                            <w:r w:rsidRPr="000D7AA3">
                              <w:rPr>
                                <w:color w:val="D86DCB" w:themeColor="accent5" w:themeTint="99"/>
                              </w:rPr>
                              <w:t>3</w:t>
                            </w:r>
                            <w:r>
                              <w:t xml:space="preserve">; </w:t>
                            </w:r>
                            <w:r>
                              <w:tab/>
                            </w:r>
                            <w:r>
                              <w:t>// Result: 1</w:t>
                            </w:r>
                          </w:p>
                          <w:p w:rsidR="000D7AA3" w:rsidP="000D7AA3" w:rsidRDefault="000D7AA3" w14:paraId="3BBA4151" w14:textId="77777777">
                            <w:pPr>
                              <w:numPr>
                                <w:ilvl w:val="0"/>
                                <w:numId w:val="0"/>
                              </w:numPr>
                            </w:pPr>
                            <w:r w:rsidRPr="000D7AA3">
                              <w:rPr>
                                <w:color w:val="00B0F0"/>
                              </w:rPr>
                              <w:t xml:space="preserve">if </w:t>
                            </w:r>
                            <w:r>
                              <w:t xml:space="preserve">(remainder == </w:t>
                            </w:r>
                            <w:r w:rsidRPr="000D7AA3">
                              <w:rPr>
                                <w:color w:val="D86DCB" w:themeColor="accent5" w:themeTint="99"/>
                              </w:rPr>
                              <w:t>0</w:t>
                            </w:r>
                            <w:r>
                              <w:t>)</w:t>
                            </w:r>
                          </w:p>
                          <w:p w:rsidRPr="000D7AA3" w:rsidR="000D7AA3" w:rsidP="000D7AA3" w:rsidRDefault="000D7AA3" w14:paraId="73688EB9" w14:textId="77777777">
                            <w:pPr>
                              <w:numPr>
                                <w:ilvl w:val="0"/>
                                <w:numId w:val="0"/>
                              </w:numPr>
                            </w:pPr>
                            <w:r>
                              <w:t xml:space="preserve">    </w:t>
                            </w:r>
                            <w:proofErr w:type="spellStart"/>
                            <w:r>
                              <w:t>System.out.println</w:t>
                            </w:r>
                            <w:proofErr w:type="spellEnd"/>
                            <w:r w:rsidRPr="000D7AA3">
                              <w:t>(</w:t>
                            </w:r>
                            <w:r w:rsidRPr="000D7AA3">
                              <w:rPr>
                                <w:color w:val="00B050"/>
                              </w:rPr>
                              <w:t>"Even"</w:t>
                            </w:r>
                            <w:proofErr w:type="gramStart"/>
                            <w:r w:rsidRPr="000D7AA3">
                              <w:t>);</w:t>
                            </w:r>
                            <w:proofErr w:type="gramEnd"/>
                          </w:p>
                          <w:p w:rsidRPr="000D7AA3" w:rsidR="000D7AA3" w:rsidP="000D7AA3" w:rsidRDefault="000D7AA3" w14:paraId="0D38484B" w14:textId="77777777">
                            <w:pPr>
                              <w:numPr>
                                <w:ilvl w:val="0"/>
                                <w:numId w:val="0"/>
                              </w:numPr>
                              <w:rPr>
                                <w:color w:val="00B0F0"/>
                              </w:rPr>
                            </w:pPr>
                            <w:r w:rsidRPr="000D7AA3">
                              <w:rPr>
                                <w:color w:val="00B0F0"/>
                              </w:rPr>
                              <w:t>else</w:t>
                            </w:r>
                          </w:p>
                          <w:p w:rsidRPr="00C93565" w:rsidR="00D72E7F" w:rsidP="000D7AA3" w:rsidRDefault="000D7AA3" w14:paraId="670282FC" w14:textId="433A2D1A">
                            <w:pPr>
                              <w:numPr>
                                <w:ilvl w:val="0"/>
                                <w:numId w:val="0"/>
                              </w:numPr>
                            </w:pPr>
                            <w:r>
                              <w:t xml:space="preserve">    </w:t>
                            </w:r>
                            <w:proofErr w:type="spellStart"/>
                            <w:r>
                              <w:t>System.out.println</w:t>
                            </w:r>
                            <w:proofErr w:type="spellEnd"/>
                            <w:r w:rsidRPr="000D7AA3">
                              <w:t>(</w:t>
                            </w:r>
                            <w:r w:rsidRPr="000D7AA3">
                              <w:rPr>
                                <w:color w:val="00B050"/>
                              </w:rPr>
                              <w:t>"Odd"</w:t>
                            </w:r>
                            <w:proofErr w:type="gramStart"/>
                            <w:r w:rsidRPr="000D7AA3">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F74F581">
              <v:shape id="_x0000_s1045" style="position:absolute;margin-left:11.95pt;margin-top:-50.1pt;width:421.1pt;height:146.4pt;z-index:25165825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" w14:anchorId="51504E77">
                <v:textbox>
                  <w:txbxContent>
                    <w:p w:rsidR="00D72E7F" w:rsidP="00D72E7F" w:rsidRDefault="00D72E7F" w14:paraId="55CA144E" w14:textId="77777777">
                      <w:pPr>
                        <w:numPr>
                          <w:ilvl w:val="0"/>
                          <w:numId w:val="0"/>
                        </w:numPr>
                      </w:pPr>
                      <w:r>
                        <w:t>j</w:t>
                      </w:r>
                      <w:r w:rsidRPr="005E478C">
                        <w:t>ava</w:t>
                      </w:r>
                    </w:p>
                    <w:p w:rsidR="000D7AA3" w:rsidP="000D7AA3" w:rsidRDefault="000D7AA3" w14:paraId="71603540" w14:textId="21BF61C3">
                      <w:pPr>
                        <w:numPr>
                          <w:ilvl w:val="0"/>
                          <w:numId w:val="0"/>
                        </w:numPr>
                      </w:pPr>
                      <w:r w:rsidRPr="000D7AA3">
                        <w:rPr>
                          <w:color w:val="D86DCB" w:themeColor="accent5" w:themeTint="99"/>
                        </w:rPr>
                        <w:t xml:space="preserve">int remainder </w:t>
                      </w:r>
                      <w:r>
                        <w:t xml:space="preserve">= </w:t>
                      </w:r>
                      <w:r w:rsidRPr="000D7AA3">
                        <w:rPr>
                          <w:color w:val="D86DCB" w:themeColor="accent5" w:themeTint="99"/>
                        </w:rPr>
                        <w:t>10</w:t>
                      </w:r>
                      <w:r>
                        <w:t xml:space="preserve"> % </w:t>
                      </w:r>
                      <w:r w:rsidRPr="000D7AA3">
                        <w:rPr>
                          <w:color w:val="D86DCB" w:themeColor="accent5" w:themeTint="99"/>
                        </w:rPr>
                        <w:t>3</w:t>
                      </w:r>
                      <w:r>
                        <w:t xml:space="preserve">; </w:t>
                      </w:r>
                      <w:r>
                        <w:tab/>
                      </w:r>
                      <w:r>
                        <w:t>// Result: 1</w:t>
                      </w:r>
                    </w:p>
                    <w:p w:rsidR="000D7AA3" w:rsidP="000D7AA3" w:rsidRDefault="000D7AA3" w14:paraId="7F6E8C87" w14:textId="77777777">
                      <w:pPr>
                        <w:numPr>
                          <w:ilvl w:val="0"/>
                          <w:numId w:val="0"/>
                        </w:numPr>
                      </w:pPr>
                      <w:r w:rsidRPr="000D7AA3">
                        <w:rPr>
                          <w:color w:val="00B0F0"/>
                        </w:rPr>
                        <w:t xml:space="preserve">if </w:t>
                      </w:r>
                      <w:r>
                        <w:t xml:space="preserve">(remainder == </w:t>
                      </w:r>
                      <w:r w:rsidRPr="000D7AA3">
                        <w:rPr>
                          <w:color w:val="D86DCB" w:themeColor="accent5" w:themeTint="99"/>
                        </w:rPr>
                        <w:t>0</w:t>
                      </w:r>
                      <w:r>
                        <w:t>)</w:t>
                      </w:r>
                    </w:p>
                    <w:p w:rsidRPr="000D7AA3" w:rsidR="000D7AA3" w:rsidP="000D7AA3" w:rsidRDefault="000D7AA3" w14:paraId="4CF3D395" w14:textId="77777777">
                      <w:pPr>
                        <w:numPr>
                          <w:ilvl w:val="0"/>
                          <w:numId w:val="0"/>
                        </w:numPr>
                      </w:pPr>
                      <w:r>
                        <w:t xml:space="preserve">    </w:t>
                      </w:r>
                      <w:proofErr w:type="spellStart"/>
                      <w:r>
                        <w:t>System.out.println</w:t>
                      </w:r>
                      <w:proofErr w:type="spellEnd"/>
                      <w:r w:rsidRPr="000D7AA3">
                        <w:t>(</w:t>
                      </w:r>
                      <w:r w:rsidRPr="000D7AA3">
                        <w:rPr>
                          <w:color w:val="00B050"/>
                        </w:rPr>
                        <w:t>"Even"</w:t>
                      </w:r>
                      <w:proofErr w:type="gramStart"/>
                      <w:r w:rsidRPr="000D7AA3">
                        <w:t>);</w:t>
                      </w:r>
                      <w:proofErr w:type="gramEnd"/>
                    </w:p>
                    <w:p w:rsidRPr="000D7AA3" w:rsidR="000D7AA3" w:rsidP="000D7AA3" w:rsidRDefault="000D7AA3" w14:paraId="28D15FC7" w14:textId="77777777">
                      <w:pPr>
                        <w:numPr>
                          <w:ilvl w:val="0"/>
                          <w:numId w:val="0"/>
                        </w:numPr>
                        <w:rPr>
                          <w:color w:val="00B0F0"/>
                        </w:rPr>
                      </w:pPr>
                      <w:r w:rsidRPr="000D7AA3">
                        <w:rPr>
                          <w:color w:val="00B0F0"/>
                        </w:rPr>
                        <w:t>else</w:t>
                      </w:r>
                    </w:p>
                    <w:p w:rsidRPr="00C93565" w:rsidR="00D72E7F" w:rsidP="000D7AA3" w:rsidRDefault="000D7AA3" w14:paraId="30F4BE31" w14:textId="433A2D1A">
                      <w:pPr>
                        <w:numPr>
                          <w:ilvl w:val="0"/>
                          <w:numId w:val="0"/>
                        </w:numPr>
                      </w:pPr>
                      <w:r>
                        <w:t xml:space="preserve">    </w:t>
                      </w:r>
                      <w:proofErr w:type="spellStart"/>
                      <w:r>
                        <w:t>System.out.println</w:t>
                      </w:r>
                      <w:proofErr w:type="spellEnd"/>
                      <w:r w:rsidRPr="000D7AA3">
                        <w:t>(</w:t>
                      </w:r>
                      <w:r w:rsidRPr="000D7AA3">
                        <w:rPr>
                          <w:color w:val="00B050"/>
                        </w:rPr>
                        <w:t>"Odd"</w:t>
                      </w:r>
                      <w:proofErr w:type="gramStart"/>
                      <w:r w:rsidRPr="000D7AA3">
                        <w:t>);</w:t>
                      </w:r>
                      <w:proofErr w:type="gramEnd"/>
                    </w:p>
                  </w:txbxContent>
                </v:textbox>
                <w10:wrap anchorx="margin"/>
              </v:shape>
            </w:pict>
          </mc:Fallback>
        </mc:AlternateContent>
      </w:r>
      <w:del w:author="Microsoft Word" w:date="2025-10-24T10:52:00Z" w16du:dateUtc="2025-10-24T17:52:00Z" w:id="0">
        <w:r w:rsidR="00D72E7F">
          <w:rPr>
            <w:noProof/>
            <w:lang w:val="en-US"/>
          </w:rPr>
          <mc:AlternateContent>
            <mc:Choice Requires="wps">
              <w:drawing>
                <wp:anchor distT="0" distB="0" distL="114300" distR="114300" simplePos="0" relativeHeight="251658256" behindDoc="0" locked="0" layoutInCell="1" allowOverlap="1" wp14:anchorId="502F64E9" wp14:editId="0B1D50A9">
                  <wp:simplePos x="0" y="0"/>
                  <wp:positionH relativeFrom="margin">
                    <wp:align>center</wp:align>
                  </wp:positionH>
                  <wp:positionV relativeFrom="paragraph">
                    <wp:posOffset>6096</wp:posOffset>
                  </wp:positionV>
                  <wp:extent cx="5347970" cy="1639824"/>
                  <wp:effectExtent l="0" t="0" r="24130" b="17780"/>
                  <wp:wrapNone/>
                  <wp:docPr id="1687186795" name="Text Box 10"/>
                  <wp:cNvGraphicFramePr/>
                  <a:graphic xmlns:a="http://schemas.openxmlformats.org/drawingml/2006/main">
                    <a:graphicData uri="http://schemas.microsoft.com/office/word/2010/wordprocessingShape">
                      <wps:wsp>
                        <wps:cNvSpPr txBox="1"/>
                        <wps:spPr>
                          <a:xfrm>
                            <a:off x="0" y="0"/>
                            <a:ext cx="5347970" cy="1639824"/>
                          </a:xfrm>
                          <a:prstGeom prst="rect">
                            <a:avLst/>
                          </a:prstGeom>
                          <a:solidFill>
                            <a:schemeClr val="tx1"/>
                          </a:solidFill>
                          <a:ln w="6350">
                            <a:solidFill>
                              <a:prstClr val="black"/>
                            </a:solidFill>
                          </a:ln>
                        </wps:spPr>
                        <wps:txbx>
                          <w:txbxContent>
                            <w:p w:rsidR="00D72E7F" w:rsidP="00D72E7F" w:rsidRDefault="00D72E7F" w14:paraId="14F154DA" w14:textId="77777777">
                              <w:pPr>
                                <w:numPr>
                                  <w:ilvl w:val="0"/>
                                  <w:numId w:val="0"/>
                                </w:numPr>
                              </w:pPr>
                              <w:r>
                                <w:t>j</w:t>
                              </w:r>
                              <w:r w:rsidRPr="005E478C">
                                <w:t>ava</w:t>
                              </w:r>
                            </w:p>
                            <w:p w:rsidRPr="00C93565" w:rsidR="00D72E7F" w:rsidP="00D72E7F" w:rsidRDefault="00D72E7F" w14:paraId="5DA3911A" w14:textId="77777777">
                              <w:pPr>
                                <w:numPr>
                                  <w:ilvl w:val="0"/>
                                  <w:numId w:val="0"/>
                                </w:numPr>
                              </w:pPr>
                              <w:r w:rsidRPr="00C93565">
                                <w:rPr>
                                  <w:color w:val="D86DCB" w:themeColor="accent5" w:themeTint="99"/>
                                </w:rPr>
                                <w:t xml:space="preserve">int quotient </w:t>
                              </w:r>
                              <w:r w:rsidRPr="00C93565">
                                <w:t xml:space="preserve">= </w:t>
                              </w:r>
                              <w:r w:rsidRPr="00C93565">
                                <w:rPr>
                                  <w:color w:val="D86DCB" w:themeColor="accent5" w:themeTint="99"/>
                                </w:rPr>
                                <w:t xml:space="preserve">10 </w:t>
                              </w:r>
                              <w:r w:rsidRPr="00C93565">
                                <w:t>/</w:t>
                              </w:r>
                              <w:r w:rsidRPr="00C93565">
                                <w:rPr>
                                  <w:color w:val="D86DCB" w:themeColor="accent5" w:themeTint="99"/>
                                </w:rPr>
                                <w:t xml:space="preserve"> </w:t>
                              </w:r>
                              <w:proofErr w:type="gramStart"/>
                              <w:r w:rsidRPr="00C93565">
                                <w:rPr>
                                  <w:color w:val="D86DCB" w:themeColor="accent5" w:themeTint="99"/>
                                </w:rPr>
                                <w:t>3</w:t>
                              </w:r>
                              <w:r w:rsidRPr="00C93565">
                                <w:t xml:space="preserve">;   </w:t>
                              </w:r>
                              <w:proofErr w:type="gramEnd"/>
                              <w:r>
                                <w:rPr>
                                  <w:color w:val="D86DCB" w:themeColor="accent5" w:themeTint="99"/>
                                </w:rPr>
                                <w:tab/>
                              </w:r>
                              <w:r>
                                <w:rPr>
                                  <w:color w:val="D86DCB" w:themeColor="accent5" w:themeTint="99"/>
                                </w:rPr>
                                <w:tab/>
                              </w:r>
                              <w:r w:rsidRPr="00C93565">
                                <w:t>// Result: 3 (not 3.33)</w:t>
                              </w:r>
                            </w:p>
                            <w:p w:rsidR="00D72E7F" w:rsidP="00D72E7F" w:rsidRDefault="00D72E7F" w14:paraId="0208B026" w14:textId="59A854D6">
                              <w:pPr>
                                <w:numPr>
                                  <w:ilvl w:val="0"/>
                                  <w:numId w:val="0"/>
                                </w:numPr>
                              </w:pPr>
                              <w:r w:rsidRPr="00C93565">
                                <w:rPr>
                                  <w:color w:val="D86DCB" w:themeColor="accent5" w:themeTint="99"/>
                                </w:rPr>
                                <w:t xml:space="preserve">double result </w:t>
                              </w:r>
                              <w:r w:rsidRPr="00C93565">
                                <w:t xml:space="preserve">= </w:t>
                              </w:r>
                              <w:r w:rsidRPr="00C93565">
                                <w:rPr>
                                  <w:color w:val="D86DCB" w:themeColor="accent5" w:themeTint="99"/>
                                </w:rPr>
                                <w:t xml:space="preserve">10.0 </w:t>
                              </w:r>
                              <w:r w:rsidRPr="00C93565">
                                <w:t xml:space="preserve">/ </w:t>
                              </w:r>
                              <w:r w:rsidRPr="00C93565">
                                <w:rPr>
                                  <w:color w:val="D86DCB" w:themeColor="accent5" w:themeTint="99"/>
                                </w:rPr>
                                <w:t>3</w:t>
                              </w:r>
                              <w:r w:rsidRPr="00C93565">
                                <w:t xml:space="preserve">; </w:t>
                              </w:r>
                              <w:r>
                                <w:rPr>
                                  <w:color w:val="D86DCB" w:themeColor="accent5" w:themeTint="99"/>
                                </w:rPr>
                                <w:tab/>
                              </w:r>
                              <w:r w:rsidRPr="00C93565">
                                <w:t>// Result: 3.3333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0DBE919">
                <v:shape id="_x0000_s1046" style="position:absolute;margin-left:0;margin-top:.5pt;width:421.1pt;height:129.1pt;z-index:2516582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" w14:anchorId="502F64E9">
                  <v:textbox>
                    <w:txbxContent>
                      <w:p w:rsidR="00D72E7F" w:rsidP="00D72E7F" w:rsidRDefault="00D72E7F" w14:paraId="3907D4F5" w14:textId="77777777">
                        <w:pPr>
                          <w:numPr>
                            <w:ilvl w:val="0"/>
                            <w:numId w:val="0"/>
                          </w:numPr>
                        </w:pPr>
                        <w:r>
                          <w:t>j</w:t>
                        </w:r>
                        <w:r w:rsidRPr="005E478C">
                          <w:t>ava</w:t>
                        </w:r>
                      </w:p>
                      <w:p w:rsidRPr="00C93565" w:rsidR="00D72E7F" w:rsidP="00D72E7F" w:rsidRDefault="00D72E7F" w14:paraId="1280A3D3" w14:textId="77777777">
                        <w:pPr>
                          <w:numPr>
                            <w:ilvl w:val="0"/>
                            <w:numId w:val="0"/>
                          </w:numPr>
                        </w:pPr>
                        <w:r w:rsidRPr="00C93565">
                          <w:rPr>
                            <w:color w:val="D86DCB" w:themeColor="accent5" w:themeTint="99"/>
                          </w:rPr>
                          <w:t xml:space="preserve">int quotient </w:t>
                        </w:r>
                        <w:r w:rsidRPr="00C93565">
                          <w:t xml:space="preserve">= </w:t>
                        </w:r>
                        <w:r w:rsidRPr="00C93565">
                          <w:rPr>
                            <w:color w:val="D86DCB" w:themeColor="accent5" w:themeTint="99"/>
                          </w:rPr>
                          <w:t xml:space="preserve">10 </w:t>
                        </w:r>
                        <w:r w:rsidRPr="00C93565">
                          <w:t>/</w:t>
                        </w:r>
                        <w:r w:rsidRPr="00C93565">
                          <w:rPr>
                            <w:color w:val="D86DCB" w:themeColor="accent5" w:themeTint="99"/>
                          </w:rPr>
                          <w:t xml:space="preserve"> </w:t>
                        </w:r>
                        <w:proofErr w:type="gramStart"/>
                        <w:r w:rsidRPr="00C93565">
                          <w:rPr>
                            <w:color w:val="D86DCB" w:themeColor="accent5" w:themeTint="99"/>
                          </w:rPr>
                          <w:t>3</w:t>
                        </w:r>
                        <w:r w:rsidRPr="00C93565">
                          <w:t xml:space="preserve">;   </w:t>
                        </w:r>
                        <w:proofErr w:type="gramEnd"/>
                        <w:r>
                          <w:rPr>
                            <w:color w:val="D86DCB" w:themeColor="accent5" w:themeTint="99"/>
                          </w:rPr>
                          <w:tab/>
                        </w:r>
                        <w:r>
                          <w:rPr>
                            <w:color w:val="D86DCB" w:themeColor="accent5" w:themeTint="99"/>
                          </w:rPr>
                          <w:tab/>
                        </w:r>
                        <w:r w:rsidRPr="00C93565">
                          <w:t>// Result: 3 (not 3.33)</w:t>
                        </w:r>
                      </w:p>
                      <w:p w:rsidR="00D72E7F" w:rsidP="00D72E7F" w:rsidRDefault="00D72E7F" w14:paraId="4E84DF32" w14:textId="59A854D6">
                        <w:pPr>
                          <w:numPr>
                            <w:ilvl w:val="0"/>
                            <w:numId w:val="0"/>
                          </w:numPr>
                        </w:pPr>
                        <w:r w:rsidRPr="00C93565">
                          <w:rPr>
                            <w:color w:val="D86DCB" w:themeColor="accent5" w:themeTint="99"/>
                          </w:rPr>
                          <w:t xml:space="preserve">double result </w:t>
                        </w:r>
                        <w:r w:rsidRPr="00C93565">
                          <w:t xml:space="preserve">= </w:t>
                        </w:r>
                        <w:r w:rsidRPr="00C93565">
                          <w:rPr>
                            <w:color w:val="D86DCB" w:themeColor="accent5" w:themeTint="99"/>
                          </w:rPr>
                          <w:t xml:space="preserve">10.0 </w:t>
                        </w:r>
                        <w:r w:rsidRPr="00C93565">
                          <w:t xml:space="preserve">/ </w:t>
                        </w:r>
                        <w:r w:rsidRPr="00C93565">
                          <w:rPr>
                            <w:color w:val="D86DCB" w:themeColor="accent5" w:themeTint="99"/>
                          </w:rPr>
                          <w:t>3</w:t>
                        </w:r>
                        <w:r w:rsidRPr="00C93565">
                          <w:t xml:space="preserve">; </w:t>
                        </w:r>
                        <w:r>
                          <w:rPr>
                            <w:color w:val="D86DCB" w:themeColor="accent5" w:themeTint="99"/>
                          </w:rPr>
                          <w:tab/>
                        </w:r>
                        <w:r w:rsidRPr="00C93565">
                          <w:t>// Result: 3.3333</w:t>
                        </w:r>
                      </w:p>
                    </w:txbxContent>
                  </v:textbox>
                  <w10:wrap anchorx="margin"/>
                </v:shape>
              </w:pict>
            </mc:Fallback>
          </mc:AlternateContent>
        </w:r>
      </w:del>
    </w:p>
    <w:p w:rsidR="009713EC" w:rsidP="009713EC" w:rsidRDefault="009713EC" w14:paraId="22782A6D" w14:textId="77777777">
      <w:pPr>
        <w:numPr>
          <w:ilvl w:val="0"/>
          <w:numId w:val="0"/>
        </w:numPr>
        <w:rPr>
          <w:sz w:val="24"/>
          <w:szCs w:val="24"/>
          <w:lang w:val="en-US"/>
        </w:rPr>
      </w:pPr>
    </w:p>
    <w:p w:rsidR="009713EC" w:rsidP="009713EC" w:rsidRDefault="009713EC" w14:paraId="654C3B88" w14:textId="77777777">
      <w:pPr>
        <w:numPr>
          <w:ilvl w:val="0"/>
          <w:numId w:val="0"/>
        </w:numPr>
        <w:rPr>
          <w:sz w:val="24"/>
          <w:szCs w:val="24"/>
          <w:lang w:val="en-US"/>
        </w:rPr>
      </w:pPr>
    </w:p>
    <w:p w:rsidR="009713EC" w:rsidP="009713EC" w:rsidRDefault="009713EC" w14:paraId="3EA3D2E6" w14:textId="77777777">
      <w:pPr>
        <w:numPr>
          <w:ilvl w:val="0"/>
          <w:numId w:val="0"/>
        </w:numPr>
        <w:rPr>
          <w:sz w:val="24"/>
          <w:szCs w:val="24"/>
          <w:lang w:val="en-US"/>
        </w:rPr>
      </w:pPr>
    </w:p>
    <w:p w:rsidR="00A66283" w:rsidP="00D72E7F" w:rsidRDefault="00A66283" w14:paraId="3ED55A39" w14:textId="77777777">
      <w:pPr>
        <w:numPr>
          <w:ilvl w:val="0"/>
          <w:numId w:val="0"/>
        </w:numPr>
        <w:ind w:left="540"/>
        <w:rPr>
          <w:sz w:val="24"/>
          <w:szCs w:val="24"/>
          <w:lang w:val="en-US"/>
        </w:rPr>
      </w:pPr>
    </w:p>
    <w:p w:rsidRPr="00F31B13" w:rsidR="009713EC" w:rsidP="009713EC" w:rsidRDefault="009713EC" w14:paraId="7364F2CC" w14:textId="2EB78E15">
      <w:pPr>
        <w:numPr>
          <w:ilvl w:val="0"/>
          <w:numId w:val="0"/>
        </w:numPr>
        <w:rPr>
          <w:b/>
          <w:bCs/>
          <w:sz w:val="24"/>
          <w:szCs w:val="24"/>
          <w:lang w:val="en-US"/>
        </w:rPr>
      </w:pPr>
      <w:r w:rsidRPr="00282B90">
        <w:rPr>
          <w:b/>
          <w:bCs/>
          <w:color w:val="EE0000"/>
          <w:sz w:val="24"/>
          <w:szCs w:val="24"/>
          <w:lang w:val="en-US"/>
        </w:rPr>
        <w:t>Inc</w:t>
      </w:r>
      <w:r w:rsidRPr="00282B90" w:rsidR="004103B0">
        <w:rPr>
          <w:b/>
          <w:bCs/>
          <w:color w:val="EE0000"/>
          <w:sz w:val="24"/>
          <w:szCs w:val="24"/>
          <w:lang w:val="en-US"/>
        </w:rPr>
        <w:t>rement and</w:t>
      </w:r>
      <w:r w:rsidRPr="00282B90" w:rsidR="00EE063F">
        <w:rPr>
          <w:b/>
          <w:bCs/>
          <w:color w:val="EE0000"/>
          <w:sz w:val="24"/>
          <w:szCs w:val="24"/>
          <w:lang w:val="en-US"/>
        </w:rPr>
        <w:t xml:space="preserve"> Decrement Operators</w:t>
      </w:r>
    </w:p>
    <w:p w:rsidRPr="00F31B13" w:rsidR="00367925" w:rsidP="00623EE5" w:rsidRDefault="00F31B13" w14:paraId="63020285" w14:textId="187C14EA">
      <w:pPr>
        <w:pStyle w:val="ListParagraph"/>
        <w:numPr>
          <w:ilvl w:val="0"/>
          <w:numId w:val="8"/>
        </w:numPr>
        <w:rPr>
          <w:sz w:val="24"/>
          <w:szCs w:val="24"/>
          <w:lang w:val="en-US"/>
        </w:rPr>
      </w:pPr>
      <w:r w:rsidRPr="00F31B13">
        <w:rPr>
          <w:sz w:val="24"/>
          <w:szCs w:val="24"/>
        </w:rPr>
        <w:t xml:space="preserve">Java also has </w:t>
      </w:r>
      <w:r w:rsidRPr="00F31B13">
        <w:rPr>
          <w:b/>
          <w:bCs/>
          <w:sz w:val="24"/>
          <w:szCs w:val="24"/>
        </w:rPr>
        <w:t>special arithmetic operators</w:t>
      </w:r>
      <w:r w:rsidRPr="00F31B13">
        <w:rPr>
          <w:sz w:val="24"/>
          <w:szCs w:val="24"/>
        </w:rPr>
        <w:t xml:space="preserve"> for quickly adding or subtracting 1.</w:t>
      </w:r>
    </w:p>
    <w:tbl>
      <w:tblPr>
        <w:tblStyle w:val="TableGrid"/>
        <w:tblW w:w="0" w:type="auto"/>
        <w:tblLook w:val="04A0" w:firstRow="1" w:lastRow="0" w:firstColumn="1" w:lastColumn="0" w:noHBand="0" w:noVBand="1"/>
      </w:tblPr>
      <w:tblGrid>
        <w:gridCol w:w="1975"/>
        <w:gridCol w:w="2970"/>
        <w:gridCol w:w="2067"/>
        <w:gridCol w:w="2338"/>
      </w:tblGrid>
      <w:tr w:rsidR="00F31B13" w:rsidTr="001A511F" w14:paraId="758DCAE7" w14:textId="77777777">
        <w:tc>
          <w:tcPr>
            <w:tcW w:w="1975" w:type="dxa"/>
          </w:tcPr>
          <w:p w:rsidRPr="00F8453A" w:rsidR="00F31B13" w:rsidP="00F8453A" w:rsidRDefault="00F8453A" w14:paraId="096515E4" w14:textId="053B1366">
            <w:pPr>
              <w:numPr>
                <w:ilvl w:val="0"/>
                <w:numId w:val="0"/>
              </w:numPr>
              <w:jc w:val="center"/>
              <w:rPr>
                <w:b/>
                <w:bCs/>
                <w:sz w:val="24"/>
                <w:szCs w:val="24"/>
                <w:lang w:val="en-US"/>
              </w:rPr>
            </w:pPr>
            <w:r>
              <w:rPr>
                <w:b/>
                <w:bCs/>
                <w:sz w:val="24"/>
                <w:szCs w:val="24"/>
                <w:lang w:val="en-US"/>
              </w:rPr>
              <w:t>Operator</w:t>
            </w:r>
          </w:p>
        </w:tc>
        <w:tc>
          <w:tcPr>
            <w:tcW w:w="2970" w:type="dxa"/>
          </w:tcPr>
          <w:p w:rsidRPr="00F8453A" w:rsidR="00F31B13" w:rsidP="00F8453A" w:rsidRDefault="00F8453A" w14:paraId="06056E99" w14:textId="5A41FBC0">
            <w:pPr>
              <w:numPr>
                <w:ilvl w:val="0"/>
                <w:numId w:val="0"/>
              </w:numPr>
              <w:jc w:val="center"/>
              <w:rPr>
                <w:b/>
                <w:bCs/>
                <w:sz w:val="24"/>
                <w:szCs w:val="24"/>
                <w:lang w:val="en-US"/>
              </w:rPr>
            </w:pPr>
            <w:r>
              <w:rPr>
                <w:b/>
                <w:bCs/>
                <w:sz w:val="24"/>
                <w:szCs w:val="24"/>
                <w:lang w:val="en-US"/>
              </w:rPr>
              <w:t>Description</w:t>
            </w:r>
          </w:p>
        </w:tc>
        <w:tc>
          <w:tcPr>
            <w:tcW w:w="2067" w:type="dxa"/>
          </w:tcPr>
          <w:p w:rsidRPr="00F8453A" w:rsidR="00F31B13" w:rsidP="00F8453A" w:rsidRDefault="00B7434B" w14:paraId="1970A1DA" w14:textId="195CFD7F">
            <w:pPr>
              <w:numPr>
                <w:ilvl w:val="0"/>
                <w:numId w:val="0"/>
              </w:numPr>
              <w:jc w:val="center"/>
              <w:rPr>
                <w:b/>
                <w:bCs/>
                <w:sz w:val="24"/>
                <w:szCs w:val="24"/>
                <w:lang w:val="en-US"/>
              </w:rPr>
            </w:pPr>
            <w:r>
              <w:rPr>
                <w:b/>
                <w:bCs/>
                <w:sz w:val="24"/>
                <w:szCs w:val="24"/>
                <w:lang w:val="en-US"/>
              </w:rPr>
              <w:t>Example</w:t>
            </w:r>
          </w:p>
        </w:tc>
        <w:tc>
          <w:tcPr>
            <w:tcW w:w="2338" w:type="dxa"/>
          </w:tcPr>
          <w:p w:rsidRPr="00F8453A" w:rsidR="00F31B13" w:rsidP="00F8453A" w:rsidRDefault="00B7434B" w14:paraId="10FDD980" w14:textId="6FB31524">
            <w:pPr>
              <w:numPr>
                <w:ilvl w:val="0"/>
                <w:numId w:val="0"/>
              </w:numPr>
              <w:jc w:val="center"/>
              <w:rPr>
                <w:b/>
                <w:bCs/>
                <w:sz w:val="24"/>
                <w:szCs w:val="24"/>
                <w:lang w:val="en-US"/>
              </w:rPr>
            </w:pPr>
            <w:proofErr w:type="gramStart"/>
            <w:r>
              <w:rPr>
                <w:b/>
                <w:bCs/>
                <w:sz w:val="24"/>
                <w:szCs w:val="24"/>
                <w:lang w:val="en-US"/>
              </w:rPr>
              <w:t>Result (</w:t>
            </w:r>
            <w:r w:rsidR="00B672AF">
              <w:rPr>
                <w:b/>
                <w:bCs/>
                <w:sz w:val="24"/>
                <w:szCs w:val="24"/>
                <w:lang w:val="en-US"/>
              </w:rPr>
              <w:t xml:space="preserve">if </w:t>
            </w:r>
            <w:proofErr w:type="gramEnd"/>
            <w:r w:rsidR="00B672AF">
              <w:rPr>
                <w:b/>
                <w:bCs/>
                <w:sz w:val="24"/>
                <w:szCs w:val="24"/>
                <w:lang w:val="en-US"/>
              </w:rPr>
              <w:t>x=5)</w:t>
            </w:r>
          </w:p>
        </w:tc>
      </w:tr>
      <w:tr w:rsidR="00F31B13" w:rsidTr="001A511F" w14:paraId="561B7790" w14:textId="77777777">
        <w:tc>
          <w:tcPr>
            <w:tcW w:w="1975" w:type="dxa"/>
          </w:tcPr>
          <w:p w:rsidR="00F31B13" w:rsidP="00F31B13" w:rsidRDefault="00033E33" w14:paraId="5BAE0417" w14:textId="368B5E13">
            <w:pPr>
              <w:numPr>
                <w:ilvl w:val="0"/>
                <w:numId w:val="0"/>
              </w:numPr>
              <w:jc w:val="center"/>
              <w:rPr>
                <w:sz w:val="24"/>
                <w:szCs w:val="24"/>
                <w:lang w:val="en-US"/>
              </w:rPr>
            </w:pPr>
            <w:r>
              <w:rPr>
                <w:sz w:val="24"/>
                <w:szCs w:val="24"/>
                <w:lang w:val="en-US"/>
              </w:rPr>
              <w:t>++</w:t>
            </w:r>
          </w:p>
        </w:tc>
        <w:tc>
          <w:tcPr>
            <w:tcW w:w="2970" w:type="dxa"/>
          </w:tcPr>
          <w:p w:rsidR="00F31B13" w:rsidP="00F31B13" w:rsidRDefault="001A511F" w14:paraId="3DDFD014" w14:textId="53E0BF3A">
            <w:pPr>
              <w:numPr>
                <w:ilvl w:val="0"/>
                <w:numId w:val="0"/>
              </w:numPr>
              <w:jc w:val="center"/>
              <w:rPr>
                <w:sz w:val="24"/>
                <w:szCs w:val="24"/>
                <w:lang w:val="en-US"/>
              </w:rPr>
            </w:pPr>
            <w:proofErr w:type="spellStart"/>
            <w:r>
              <w:rPr>
                <w:sz w:val="24"/>
                <w:szCs w:val="24"/>
                <w:lang w:val="en-US"/>
              </w:rPr>
              <w:t>Incremenet</w:t>
            </w:r>
            <w:proofErr w:type="spellEnd"/>
            <w:r>
              <w:rPr>
                <w:sz w:val="24"/>
                <w:szCs w:val="24"/>
                <w:lang w:val="en-US"/>
              </w:rPr>
              <w:t xml:space="preserve"> (adds 1)</w:t>
            </w:r>
          </w:p>
        </w:tc>
        <w:tc>
          <w:tcPr>
            <w:tcW w:w="2067" w:type="dxa"/>
          </w:tcPr>
          <w:p w:rsidR="00F31B13" w:rsidP="00F31B13" w:rsidRDefault="00773702" w14:paraId="4E3E746B" w14:textId="24000AD4">
            <w:pPr>
              <w:numPr>
                <w:ilvl w:val="0"/>
                <w:numId w:val="0"/>
              </w:numPr>
              <w:jc w:val="center"/>
              <w:rPr>
                <w:sz w:val="24"/>
                <w:szCs w:val="24"/>
                <w:lang w:val="en-US"/>
              </w:rPr>
            </w:pPr>
            <w:r>
              <w:rPr>
                <w:sz w:val="24"/>
                <w:szCs w:val="24"/>
                <w:lang w:val="en-US"/>
              </w:rPr>
              <w:t>x++</w:t>
            </w:r>
          </w:p>
        </w:tc>
        <w:tc>
          <w:tcPr>
            <w:tcW w:w="2338" w:type="dxa"/>
          </w:tcPr>
          <w:p w:rsidR="00F31B13" w:rsidP="00F31B13" w:rsidRDefault="00657A8E" w14:paraId="4D050EF4" w14:textId="5C8291E5">
            <w:pPr>
              <w:numPr>
                <w:ilvl w:val="0"/>
                <w:numId w:val="0"/>
              </w:numPr>
              <w:jc w:val="center"/>
              <w:rPr>
                <w:sz w:val="24"/>
                <w:szCs w:val="24"/>
                <w:lang w:val="en-US"/>
              </w:rPr>
            </w:pPr>
            <w:r>
              <w:rPr>
                <w:sz w:val="24"/>
                <w:szCs w:val="24"/>
                <w:lang w:val="en-US"/>
              </w:rPr>
              <w:t>6</w:t>
            </w:r>
          </w:p>
        </w:tc>
      </w:tr>
      <w:tr w:rsidR="00F31B13" w:rsidTr="001A511F" w14:paraId="0AC9F4CB" w14:textId="77777777">
        <w:tc>
          <w:tcPr>
            <w:tcW w:w="1975" w:type="dxa"/>
          </w:tcPr>
          <w:p w:rsidR="00F31B13" w:rsidP="00F31B13" w:rsidRDefault="00033E33" w14:paraId="76C6AFBE" w14:textId="1A1F509C">
            <w:pPr>
              <w:numPr>
                <w:ilvl w:val="0"/>
                <w:numId w:val="0"/>
              </w:numPr>
              <w:jc w:val="center"/>
              <w:rPr>
                <w:sz w:val="24"/>
                <w:szCs w:val="24"/>
                <w:lang w:val="en-US"/>
              </w:rPr>
            </w:pPr>
            <w:r>
              <w:rPr>
                <w:sz w:val="24"/>
                <w:szCs w:val="24"/>
                <w:lang w:val="en-US"/>
              </w:rPr>
              <w:t>--</w:t>
            </w:r>
          </w:p>
        </w:tc>
        <w:tc>
          <w:tcPr>
            <w:tcW w:w="2970" w:type="dxa"/>
          </w:tcPr>
          <w:p w:rsidR="00F31B13" w:rsidP="00F31B13" w:rsidRDefault="001A511F" w14:paraId="3F510376" w14:textId="3355F188">
            <w:pPr>
              <w:numPr>
                <w:ilvl w:val="0"/>
                <w:numId w:val="0"/>
              </w:numPr>
              <w:jc w:val="center"/>
              <w:rPr>
                <w:sz w:val="24"/>
                <w:szCs w:val="24"/>
                <w:lang w:val="en-US"/>
              </w:rPr>
            </w:pPr>
            <w:r>
              <w:rPr>
                <w:sz w:val="24"/>
                <w:szCs w:val="24"/>
                <w:lang w:val="en-US"/>
              </w:rPr>
              <w:t>Decrement (subtracts 1)</w:t>
            </w:r>
          </w:p>
        </w:tc>
        <w:tc>
          <w:tcPr>
            <w:tcW w:w="2067" w:type="dxa"/>
          </w:tcPr>
          <w:p w:rsidR="00F31B13" w:rsidP="00F31B13" w:rsidRDefault="00773702" w14:paraId="21FE8E06" w14:textId="68BCE7B4">
            <w:pPr>
              <w:numPr>
                <w:ilvl w:val="0"/>
                <w:numId w:val="0"/>
              </w:numPr>
              <w:jc w:val="center"/>
              <w:rPr>
                <w:sz w:val="24"/>
                <w:szCs w:val="24"/>
                <w:lang w:val="en-US"/>
              </w:rPr>
            </w:pPr>
            <w:r>
              <w:rPr>
                <w:sz w:val="24"/>
                <w:szCs w:val="24"/>
                <w:lang w:val="en-US"/>
              </w:rPr>
              <w:t>x--</w:t>
            </w:r>
          </w:p>
        </w:tc>
        <w:tc>
          <w:tcPr>
            <w:tcW w:w="2338" w:type="dxa"/>
          </w:tcPr>
          <w:p w:rsidR="00F31B13" w:rsidP="00F31B13" w:rsidRDefault="00657A8E" w14:paraId="3D9B52F2" w14:textId="1FCEB445">
            <w:pPr>
              <w:numPr>
                <w:ilvl w:val="0"/>
                <w:numId w:val="0"/>
              </w:numPr>
              <w:jc w:val="center"/>
              <w:rPr>
                <w:sz w:val="24"/>
                <w:szCs w:val="24"/>
                <w:lang w:val="en-US"/>
              </w:rPr>
            </w:pPr>
            <w:r>
              <w:rPr>
                <w:sz w:val="24"/>
                <w:szCs w:val="24"/>
                <w:lang w:val="en-US"/>
              </w:rPr>
              <w:t>4</w:t>
            </w:r>
          </w:p>
        </w:tc>
      </w:tr>
    </w:tbl>
    <w:p w:rsidR="00F31B13" w:rsidP="00F31B13" w:rsidRDefault="00F31B13" w14:paraId="48A91DE4" w14:textId="77777777">
      <w:pPr>
        <w:numPr>
          <w:ilvl w:val="0"/>
          <w:numId w:val="0"/>
        </w:numPr>
        <w:rPr>
          <w:sz w:val="24"/>
          <w:szCs w:val="24"/>
          <w:lang w:val="en-US"/>
        </w:rPr>
      </w:pPr>
    </w:p>
    <w:p w:rsidR="00B414AB" w:rsidP="00F31B13" w:rsidRDefault="00B414AB" w14:paraId="725F193E" w14:textId="00C4C06C">
      <w:pPr>
        <w:numPr>
          <w:ilvl w:val="0"/>
          <w:numId w:val="0"/>
        </w:numPr>
        <w:rPr>
          <w:sz w:val="24"/>
          <w:szCs w:val="24"/>
          <w:lang w:val="en-US"/>
        </w:rPr>
      </w:pPr>
      <w:r>
        <w:rPr>
          <w:sz w:val="24"/>
          <w:szCs w:val="24"/>
          <w:lang w:val="en-US"/>
        </w:rPr>
        <w:t>Example:</w:t>
      </w:r>
    </w:p>
    <w:p w:rsidR="00B414AB" w:rsidP="00F31B13" w:rsidRDefault="00B414AB" w14:paraId="7D2D5546" w14:textId="1716A184">
      <w:pPr>
        <w:numPr>
          <w:ilvl w:val="0"/>
          <w:numId w:val="0"/>
        </w:numPr>
        <w:rPr>
          <w:sz w:val="24"/>
          <w:szCs w:val="24"/>
          <w:lang w:val="en-US"/>
        </w:rPr>
      </w:pPr>
      <w:r>
        <w:rPr>
          <w:noProof/>
          <w:lang w:val="en-US"/>
        </w:rPr>
        <mc:AlternateContent>
          <mc:Choice Requires="wps">
            <w:drawing>
              <wp:anchor distT="0" distB="0" distL="114300" distR="114300" simplePos="0" relativeHeight="251658258" behindDoc="0" locked="0" layoutInCell="1" allowOverlap="1" wp14:anchorId="0157CD93" wp14:editId="7F029573">
                <wp:simplePos x="0" y="0"/>
                <wp:positionH relativeFrom="margin">
                  <wp:align>center</wp:align>
                </wp:positionH>
                <wp:positionV relativeFrom="paragraph">
                  <wp:posOffset>10160</wp:posOffset>
                </wp:positionV>
                <wp:extent cx="5347970" cy="1290320"/>
                <wp:effectExtent l="0" t="0" r="24130" b="24130"/>
                <wp:wrapNone/>
                <wp:docPr id="3041680" name="Text Box 10"/>
                <wp:cNvGraphicFramePr/>
                <a:graphic xmlns:a="http://schemas.openxmlformats.org/drawingml/2006/main">
                  <a:graphicData uri="http://schemas.microsoft.com/office/word/2010/wordprocessingShape">
                    <wps:wsp>
                      <wps:cNvSpPr txBox="1"/>
                      <wps:spPr>
                        <a:xfrm>
                          <a:off x="0" y="0"/>
                          <a:ext cx="5347970" cy="1290320"/>
                        </a:xfrm>
                        <a:prstGeom prst="rect">
                          <a:avLst/>
                        </a:prstGeom>
                        <a:solidFill>
                          <a:schemeClr val="tx1"/>
                        </a:solidFill>
                        <a:ln w="6350">
                          <a:solidFill>
                            <a:prstClr val="black"/>
                          </a:solidFill>
                        </a:ln>
                      </wps:spPr>
                      <wps:txbx>
                        <w:txbxContent>
                          <w:p w:rsidR="00B414AB" w:rsidP="00B414AB" w:rsidRDefault="00B414AB" w14:paraId="2092760A" w14:textId="77777777">
                            <w:pPr>
                              <w:numPr>
                                <w:ilvl w:val="0"/>
                                <w:numId w:val="0"/>
                              </w:numPr>
                            </w:pPr>
                            <w:r>
                              <w:t>j</w:t>
                            </w:r>
                            <w:r w:rsidRPr="005E478C">
                              <w:t>ava</w:t>
                            </w:r>
                          </w:p>
                          <w:p w:rsidR="00161D75" w:rsidP="00161D75" w:rsidRDefault="00161D75" w14:paraId="65305C53" w14:textId="77777777">
                            <w:pPr>
                              <w:numPr>
                                <w:ilvl w:val="0"/>
                                <w:numId w:val="0"/>
                              </w:numPr>
                            </w:pPr>
                            <w:r w:rsidRPr="00161D75">
                              <w:rPr>
                                <w:color w:val="D86DCB" w:themeColor="accent5" w:themeTint="99"/>
                              </w:rPr>
                              <w:t>int x</w:t>
                            </w:r>
                            <w:r>
                              <w:t xml:space="preserve"> = </w:t>
                            </w:r>
                            <w:proofErr w:type="gramStart"/>
                            <w:r w:rsidRPr="00161D75">
                              <w:rPr>
                                <w:color w:val="D86DCB" w:themeColor="accent5" w:themeTint="99"/>
                              </w:rPr>
                              <w:t>5</w:t>
                            </w:r>
                            <w:r>
                              <w:t>;</w:t>
                            </w:r>
                            <w:proofErr w:type="gramEnd"/>
                          </w:p>
                          <w:p w:rsidR="00161D75" w:rsidP="00161D75" w:rsidRDefault="00161D75" w14:paraId="0B52C92D" w14:textId="3BB0551C">
                            <w:pPr>
                              <w:numPr>
                                <w:ilvl w:val="0"/>
                                <w:numId w:val="0"/>
                              </w:numPr>
                            </w:pPr>
                            <w:r>
                              <w:t xml:space="preserve">x++; </w:t>
                            </w:r>
                            <w:r>
                              <w:tab/>
                            </w:r>
                            <w:r>
                              <w:tab/>
                            </w:r>
                            <w:r>
                              <w:t>// x = 6</w:t>
                            </w:r>
                          </w:p>
                          <w:p w:rsidRPr="00705AF5" w:rsidR="00B414AB" w:rsidP="00161D75" w:rsidRDefault="00161D75" w14:paraId="2DC72770" w14:textId="2C3C2F51">
                            <w:pPr>
                              <w:numPr>
                                <w:ilvl w:val="0"/>
                                <w:numId w:val="0"/>
                              </w:numPr>
                            </w:pPr>
                            <w:r>
                              <w:t xml:space="preserve">x--; </w:t>
                            </w:r>
                            <w:r>
                              <w:tab/>
                            </w:r>
                            <w:r>
                              <w:tab/>
                            </w:r>
                            <w:r>
                              <w:t>// x = 5 again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2397A5F">
              <v:shape id="_x0000_s1047" style="position:absolute;margin-left:0;margin-top:.8pt;width:421.1pt;height:101.6pt;z-index:25165825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" w14:anchorId="0157CD93">
                <v:textbox>
                  <w:txbxContent>
                    <w:p w:rsidR="00B414AB" w:rsidP="00B414AB" w:rsidRDefault="00B414AB" w14:paraId="1E76CC86" w14:textId="77777777">
                      <w:pPr>
                        <w:numPr>
                          <w:ilvl w:val="0"/>
                          <w:numId w:val="0"/>
                        </w:numPr>
                      </w:pPr>
                      <w:r>
                        <w:t>j</w:t>
                      </w:r>
                      <w:r w:rsidRPr="005E478C">
                        <w:t>ava</w:t>
                      </w:r>
                    </w:p>
                    <w:p w:rsidR="00161D75" w:rsidP="00161D75" w:rsidRDefault="00161D75" w14:paraId="5AB9EC4F" w14:textId="77777777">
                      <w:pPr>
                        <w:numPr>
                          <w:ilvl w:val="0"/>
                          <w:numId w:val="0"/>
                        </w:numPr>
                      </w:pPr>
                      <w:r w:rsidRPr="00161D75">
                        <w:rPr>
                          <w:color w:val="D86DCB" w:themeColor="accent5" w:themeTint="99"/>
                        </w:rPr>
                        <w:t>int x</w:t>
                      </w:r>
                      <w:r>
                        <w:t xml:space="preserve"> = </w:t>
                      </w:r>
                      <w:proofErr w:type="gramStart"/>
                      <w:r w:rsidRPr="00161D75">
                        <w:rPr>
                          <w:color w:val="D86DCB" w:themeColor="accent5" w:themeTint="99"/>
                        </w:rPr>
                        <w:t>5</w:t>
                      </w:r>
                      <w:r>
                        <w:t>;</w:t>
                      </w:r>
                      <w:proofErr w:type="gramEnd"/>
                    </w:p>
                    <w:p w:rsidR="00161D75" w:rsidP="00161D75" w:rsidRDefault="00161D75" w14:paraId="5DA9EAAC" w14:textId="3BB0551C">
                      <w:pPr>
                        <w:numPr>
                          <w:ilvl w:val="0"/>
                          <w:numId w:val="0"/>
                        </w:numPr>
                      </w:pPr>
                      <w:r>
                        <w:t xml:space="preserve">x++; </w:t>
                      </w:r>
                      <w:r>
                        <w:tab/>
                      </w:r>
                      <w:r>
                        <w:tab/>
                      </w:r>
                      <w:r>
                        <w:t>// x = 6</w:t>
                      </w:r>
                    </w:p>
                    <w:p w:rsidRPr="00705AF5" w:rsidR="00B414AB" w:rsidP="00161D75" w:rsidRDefault="00161D75" w14:paraId="09192FF4" w14:textId="2C3C2F51">
                      <w:pPr>
                        <w:numPr>
                          <w:ilvl w:val="0"/>
                          <w:numId w:val="0"/>
                        </w:numPr>
                      </w:pPr>
                      <w:r>
                        <w:t xml:space="preserve">x--; </w:t>
                      </w:r>
                      <w:r>
                        <w:tab/>
                      </w:r>
                      <w:r>
                        <w:tab/>
                      </w:r>
                      <w:r>
                        <w:t>// x = 5 again</w:t>
                      </w:r>
                    </w:p>
                  </w:txbxContent>
                </v:textbox>
                <w10:wrap anchorx="margin"/>
              </v:shape>
            </w:pict>
          </mc:Fallback>
        </mc:AlternateContent>
      </w:r>
    </w:p>
    <w:p w:rsidR="00B414AB" w:rsidP="00F31B13" w:rsidRDefault="00B414AB" w14:paraId="19BF882C" w14:textId="77777777">
      <w:pPr>
        <w:numPr>
          <w:ilvl w:val="0"/>
          <w:numId w:val="0"/>
        </w:numPr>
        <w:rPr>
          <w:sz w:val="24"/>
          <w:szCs w:val="24"/>
          <w:lang w:val="en-US"/>
        </w:rPr>
      </w:pPr>
    </w:p>
    <w:p w:rsidR="00B414AB" w:rsidP="00F31B13" w:rsidRDefault="00B414AB" w14:paraId="7DA5653C" w14:textId="77777777">
      <w:pPr>
        <w:numPr>
          <w:ilvl w:val="0"/>
          <w:numId w:val="0"/>
        </w:numPr>
        <w:rPr>
          <w:sz w:val="24"/>
          <w:szCs w:val="24"/>
          <w:lang w:val="en-US"/>
        </w:rPr>
      </w:pPr>
    </w:p>
    <w:p w:rsidR="00B414AB" w:rsidP="00F31B13" w:rsidRDefault="00B414AB" w14:paraId="50AD4175" w14:textId="77777777">
      <w:pPr>
        <w:numPr>
          <w:ilvl w:val="0"/>
          <w:numId w:val="0"/>
        </w:numPr>
        <w:rPr>
          <w:sz w:val="24"/>
          <w:szCs w:val="24"/>
          <w:lang w:val="en-US"/>
        </w:rPr>
      </w:pPr>
    </w:p>
    <w:p w:rsidR="00B414AB" w:rsidP="00F31B13" w:rsidRDefault="00B414AB" w14:paraId="37CE837A" w14:textId="77777777">
      <w:pPr>
        <w:numPr>
          <w:ilvl w:val="0"/>
          <w:numId w:val="0"/>
        </w:numPr>
        <w:rPr>
          <w:sz w:val="24"/>
          <w:szCs w:val="24"/>
          <w:lang w:val="en-US"/>
        </w:rPr>
      </w:pPr>
    </w:p>
    <w:p w:rsidRPr="00153E58" w:rsidR="00542934" w:rsidP="00F31B13" w:rsidRDefault="00161D75" w14:paraId="39B764A3" w14:textId="55D5FBC6">
      <w:pPr>
        <w:numPr>
          <w:ilvl w:val="0"/>
          <w:numId w:val="0"/>
        </w:numPr>
        <w:rPr>
          <w:b/>
          <w:bCs/>
          <w:sz w:val="24"/>
          <w:szCs w:val="24"/>
          <w:lang w:val="en-US"/>
        </w:rPr>
      </w:pPr>
      <w:r w:rsidRPr="00542934">
        <w:rPr>
          <w:b/>
          <w:bCs/>
          <w:sz w:val="24"/>
          <w:szCs w:val="24"/>
          <w:lang w:val="en-US"/>
        </w:rPr>
        <w:t>E</w:t>
      </w:r>
      <w:r w:rsidRPr="00542934" w:rsidR="00CC3CF0">
        <w:rPr>
          <w:b/>
          <w:bCs/>
          <w:sz w:val="24"/>
          <w:szCs w:val="24"/>
          <w:lang w:val="en-US"/>
        </w:rPr>
        <w:t>xample Program</w:t>
      </w:r>
      <w:r w:rsidRPr="00542934" w:rsidR="00542934">
        <w:rPr>
          <w:b/>
          <w:bCs/>
          <w:sz w:val="24"/>
          <w:szCs w:val="24"/>
          <w:lang w:val="en-US"/>
        </w:rPr>
        <w:t>:</w:t>
      </w:r>
    </w:p>
    <w:p w:rsidR="00542934" w:rsidP="00F31B13" w:rsidRDefault="00542934" w14:paraId="51EC9A25" w14:textId="77777777">
      <w:pPr>
        <w:numPr>
          <w:ilvl w:val="0"/>
          <w:numId w:val="0"/>
        </w:numPr>
        <w:rPr>
          <w:sz w:val="24"/>
          <w:szCs w:val="24"/>
          <w:lang w:val="en-US"/>
        </w:rPr>
      </w:pPr>
    </w:p>
    <w:p w:rsidR="00542934" w:rsidP="00F31B13" w:rsidRDefault="00542934" w14:paraId="14044245" w14:textId="77777777">
      <w:pPr>
        <w:numPr>
          <w:ilvl w:val="0"/>
          <w:numId w:val="0"/>
        </w:numPr>
        <w:rPr>
          <w:sz w:val="24"/>
          <w:szCs w:val="24"/>
          <w:lang w:val="en-US"/>
        </w:rPr>
      </w:pPr>
    </w:p>
    <w:p w:rsidR="00542934" w:rsidP="00F31B13" w:rsidRDefault="00FA3EC0" w14:paraId="7789E01D" w14:textId="65F23553">
      <w:pPr>
        <w:numPr>
          <w:ilvl w:val="0"/>
          <w:numId w:val="0"/>
        </w:numPr>
        <w:rPr>
          <w:sz w:val="24"/>
          <w:szCs w:val="24"/>
          <w:lang w:val="en-US"/>
        </w:rPr>
      </w:pPr>
      <w:r w:rsidRPr="00542934">
        <w:rPr>
          <w:b/>
          <w:bCs/>
          <w:noProof/>
          <w:lang w:val="en-US"/>
        </w:rPr>
        <mc:AlternateContent>
          <mc:Choice Requires="wps">
            <w:drawing>
              <wp:anchor distT="0" distB="0" distL="114300" distR="114300" simplePos="0" relativeHeight="251658259" behindDoc="0" locked="0" layoutInCell="1" allowOverlap="1" wp14:anchorId="6A9B322B" wp14:editId="03E3663B">
                <wp:simplePos x="0" y="0"/>
                <wp:positionH relativeFrom="margin">
                  <wp:align>center</wp:align>
                </wp:positionH>
                <wp:positionV relativeFrom="paragraph">
                  <wp:posOffset>-563914</wp:posOffset>
                </wp:positionV>
                <wp:extent cx="5347970" cy="3487271"/>
                <wp:effectExtent l="0" t="0" r="24130" b="18415"/>
                <wp:wrapNone/>
                <wp:docPr id="660336768" name="Text Box 10"/>
                <wp:cNvGraphicFramePr/>
                <a:graphic xmlns:a="http://schemas.openxmlformats.org/drawingml/2006/main">
                  <a:graphicData uri="http://schemas.microsoft.com/office/word/2010/wordprocessingShape">
                    <wps:wsp>
                      <wps:cNvSpPr txBox="1"/>
                      <wps:spPr>
                        <a:xfrm>
                          <a:off x="0" y="0"/>
                          <a:ext cx="5347970" cy="3487271"/>
                        </a:xfrm>
                        <a:prstGeom prst="rect">
                          <a:avLst/>
                        </a:prstGeom>
                        <a:solidFill>
                          <a:schemeClr val="tx1"/>
                        </a:solidFill>
                        <a:ln w="6350">
                          <a:solidFill>
                            <a:prstClr val="black"/>
                          </a:solidFill>
                        </a:ln>
                      </wps:spPr>
                      <wps:txbx>
                        <w:txbxContent>
                          <w:p w:rsidR="00542934" w:rsidP="00542934" w:rsidRDefault="00542934" w14:paraId="6C17FDE8" w14:textId="77777777">
                            <w:pPr>
                              <w:numPr>
                                <w:ilvl w:val="0"/>
                                <w:numId w:val="0"/>
                              </w:numPr>
                            </w:pPr>
                            <w:r>
                              <w:t>j</w:t>
                            </w:r>
                            <w:r w:rsidRPr="005E478C">
                              <w:t>ava</w:t>
                            </w:r>
                          </w:p>
                          <w:p w:rsidRPr="00542934" w:rsidR="00542934" w:rsidP="00542934" w:rsidRDefault="00542934" w14:paraId="654E7EFF" w14:textId="77777777">
                            <w:pPr>
                              <w:numPr>
                                <w:ilvl w:val="0"/>
                                <w:numId w:val="0"/>
                              </w:numPr>
                            </w:pPr>
                            <w:r w:rsidRPr="00542934">
                              <w:rPr>
                                <w:color w:val="00B0F0"/>
                              </w:rPr>
                              <w:t>public class</w:t>
                            </w:r>
                            <w:r w:rsidRPr="00542934">
                              <w:rPr>
                                <w:color w:val="D86DCB" w:themeColor="accent5" w:themeTint="99"/>
                              </w:rPr>
                              <w:t xml:space="preserve"> </w:t>
                            </w:r>
                            <w:proofErr w:type="spellStart"/>
                            <w:r w:rsidRPr="00542934">
                              <w:rPr>
                                <w:color w:val="EE0000"/>
                              </w:rPr>
                              <w:t>ArithmeticExample</w:t>
                            </w:r>
                            <w:proofErr w:type="spellEnd"/>
                            <w:r w:rsidRPr="00542934">
                              <w:rPr>
                                <w:color w:val="D86DCB" w:themeColor="accent5" w:themeTint="99"/>
                              </w:rPr>
                              <w:t xml:space="preserve"> </w:t>
                            </w:r>
                            <w:r w:rsidRPr="00542934">
                              <w:t>{</w:t>
                            </w:r>
                          </w:p>
                          <w:p w:rsidRPr="00542934" w:rsidR="00542934" w:rsidP="00542934" w:rsidRDefault="00542934" w14:paraId="0F6AE9BC" w14:textId="77777777">
                            <w:pPr>
                              <w:numPr>
                                <w:ilvl w:val="0"/>
                                <w:numId w:val="0"/>
                              </w:numPr>
                              <w:rPr>
                                <w:color w:val="D86DCB" w:themeColor="accent5" w:themeTint="99"/>
                              </w:rPr>
                            </w:pPr>
                            <w:r w:rsidRPr="00542934">
                              <w:rPr>
                                <w:color w:val="D86DCB" w:themeColor="accent5" w:themeTint="99"/>
                              </w:rPr>
                              <w:t xml:space="preserve">    </w:t>
                            </w:r>
                            <w:r w:rsidRPr="00542934">
                              <w:rPr>
                                <w:color w:val="00B0F0"/>
                              </w:rPr>
                              <w:t>public static void</w:t>
                            </w:r>
                            <w:r w:rsidRPr="00542934">
                              <w:rPr>
                                <w:color w:val="D86DCB" w:themeColor="accent5" w:themeTint="99"/>
                              </w:rPr>
                              <w:t xml:space="preserve"> </w:t>
                            </w:r>
                            <w:proofErr w:type="gramStart"/>
                            <w:r w:rsidRPr="00542934">
                              <w:rPr>
                                <w:color w:val="EE0000"/>
                              </w:rPr>
                              <w:t>main</w:t>
                            </w:r>
                            <w:r w:rsidRPr="00542934">
                              <w:t>(String[</w:t>
                            </w:r>
                            <w:proofErr w:type="gramEnd"/>
                            <w:r w:rsidRPr="00542934">
                              <w:t xml:space="preserve">] </w:t>
                            </w:r>
                            <w:proofErr w:type="spellStart"/>
                            <w:r w:rsidRPr="00542934">
                              <w:t>args</w:t>
                            </w:r>
                            <w:proofErr w:type="spellEnd"/>
                            <w:r w:rsidRPr="00542934">
                              <w:t>) {</w:t>
                            </w:r>
                          </w:p>
                          <w:p w:rsidRPr="00542934" w:rsidR="00542934" w:rsidP="00542934" w:rsidRDefault="00542934" w14:paraId="139596C2" w14:textId="77777777">
                            <w:pPr>
                              <w:numPr>
                                <w:ilvl w:val="0"/>
                                <w:numId w:val="0"/>
                              </w:numPr>
                              <w:rPr>
                                <w:color w:val="D86DCB" w:themeColor="accent5" w:themeTint="99"/>
                              </w:rPr>
                            </w:pPr>
                            <w:r w:rsidRPr="00542934">
                              <w:rPr>
                                <w:color w:val="D86DCB" w:themeColor="accent5" w:themeTint="99"/>
                              </w:rPr>
                              <w:t xml:space="preserve">        int a </w:t>
                            </w:r>
                            <w:r w:rsidRPr="00542934">
                              <w:t xml:space="preserve">= </w:t>
                            </w:r>
                            <w:r w:rsidRPr="00542934">
                              <w:rPr>
                                <w:color w:val="D86DCB" w:themeColor="accent5" w:themeTint="99"/>
                              </w:rPr>
                              <w:t>10</w:t>
                            </w:r>
                            <w:r w:rsidRPr="00542934">
                              <w:t>,</w:t>
                            </w:r>
                            <w:r w:rsidRPr="00542934">
                              <w:rPr>
                                <w:color w:val="D86DCB" w:themeColor="accent5" w:themeTint="99"/>
                              </w:rPr>
                              <w:t xml:space="preserve"> b </w:t>
                            </w:r>
                            <w:r w:rsidRPr="00542934">
                              <w:t>=</w:t>
                            </w:r>
                            <w:r w:rsidRPr="00542934">
                              <w:rPr>
                                <w:color w:val="D86DCB" w:themeColor="accent5" w:themeTint="99"/>
                              </w:rPr>
                              <w:t xml:space="preserve"> </w:t>
                            </w:r>
                            <w:proofErr w:type="gramStart"/>
                            <w:r w:rsidRPr="00542934">
                              <w:rPr>
                                <w:color w:val="D86DCB" w:themeColor="accent5" w:themeTint="99"/>
                              </w:rPr>
                              <w:t>5</w:t>
                            </w:r>
                            <w:r w:rsidRPr="00542934">
                              <w:t>;</w:t>
                            </w:r>
                            <w:proofErr w:type="gramEnd"/>
                          </w:p>
                          <w:p w:rsidRPr="00542934" w:rsidR="00542934" w:rsidP="00542934" w:rsidRDefault="00542934" w14:paraId="6CC55290" w14:textId="77777777">
                            <w:pPr>
                              <w:numPr>
                                <w:ilvl w:val="0"/>
                                <w:numId w:val="0"/>
                              </w:numPr>
                              <w:rPr>
                                <w:color w:val="D86DCB" w:themeColor="accent5" w:themeTint="99"/>
                              </w:rPr>
                            </w:pPr>
                          </w:p>
                          <w:p w:rsidRPr="00542934" w:rsidR="00542934" w:rsidP="00542934" w:rsidRDefault="00542934" w14:paraId="68FD4017" w14:textId="77777777">
                            <w:pPr>
                              <w:numPr>
                                <w:ilvl w:val="0"/>
                                <w:numId w:val="0"/>
                              </w:numPr>
                            </w:pPr>
                            <w:r w:rsidRPr="00542934">
                              <w:rPr>
                                <w:color w:val="D86DCB" w:themeColor="accent5" w:themeTint="99"/>
                              </w:rPr>
                              <w:t xml:space="preserve">        </w:t>
                            </w:r>
                            <w:proofErr w:type="spellStart"/>
                            <w:r w:rsidRPr="00542934">
                              <w:t>System.out.println</w:t>
                            </w:r>
                            <w:proofErr w:type="spellEnd"/>
                            <w:r w:rsidRPr="00542934">
                              <w:t>(</w:t>
                            </w:r>
                            <w:r w:rsidRPr="00542934">
                              <w:rPr>
                                <w:color w:val="00B050"/>
                              </w:rPr>
                              <w:t xml:space="preserve">"Addition: " </w:t>
                            </w:r>
                            <w:r w:rsidRPr="00542934">
                              <w:t>+ (a + b)</w:t>
                            </w:r>
                            <w:proofErr w:type="gramStart"/>
                            <w:r w:rsidRPr="00542934">
                              <w:t>);</w:t>
                            </w:r>
                            <w:proofErr w:type="gramEnd"/>
                          </w:p>
                          <w:p w:rsidRPr="00542934" w:rsidR="00542934" w:rsidP="00542934" w:rsidRDefault="00542934" w14:paraId="5690B435" w14:textId="77777777">
                            <w:pPr>
                              <w:numPr>
                                <w:ilvl w:val="0"/>
                                <w:numId w:val="0"/>
                              </w:numPr>
                            </w:pPr>
                            <w:r w:rsidRPr="00542934">
                              <w:t xml:space="preserve">        </w:t>
                            </w:r>
                            <w:proofErr w:type="spellStart"/>
                            <w:r w:rsidRPr="00542934">
                              <w:t>System.out.println</w:t>
                            </w:r>
                            <w:proofErr w:type="spellEnd"/>
                            <w:r w:rsidRPr="00542934">
                              <w:t>(</w:t>
                            </w:r>
                            <w:r w:rsidRPr="00542934">
                              <w:rPr>
                                <w:color w:val="00B050"/>
                              </w:rPr>
                              <w:t xml:space="preserve">"Subtraction: " </w:t>
                            </w:r>
                            <w:r w:rsidRPr="00542934">
                              <w:t>+ (a - b)</w:t>
                            </w:r>
                            <w:proofErr w:type="gramStart"/>
                            <w:r w:rsidRPr="00542934">
                              <w:t>);</w:t>
                            </w:r>
                            <w:proofErr w:type="gramEnd"/>
                          </w:p>
                          <w:p w:rsidRPr="00542934" w:rsidR="00542934" w:rsidP="00542934" w:rsidRDefault="00542934" w14:paraId="085E26C8" w14:textId="77777777">
                            <w:pPr>
                              <w:numPr>
                                <w:ilvl w:val="0"/>
                                <w:numId w:val="0"/>
                              </w:numPr>
                            </w:pPr>
                            <w:r w:rsidRPr="00542934">
                              <w:t xml:space="preserve">        </w:t>
                            </w:r>
                            <w:proofErr w:type="spellStart"/>
                            <w:r w:rsidRPr="00542934">
                              <w:t>System.out.println</w:t>
                            </w:r>
                            <w:proofErr w:type="spellEnd"/>
                            <w:r w:rsidRPr="00542934">
                              <w:t>(</w:t>
                            </w:r>
                            <w:r w:rsidRPr="00542934">
                              <w:rPr>
                                <w:color w:val="00B050"/>
                              </w:rPr>
                              <w:t xml:space="preserve">"Multiplication: " </w:t>
                            </w:r>
                            <w:r w:rsidRPr="00542934">
                              <w:t>+ (a * b)</w:t>
                            </w:r>
                            <w:proofErr w:type="gramStart"/>
                            <w:r w:rsidRPr="00542934">
                              <w:t>);</w:t>
                            </w:r>
                            <w:proofErr w:type="gramEnd"/>
                          </w:p>
                          <w:p w:rsidRPr="00542934" w:rsidR="00542934" w:rsidP="00542934" w:rsidRDefault="00542934" w14:paraId="1F026BC0" w14:textId="77777777">
                            <w:pPr>
                              <w:numPr>
                                <w:ilvl w:val="0"/>
                                <w:numId w:val="0"/>
                              </w:numPr>
                            </w:pPr>
                            <w:r w:rsidRPr="00542934">
                              <w:t xml:space="preserve">        </w:t>
                            </w:r>
                            <w:proofErr w:type="spellStart"/>
                            <w:r w:rsidRPr="00542934">
                              <w:t>System.out.println</w:t>
                            </w:r>
                            <w:proofErr w:type="spellEnd"/>
                            <w:r w:rsidRPr="00542934">
                              <w:t>(</w:t>
                            </w:r>
                            <w:r w:rsidRPr="00542934">
                              <w:rPr>
                                <w:color w:val="00B050"/>
                              </w:rPr>
                              <w:t xml:space="preserve">"Division: " </w:t>
                            </w:r>
                            <w:r w:rsidRPr="00542934">
                              <w:t>+ (a / b)</w:t>
                            </w:r>
                            <w:proofErr w:type="gramStart"/>
                            <w:r w:rsidRPr="00542934">
                              <w:t>);</w:t>
                            </w:r>
                            <w:proofErr w:type="gramEnd"/>
                          </w:p>
                          <w:p w:rsidRPr="00542934" w:rsidR="00542934" w:rsidP="00542934" w:rsidRDefault="00542934" w14:paraId="3AEC54DB" w14:textId="77777777">
                            <w:pPr>
                              <w:numPr>
                                <w:ilvl w:val="0"/>
                                <w:numId w:val="0"/>
                              </w:numPr>
                            </w:pPr>
                            <w:r w:rsidRPr="00542934">
                              <w:t xml:space="preserve">        </w:t>
                            </w:r>
                            <w:proofErr w:type="spellStart"/>
                            <w:r w:rsidRPr="00542934">
                              <w:t>System.out.println</w:t>
                            </w:r>
                            <w:proofErr w:type="spellEnd"/>
                            <w:r w:rsidRPr="00542934">
                              <w:t>(</w:t>
                            </w:r>
                            <w:r w:rsidRPr="00542934">
                              <w:rPr>
                                <w:color w:val="00B050"/>
                              </w:rPr>
                              <w:t xml:space="preserve">"Modulus: " </w:t>
                            </w:r>
                            <w:r w:rsidRPr="00542934">
                              <w:t>+ (a % b)</w:t>
                            </w:r>
                            <w:proofErr w:type="gramStart"/>
                            <w:r w:rsidRPr="00542934">
                              <w:t>);</w:t>
                            </w:r>
                            <w:proofErr w:type="gramEnd"/>
                          </w:p>
                          <w:p w:rsidRPr="00542934" w:rsidR="00542934" w:rsidP="00542934" w:rsidRDefault="00542934" w14:paraId="17802091" w14:textId="77777777">
                            <w:pPr>
                              <w:numPr>
                                <w:ilvl w:val="0"/>
                                <w:numId w:val="0"/>
                              </w:numPr>
                            </w:pPr>
                            <w:r w:rsidRPr="00542934">
                              <w:t xml:space="preserve">    }</w:t>
                            </w:r>
                          </w:p>
                          <w:p w:rsidRPr="00542934" w:rsidR="00542934" w:rsidP="00542934" w:rsidRDefault="00542934" w14:paraId="50ED135A" w14:textId="296E0756">
                            <w:pPr>
                              <w:numPr>
                                <w:ilvl w:val="0"/>
                                <w:numId w:val="0"/>
                              </w:numPr>
                            </w:pPr>
                            <w:r w:rsidRPr="00542934">
                              <w:t>}</w:t>
                            </w:r>
                          </w:p>
                          <w:p w:rsidRPr="00542934" w:rsidR="00542934" w:rsidRDefault="00542934" w14:paraId="5300A2EE"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8A01850">
              <v:shape id="_x0000_s1048" style="position:absolute;margin-left:0;margin-top:-44.4pt;width:421.1pt;height:274.6pt;z-index:25165825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" w14:anchorId="6A9B322B">
                <v:textbox>
                  <w:txbxContent>
                    <w:p w:rsidR="00542934" w:rsidP="00542934" w:rsidRDefault="00542934" w14:paraId="4535E228" w14:textId="77777777">
                      <w:pPr>
                        <w:numPr>
                          <w:ilvl w:val="0"/>
                          <w:numId w:val="0"/>
                        </w:numPr>
                      </w:pPr>
                      <w:r>
                        <w:t>j</w:t>
                      </w:r>
                      <w:r w:rsidRPr="005E478C">
                        <w:t>ava</w:t>
                      </w:r>
                    </w:p>
                    <w:p w:rsidRPr="00542934" w:rsidR="00542934" w:rsidP="00542934" w:rsidRDefault="00542934" w14:paraId="5A31A5E9" w14:textId="77777777">
                      <w:pPr>
                        <w:numPr>
                          <w:ilvl w:val="0"/>
                          <w:numId w:val="0"/>
                        </w:numPr>
                      </w:pPr>
                      <w:r w:rsidRPr="00542934">
                        <w:rPr>
                          <w:color w:val="00B0F0"/>
                        </w:rPr>
                        <w:t>public class</w:t>
                      </w:r>
                      <w:r w:rsidRPr="00542934">
                        <w:rPr>
                          <w:color w:val="D86DCB" w:themeColor="accent5" w:themeTint="99"/>
                        </w:rPr>
                        <w:t xml:space="preserve"> </w:t>
                      </w:r>
                      <w:proofErr w:type="spellStart"/>
                      <w:r w:rsidRPr="00542934">
                        <w:rPr>
                          <w:color w:val="EE0000"/>
                        </w:rPr>
                        <w:t>ArithmeticExample</w:t>
                      </w:r>
                      <w:proofErr w:type="spellEnd"/>
                      <w:r w:rsidRPr="00542934">
                        <w:rPr>
                          <w:color w:val="D86DCB" w:themeColor="accent5" w:themeTint="99"/>
                        </w:rPr>
                        <w:t xml:space="preserve"> </w:t>
                      </w:r>
                      <w:r w:rsidRPr="00542934">
                        <w:t>{</w:t>
                      </w:r>
                    </w:p>
                    <w:p w:rsidRPr="00542934" w:rsidR="00542934" w:rsidP="00542934" w:rsidRDefault="00542934" w14:paraId="0E5A80C2" w14:textId="77777777">
                      <w:pPr>
                        <w:numPr>
                          <w:ilvl w:val="0"/>
                          <w:numId w:val="0"/>
                        </w:numPr>
                        <w:rPr>
                          <w:color w:val="D86DCB" w:themeColor="accent5" w:themeTint="99"/>
                        </w:rPr>
                      </w:pPr>
                      <w:r w:rsidRPr="00542934">
                        <w:rPr>
                          <w:color w:val="D86DCB" w:themeColor="accent5" w:themeTint="99"/>
                        </w:rPr>
                        <w:t xml:space="preserve">    </w:t>
                      </w:r>
                      <w:r w:rsidRPr="00542934">
                        <w:rPr>
                          <w:color w:val="00B0F0"/>
                        </w:rPr>
                        <w:t>public static void</w:t>
                      </w:r>
                      <w:r w:rsidRPr="00542934">
                        <w:rPr>
                          <w:color w:val="D86DCB" w:themeColor="accent5" w:themeTint="99"/>
                        </w:rPr>
                        <w:t xml:space="preserve"> </w:t>
                      </w:r>
                      <w:proofErr w:type="gramStart"/>
                      <w:r w:rsidRPr="00542934">
                        <w:rPr>
                          <w:color w:val="EE0000"/>
                        </w:rPr>
                        <w:t>main</w:t>
                      </w:r>
                      <w:r w:rsidRPr="00542934">
                        <w:t>(String[</w:t>
                      </w:r>
                      <w:proofErr w:type="gramEnd"/>
                      <w:r w:rsidRPr="00542934">
                        <w:t xml:space="preserve">] </w:t>
                      </w:r>
                      <w:proofErr w:type="spellStart"/>
                      <w:r w:rsidRPr="00542934">
                        <w:t>args</w:t>
                      </w:r>
                      <w:proofErr w:type="spellEnd"/>
                      <w:r w:rsidRPr="00542934">
                        <w:t>) {</w:t>
                      </w:r>
                    </w:p>
                    <w:p w:rsidRPr="00542934" w:rsidR="00542934" w:rsidP="00542934" w:rsidRDefault="00542934" w14:paraId="578A8326" w14:textId="77777777">
                      <w:pPr>
                        <w:numPr>
                          <w:ilvl w:val="0"/>
                          <w:numId w:val="0"/>
                        </w:numPr>
                        <w:rPr>
                          <w:color w:val="D86DCB" w:themeColor="accent5" w:themeTint="99"/>
                        </w:rPr>
                      </w:pPr>
                      <w:r w:rsidRPr="00542934">
                        <w:rPr>
                          <w:color w:val="D86DCB" w:themeColor="accent5" w:themeTint="99"/>
                        </w:rPr>
                        <w:t xml:space="preserve">        int a </w:t>
                      </w:r>
                      <w:r w:rsidRPr="00542934">
                        <w:t xml:space="preserve">= </w:t>
                      </w:r>
                      <w:r w:rsidRPr="00542934">
                        <w:rPr>
                          <w:color w:val="D86DCB" w:themeColor="accent5" w:themeTint="99"/>
                        </w:rPr>
                        <w:t>10</w:t>
                      </w:r>
                      <w:r w:rsidRPr="00542934">
                        <w:t>,</w:t>
                      </w:r>
                      <w:r w:rsidRPr="00542934">
                        <w:rPr>
                          <w:color w:val="D86DCB" w:themeColor="accent5" w:themeTint="99"/>
                        </w:rPr>
                        <w:t xml:space="preserve"> b </w:t>
                      </w:r>
                      <w:r w:rsidRPr="00542934">
                        <w:t>=</w:t>
                      </w:r>
                      <w:r w:rsidRPr="00542934">
                        <w:rPr>
                          <w:color w:val="D86DCB" w:themeColor="accent5" w:themeTint="99"/>
                        </w:rPr>
                        <w:t xml:space="preserve"> </w:t>
                      </w:r>
                      <w:proofErr w:type="gramStart"/>
                      <w:r w:rsidRPr="00542934">
                        <w:rPr>
                          <w:color w:val="D86DCB" w:themeColor="accent5" w:themeTint="99"/>
                        </w:rPr>
                        <w:t>5</w:t>
                      </w:r>
                      <w:r w:rsidRPr="00542934">
                        <w:t>;</w:t>
                      </w:r>
                      <w:proofErr w:type="gramEnd"/>
                    </w:p>
                    <w:p w:rsidRPr="00542934" w:rsidR="00542934" w:rsidP="00542934" w:rsidRDefault="00542934" w14:paraId="72A3D3EC" w14:textId="77777777">
                      <w:pPr>
                        <w:numPr>
                          <w:ilvl w:val="0"/>
                          <w:numId w:val="0"/>
                        </w:numPr>
                        <w:rPr>
                          <w:color w:val="D86DCB" w:themeColor="accent5" w:themeTint="99"/>
                        </w:rPr>
                      </w:pPr>
                    </w:p>
                    <w:p w:rsidRPr="00542934" w:rsidR="00542934" w:rsidP="00542934" w:rsidRDefault="00542934" w14:paraId="0297E1C9" w14:textId="77777777">
                      <w:pPr>
                        <w:numPr>
                          <w:ilvl w:val="0"/>
                          <w:numId w:val="0"/>
                        </w:numPr>
                      </w:pPr>
                      <w:r w:rsidRPr="00542934">
                        <w:rPr>
                          <w:color w:val="D86DCB" w:themeColor="accent5" w:themeTint="99"/>
                        </w:rPr>
                        <w:t xml:space="preserve">        </w:t>
                      </w:r>
                      <w:proofErr w:type="spellStart"/>
                      <w:r w:rsidRPr="00542934">
                        <w:t>System.out.println</w:t>
                      </w:r>
                      <w:proofErr w:type="spellEnd"/>
                      <w:r w:rsidRPr="00542934">
                        <w:t>(</w:t>
                      </w:r>
                      <w:r w:rsidRPr="00542934">
                        <w:rPr>
                          <w:color w:val="00B050"/>
                        </w:rPr>
                        <w:t xml:space="preserve">"Addition: " </w:t>
                      </w:r>
                      <w:r w:rsidRPr="00542934">
                        <w:t>+ (a + b)</w:t>
                      </w:r>
                      <w:proofErr w:type="gramStart"/>
                      <w:r w:rsidRPr="00542934">
                        <w:t>);</w:t>
                      </w:r>
                      <w:proofErr w:type="gramEnd"/>
                    </w:p>
                    <w:p w:rsidRPr="00542934" w:rsidR="00542934" w:rsidP="00542934" w:rsidRDefault="00542934" w14:paraId="4DB2BCAC" w14:textId="77777777">
                      <w:pPr>
                        <w:numPr>
                          <w:ilvl w:val="0"/>
                          <w:numId w:val="0"/>
                        </w:numPr>
                      </w:pPr>
                      <w:r w:rsidRPr="00542934">
                        <w:t xml:space="preserve">        </w:t>
                      </w:r>
                      <w:proofErr w:type="spellStart"/>
                      <w:r w:rsidRPr="00542934">
                        <w:t>System.out.println</w:t>
                      </w:r>
                      <w:proofErr w:type="spellEnd"/>
                      <w:r w:rsidRPr="00542934">
                        <w:t>(</w:t>
                      </w:r>
                      <w:r w:rsidRPr="00542934">
                        <w:rPr>
                          <w:color w:val="00B050"/>
                        </w:rPr>
                        <w:t xml:space="preserve">"Subtraction: " </w:t>
                      </w:r>
                      <w:r w:rsidRPr="00542934">
                        <w:t>+ (a - b)</w:t>
                      </w:r>
                      <w:proofErr w:type="gramStart"/>
                      <w:r w:rsidRPr="00542934">
                        <w:t>);</w:t>
                      </w:r>
                      <w:proofErr w:type="gramEnd"/>
                    </w:p>
                    <w:p w:rsidRPr="00542934" w:rsidR="00542934" w:rsidP="00542934" w:rsidRDefault="00542934" w14:paraId="4CBCAADE" w14:textId="77777777">
                      <w:pPr>
                        <w:numPr>
                          <w:ilvl w:val="0"/>
                          <w:numId w:val="0"/>
                        </w:numPr>
                      </w:pPr>
                      <w:r w:rsidRPr="00542934">
                        <w:t xml:space="preserve">        </w:t>
                      </w:r>
                      <w:proofErr w:type="spellStart"/>
                      <w:r w:rsidRPr="00542934">
                        <w:t>System.out.println</w:t>
                      </w:r>
                      <w:proofErr w:type="spellEnd"/>
                      <w:r w:rsidRPr="00542934">
                        <w:t>(</w:t>
                      </w:r>
                      <w:r w:rsidRPr="00542934">
                        <w:rPr>
                          <w:color w:val="00B050"/>
                        </w:rPr>
                        <w:t xml:space="preserve">"Multiplication: " </w:t>
                      </w:r>
                      <w:r w:rsidRPr="00542934">
                        <w:t>+ (a * b)</w:t>
                      </w:r>
                      <w:proofErr w:type="gramStart"/>
                      <w:r w:rsidRPr="00542934">
                        <w:t>);</w:t>
                      </w:r>
                      <w:proofErr w:type="gramEnd"/>
                    </w:p>
                    <w:p w:rsidRPr="00542934" w:rsidR="00542934" w:rsidP="00542934" w:rsidRDefault="00542934" w14:paraId="2C5FC11B" w14:textId="77777777">
                      <w:pPr>
                        <w:numPr>
                          <w:ilvl w:val="0"/>
                          <w:numId w:val="0"/>
                        </w:numPr>
                      </w:pPr>
                      <w:r w:rsidRPr="00542934">
                        <w:t xml:space="preserve">        </w:t>
                      </w:r>
                      <w:proofErr w:type="spellStart"/>
                      <w:r w:rsidRPr="00542934">
                        <w:t>System.out.println</w:t>
                      </w:r>
                      <w:proofErr w:type="spellEnd"/>
                      <w:r w:rsidRPr="00542934">
                        <w:t>(</w:t>
                      </w:r>
                      <w:r w:rsidRPr="00542934">
                        <w:rPr>
                          <w:color w:val="00B050"/>
                        </w:rPr>
                        <w:t xml:space="preserve">"Division: " </w:t>
                      </w:r>
                      <w:r w:rsidRPr="00542934">
                        <w:t>+ (a / b)</w:t>
                      </w:r>
                      <w:proofErr w:type="gramStart"/>
                      <w:r w:rsidRPr="00542934">
                        <w:t>);</w:t>
                      </w:r>
                      <w:proofErr w:type="gramEnd"/>
                    </w:p>
                    <w:p w:rsidRPr="00542934" w:rsidR="00542934" w:rsidP="00542934" w:rsidRDefault="00542934" w14:paraId="46C055D5" w14:textId="77777777">
                      <w:pPr>
                        <w:numPr>
                          <w:ilvl w:val="0"/>
                          <w:numId w:val="0"/>
                        </w:numPr>
                      </w:pPr>
                      <w:r w:rsidRPr="00542934">
                        <w:t xml:space="preserve">        </w:t>
                      </w:r>
                      <w:proofErr w:type="spellStart"/>
                      <w:r w:rsidRPr="00542934">
                        <w:t>System.out.println</w:t>
                      </w:r>
                      <w:proofErr w:type="spellEnd"/>
                      <w:r w:rsidRPr="00542934">
                        <w:t>(</w:t>
                      </w:r>
                      <w:r w:rsidRPr="00542934">
                        <w:rPr>
                          <w:color w:val="00B050"/>
                        </w:rPr>
                        <w:t xml:space="preserve">"Modulus: " </w:t>
                      </w:r>
                      <w:r w:rsidRPr="00542934">
                        <w:t>+ (a % b)</w:t>
                      </w:r>
                      <w:proofErr w:type="gramStart"/>
                      <w:r w:rsidRPr="00542934">
                        <w:t>);</w:t>
                      </w:r>
                      <w:proofErr w:type="gramEnd"/>
                    </w:p>
                    <w:p w:rsidRPr="00542934" w:rsidR="00542934" w:rsidP="00542934" w:rsidRDefault="00542934" w14:paraId="2BE46643" w14:textId="77777777">
                      <w:pPr>
                        <w:numPr>
                          <w:ilvl w:val="0"/>
                          <w:numId w:val="0"/>
                        </w:numPr>
                      </w:pPr>
                      <w:r w:rsidRPr="00542934">
                        <w:t xml:space="preserve">    }</w:t>
                      </w:r>
                    </w:p>
                    <w:p w:rsidRPr="00542934" w:rsidR="00542934" w:rsidP="00542934" w:rsidRDefault="00542934" w14:paraId="50CBB65B" w14:textId="296E0756">
                      <w:pPr>
                        <w:numPr>
                          <w:ilvl w:val="0"/>
                          <w:numId w:val="0"/>
                        </w:numPr>
                      </w:pPr>
                      <w:r w:rsidRPr="00542934">
                        <w:t>}</w:t>
                      </w:r>
                    </w:p>
                    <w:p w:rsidRPr="00542934" w:rsidR="00542934" w:rsidRDefault="00542934" w14:paraId="0D0B940D" w14:textId="77777777"/>
                  </w:txbxContent>
                </v:textbox>
                <w10:wrap anchorx="margin"/>
              </v:shape>
            </w:pict>
          </mc:Fallback>
        </mc:AlternateContent>
      </w:r>
    </w:p>
    <w:p w:rsidR="00542934" w:rsidP="00F31B13" w:rsidRDefault="00542934" w14:paraId="48BF97FE" w14:textId="77777777">
      <w:pPr>
        <w:numPr>
          <w:ilvl w:val="0"/>
          <w:numId w:val="0"/>
        </w:numPr>
        <w:rPr>
          <w:sz w:val="24"/>
          <w:szCs w:val="24"/>
          <w:lang w:val="en-US"/>
        </w:rPr>
      </w:pPr>
    </w:p>
    <w:p w:rsidR="00542934" w:rsidP="00F31B13" w:rsidRDefault="00542934" w14:paraId="4307144C" w14:textId="77777777">
      <w:pPr>
        <w:numPr>
          <w:ilvl w:val="0"/>
          <w:numId w:val="0"/>
        </w:numPr>
        <w:rPr>
          <w:sz w:val="24"/>
          <w:szCs w:val="24"/>
          <w:lang w:val="en-US"/>
        </w:rPr>
      </w:pPr>
    </w:p>
    <w:p w:rsidR="00542934" w:rsidP="00F31B13" w:rsidRDefault="00542934" w14:paraId="514FF5D4" w14:textId="77777777">
      <w:pPr>
        <w:numPr>
          <w:ilvl w:val="0"/>
          <w:numId w:val="0"/>
        </w:numPr>
        <w:rPr>
          <w:sz w:val="24"/>
          <w:szCs w:val="24"/>
          <w:lang w:val="en-US"/>
        </w:rPr>
      </w:pPr>
    </w:p>
    <w:p w:rsidR="00542934" w:rsidP="00F31B13" w:rsidRDefault="00542934" w14:paraId="47091477" w14:textId="77777777">
      <w:pPr>
        <w:numPr>
          <w:ilvl w:val="0"/>
          <w:numId w:val="0"/>
        </w:numPr>
        <w:rPr>
          <w:sz w:val="24"/>
          <w:szCs w:val="24"/>
          <w:lang w:val="en-US"/>
        </w:rPr>
      </w:pPr>
    </w:p>
    <w:p w:rsidR="00585D99" w:rsidP="00F31B13" w:rsidRDefault="00585D99" w14:paraId="1614AB9F" w14:textId="77777777">
      <w:pPr>
        <w:numPr>
          <w:ilvl w:val="0"/>
          <w:numId w:val="0"/>
        </w:numPr>
        <w:rPr>
          <w:sz w:val="24"/>
          <w:szCs w:val="24"/>
          <w:lang w:val="en-US"/>
        </w:rPr>
      </w:pPr>
    </w:p>
    <w:p w:rsidRPr="00FA3EC0" w:rsidR="00542934" w:rsidP="00F31B13" w:rsidRDefault="00542934" w14:paraId="3DAC3153" w14:textId="4D376649">
      <w:pPr>
        <w:numPr>
          <w:ilvl w:val="0"/>
          <w:numId w:val="0"/>
        </w:numPr>
        <w:rPr>
          <w:b/>
          <w:bCs/>
          <w:sz w:val="24"/>
          <w:szCs w:val="24"/>
          <w:lang w:val="en-US"/>
        </w:rPr>
      </w:pPr>
      <w:r w:rsidRPr="00542934">
        <w:rPr>
          <w:b/>
          <w:bCs/>
          <w:sz w:val="24"/>
          <w:szCs w:val="24"/>
          <w:lang w:val="en-US"/>
        </w:rPr>
        <w:t>Output:</w:t>
      </w:r>
    </w:p>
    <w:p w:rsidR="0026711D" w:rsidP="00F31B13" w:rsidRDefault="0026711D" w14:paraId="17EE5EAC" w14:textId="77777777">
      <w:pPr>
        <w:numPr>
          <w:ilvl w:val="0"/>
          <w:numId w:val="0"/>
        </w:numPr>
        <w:rPr>
          <w:sz w:val="24"/>
          <w:szCs w:val="24"/>
          <w:lang w:val="en-US"/>
        </w:rPr>
      </w:pPr>
    </w:p>
    <w:p w:rsidR="0026711D" w:rsidP="00F31B13" w:rsidRDefault="0026711D" w14:paraId="14819F9F" w14:textId="77777777">
      <w:pPr>
        <w:numPr>
          <w:ilvl w:val="0"/>
          <w:numId w:val="0"/>
        </w:numPr>
        <w:rPr>
          <w:sz w:val="24"/>
          <w:szCs w:val="24"/>
          <w:lang w:val="en-US"/>
        </w:rPr>
      </w:pPr>
    </w:p>
    <w:p w:rsidR="00542934" w:rsidP="00F31B13" w:rsidRDefault="0026711D" w14:paraId="4D1C9C87" w14:textId="7FF2DF51">
      <w:pPr>
        <w:numPr>
          <w:ilvl w:val="0"/>
          <w:numId w:val="0"/>
        </w:numPr>
        <w:rPr>
          <w:sz w:val="24"/>
          <w:szCs w:val="24"/>
          <w:lang w:val="en-US"/>
        </w:rPr>
      </w:pPr>
      <w:r>
        <w:rPr>
          <w:noProof/>
          <w:lang w:val="en-US"/>
        </w:rPr>
        <mc:AlternateContent>
          <mc:Choice Requires="wps">
            <w:drawing>
              <wp:anchor distT="0" distB="0" distL="114300" distR="114300" simplePos="0" relativeHeight="251658260" behindDoc="0" locked="0" layoutInCell="1" allowOverlap="1" wp14:anchorId="1FB7CE2D" wp14:editId="39EDF3D4">
                <wp:simplePos x="0" y="0"/>
                <wp:positionH relativeFrom="margin">
                  <wp:align>center</wp:align>
                </wp:positionH>
                <wp:positionV relativeFrom="paragraph">
                  <wp:posOffset>-456832</wp:posOffset>
                </wp:positionV>
                <wp:extent cx="5347970" cy="2013285"/>
                <wp:effectExtent l="0" t="0" r="24130" b="25400"/>
                <wp:wrapNone/>
                <wp:docPr id="23626428" name="Text Box 10"/>
                <wp:cNvGraphicFramePr/>
                <a:graphic xmlns:a="http://schemas.openxmlformats.org/drawingml/2006/main">
                  <a:graphicData uri="http://schemas.microsoft.com/office/word/2010/wordprocessingShape">
                    <wps:wsp>
                      <wps:cNvSpPr txBox="1"/>
                      <wps:spPr>
                        <a:xfrm>
                          <a:off x="0" y="0"/>
                          <a:ext cx="5347970" cy="2013285"/>
                        </a:xfrm>
                        <a:prstGeom prst="rect">
                          <a:avLst/>
                        </a:prstGeom>
                        <a:solidFill>
                          <a:schemeClr val="tx1"/>
                        </a:solidFill>
                        <a:ln w="6350">
                          <a:solidFill>
                            <a:prstClr val="black"/>
                          </a:solidFill>
                        </a:ln>
                      </wps:spPr>
                      <wps:txbx>
                        <w:txbxContent>
                          <w:p w:rsidR="0026711D" w:rsidP="0026711D" w:rsidRDefault="0026711D" w14:paraId="26EF544A" w14:textId="1A5A5389">
                            <w:pPr>
                              <w:numPr>
                                <w:ilvl w:val="0"/>
                                <w:numId w:val="0"/>
                              </w:numPr>
                            </w:pPr>
                            <w:proofErr w:type="spellStart"/>
                            <w:r>
                              <w:t>makefile</w:t>
                            </w:r>
                            <w:proofErr w:type="spellEnd"/>
                          </w:p>
                          <w:p w:rsidR="0026711D" w:rsidP="0026711D" w:rsidRDefault="0026711D" w14:paraId="4448CEF4" w14:textId="77777777">
                            <w:pPr>
                              <w:numPr>
                                <w:ilvl w:val="0"/>
                                <w:numId w:val="0"/>
                              </w:numPr>
                            </w:pPr>
                          </w:p>
                          <w:p w:rsidR="0026711D" w:rsidP="0026711D" w:rsidRDefault="0026711D" w14:paraId="0A03AE09" w14:textId="18FFC32D">
                            <w:pPr>
                              <w:numPr>
                                <w:ilvl w:val="0"/>
                                <w:numId w:val="0"/>
                              </w:numPr>
                            </w:pPr>
                            <w:r>
                              <w:t>Addition: 15</w:t>
                            </w:r>
                          </w:p>
                          <w:p w:rsidR="0026711D" w:rsidP="0026711D" w:rsidRDefault="0026711D" w14:paraId="4A384A2A" w14:textId="77777777">
                            <w:pPr>
                              <w:numPr>
                                <w:ilvl w:val="0"/>
                                <w:numId w:val="0"/>
                              </w:numPr>
                            </w:pPr>
                            <w:r>
                              <w:t>Subtraction: 5</w:t>
                            </w:r>
                          </w:p>
                          <w:p w:rsidR="0026711D" w:rsidP="0026711D" w:rsidRDefault="0026711D" w14:paraId="6C81FE41" w14:textId="77777777">
                            <w:pPr>
                              <w:numPr>
                                <w:ilvl w:val="0"/>
                                <w:numId w:val="0"/>
                              </w:numPr>
                            </w:pPr>
                            <w:r>
                              <w:t>Multiplication: 50</w:t>
                            </w:r>
                          </w:p>
                          <w:p w:rsidR="0026711D" w:rsidP="0026711D" w:rsidRDefault="0026711D" w14:paraId="5203EB03" w14:textId="77777777">
                            <w:pPr>
                              <w:numPr>
                                <w:ilvl w:val="0"/>
                                <w:numId w:val="0"/>
                              </w:numPr>
                            </w:pPr>
                            <w:r>
                              <w:t>Division: 2</w:t>
                            </w:r>
                          </w:p>
                          <w:p w:rsidRPr="00705AF5" w:rsidR="0026711D" w:rsidP="0026711D" w:rsidRDefault="0026711D" w14:paraId="7B777A40" w14:textId="7B5BC567">
                            <w:pPr>
                              <w:numPr>
                                <w:ilvl w:val="0"/>
                                <w:numId w:val="0"/>
                              </w:numPr>
                            </w:pPr>
                            <w:r>
                              <w:t>Modulus: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0BF5BB7">
              <v:shape id="_x0000_s1049" style="position:absolute;margin-left:0;margin-top:-35.95pt;width:421.1pt;height:158.55pt;z-index:2516582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" w14:anchorId="1FB7CE2D">
                <v:textbox>
                  <w:txbxContent>
                    <w:p w:rsidR="0026711D" w:rsidP="0026711D" w:rsidRDefault="0026711D" w14:paraId="6BC0DEDA" w14:textId="1A5A5389">
                      <w:pPr>
                        <w:numPr>
                          <w:ilvl w:val="0"/>
                          <w:numId w:val="0"/>
                        </w:numPr>
                      </w:pPr>
                      <w:proofErr w:type="spellStart"/>
                      <w:r>
                        <w:t>makefile</w:t>
                      </w:r>
                      <w:proofErr w:type="spellEnd"/>
                    </w:p>
                    <w:p w:rsidR="0026711D" w:rsidP="0026711D" w:rsidRDefault="0026711D" w14:paraId="0E27B00A" w14:textId="77777777">
                      <w:pPr>
                        <w:numPr>
                          <w:ilvl w:val="0"/>
                          <w:numId w:val="0"/>
                        </w:numPr>
                      </w:pPr>
                    </w:p>
                    <w:p w:rsidR="0026711D" w:rsidP="0026711D" w:rsidRDefault="0026711D" w14:paraId="6DAF8D3E" w14:textId="18FFC32D">
                      <w:pPr>
                        <w:numPr>
                          <w:ilvl w:val="0"/>
                          <w:numId w:val="0"/>
                        </w:numPr>
                      </w:pPr>
                      <w:r>
                        <w:t>Addition: 15</w:t>
                      </w:r>
                    </w:p>
                    <w:p w:rsidR="0026711D" w:rsidP="0026711D" w:rsidRDefault="0026711D" w14:paraId="23384F42" w14:textId="77777777">
                      <w:pPr>
                        <w:numPr>
                          <w:ilvl w:val="0"/>
                          <w:numId w:val="0"/>
                        </w:numPr>
                      </w:pPr>
                      <w:r>
                        <w:t>Subtraction: 5</w:t>
                      </w:r>
                    </w:p>
                    <w:p w:rsidR="0026711D" w:rsidP="0026711D" w:rsidRDefault="0026711D" w14:paraId="3D23E505" w14:textId="77777777">
                      <w:pPr>
                        <w:numPr>
                          <w:ilvl w:val="0"/>
                          <w:numId w:val="0"/>
                        </w:numPr>
                      </w:pPr>
                      <w:r>
                        <w:t>Multiplication: 50</w:t>
                      </w:r>
                    </w:p>
                    <w:p w:rsidR="0026711D" w:rsidP="0026711D" w:rsidRDefault="0026711D" w14:paraId="7485CEF7" w14:textId="77777777">
                      <w:pPr>
                        <w:numPr>
                          <w:ilvl w:val="0"/>
                          <w:numId w:val="0"/>
                        </w:numPr>
                      </w:pPr>
                      <w:r>
                        <w:t>Division: 2</w:t>
                      </w:r>
                    </w:p>
                    <w:p w:rsidRPr="00705AF5" w:rsidR="0026711D" w:rsidP="0026711D" w:rsidRDefault="0026711D" w14:paraId="11A751D9" w14:textId="7B5BC567">
                      <w:pPr>
                        <w:numPr>
                          <w:ilvl w:val="0"/>
                          <w:numId w:val="0"/>
                        </w:numPr>
                      </w:pPr>
                      <w:r>
                        <w:t>Modulus: 0</w:t>
                      </w:r>
                    </w:p>
                  </w:txbxContent>
                </v:textbox>
                <w10:wrap anchorx="margin"/>
              </v:shape>
            </w:pict>
          </mc:Fallback>
        </mc:AlternateContent>
      </w:r>
    </w:p>
    <w:p w:rsidR="00542934" w:rsidP="00F31B13" w:rsidRDefault="00542934" w14:paraId="6C3DE1BF" w14:textId="77777777">
      <w:pPr>
        <w:numPr>
          <w:ilvl w:val="0"/>
          <w:numId w:val="0"/>
        </w:numPr>
        <w:rPr>
          <w:sz w:val="24"/>
          <w:szCs w:val="24"/>
          <w:lang w:val="en-US"/>
        </w:rPr>
      </w:pPr>
    </w:p>
    <w:p w:rsidR="00542934" w:rsidP="00F31B13" w:rsidRDefault="00542934" w14:paraId="311903FB" w14:textId="77777777">
      <w:pPr>
        <w:numPr>
          <w:ilvl w:val="0"/>
          <w:numId w:val="0"/>
        </w:numPr>
        <w:rPr>
          <w:sz w:val="24"/>
          <w:szCs w:val="24"/>
          <w:lang w:val="en-US"/>
        </w:rPr>
      </w:pPr>
    </w:p>
    <w:p w:rsidR="0026711D" w:rsidP="00F31B13" w:rsidRDefault="0026711D" w14:paraId="309672C3" w14:textId="77777777">
      <w:pPr>
        <w:numPr>
          <w:ilvl w:val="0"/>
          <w:numId w:val="0"/>
        </w:numPr>
        <w:rPr>
          <w:sz w:val="24"/>
          <w:szCs w:val="24"/>
          <w:lang w:val="en-US"/>
        </w:rPr>
      </w:pPr>
    </w:p>
    <w:p w:rsidR="0026711D" w:rsidP="00F31B13" w:rsidRDefault="0026711D" w14:paraId="477C05C3" w14:textId="77777777">
      <w:pPr>
        <w:numPr>
          <w:ilvl w:val="0"/>
          <w:numId w:val="0"/>
        </w:numPr>
        <w:rPr>
          <w:sz w:val="24"/>
          <w:szCs w:val="24"/>
          <w:lang w:val="en-US"/>
        </w:rPr>
      </w:pPr>
    </w:p>
    <w:p w:rsidR="00FA36EF" w:rsidP="00F31B13" w:rsidRDefault="00FA36EF" w14:paraId="5E5D4045" w14:textId="77777777">
      <w:pPr>
        <w:numPr>
          <w:ilvl w:val="0"/>
          <w:numId w:val="0"/>
        </w:numPr>
        <w:rPr>
          <w:sz w:val="24"/>
          <w:szCs w:val="24"/>
          <w:lang w:val="en-US"/>
        </w:rPr>
      </w:pPr>
    </w:p>
    <w:p w:rsidRPr="00FA36EF" w:rsidR="0026711D" w:rsidP="00F31B13" w:rsidRDefault="00FA36EF" w14:paraId="21D36B67" w14:textId="77413BF2">
      <w:pPr>
        <w:numPr>
          <w:ilvl w:val="0"/>
          <w:numId w:val="0"/>
        </w:numPr>
        <w:rPr>
          <w:b/>
          <w:bCs/>
          <w:sz w:val="24"/>
          <w:szCs w:val="24"/>
          <w:lang w:val="en-US"/>
        </w:rPr>
      </w:pPr>
      <w:r w:rsidRPr="00FA36EF">
        <w:rPr>
          <w:b/>
          <w:bCs/>
          <w:sz w:val="24"/>
          <w:szCs w:val="24"/>
          <w:lang w:val="en-US"/>
        </w:rPr>
        <w:t>Conclusion</w:t>
      </w:r>
    </w:p>
    <w:p w:rsidR="00402437" w:rsidP="00623EE5" w:rsidRDefault="00402437" w14:paraId="1EF85C63" w14:textId="77777777">
      <w:pPr>
        <w:pStyle w:val="ListParagraph"/>
        <w:numPr>
          <w:ilvl w:val="0"/>
          <w:numId w:val="23"/>
        </w:numPr>
        <w:rPr>
          <w:sz w:val="24"/>
          <w:szCs w:val="24"/>
          <w:lang w:val="en-US"/>
        </w:rPr>
      </w:pPr>
      <w:r w:rsidRPr="00402437">
        <w:rPr>
          <w:sz w:val="24"/>
          <w:szCs w:val="24"/>
          <w:lang w:val="en-US"/>
        </w:rPr>
        <w:t>The basic arithmetic operations in Java—addition, subtraction, multiplication, division, and modulus—are essential for performing mathematical computations.</w:t>
      </w:r>
    </w:p>
    <w:p w:rsidR="00402437" w:rsidP="00402437" w:rsidRDefault="00402437" w14:paraId="5E3970F0" w14:textId="77777777">
      <w:pPr>
        <w:pStyle w:val="ListParagraph"/>
        <w:numPr>
          <w:ilvl w:val="0"/>
          <w:numId w:val="0"/>
        </w:numPr>
        <w:ind w:left="360"/>
        <w:rPr>
          <w:sz w:val="24"/>
          <w:szCs w:val="24"/>
          <w:lang w:val="en-US"/>
        </w:rPr>
      </w:pPr>
    </w:p>
    <w:p w:rsidRPr="00402437" w:rsidR="00402437" w:rsidP="00623EE5" w:rsidRDefault="00402437" w14:paraId="7ED0BA20" w14:textId="127EA122">
      <w:pPr>
        <w:pStyle w:val="ListParagraph"/>
        <w:numPr>
          <w:ilvl w:val="0"/>
          <w:numId w:val="23"/>
        </w:numPr>
        <w:rPr>
          <w:sz w:val="24"/>
          <w:szCs w:val="24"/>
          <w:lang w:val="en-US"/>
        </w:rPr>
      </w:pPr>
      <w:r w:rsidRPr="00402437">
        <w:rPr>
          <w:sz w:val="24"/>
          <w:szCs w:val="24"/>
          <w:lang w:val="en-US"/>
        </w:rPr>
        <w:t>By mastering these operations, programmers can handle numeric data effectively and build more complex logic, such as loops, condition checks, and algorithmic calculations.</w:t>
      </w:r>
    </w:p>
    <w:p w:rsidRPr="00F31B13" w:rsidR="00402437" w:rsidP="00F31B13" w:rsidRDefault="001B0F59" w14:paraId="06AE77B2" w14:textId="58E8D4F1">
      <w:pPr>
        <w:numPr>
          <w:ilvl w:val="0"/>
          <w:numId w:val="0"/>
        </w:numPr>
        <w:rPr>
          <w:sz w:val="24"/>
          <w:szCs w:val="24"/>
          <w:lang w:val="en-US"/>
        </w:rPr>
      </w:pPr>
      <w:r>
        <w:rPr>
          <w:sz w:val="24"/>
          <w:szCs w:val="24"/>
          <w:lang w:val="en-US"/>
        </w:rPr>
        <w:t xml:space="preserve">Video Link: </w:t>
      </w:r>
      <w:hyperlink w:tgtFrame="_blank" w:history="1" r:id="rId17">
        <w:r w:rsidRPr="001B0F59">
          <w:rPr>
            <w:rStyle w:val="Hyperlink"/>
            <w:b/>
            <w:bCs/>
            <w:sz w:val="24"/>
            <w:szCs w:val="24"/>
          </w:rPr>
          <w:t>https://youtu.be/flWjzwzgybI?si=laHi_npYPuvic52-</w:t>
        </w:r>
      </w:hyperlink>
    </w:p>
    <w:p w:rsidR="00D84559" w:rsidP="00623EE5" w:rsidRDefault="004A28AB" w14:paraId="5008340C" w14:textId="57B687AC">
      <w:pPr>
        <w:pStyle w:val="ListParagraph"/>
        <w:numPr>
          <w:ilvl w:val="2"/>
          <w:numId w:val="11"/>
        </w:numPr>
        <w:rPr>
          <w:b/>
          <w:bCs/>
          <w:sz w:val="24"/>
          <w:szCs w:val="24"/>
          <w:lang w:val="en-US"/>
        </w:rPr>
      </w:pPr>
      <w:r w:rsidRPr="00D84559">
        <w:rPr>
          <w:b/>
          <w:bCs/>
          <w:sz w:val="24"/>
          <w:szCs w:val="24"/>
          <w:lang w:val="en-US"/>
        </w:rPr>
        <w:t>Co</w:t>
      </w:r>
      <w:r w:rsidRPr="00D84559" w:rsidR="005073A0">
        <w:rPr>
          <w:b/>
          <w:bCs/>
          <w:sz w:val="24"/>
          <w:szCs w:val="24"/>
          <w:lang w:val="en-US"/>
        </w:rPr>
        <w:t>nsole</w:t>
      </w:r>
      <w:r w:rsidRPr="00D84559" w:rsidR="00B650E8">
        <w:rPr>
          <w:b/>
          <w:bCs/>
          <w:sz w:val="24"/>
          <w:szCs w:val="24"/>
          <w:lang w:val="en-US"/>
        </w:rPr>
        <w:t xml:space="preserve"> Outpu</w:t>
      </w:r>
      <w:r w:rsidRPr="00D84559" w:rsidR="001E6206">
        <w:rPr>
          <w:b/>
          <w:bCs/>
          <w:sz w:val="24"/>
          <w:szCs w:val="24"/>
          <w:lang w:val="en-US"/>
        </w:rPr>
        <w:t>t</w:t>
      </w:r>
      <w:r w:rsidRPr="00D84559" w:rsidR="0003582D">
        <w:rPr>
          <w:b/>
          <w:bCs/>
          <w:sz w:val="24"/>
          <w:szCs w:val="24"/>
          <w:lang w:val="en-US"/>
        </w:rPr>
        <w:t xml:space="preserve"> (</w:t>
      </w:r>
      <w:proofErr w:type="spellStart"/>
      <w:r w:rsidRPr="00D84559" w:rsidR="00E10CE5">
        <w:rPr>
          <w:b/>
          <w:bCs/>
          <w:sz w:val="24"/>
          <w:szCs w:val="24"/>
          <w:lang w:val="en-US"/>
        </w:rPr>
        <w:t>Syste</w:t>
      </w:r>
      <w:r w:rsidRPr="00D84559" w:rsidR="00745AD5">
        <w:rPr>
          <w:b/>
          <w:bCs/>
          <w:sz w:val="24"/>
          <w:szCs w:val="24"/>
          <w:lang w:val="en-US"/>
        </w:rPr>
        <w:t>m</w:t>
      </w:r>
      <w:r w:rsidRPr="00D84559" w:rsidR="00CB1395">
        <w:rPr>
          <w:b/>
          <w:bCs/>
          <w:sz w:val="24"/>
          <w:szCs w:val="24"/>
          <w:lang w:val="en-US"/>
        </w:rPr>
        <w:t>.out</w:t>
      </w:r>
      <w:r w:rsidRPr="00D84559" w:rsidR="000D5A06">
        <w:rPr>
          <w:b/>
          <w:bCs/>
          <w:sz w:val="24"/>
          <w:szCs w:val="24"/>
          <w:lang w:val="en-US"/>
        </w:rPr>
        <w:t>.pri</w:t>
      </w:r>
      <w:r w:rsidRPr="00D84559" w:rsidR="002D00B9">
        <w:rPr>
          <w:b/>
          <w:bCs/>
          <w:sz w:val="24"/>
          <w:szCs w:val="24"/>
          <w:lang w:val="en-US"/>
        </w:rPr>
        <w:t>nt</w:t>
      </w:r>
      <w:proofErr w:type="spellEnd"/>
      <w:r w:rsidRPr="00D84559" w:rsidR="004C0F8F">
        <w:rPr>
          <w:b/>
          <w:bCs/>
          <w:sz w:val="24"/>
          <w:szCs w:val="24"/>
          <w:lang w:val="en-US"/>
        </w:rPr>
        <w:t>()</w:t>
      </w:r>
      <w:r w:rsidRPr="00D84559" w:rsidR="00815D95">
        <w:rPr>
          <w:b/>
          <w:bCs/>
          <w:sz w:val="24"/>
          <w:szCs w:val="24"/>
          <w:lang w:val="en-US"/>
        </w:rPr>
        <w:t>)</w:t>
      </w:r>
    </w:p>
    <w:p w:rsidRPr="008C1B2C" w:rsidR="008C1B2C" w:rsidP="00623EE5" w:rsidRDefault="008C1B2C" w14:paraId="32F23C57" w14:textId="5366BE27">
      <w:pPr>
        <w:pStyle w:val="ListParagraph"/>
        <w:numPr>
          <w:ilvl w:val="0"/>
          <w:numId w:val="8"/>
        </w:numPr>
        <w:spacing w:before="100" w:beforeAutospacing="1" w:after="100" w:afterAutospacing="1" w:line="240" w:lineRule="auto"/>
        <w:rPr>
          <w:rFonts w:eastAsia="Times New Roman" w:cs="Times New Roman" w:asciiTheme="majorHAnsi" w:hAnsiTheme="majorHAnsi"/>
          <w:kern w:val="0"/>
          <w:sz w:val="24"/>
          <w:szCs w:val="24"/>
          <w:lang w:eastAsia="en-PH"/>
          <w14:ligatures w14:val="none"/>
        </w:rPr>
      </w:pPr>
      <w:r w:rsidRPr="008C1B2C">
        <w:rPr>
          <w:rFonts w:eastAsia="Times New Roman" w:cs="Times New Roman" w:asciiTheme="majorHAnsi" w:hAnsiTheme="majorHAnsi"/>
          <w:kern w:val="0"/>
          <w:sz w:val="24"/>
          <w:szCs w:val="24"/>
          <w:lang w:eastAsia="en-PH"/>
          <w14:ligatures w14:val="none"/>
        </w:rPr>
        <w:t xml:space="preserve">In Java, the </w:t>
      </w:r>
      <w:r w:rsidRPr="008C1B2C">
        <w:rPr>
          <w:rFonts w:eastAsia="Times New Roman" w:cs="Times New Roman" w:asciiTheme="majorHAnsi" w:hAnsiTheme="majorHAnsi"/>
          <w:b/>
          <w:bCs/>
          <w:kern w:val="0"/>
          <w:sz w:val="24"/>
          <w:szCs w:val="24"/>
          <w:lang w:eastAsia="en-PH"/>
          <w14:ligatures w14:val="none"/>
        </w:rPr>
        <w:t>console output</w:t>
      </w:r>
      <w:r w:rsidRPr="008C1B2C">
        <w:rPr>
          <w:rFonts w:eastAsia="Times New Roman" w:cs="Times New Roman" w:asciiTheme="majorHAnsi" w:hAnsiTheme="majorHAnsi"/>
          <w:kern w:val="0"/>
          <w:sz w:val="24"/>
          <w:szCs w:val="24"/>
          <w:lang w:eastAsia="en-PH"/>
          <w14:ligatures w14:val="none"/>
        </w:rPr>
        <w:t xml:space="preserve"> is the way a program displays messages or data to the user through the screen. It allows programmers to see results, debug errors, and interact with their program easily. Java uses the </w:t>
      </w:r>
      <w:proofErr w:type="spellStart"/>
      <w:r w:rsidRPr="00E244AC">
        <w:rPr>
          <w:rFonts w:eastAsia="Times New Roman" w:cs="Courier New" w:asciiTheme="majorHAnsi" w:hAnsiTheme="majorHAnsi"/>
          <w:kern w:val="0"/>
          <w:sz w:val="20"/>
          <w:szCs w:val="20"/>
          <w:highlight w:val="darkGray"/>
          <w:lang w:eastAsia="en-PH"/>
          <w14:ligatures w14:val="none"/>
        </w:rPr>
        <w:t>System.out</w:t>
      </w:r>
      <w:proofErr w:type="spellEnd"/>
      <w:r w:rsidRPr="008C1B2C">
        <w:rPr>
          <w:rFonts w:eastAsia="Times New Roman" w:cs="Times New Roman" w:asciiTheme="majorHAnsi" w:hAnsiTheme="majorHAnsi"/>
          <w:kern w:val="0"/>
          <w:sz w:val="24"/>
          <w:szCs w:val="24"/>
          <w:lang w:eastAsia="en-PH"/>
          <w14:ligatures w14:val="none"/>
        </w:rPr>
        <w:t xml:space="preserve"> object to handle all text outputs to the console. When you run a program, the text printed using </w:t>
      </w:r>
      <w:proofErr w:type="spellStart"/>
      <w:r w:rsidRPr="00E244AC">
        <w:rPr>
          <w:rFonts w:eastAsia="Times New Roman" w:cs="Courier New" w:asciiTheme="majorHAnsi" w:hAnsiTheme="majorHAnsi"/>
          <w:kern w:val="0"/>
          <w:sz w:val="20"/>
          <w:szCs w:val="20"/>
          <w:highlight w:val="darkGray"/>
          <w:lang w:eastAsia="en-PH"/>
          <w14:ligatures w14:val="none"/>
        </w:rPr>
        <w:t>System.out.print</w:t>
      </w:r>
      <w:proofErr w:type="spellEnd"/>
      <w:r w:rsidRPr="00E244AC">
        <w:rPr>
          <w:rFonts w:eastAsia="Times New Roman" w:cs="Courier New" w:asciiTheme="majorHAnsi" w:hAnsiTheme="majorHAnsi"/>
          <w:kern w:val="0"/>
          <w:sz w:val="20"/>
          <w:szCs w:val="20"/>
          <w:highlight w:val="darkGray"/>
          <w:lang w:eastAsia="en-PH"/>
          <w14:ligatures w14:val="none"/>
        </w:rPr>
        <w:t>()</w:t>
      </w:r>
      <w:r w:rsidRPr="008C1B2C">
        <w:rPr>
          <w:rFonts w:eastAsia="Times New Roman" w:cs="Times New Roman" w:asciiTheme="majorHAnsi" w:hAnsiTheme="majorHAnsi"/>
          <w:kern w:val="0"/>
          <w:sz w:val="24"/>
          <w:szCs w:val="24"/>
          <w:lang w:eastAsia="en-PH"/>
          <w14:ligatures w14:val="none"/>
        </w:rPr>
        <w:t xml:space="preserve"> appears in the output window of your IDE or terminal. Understanding how console output works is essential because it helps you confirm that your program behaves as expected.</w:t>
      </w:r>
    </w:p>
    <w:p w:rsidRPr="008C1B2C" w:rsidR="00D90B61" w:rsidP="00D90B61" w:rsidRDefault="00D90B61" w14:paraId="629ECBAE" w14:textId="77777777">
      <w:pPr>
        <w:numPr>
          <w:ilvl w:val="0"/>
          <w:numId w:val="0"/>
        </w:numPr>
        <w:rPr>
          <w:rFonts w:asciiTheme="majorHAnsi" w:hAnsiTheme="majorHAnsi"/>
          <w:b/>
          <w:bCs/>
          <w:sz w:val="24"/>
          <w:szCs w:val="24"/>
          <w:lang w:val="en-US"/>
        </w:rPr>
      </w:pPr>
    </w:p>
    <w:p w:rsidRPr="00126354" w:rsidR="00E244AC" w:rsidP="00D90B61" w:rsidRDefault="001078E5" w14:paraId="2F75FCAE" w14:textId="4E09C296">
      <w:pPr>
        <w:numPr>
          <w:ilvl w:val="0"/>
          <w:numId w:val="0"/>
        </w:numPr>
        <w:rPr>
          <w:rFonts w:asciiTheme="majorHAnsi" w:hAnsiTheme="majorHAnsi"/>
          <w:b/>
          <w:color w:val="EE0000"/>
          <w:sz w:val="24"/>
          <w:szCs w:val="24"/>
          <w:lang w:val="en-US"/>
        </w:rPr>
      </w:pPr>
      <w:r w:rsidRPr="00126354">
        <w:rPr>
          <w:rFonts w:asciiTheme="majorHAnsi" w:hAnsiTheme="majorHAnsi"/>
          <w:b/>
          <w:color w:val="EE0000"/>
          <w:sz w:val="24"/>
          <w:szCs w:val="24"/>
          <w:lang w:val="en-US"/>
        </w:rPr>
        <w:t xml:space="preserve">What is </w:t>
      </w:r>
      <w:proofErr w:type="spellStart"/>
      <w:r w:rsidRPr="00126354">
        <w:rPr>
          <w:rFonts w:asciiTheme="majorHAnsi" w:hAnsiTheme="majorHAnsi"/>
          <w:b/>
          <w:color w:val="EE0000"/>
          <w:sz w:val="24"/>
          <w:szCs w:val="24"/>
          <w:lang w:val="en-US"/>
        </w:rPr>
        <w:t>Sys</w:t>
      </w:r>
      <w:r w:rsidRPr="00126354" w:rsidR="007803A7">
        <w:rPr>
          <w:rFonts w:asciiTheme="majorHAnsi" w:hAnsiTheme="majorHAnsi"/>
          <w:b/>
          <w:color w:val="EE0000"/>
          <w:sz w:val="24"/>
          <w:szCs w:val="24"/>
          <w:lang w:val="en-US"/>
        </w:rPr>
        <w:t>tem.out.print</w:t>
      </w:r>
      <w:proofErr w:type="spellEnd"/>
      <w:r w:rsidRPr="00126354" w:rsidR="00CB0CB8">
        <w:rPr>
          <w:rFonts w:asciiTheme="majorHAnsi" w:hAnsiTheme="majorHAnsi"/>
          <w:b/>
          <w:color w:val="EE0000"/>
          <w:sz w:val="24"/>
          <w:szCs w:val="24"/>
          <w:lang w:val="en-US"/>
        </w:rPr>
        <w:t>()?</w:t>
      </w:r>
    </w:p>
    <w:p w:rsidRPr="004058F0" w:rsidR="002C0371" w:rsidP="00623EE5" w:rsidRDefault="004058F0" w14:paraId="28D7274C" w14:textId="3BCE0111">
      <w:pPr>
        <w:pStyle w:val="ListParagraph"/>
        <w:numPr>
          <w:ilvl w:val="0"/>
          <w:numId w:val="8"/>
        </w:numPr>
        <w:rPr>
          <w:sz w:val="24"/>
          <w:szCs w:val="24"/>
          <w:lang w:val="en-US"/>
        </w:rPr>
      </w:pPr>
      <w:r w:rsidRPr="004058F0">
        <w:rPr>
          <w:sz w:val="24"/>
          <w:szCs w:val="24"/>
        </w:rPr>
        <w:t xml:space="preserve">The method </w:t>
      </w:r>
      <w:proofErr w:type="spellStart"/>
      <w:r w:rsidRPr="00FB0145">
        <w:rPr>
          <w:sz w:val="24"/>
          <w:szCs w:val="24"/>
          <w:highlight w:val="darkGray"/>
        </w:rPr>
        <w:t>System.out.print</w:t>
      </w:r>
      <w:proofErr w:type="spellEnd"/>
      <w:r w:rsidRPr="00FB0145">
        <w:rPr>
          <w:sz w:val="24"/>
          <w:szCs w:val="24"/>
          <w:highlight w:val="darkGray"/>
        </w:rPr>
        <w:t>()</w:t>
      </w:r>
      <w:r w:rsidRPr="004058F0">
        <w:rPr>
          <w:sz w:val="24"/>
          <w:szCs w:val="24"/>
        </w:rPr>
        <w:t xml:space="preserve"> is used in Java to display text or values on the screen without moving to a new line after printing. It prints the output exactly as written, allowing multiple outputs to appear on the same line. This is useful when you want your results or messages to stay connected, such as printing numbers or words side by side. Each time you call this method, the cursor </w:t>
      </w:r>
      <w:r w:rsidRPr="004058F0">
        <w:rPr>
          <w:sz w:val="24"/>
          <w:szCs w:val="24"/>
        </w:rPr>
        <w:t>remains at the end of the printed text, waiting for the next output. This gives you more control over how your information appears on the screen.</w:t>
      </w:r>
    </w:p>
    <w:p w:rsidR="008779D6" w:rsidP="004058F0" w:rsidRDefault="008779D6" w14:paraId="4215379A" w14:textId="7E7A15D1">
      <w:pPr>
        <w:numPr>
          <w:ilvl w:val="0"/>
          <w:numId w:val="0"/>
        </w:numPr>
        <w:rPr>
          <w:sz w:val="24"/>
          <w:szCs w:val="24"/>
        </w:rPr>
      </w:pPr>
      <w:r w:rsidRPr="008779D6">
        <w:rPr>
          <w:b/>
          <w:bCs/>
          <w:sz w:val="24"/>
          <w:szCs w:val="24"/>
          <w:lang w:val="en-US"/>
        </w:rPr>
        <w:t>Example:</w:t>
      </w:r>
      <w:r>
        <w:rPr>
          <w:b/>
          <w:bCs/>
          <w:sz w:val="24"/>
          <w:szCs w:val="24"/>
          <w:lang w:val="en-US"/>
        </w:rPr>
        <w:t xml:space="preserve"> </w:t>
      </w:r>
      <w:r w:rsidRPr="005975CE" w:rsidR="005975CE">
        <w:rPr>
          <w:sz w:val="24"/>
          <w:szCs w:val="24"/>
        </w:rPr>
        <w:t xml:space="preserve">When we use </w:t>
      </w:r>
      <w:proofErr w:type="spellStart"/>
      <w:r w:rsidRPr="00FB0145" w:rsidR="005975CE">
        <w:rPr>
          <w:sz w:val="24"/>
          <w:szCs w:val="24"/>
          <w:highlight w:val="darkGray"/>
        </w:rPr>
        <w:t>System.out.print</w:t>
      </w:r>
      <w:proofErr w:type="spellEnd"/>
      <w:r w:rsidRPr="00FB0145" w:rsidR="005975CE">
        <w:rPr>
          <w:sz w:val="24"/>
          <w:szCs w:val="24"/>
          <w:highlight w:val="darkGray"/>
        </w:rPr>
        <w:t>()</w:t>
      </w:r>
      <w:r w:rsidRPr="005975CE" w:rsidR="005975CE">
        <w:rPr>
          <w:sz w:val="24"/>
          <w:szCs w:val="24"/>
        </w:rPr>
        <w:t xml:space="preserve"> in Java, the output stays on the same line, making it useful for combining text and values smoothly.</w:t>
      </w:r>
    </w:p>
    <w:p w:rsidRPr="008513BC" w:rsidR="00F839A2" w:rsidP="004058F0" w:rsidRDefault="00FA738A" w14:paraId="6C94A4C4" w14:textId="115287C6">
      <w:pPr>
        <w:numPr>
          <w:ilvl w:val="0"/>
          <w:numId w:val="0"/>
        </w:numPr>
        <w:rPr>
          <w:b/>
          <w:bCs/>
          <w:sz w:val="24"/>
          <w:szCs w:val="24"/>
          <w:lang w:val="en-US"/>
        </w:rPr>
      </w:pPr>
      <w:r w:rsidRPr="008513BC">
        <w:rPr>
          <w:b/>
          <w:bCs/>
          <w:sz w:val="24"/>
          <w:szCs w:val="24"/>
          <w:lang w:val="en-US"/>
        </w:rPr>
        <w:t>Example Code:</w:t>
      </w:r>
    </w:p>
    <w:p w:rsidRPr="00CA7C46" w:rsidR="008513BC" w:rsidP="008513BC" w:rsidRDefault="008513BC" w14:paraId="531203BC" w14:textId="77777777">
      <w:pPr>
        <w:numPr>
          <w:ilvl w:val="0"/>
          <w:numId w:val="0"/>
        </w:numPr>
        <w:rPr>
          <w:sz w:val="24"/>
          <w:szCs w:val="24"/>
          <w:highlight w:val="darkGray"/>
          <w:lang w:val="en-US"/>
        </w:rPr>
      </w:pPr>
      <w:proofErr w:type="spellStart"/>
      <w:r w:rsidRPr="00CA7C46">
        <w:rPr>
          <w:sz w:val="24"/>
          <w:szCs w:val="24"/>
          <w:highlight w:val="darkGray"/>
          <w:lang w:val="en-US"/>
        </w:rPr>
        <w:t>System.out.print</w:t>
      </w:r>
      <w:proofErr w:type="spellEnd"/>
      <w:r w:rsidRPr="00CA7C46">
        <w:rPr>
          <w:sz w:val="24"/>
          <w:szCs w:val="24"/>
          <w:highlight w:val="darkGray"/>
          <w:lang w:val="en-US"/>
        </w:rPr>
        <w:t>("Hello "</w:t>
      </w:r>
      <w:proofErr w:type="gramStart"/>
      <w:r w:rsidRPr="00CA7C46">
        <w:rPr>
          <w:sz w:val="24"/>
          <w:szCs w:val="24"/>
          <w:highlight w:val="darkGray"/>
          <w:lang w:val="en-US"/>
        </w:rPr>
        <w:t>);</w:t>
      </w:r>
      <w:proofErr w:type="gramEnd"/>
    </w:p>
    <w:p w:rsidRPr="005975CE" w:rsidR="008513BC" w:rsidP="008513BC" w:rsidRDefault="008513BC" w14:paraId="3CD1067B" w14:textId="752624ED">
      <w:pPr>
        <w:numPr>
          <w:ilvl w:val="0"/>
          <w:numId w:val="0"/>
        </w:numPr>
        <w:rPr>
          <w:sz w:val="24"/>
          <w:szCs w:val="24"/>
          <w:lang w:val="en-US"/>
        </w:rPr>
      </w:pPr>
      <w:proofErr w:type="spellStart"/>
      <w:r w:rsidRPr="00CA7C46">
        <w:rPr>
          <w:sz w:val="24"/>
          <w:szCs w:val="24"/>
          <w:highlight w:val="darkGray"/>
          <w:lang w:val="en-US"/>
        </w:rPr>
        <w:t>System.out.print</w:t>
      </w:r>
      <w:proofErr w:type="spellEnd"/>
      <w:r w:rsidRPr="00CA7C46">
        <w:rPr>
          <w:sz w:val="24"/>
          <w:szCs w:val="24"/>
          <w:highlight w:val="darkGray"/>
          <w:lang w:val="en-US"/>
        </w:rPr>
        <w:t>("World!"</w:t>
      </w:r>
      <w:proofErr w:type="gramStart"/>
      <w:r w:rsidRPr="00CA7C46">
        <w:rPr>
          <w:sz w:val="24"/>
          <w:szCs w:val="24"/>
          <w:highlight w:val="darkGray"/>
          <w:lang w:val="en-US"/>
        </w:rPr>
        <w:t>);</w:t>
      </w:r>
      <w:proofErr w:type="gramEnd"/>
    </w:p>
    <w:p w:rsidRPr="00B72069" w:rsidR="00CA7C46" w:rsidP="008513BC" w:rsidRDefault="00CA7C46" w14:paraId="3C1A7AF1" w14:textId="229754DF">
      <w:pPr>
        <w:numPr>
          <w:ilvl w:val="0"/>
          <w:numId w:val="0"/>
        </w:numPr>
        <w:rPr>
          <w:b/>
          <w:sz w:val="24"/>
          <w:szCs w:val="24"/>
          <w:lang w:val="en-US"/>
        </w:rPr>
      </w:pPr>
      <w:r w:rsidRPr="00B72069">
        <w:rPr>
          <w:b/>
          <w:sz w:val="24"/>
          <w:szCs w:val="24"/>
          <w:lang w:val="en-US"/>
        </w:rPr>
        <w:t>Output:</w:t>
      </w:r>
    </w:p>
    <w:p w:rsidRPr="005975CE" w:rsidR="00CA7C46" w:rsidP="008513BC" w:rsidRDefault="00B72069" w14:paraId="63376F6A" w14:textId="0EBEBB29">
      <w:pPr>
        <w:numPr>
          <w:ilvl w:val="0"/>
          <w:numId w:val="0"/>
        </w:numPr>
        <w:rPr>
          <w:sz w:val="24"/>
          <w:szCs w:val="24"/>
          <w:lang w:val="en-US"/>
        </w:rPr>
      </w:pPr>
      <w:r w:rsidRPr="00B72069">
        <w:rPr>
          <w:sz w:val="24"/>
          <w:szCs w:val="24"/>
          <w:highlight w:val="darkGray"/>
          <w:lang w:val="en-US"/>
        </w:rPr>
        <w:t>Hello World!</w:t>
      </w:r>
    </w:p>
    <w:p w:rsidR="00B72069" w:rsidP="008513BC" w:rsidRDefault="000A174C" w14:paraId="26B0AF3A" w14:textId="76369016">
      <w:pPr>
        <w:numPr>
          <w:ilvl w:val="0"/>
          <w:numId w:val="0"/>
        </w:numPr>
        <w:rPr>
          <w:sz w:val="24"/>
          <w:szCs w:val="24"/>
        </w:rPr>
      </w:pPr>
      <w:r w:rsidRPr="00FB0145">
        <w:rPr>
          <w:b/>
          <w:sz w:val="24"/>
          <w:szCs w:val="24"/>
          <w:lang w:val="en-US"/>
        </w:rPr>
        <w:t>Explanation:</w:t>
      </w:r>
      <w:r>
        <w:rPr>
          <w:sz w:val="24"/>
          <w:szCs w:val="24"/>
          <w:lang w:val="en-US"/>
        </w:rPr>
        <w:t xml:space="preserve"> </w:t>
      </w:r>
      <w:r w:rsidRPr="00061E81" w:rsidR="00061E81">
        <w:rPr>
          <w:sz w:val="24"/>
          <w:szCs w:val="24"/>
        </w:rPr>
        <w:t xml:space="preserve">In the code above, two print statements are used, and both appear on the same line because </w:t>
      </w:r>
      <w:proofErr w:type="spellStart"/>
      <w:r w:rsidRPr="00CB6755" w:rsidR="00061E81">
        <w:rPr>
          <w:sz w:val="24"/>
          <w:szCs w:val="24"/>
          <w:highlight w:val="darkGray"/>
        </w:rPr>
        <w:t>System.out.print</w:t>
      </w:r>
      <w:proofErr w:type="spellEnd"/>
      <w:r w:rsidRPr="00CB6755" w:rsidR="00061E81">
        <w:rPr>
          <w:sz w:val="24"/>
          <w:szCs w:val="24"/>
          <w:highlight w:val="darkGray"/>
        </w:rPr>
        <w:t>()</w:t>
      </w:r>
      <w:r w:rsidRPr="00061E81" w:rsidR="00061E81">
        <w:rPr>
          <w:sz w:val="24"/>
          <w:szCs w:val="24"/>
        </w:rPr>
        <w:t xml:space="preserve"> does not automatically move to a new line. If you want to separate them, you must manually add spaces or newline characters. The text inside quotation marks is a string literal that will appear exactly as typed. You can also print variable values using this method by combining text with the </w:t>
      </w:r>
      <w:r w:rsidRPr="00CB6755" w:rsidR="00061E81">
        <w:rPr>
          <w:sz w:val="24"/>
          <w:szCs w:val="24"/>
          <w:highlight w:val="darkGray"/>
        </w:rPr>
        <w:t>+</w:t>
      </w:r>
      <w:r w:rsidRPr="00061E81" w:rsidR="00061E81">
        <w:rPr>
          <w:sz w:val="24"/>
          <w:szCs w:val="24"/>
        </w:rPr>
        <w:t xml:space="preserve"> operator. This is a basic but powerful way to display messages, results, and computations in your program.</w:t>
      </w:r>
    </w:p>
    <w:p w:rsidR="00365BB6" w:rsidP="008513BC" w:rsidRDefault="00365BB6" w14:paraId="5321DDDB" w14:textId="77777777">
      <w:pPr>
        <w:numPr>
          <w:ilvl w:val="0"/>
          <w:numId w:val="0"/>
        </w:numPr>
        <w:rPr>
          <w:sz w:val="24"/>
          <w:szCs w:val="24"/>
        </w:rPr>
      </w:pPr>
    </w:p>
    <w:p w:rsidRPr="00126354" w:rsidR="00365BB6" w:rsidP="008513BC" w:rsidRDefault="00365BB6" w14:paraId="6931119B" w14:textId="2CC9BFD9">
      <w:pPr>
        <w:numPr>
          <w:ilvl w:val="0"/>
          <w:numId w:val="0"/>
        </w:numPr>
        <w:rPr>
          <w:b/>
          <w:color w:val="EE0000"/>
          <w:sz w:val="24"/>
          <w:szCs w:val="24"/>
        </w:rPr>
      </w:pPr>
      <w:r w:rsidRPr="00126354">
        <w:rPr>
          <w:b/>
          <w:color w:val="EE0000"/>
          <w:sz w:val="24"/>
          <w:szCs w:val="24"/>
        </w:rPr>
        <w:t xml:space="preserve">What is </w:t>
      </w:r>
      <w:proofErr w:type="spellStart"/>
      <w:r w:rsidRPr="00126354">
        <w:rPr>
          <w:b/>
          <w:color w:val="EE0000"/>
          <w:sz w:val="24"/>
          <w:szCs w:val="24"/>
        </w:rPr>
        <w:t>System.out.print</w:t>
      </w:r>
      <w:r w:rsidRPr="00126354" w:rsidR="00302356">
        <w:rPr>
          <w:b/>
          <w:color w:val="EE0000"/>
          <w:sz w:val="24"/>
          <w:szCs w:val="24"/>
        </w:rPr>
        <w:t>ln</w:t>
      </w:r>
      <w:proofErr w:type="spellEnd"/>
      <w:r w:rsidRPr="00126354" w:rsidR="00302356">
        <w:rPr>
          <w:b/>
          <w:color w:val="EE0000"/>
          <w:sz w:val="24"/>
          <w:szCs w:val="24"/>
        </w:rPr>
        <w:t>()?</w:t>
      </w:r>
    </w:p>
    <w:p w:rsidR="00302356" w:rsidP="00623EE5" w:rsidRDefault="004B4F4E" w14:paraId="5313FFC3" w14:textId="11756B63">
      <w:pPr>
        <w:pStyle w:val="ListParagraph"/>
        <w:numPr>
          <w:ilvl w:val="0"/>
          <w:numId w:val="8"/>
        </w:numPr>
        <w:rPr>
          <w:sz w:val="24"/>
          <w:szCs w:val="24"/>
          <w:lang w:val="en-US"/>
        </w:rPr>
      </w:pPr>
      <w:r w:rsidRPr="004B4F4E">
        <w:rPr>
          <w:sz w:val="24"/>
          <w:szCs w:val="24"/>
        </w:rPr>
        <w:t xml:space="preserve">The method </w:t>
      </w:r>
      <w:proofErr w:type="spellStart"/>
      <w:r w:rsidRPr="004B4F4E">
        <w:rPr>
          <w:sz w:val="24"/>
          <w:szCs w:val="24"/>
          <w:highlight w:val="darkGray"/>
        </w:rPr>
        <w:t>System.out.println</w:t>
      </w:r>
      <w:proofErr w:type="spellEnd"/>
      <w:r w:rsidRPr="004B4F4E">
        <w:rPr>
          <w:sz w:val="24"/>
          <w:szCs w:val="24"/>
          <w:highlight w:val="darkGray"/>
        </w:rPr>
        <w:t>()</w:t>
      </w:r>
      <w:r w:rsidRPr="004B4F4E">
        <w:rPr>
          <w:sz w:val="24"/>
          <w:szCs w:val="24"/>
        </w:rPr>
        <w:t xml:space="preserve"> works almost the same as </w:t>
      </w:r>
      <w:proofErr w:type="spellStart"/>
      <w:r w:rsidRPr="004B4F4E">
        <w:rPr>
          <w:sz w:val="24"/>
          <w:szCs w:val="24"/>
          <w:highlight w:val="darkGray"/>
        </w:rPr>
        <w:t>System.out.print</w:t>
      </w:r>
      <w:proofErr w:type="spellEnd"/>
      <w:r w:rsidRPr="004B4F4E">
        <w:rPr>
          <w:sz w:val="24"/>
          <w:szCs w:val="24"/>
          <w:highlight w:val="darkGray"/>
        </w:rPr>
        <w:t>()</w:t>
      </w:r>
      <w:r w:rsidRPr="004B4F4E">
        <w:rPr>
          <w:sz w:val="24"/>
          <w:szCs w:val="24"/>
        </w:rPr>
        <w:t xml:space="preserve">, but it </w:t>
      </w:r>
      <w:r w:rsidRPr="004B4F4E">
        <w:rPr>
          <w:b/>
          <w:bCs/>
          <w:sz w:val="24"/>
          <w:szCs w:val="24"/>
        </w:rPr>
        <w:t>automatically moves the cursor to the next line</w:t>
      </w:r>
      <w:r w:rsidRPr="004B4F4E">
        <w:rPr>
          <w:sz w:val="24"/>
          <w:szCs w:val="24"/>
        </w:rPr>
        <w:t xml:space="preserve"> after displaying the text. The “ln” in </w:t>
      </w:r>
      <w:proofErr w:type="spellStart"/>
      <w:r w:rsidRPr="004B4F4E">
        <w:rPr>
          <w:sz w:val="24"/>
          <w:szCs w:val="24"/>
          <w:highlight w:val="darkGray"/>
        </w:rPr>
        <w:t>println</w:t>
      </w:r>
      <w:proofErr w:type="spellEnd"/>
      <w:r w:rsidRPr="004B4F4E">
        <w:rPr>
          <w:sz w:val="24"/>
          <w:szCs w:val="24"/>
        </w:rPr>
        <w:t xml:space="preserve"> stands for “line,” which means it ends the current line of output. This is useful when you want your next output to appear on a new line. Every time </w:t>
      </w:r>
      <w:proofErr w:type="spellStart"/>
      <w:proofErr w:type="gramStart"/>
      <w:r w:rsidRPr="004B4F4E">
        <w:rPr>
          <w:sz w:val="24"/>
          <w:szCs w:val="24"/>
          <w:highlight w:val="darkGray"/>
        </w:rPr>
        <w:t>println</w:t>
      </w:r>
      <w:proofErr w:type="spellEnd"/>
      <w:r w:rsidRPr="004B4F4E">
        <w:rPr>
          <w:sz w:val="24"/>
          <w:szCs w:val="24"/>
          <w:highlight w:val="darkGray"/>
        </w:rPr>
        <w:t>(</w:t>
      </w:r>
      <w:proofErr w:type="gramEnd"/>
      <w:r w:rsidRPr="004B4F4E">
        <w:rPr>
          <w:sz w:val="24"/>
          <w:szCs w:val="24"/>
          <w:highlight w:val="darkGray"/>
        </w:rPr>
        <w:t>)</w:t>
      </w:r>
      <w:r w:rsidRPr="004B4F4E">
        <w:rPr>
          <w:sz w:val="24"/>
          <w:szCs w:val="24"/>
        </w:rPr>
        <w:t xml:space="preserve"> is executed, the output appears neatly one below the other. Using it correctly makes your program’s output more organized and readable.</w:t>
      </w:r>
    </w:p>
    <w:p w:rsidR="004249FB" w:rsidP="004249FB" w:rsidRDefault="00117DFD" w14:paraId="1D661C90" w14:textId="07E80716">
      <w:pPr>
        <w:numPr>
          <w:ilvl w:val="0"/>
          <w:numId w:val="0"/>
        </w:numPr>
        <w:rPr>
          <w:sz w:val="24"/>
          <w:szCs w:val="24"/>
        </w:rPr>
      </w:pPr>
      <w:r w:rsidRPr="00117DFD">
        <w:rPr>
          <w:b/>
          <w:bCs/>
          <w:sz w:val="24"/>
          <w:szCs w:val="24"/>
          <w:lang w:val="en-US"/>
        </w:rPr>
        <w:t>Example:</w:t>
      </w:r>
      <w:r>
        <w:rPr>
          <w:b/>
          <w:bCs/>
          <w:sz w:val="24"/>
          <w:szCs w:val="24"/>
          <w:lang w:val="en-US"/>
        </w:rPr>
        <w:t xml:space="preserve"> </w:t>
      </w:r>
      <w:r w:rsidRPr="00B329E1" w:rsidR="00B329E1">
        <w:rPr>
          <w:sz w:val="24"/>
          <w:szCs w:val="24"/>
        </w:rPr>
        <w:t xml:space="preserve">When you want each message to appear on a new line, </w:t>
      </w:r>
      <w:proofErr w:type="spellStart"/>
      <w:r w:rsidRPr="00FB0145" w:rsidR="00B329E1">
        <w:rPr>
          <w:sz w:val="24"/>
          <w:szCs w:val="24"/>
          <w:highlight w:val="darkGray"/>
        </w:rPr>
        <w:t>System.out.println</w:t>
      </w:r>
      <w:proofErr w:type="spellEnd"/>
      <w:r w:rsidRPr="00FB0145" w:rsidR="00B329E1">
        <w:rPr>
          <w:sz w:val="24"/>
          <w:szCs w:val="24"/>
          <w:highlight w:val="darkGray"/>
        </w:rPr>
        <w:t>()</w:t>
      </w:r>
      <w:r w:rsidRPr="00B329E1" w:rsidR="00B329E1">
        <w:rPr>
          <w:sz w:val="24"/>
          <w:szCs w:val="24"/>
        </w:rPr>
        <w:t xml:space="preserve"> is the correct method to use.</w:t>
      </w:r>
    </w:p>
    <w:p w:rsidRPr="005400B6" w:rsidR="00B329E1" w:rsidP="004249FB" w:rsidRDefault="00B329E1" w14:paraId="5EEB4857" w14:textId="53C35F69">
      <w:pPr>
        <w:numPr>
          <w:ilvl w:val="0"/>
          <w:numId w:val="0"/>
        </w:numPr>
        <w:rPr>
          <w:b/>
          <w:sz w:val="24"/>
          <w:szCs w:val="24"/>
        </w:rPr>
      </w:pPr>
      <w:r w:rsidRPr="005400B6">
        <w:rPr>
          <w:b/>
          <w:sz w:val="24"/>
          <w:szCs w:val="24"/>
        </w:rPr>
        <w:t>Example Code:</w:t>
      </w:r>
    </w:p>
    <w:p w:rsidRPr="00FB0145" w:rsidR="00B329E1" w:rsidP="00B329E1" w:rsidRDefault="00B329E1" w14:paraId="1AE36D67" w14:textId="77777777">
      <w:pPr>
        <w:numPr>
          <w:ilvl w:val="0"/>
          <w:numId w:val="0"/>
        </w:numPr>
        <w:rPr>
          <w:sz w:val="24"/>
          <w:szCs w:val="24"/>
          <w:highlight w:val="darkGray"/>
          <w:lang w:val="en-US"/>
        </w:rPr>
      </w:pPr>
      <w:proofErr w:type="spellStart"/>
      <w:r w:rsidRPr="00FB0145">
        <w:rPr>
          <w:sz w:val="24"/>
          <w:szCs w:val="24"/>
          <w:highlight w:val="darkGray"/>
          <w:lang w:val="en-US"/>
        </w:rPr>
        <w:t>System.out.println</w:t>
      </w:r>
      <w:proofErr w:type="spellEnd"/>
      <w:r w:rsidRPr="00FB0145">
        <w:rPr>
          <w:sz w:val="24"/>
          <w:szCs w:val="24"/>
          <w:highlight w:val="darkGray"/>
          <w:lang w:val="en-US"/>
        </w:rPr>
        <w:t>("Hello"</w:t>
      </w:r>
      <w:proofErr w:type="gramStart"/>
      <w:r w:rsidRPr="00FB0145">
        <w:rPr>
          <w:sz w:val="24"/>
          <w:szCs w:val="24"/>
          <w:highlight w:val="darkGray"/>
          <w:lang w:val="en-US"/>
        </w:rPr>
        <w:t>);</w:t>
      </w:r>
      <w:proofErr w:type="gramEnd"/>
    </w:p>
    <w:p w:rsidR="00B329E1" w:rsidP="00B329E1" w:rsidRDefault="00B329E1" w14:paraId="188E26F1" w14:textId="21E8B5C0">
      <w:pPr>
        <w:numPr>
          <w:ilvl w:val="0"/>
          <w:numId w:val="0"/>
        </w:numPr>
        <w:rPr>
          <w:sz w:val="24"/>
          <w:szCs w:val="24"/>
          <w:lang w:val="en-US"/>
        </w:rPr>
      </w:pPr>
      <w:proofErr w:type="spellStart"/>
      <w:r w:rsidRPr="00FB0145">
        <w:rPr>
          <w:sz w:val="24"/>
          <w:szCs w:val="24"/>
          <w:highlight w:val="darkGray"/>
          <w:lang w:val="en-US"/>
        </w:rPr>
        <w:t>System.out.println</w:t>
      </w:r>
      <w:proofErr w:type="spellEnd"/>
      <w:r w:rsidRPr="00FB0145">
        <w:rPr>
          <w:sz w:val="24"/>
          <w:szCs w:val="24"/>
          <w:highlight w:val="darkGray"/>
          <w:lang w:val="en-US"/>
        </w:rPr>
        <w:t>("World!"</w:t>
      </w:r>
      <w:proofErr w:type="gramStart"/>
      <w:r w:rsidRPr="00FB0145">
        <w:rPr>
          <w:sz w:val="24"/>
          <w:szCs w:val="24"/>
          <w:highlight w:val="darkGray"/>
          <w:lang w:val="en-US"/>
        </w:rPr>
        <w:t>);</w:t>
      </w:r>
      <w:proofErr w:type="gramEnd"/>
    </w:p>
    <w:p w:rsidRPr="005400B6" w:rsidR="00B329E1" w:rsidP="00B329E1" w:rsidRDefault="00B329E1" w14:paraId="0C46B100" w14:textId="65AA704C">
      <w:pPr>
        <w:numPr>
          <w:ilvl w:val="0"/>
          <w:numId w:val="0"/>
        </w:numPr>
        <w:rPr>
          <w:b/>
          <w:sz w:val="24"/>
          <w:szCs w:val="24"/>
          <w:lang w:val="en-US"/>
        </w:rPr>
      </w:pPr>
      <w:r w:rsidRPr="005400B6">
        <w:rPr>
          <w:b/>
          <w:sz w:val="24"/>
          <w:szCs w:val="24"/>
          <w:lang w:val="en-US"/>
        </w:rPr>
        <w:t>Output:</w:t>
      </w:r>
    </w:p>
    <w:p w:rsidRPr="00FB0145" w:rsidR="00B329E1" w:rsidP="00B329E1" w:rsidRDefault="00B329E1" w14:paraId="04B004C8" w14:textId="77777777">
      <w:pPr>
        <w:numPr>
          <w:ilvl w:val="0"/>
          <w:numId w:val="0"/>
        </w:numPr>
        <w:rPr>
          <w:sz w:val="24"/>
          <w:szCs w:val="24"/>
          <w:highlight w:val="darkGray"/>
          <w:lang w:val="en-US"/>
        </w:rPr>
      </w:pPr>
      <w:r w:rsidRPr="00FB0145">
        <w:rPr>
          <w:sz w:val="24"/>
          <w:szCs w:val="24"/>
          <w:highlight w:val="darkGray"/>
          <w:lang w:val="en-US"/>
        </w:rPr>
        <w:t>Hello</w:t>
      </w:r>
    </w:p>
    <w:p w:rsidR="00B329E1" w:rsidP="00B329E1" w:rsidRDefault="00B329E1" w14:paraId="456A9035" w14:textId="6FB41617">
      <w:pPr>
        <w:numPr>
          <w:ilvl w:val="0"/>
          <w:numId w:val="0"/>
        </w:numPr>
        <w:rPr>
          <w:sz w:val="24"/>
          <w:szCs w:val="24"/>
          <w:lang w:val="en-US"/>
        </w:rPr>
      </w:pPr>
      <w:r w:rsidRPr="00FB0145">
        <w:rPr>
          <w:sz w:val="24"/>
          <w:szCs w:val="24"/>
          <w:highlight w:val="darkGray"/>
          <w:lang w:val="en-US"/>
        </w:rPr>
        <w:t>World!</w:t>
      </w:r>
    </w:p>
    <w:p w:rsidR="00B329E1" w:rsidP="00B329E1" w:rsidRDefault="00B329E1" w14:paraId="6DF9331D" w14:textId="5004E172">
      <w:pPr>
        <w:numPr>
          <w:ilvl w:val="0"/>
          <w:numId w:val="0"/>
        </w:numPr>
        <w:rPr>
          <w:sz w:val="24"/>
          <w:szCs w:val="24"/>
        </w:rPr>
      </w:pPr>
      <w:r w:rsidRPr="005400B6">
        <w:rPr>
          <w:b/>
          <w:bCs/>
          <w:sz w:val="24"/>
          <w:szCs w:val="24"/>
          <w:lang w:val="en-US"/>
        </w:rPr>
        <w:t>Explanation:</w:t>
      </w:r>
      <w:r>
        <w:rPr>
          <w:sz w:val="24"/>
          <w:szCs w:val="24"/>
          <w:lang w:val="en-US"/>
        </w:rPr>
        <w:t xml:space="preserve"> </w:t>
      </w:r>
      <w:r w:rsidRPr="005400B6" w:rsidR="005400B6">
        <w:rPr>
          <w:sz w:val="24"/>
          <w:szCs w:val="24"/>
        </w:rPr>
        <w:t xml:space="preserve">Here, each print statement starts on a new line because </w:t>
      </w:r>
      <w:proofErr w:type="spellStart"/>
      <w:r w:rsidRPr="005400B6" w:rsidR="005400B6">
        <w:rPr>
          <w:sz w:val="24"/>
          <w:szCs w:val="24"/>
          <w:highlight w:val="darkGray"/>
        </w:rPr>
        <w:t>System.out.println</w:t>
      </w:r>
      <w:proofErr w:type="spellEnd"/>
      <w:r w:rsidRPr="005400B6" w:rsidR="005400B6">
        <w:rPr>
          <w:sz w:val="24"/>
          <w:szCs w:val="24"/>
          <w:highlight w:val="darkGray"/>
        </w:rPr>
        <w:t>()</w:t>
      </w:r>
      <w:r w:rsidRPr="005400B6" w:rsidR="005400B6">
        <w:rPr>
          <w:sz w:val="24"/>
          <w:szCs w:val="24"/>
        </w:rPr>
        <w:t xml:space="preserve"> automatically moves the cursor down. You do not need to add </w:t>
      </w:r>
      <w:r w:rsidRPr="005400B6" w:rsidR="005400B6">
        <w:rPr>
          <w:sz w:val="24"/>
          <w:szCs w:val="24"/>
          <w:highlight w:val="darkGray"/>
        </w:rPr>
        <w:t>\n</w:t>
      </w:r>
      <w:r w:rsidRPr="005400B6" w:rsidR="005400B6">
        <w:rPr>
          <w:sz w:val="24"/>
          <w:szCs w:val="24"/>
        </w:rPr>
        <w:t xml:space="preserve"> or a newline character when using this method. It is ideal for printing lists, steps, or separate messages clearly. Combining </w:t>
      </w:r>
      <w:proofErr w:type="gramStart"/>
      <w:r w:rsidRPr="005400B6" w:rsidR="005400B6">
        <w:rPr>
          <w:sz w:val="24"/>
          <w:szCs w:val="24"/>
          <w:highlight w:val="darkGray"/>
        </w:rPr>
        <w:t>print(</w:t>
      </w:r>
      <w:proofErr w:type="gramEnd"/>
      <w:r w:rsidRPr="005400B6" w:rsidR="005400B6">
        <w:rPr>
          <w:sz w:val="24"/>
          <w:szCs w:val="24"/>
          <w:highlight w:val="darkGray"/>
        </w:rPr>
        <w:t>)</w:t>
      </w:r>
      <w:r w:rsidRPr="005400B6" w:rsidR="005400B6">
        <w:rPr>
          <w:sz w:val="24"/>
          <w:szCs w:val="24"/>
        </w:rPr>
        <w:t xml:space="preserve"> and </w:t>
      </w:r>
      <w:proofErr w:type="spellStart"/>
      <w:proofErr w:type="gramStart"/>
      <w:r w:rsidRPr="005400B6" w:rsidR="005400B6">
        <w:rPr>
          <w:sz w:val="24"/>
          <w:szCs w:val="24"/>
          <w:highlight w:val="darkGray"/>
        </w:rPr>
        <w:t>println</w:t>
      </w:r>
      <w:proofErr w:type="spellEnd"/>
      <w:r w:rsidRPr="005400B6" w:rsidR="005400B6">
        <w:rPr>
          <w:sz w:val="24"/>
          <w:szCs w:val="24"/>
          <w:highlight w:val="darkGray"/>
        </w:rPr>
        <w:t>(</w:t>
      </w:r>
      <w:proofErr w:type="gramEnd"/>
      <w:r w:rsidRPr="005400B6" w:rsidR="005400B6">
        <w:rPr>
          <w:sz w:val="24"/>
          <w:szCs w:val="24"/>
          <w:highlight w:val="darkGray"/>
        </w:rPr>
        <w:t>)</w:t>
      </w:r>
      <w:r w:rsidRPr="005400B6" w:rsidR="005400B6">
        <w:rPr>
          <w:sz w:val="24"/>
          <w:szCs w:val="24"/>
        </w:rPr>
        <w:t xml:space="preserve"> gives you more flexibility in formatting your output. Together, they help you make your program’s text display exactly how you want it.</w:t>
      </w:r>
    </w:p>
    <w:p w:rsidR="005400B6" w:rsidP="00B329E1" w:rsidRDefault="005400B6" w14:paraId="104A0EC7" w14:textId="77777777">
      <w:pPr>
        <w:numPr>
          <w:ilvl w:val="0"/>
          <w:numId w:val="0"/>
        </w:numPr>
        <w:rPr>
          <w:sz w:val="24"/>
          <w:szCs w:val="24"/>
          <w:lang w:val="en-US"/>
        </w:rPr>
      </w:pPr>
    </w:p>
    <w:p w:rsidRPr="009F4447" w:rsidR="009F4447" w:rsidP="009F4447" w:rsidRDefault="009F4447" w14:paraId="2D7DAF01" w14:textId="77777777">
      <w:pPr>
        <w:numPr>
          <w:ilvl w:val="0"/>
          <w:numId w:val="0"/>
        </w:numPr>
        <w:rPr>
          <w:b/>
          <w:color w:val="EE0000"/>
          <w:sz w:val="24"/>
          <w:szCs w:val="24"/>
        </w:rPr>
      </w:pPr>
      <w:r w:rsidRPr="009F4447">
        <w:rPr>
          <w:b/>
          <w:color w:val="EE0000"/>
          <w:sz w:val="24"/>
          <w:szCs w:val="24"/>
        </w:rPr>
        <w:t>Combining Text and Variables</w:t>
      </w:r>
    </w:p>
    <w:p w:rsidRPr="009F4447" w:rsidR="009F4447" w:rsidP="00623EE5" w:rsidRDefault="009F4447" w14:paraId="4DBE5AB6" w14:textId="77777777">
      <w:pPr>
        <w:pStyle w:val="ListParagraph"/>
        <w:numPr>
          <w:ilvl w:val="0"/>
          <w:numId w:val="8"/>
        </w:numPr>
        <w:rPr>
          <w:sz w:val="24"/>
          <w:szCs w:val="24"/>
        </w:rPr>
      </w:pPr>
      <w:r w:rsidRPr="009F4447">
        <w:rPr>
          <w:sz w:val="24"/>
          <w:szCs w:val="24"/>
        </w:rPr>
        <w:t xml:space="preserve">You can combine </w:t>
      </w:r>
      <w:r w:rsidRPr="009F4447">
        <w:rPr>
          <w:b/>
          <w:bCs/>
          <w:sz w:val="24"/>
          <w:szCs w:val="24"/>
        </w:rPr>
        <w:t>text</w:t>
      </w:r>
      <w:r w:rsidRPr="009F4447">
        <w:rPr>
          <w:sz w:val="24"/>
          <w:szCs w:val="24"/>
        </w:rPr>
        <w:t xml:space="preserve"> and </w:t>
      </w:r>
      <w:r w:rsidRPr="009F4447">
        <w:rPr>
          <w:b/>
          <w:bCs/>
          <w:sz w:val="24"/>
          <w:szCs w:val="24"/>
        </w:rPr>
        <w:t>variables</w:t>
      </w:r>
      <w:r w:rsidRPr="009F4447">
        <w:rPr>
          <w:sz w:val="24"/>
          <w:szCs w:val="24"/>
        </w:rPr>
        <w:t xml:space="preserve"> inside a single </w:t>
      </w:r>
      <w:proofErr w:type="spellStart"/>
      <w:r w:rsidRPr="008928D2">
        <w:rPr>
          <w:sz w:val="24"/>
          <w:szCs w:val="24"/>
          <w:highlight w:val="darkGray"/>
        </w:rPr>
        <w:t>System.out.print</w:t>
      </w:r>
      <w:proofErr w:type="spellEnd"/>
      <w:r w:rsidRPr="008928D2">
        <w:rPr>
          <w:sz w:val="24"/>
          <w:szCs w:val="24"/>
          <w:highlight w:val="darkGray"/>
        </w:rPr>
        <w:t>()</w:t>
      </w:r>
      <w:r w:rsidRPr="009F4447">
        <w:rPr>
          <w:sz w:val="24"/>
          <w:szCs w:val="24"/>
        </w:rPr>
        <w:t xml:space="preserve"> or </w:t>
      </w:r>
      <w:proofErr w:type="spellStart"/>
      <w:r w:rsidRPr="008928D2">
        <w:rPr>
          <w:sz w:val="24"/>
          <w:szCs w:val="24"/>
          <w:highlight w:val="darkGray"/>
        </w:rPr>
        <w:t>System.out.println</w:t>
      </w:r>
      <w:proofErr w:type="spellEnd"/>
      <w:r w:rsidRPr="008928D2">
        <w:rPr>
          <w:sz w:val="24"/>
          <w:szCs w:val="24"/>
          <w:highlight w:val="darkGray"/>
        </w:rPr>
        <w:t>()</w:t>
      </w:r>
      <w:r w:rsidRPr="009F4447">
        <w:rPr>
          <w:sz w:val="24"/>
          <w:szCs w:val="24"/>
        </w:rPr>
        <w:t xml:space="preserve"> statement using the </w:t>
      </w:r>
      <w:r w:rsidRPr="009F4447">
        <w:rPr>
          <w:b/>
          <w:bCs/>
          <w:sz w:val="24"/>
          <w:szCs w:val="24"/>
        </w:rPr>
        <w:t>concatenation operator</w:t>
      </w:r>
      <w:r w:rsidRPr="009F4447">
        <w:rPr>
          <w:sz w:val="24"/>
          <w:szCs w:val="24"/>
        </w:rPr>
        <w:t xml:space="preserve"> </w:t>
      </w:r>
      <w:r w:rsidRPr="008928D2">
        <w:rPr>
          <w:sz w:val="24"/>
          <w:szCs w:val="24"/>
          <w:highlight w:val="darkGray"/>
        </w:rPr>
        <w:t>(+)</w:t>
      </w:r>
      <w:r w:rsidRPr="009F4447">
        <w:rPr>
          <w:sz w:val="24"/>
          <w:szCs w:val="24"/>
        </w:rPr>
        <w:t>. This lets you show messages that include dynamic values such as names, numbers, or results. Java automatically converts non-string values into text when combined with a string. This is commonly used when you need to display computed outputs or status messages. It helps you make your output more informative and user-friendly.</w:t>
      </w:r>
    </w:p>
    <w:p w:rsidR="009F4447" w:rsidP="008928D2" w:rsidRDefault="008928D2" w14:paraId="7A8A3694" w14:textId="11BA5C1F">
      <w:pPr>
        <w:numPr>
          <w:ilvl w:val="0"/>
          <w:numId w:val="0"/>
        </w:numPr>
        <w:ind w:left="720"/>
        <w:rPr>
          <w:sz w:val="24"/>
          <w:szCs w:val="24"/>
        </w:rPr>
      </w:pPr>
      <w:r w:rsidRPr="00A368E4">
        <w:rPr>
          <w:b/>
          <w:bCs/>
          <w:sz w:val="24"/>
          <w:szCs w:val="24"/>
          <w:lang w:val="en-US"/>
        </w:rPr>
        <w:t>Example:</w:t>
      </w:r>
      <w:r w:rsidR="00A368E4">
        <w:rPr>
          <w:sz w:val="24"/>
          <w:szCs w:val="24"/>
          <w:lang w:val="en-US"/>
        </w:rPr>
        <w:t xml:space="preserve"> </w:t>
      </w:r>
      <w:r w:rsidRPr="00A368E4" w:rsidR="00A368E4">
        <w:rPr>
          <w:sz w:val="24"/>
          <w:szCs w:val="24"/>
        </w:rPr>
        <w:t>You can join words and variable values together in one print statement to create clear and meaningful messages.</w:t>
      </w:r>
    </w:p>
    <w:p w:rsidR="00A368E4" w:rsidP="008928D2" w:rsidRDefault="00A368E4" w14:paraId="5FE4160C" w14:textId="59DDBA65">
      <w:pPr>
        <w:numPr>
          <w:ilvl w:val="0"/>
          <w:numId w:val="0"/>
        </w:numPr>
        <w:ind w:left="720"/>
        <w:rPr>
          <w:sz w:val="24"/>
          <w:szCs w:val="24"/>
          <w:lang w:val="en-US"/>
        </w:rPr>
      </w:pPr>
      <w:r>
        <w:rPr>
          <w:b/>
          <w:bCs/>
          <w:sz w:val="24"/>
          <w:szCs w:val="24"/>
          <w:lang w:val="en-US"/>
        </w:rPr>
        <w:t>Example Code:</w:t>
      </w:r>
    </w:p>
    <w:p w:rsidRPr="00C82797" w:rsidR="00C82797" w:rsidP="00C82797" w:rsidRDefault="00C82797" w14:paraId="04A972F7" w14:textId="77777777">
      <w:pPr>
        <w:numPr>
          <w:ilvl w:val="0"/>
          <w:numId w:val="0"/>
        </w:numPr>
        <w:ind w:left="720"/>
        <w:rPr>
          <w:sz w:val="24"/>
          <w:szCs w:val="24"/>
          <w:highlight w:val="darkGray"/>
          <w:lang w:val="en-US"/>
        </w:rPr>
      </w:pPr>
      <w:r w:rsidRPr="00C82797">
        <w:rPr>
          <w:sz w:val="24"/>
          <w:szCs w:val="24"/>
          <w:highlight w:val="darkGray"/>
          <w:lang w:val="en-US"/>
        </w:rPr>
        <w:t xml:space="preserve">int age = </w:t>
      </w:r>
      <w:proofErr w:type="gramStart"/>
      <w:r w:rsidRPr="00C82797">
        <w:rPr>
          <w:sz w:val="24"/>
          <w:szCs w:val="24"/>
          <w:highlight w:val="darkGray"/>
          <w:lang w:val="en-US"/>
        </w:rPr>
        <w:t>18;</w:t>
      </w:r>
      <w:proofErr w:type="gramEnd"/>
    </w:p>
    <w:p w:rsidR="00A368E4" w:rsidP="00C82797" w:rsidRDefault="00C82797" w14:paraId="23EE9FA4" w14:textId="73AC1E95">
      <w:pPr>
        <w:numPr>
          <w:ilvl w:val="0"/>
          <w:numId w:val="0"/>
        </w:numPr>
        <w:ind w:left="720"/>
        <w:rPr>
          <w:sz w:val="24"/>
          <w:szCs w:val="24"/>
          <w:lang w:val="en-US"/>
        </w:rPr>
      </w:pPr>
      <w:proofErr w:type="spellStart"/>
      <w:r w:rsidRPr="00C82797">
        <w:rPr>
          <w:sz w:val="24"/>
          <w:szCs w:val="24"/>
          <w:highlight w:val="darkGray"/>
          <w:lang w:val="en-US"/>
        </w:rPr>
        <w:t>System.out.println</w:t>
      </w:r>
      <w:proofErr w:type="spellEnd"/>
      <w:r w:rsidRPr="00C82797">
        <w:rPr>
          <w:sz w:val="24"/>
          <w:szCs w:val="24"/>
          <w:highlight w:val="darkGray"/>
          <w:lang w:val="en-US"/>
        </w:rPr>
        <w:t>("Your age is " + age</w:t>
      </w:r>
      <w:proofErr w:type="gramStart"/>
      <w:r w:rsidRPr="00C82797">
        <w:rPr>
          <w:sz w:val="24"/>
          <w:szCs w:val="24"/>
          <w:highlight w:val="darkGray"/>
          <w:lang w:val="en-US"/>
        </w:rPr>
        <w:t>);</w:t>
      </w:r>
      <w:proofErr w:type="gramEnd"/>
    </w:p>
    <w:p w:rsidR="00C82797" w:rsidP="00C82797" w:rsidRDefault="00C82797" w14:paraId="21C1A19E" w14:textId="5DAB46AA">
      <w:pPr>
        <w:numPr>
          <w:ilvl w:val="0"/>
          <w:numId w:val="0"/>
        </w:numPr>
        <w:ind w:left="720"/>
        <w:rPr>
          <w:b/>
          <w:sz w:val="24"/>
          <w:szCs w:val="24"/>
          <w:lang w:val="en-US"/>
        </w:rPr>
      </w:pPr>
      <w:r w:rsidRPr="00C639B8">
        <w:rPr>
          <w:b/>
          <w:sz w:val="24"/>
          <w:szCs w:val="24"/>
          <w:lang w:val="en-US"/>
        </w:rPr>
        <w:t>Output:</w:t>
      </w:r>
    </w:p>
    <w:p w:rsidR="00C639B8" w:rsidP="00C82797" w:rsidRDefault="00791A71" w14:paraId="5DC71FB2" w14:textId="1FBCD01B">
      <w:pPr>
        <w:numPr>
          <w:ilvl w:val="0"/>
          <w:numId w:val="0"/>
        </w:numPr>
        <w:ind w:left="720"/>
        <w:rPr>
          <w:sz w:val="24"/>
          <w:szCs w:val="24"/>
          <w:lang w:val="en-US"/>
        </w:rPr>
      </w:pPr>
      <w:r w:rsidRPr="00791A71">
        <w:rPr>
          <w:sz w:val="24"/>
          <w:szCs w:val="24"/>
          <w:highlight w:val="darkGray"/>
          <w:lang w:val="en-US"/>
        </w:rPr>
        <w:t>Your age is 18</w:t>
      </w:r>
    </w:p>
    <w:p w:rsidR="00791A71" w:rsidP="00C82797" w:rsidRDefault="00791A71" w14:paraId="695A80FF" w14:textId="241288F0">
      <w:pPr>
        <w:numPr>
          <w:ilvl w:val="0"/>
          <w:numId w:val="0"/>
        </w:numPr>
        <w:ind w:left="720"/>
        <w:rPr>
          <w:sz w:val="24"/>
          <w:szCs w:val="24"/>
        </w:rPr>
      </w:pPr>
      <w:r w:rsidRPr="00AB4D01">
        <w:rPr>
          <w:b/>
          <w:sz w:val="24"/>
          <w:szCs w:val="24"/>
          <w:lang w:val="en-US"/>
        </w:rPr>
        <w:t>Explanation:</w:t>
      </w:r>
      <w:r>
        <w:rPr>
          <w:sz w:val="24"/>
          <w:szCs w:val="24"/>
          <w:lang w:val="en-US"/>
        </w:rPr>
        <w:t xml:space="preserve"> </w:t>
      </w:r>
      <w:r w:rsidRPr="00AD6A35" w:rsidR="00AD6A35">
        <w:rPr>
          <w:sz w:val="24"/>
          <w:szCs w:val="24"/>
        </w:rPr>
        <w:t xml:space="preserve">The </w:t>
      </w:r>
      <w:r w:rsidRPr="00AB4D01" w:rsidR="00AD6A35">
        <w:rPr>
          <w:sz w:val="24"/>
          <w:szCs w:val="24"/>
          <w:highlight w:val="darkGray"/>
        </w:rPr>
        <w:t>+</w:t>
      </w:r>
      <w:r w:rsidRPr="00AD6A35" w:rsidR="00AD6A35">
        <w:rPr>
          <w:sz w:val="24"/>
          <w:szCs w:val="24"/>
        </w:rPr>
        <w:t xml:space="preserve"> operator connects the text </w:t>
      </w:r>
      <w:r w:rsidRPr="00AB4D01" w:rsidR="00AD6A35">
        <w:rPr>
          <w:sz w:val="24"/>
          <w:szCs w:val="24"/>
          <w:highlight w:val="darkGray"/>
        </w:rPr>
        <w:t>"Your age is "</w:t>
      </w:r>
      <w:r w:rsidRPr="00AD6A35" w:rsidR="00AD6A35">
        <w:rPr>
          <w:sz w:val="24"/>
          <w:szCs w:val="24"/>
        </w:rPr>
        <w:t xml:space="preserve"> with the value stored in the variable </w:t>
      </w:r>
      <w:r w:rsidRPr="00AB4D01" w:rsidR="00AD6A35">
        <w:rPr>
          <w:sz w:val="24"/>
          <w:szCs w:val="24"/>
          <w:highlight w:val="darkGray"/>
        </w:rPr>
        <w:t>age</w:t>
      </w:r>
      <w:r w:rsidRPr="00AD6A35" w:rsidR="00AD6A35">
        <w:rPr>
          <w:sz w:val="24"/>
          <w:szCs w:val="24"/>
        </w:rPr>
        <w:t xml:space="preserve">. The system then prints both parts together as one continuous message. Java automatically handles the conversion of the integer value to text format. This technique is known as </w:t>
      </w:r>
      <w:r w:rsidRPr="00AD6A35" w:rsidR="00AD6A35">
        <w:rPr>
          <w:b/>
          <w:bCs/>
          <w:sz w:val="24"/>
          <w:szCs w:val="24"/>
        </w:rPr>
        <w:t>string concatenation</w:t>
      </w:r>
      <w:r w:rsidRPr="00AD6A35" w:rsidR="00AD6A35">
        <w:rPr>
          <w:sz w:val="24"/>
          <w:szCs w:val="24"/>
        </w:rPr>
        <w:t>, and it’s one of the most common ways to mix text with data in output statements. It makes your program look interactive and readable.</w:t>
      </w:r>
    </w:p>
    <w:p w:rsidR="00AB4D01" w:rsidP="00C82797" w:rsidRDefault="00AB4D01" w14:paraId="5EA94277" w14:textId="77777777">
      <w:pPr>
        <w:numPr>
          <w:ilvl w:val="0"/>
          <w:numId w:val="0"/>
        </w:numPr>
        <w:ind w:left="720"/>
        <w:rPr>
          <w:sz w:val="24"/>
          <w:szCs w:val="24"/>
          <w:lang w:val="en-US"/>
        </w:rPr>
      </w:pPr>
    </w:p>
    <w:p w:rsidRPr="000C3055" w:rsidR="000C3055" w:rsidP="000C3055" w:rsidRDefault="000C3055" w14:paraId="02BA34E0" w14:textId="77777777">
      <w:pPr>
        <w:numPr>
          <w:ilvl w:val="0"/>
          <w:numId w:val="0"/>
        </w:numPr>
        <w:rPr>
          <w:b/>
          <w:color w:val="EE0000"/>
          <w:sz w:val="24"/>
          <w:szCs w:val="24"/>
        </w:rPr>
      </w:pPr>
      <w:r w:rsidRPr="000C3055">
        <w:rPr>
          <w:b/>
          <w:color w:val="EE0000"/>
          <w:sz w:val="24"/>
          <w:szCs w:val="24"/>
        </w:rPr>
        <w:t>Special Characters in Output</w:t>
      </w:r>
    </w:p>
    <w:p w:rsidR="000C3055" w:rsidP="00623EE5" w:rsidRDefault="000C3055" w14:paraId="5699D1A4" w14:textId="411B7D0D">
      <w:pPr>
        <w:pStyle w:val="ListParagraph"/>
        <w:numPr>
          <w:ilvl w:val="0"/>
          <w:numId w:val="8"/>
        </w:numPr>
        <w:rPr>
          <w:sz w:val="24"/>
          <w:szCs w:val="24"/>
        </w:rPr>
      </w:pPr>
      <w:r w:rsidRPr="000C3055">
        <w:rPr>
          <w:sz w:val="24"/>
          <w:szCs w:val="24"/>
        </w:rPr>
        <w:t xml:space="preserve">Sometimes you may need to format your output with special symbols like tabs or newlines. Java provides </w:t>
      </w:r>
      <w:r w:rsidRPr="000C3055">
        <w:rPr>
          <w:b/>
          <w:bCs/>
          <w:sz w:val="24"/>
          <w:szCs w:val="24"/>
        </w:rPr>
        <w:t>escape sequences</w:t>
      </w:r>
      <w:r w:rsidRPr="000C3055">
        <w:rPr>
          <w:sz w:val="24"/>
          <w:szCs w:val="24"/>
        </w:rPr>
        <w:t xml:space="preserve"> — combinations of characters that represent formatting commands. For example, </w:t>
      </w:r>
      <w:r w:rsidRPr="00FB0145">
        <w:rPr>
          <w:sz w:val="24"/>
          <w:szCs w:val="24"/>
          <w:highlight w:val="darkGray"/>
        </w:rPr>
        <w:t>\n</w:t>
      </w:r>
      <w:r w:rsidRPr="000C3055">
        <w:rPr>
          <w:sz w:val="24"/>
          <w:szCs w:val="24"/>
        </w:rPr>
        <w:t xml:space="preserve"> adds a new line, and </w:t>
      </w:r>
      <w:r w:rsidRPr="00FB0145">
        <w:rPr>
          <w:sz w:val="24"/>
          <w:szCs w:val="24"/>
          <w:highlight w:val="darkGray"/>
        </w:rPr>
        <w:t>\t</w:t>
      </w:r>
      <w:r w:rsidRPr="000C3055">
        <w:rPr>
          <w:sz w:val="24"/>
          <w:szCs w:val="24"/>
        </w:rPr>
        <w:t xml:space="preserve"> adds a horizontal tab space. These help organize output neatly, especially in tables or </w:t>
      </w:r>
      <w:r w:rsidRPr="000C3055">
        <w:rPr>
          <w:sz w:val="24"/>
          <w:szCs w:val="24"/>
        </w:rPr>
        <w:t>lists. By learning to use escape characters, you can create professional and well-structured console displays.</w:t>
      </w:r>
    </w:p>
    <w:p w:rsidRPr="000C3055" w:rsidR="000C3055" w:rsidP="000C3055" w:rsidRDefault="007347FB" w14:paraId="50FE8C15" w14:textId="67321240">
      <w:pPr>
        <w:numPr>
          <w:ilvl w:val="0"/>
          <w:numId w:val="0"/>
        </w:numPr>
        <w:ind w:left="720"/>
        <w:rPr>
          <w:sz w:val="24"/>
          <w:szCs w:val="24"/>
        </w:rPr>
      </w:pPr>
      <w:r w:rsidRPr="007347FB">
        <w:rPr>
          <w:b/>
          <w:bCs/>
          <w:sz w:val="24"/>
          <w:szCs w:val="24"/>
        </w:rPr>
        <w:t>Example:</w:t>
      </w:r>
      <w:r w:rsidR="00612B2F">
        <w:rPr>
          <w:b/>
          <w:bCs/>
          <w:sz w:val="24"/>
          <w:szCs w:val="24"/>
        </w:rPr>
        <w:t xml:space="preserve"> </w:t>
      </w:r>
      <w:r w:rsidRPr="00612B2F" w:rsidR="00612B2F">
        <w:rPr>
          <w:sz w:val="24"/>
          <w:szCs w:val="24"/>
        </w:rPr>
        <w:t xml:space="preserve">Escape sequences like </w:t>
      </w:r>
      <w:r w:rsidRPr="00FB0145" w:rsidR="00612B2F">
        <w:rPr>
          <w:sz w:val="24"/>
          <w:szCs w:val="24"/>
          <w:highlight w:val="darkGray"/>
        </w:rPr>
        <w:t>\n</w:t>
      </w:r>
      <w:r w:rsidRPr="00612B2F" w:rsidR="00612B2F">
        <w:rPr>
          <w:sz w:val="24"/>
          <w:szCs w:val="24"/>
        </w:rPr>
        <w:t xml:space="preserve"> and </w:t>
      </w:r>
      <w:r w:rsidRPr="00FB0145" w:rsidR="00612B2F">
        <w:rPr>
          <w:sz w:val="24"/>
          <w:szCs w:val="24"/>
          <w:highlight w:val="darkGray"/>
        </w:rPr>
        <w:t>\t</w:t>
      </w:r>
      <w:r w:rsidRPr="00612B2F" w:rsidR="00612B2F">
        <w:rPr>
          <w:sz w:val="24"/>
          <w:szCs w:val="24"/>
        </w:rPr>
        <w:t xml:space="preserve"> let </w:t>
      </w:r>
      <w:proofErr w:type="gramStart"/>
      <w:r w:rsidRPr="00612B2F" w:rsidR="00612B2F">
        <w:rPr>
          <w:sz w:val="24"/>
          <w:szCs w:val="24"/>
        </w:rPr>
        <w:t>programmers</w:t>
      </w:r>
      <w:proofErr w:type="gramEnd"/>
      <w:r w:rsidRPr="00612B2F" w:rsidR="00612B2F">
        <w:rPr>
          <w:sz w:val="24"/>
          <w:szCs w:val="24"/>
        </w:rPr>
        <w:t xml:space="preserve"> control how text appears on the screen for better formatting.</w:t>
      </w:r>
    </w:p>
    <w:p w:rsidR="00612B2F" w:rsidP="000C3055" w:rsidRDefault="00612B2F" w14:paraId="46D797CA" w14:textId="06F9B313">
      <w:pPr>
        <w:numPr>
          <w:ilvl w:val="0"/>
          <w:numId w:val="0"/>
        </w:numPr>
        <w:ind w:left="720"/>
        <w:rPr>
          <w:b/>
          <w:bCs/>
          <w:sz w:val="24"/>
          <w:szCs w:val="24"/>
        </w:rPr>
      </w:pPr>
      <w:r>
        <w:rPr>
          <w:b/>
          <w:bCs/>
          <w:sz w:val="24"/>
          <w:szCs w:val="24"/>
        </w:rPr>
        <w:t xml:space="preserve">Example Code: </w:t>
      </w:r>
    </w:p>
    <w:p w:rsidRPr="00612B2F" w:rsidR="00612B2F" w:rsidP="00612B2F" w:rsidRDefault="00612B2F" w14:paraId="71619ABA" w14:textId="77777777">
      <w:pPr>
        <w:numPr>
          <w:ilvl w:val="0"/>
          <w:numId w:val="0"/>
        </w:numPr>
        <w:ind w:left="720"/>
        <w:rPr>
          <w:sz w:val="24"/>
          <w:szCs w:val="24"/>
          <w:highlight w:val="darkGray"/>
        </w:rPr>
      </w:pPr>
      <w:proofErr w:type="spellStart"/>
      <w:r w:rsidRPr="00612B2F">
        <w:rPr>
          <w:sz w:val="24"/>
          <w:szCs w:val="24"/>
          <w:highlight w:val="darkGray"/>
        </w:rPr>
        <w:t>System.out.print</w:t>
      </w:r>
      <w:proofErr w:type="spellEnd"/>
      <w:r w:rsidRPr="00612B2F">
        <w:rPr>
          <w:sz w:val="24"/>
          <w:szCs w:val="24"/>
          <w:highlight w:val="darkGray"/>
        </w:rPr>
        <w:t>("Name:\</w:t>
      </w:r>
      <w:proofErr w:type="spellStart"/>
      <w:r w:rsidRPr="00612B2F">
        <w:rPr>
          <w:sz w:val="24"/>
          <w:szCs w:val="24"/>
          <w:highlight w:val="darkGray"/>
        </w:rPr>
        <w:t>tCarl</w:t>
      </w:r>
      <w:proofErr w:type="spellEnd"/>
      <w:r w:rsidRPr="00612B2F">
        <w:rPr>
          <w:sz w:val="24"/>
          <w:szCs w:val="24"/>
          <w:highlight w:val="darkGray"/>
        </w:rPr>
        <w:t>\n"</w:t>
      </w:r>
      <w:proofErr w:type="gramStart"/>
      <w:r w:rsidRPr="00612B2F">
        <w:rPr>
          <w:sz w:val="24"/>
          <w:szCs w:val="24"/>
          <w:highlight w:val="darkGray"/>
        </w:rPr>
        <w:t>);</w:t>
      </w:r>
      <w:proofErr w:type="gramEnd"/>
    </w:p>
    <w:p w:rsidR="00612B2F" w:rsidP="00612B2F" w:rsidRDefault="00612B2F" w14:paraId="05B76A83" w14:textId="4879B394">
      <w:pPr>
        <w:numPr>
          <w:ilvl w:val="0"/>
          <w:numId w:val="0"/>
        </w:numPr>
        <w:ind w:left="720"/>
        <w:rPr>
          <w:sz w:val="24"/>
          <w:szCs w:val="24"/>
        </w:rPr>
      </w:pPr>
      <w:proofErr w:type="spellStart"/>
      <w:r w:rsidRPr="00612B2F">
        <w:rPr>
          <w:sz w:val="24"/>
          <w:szCs w:val="24"/>
          <w:highlight w:val="darkGray"/>
        </w:rPr>
        <w:t>System.out.print</w:t>
      </w:r>
      <w:proofErr w:type="spellEnd"/>
      <w:r w:rsidRPr="00612B2F">
        <w:rPr>
          <w:sz w:val="24"/>
          <w:szCs w:val="24"/>
          <w:highlight w:val="darkGray"/>
        </w:rPr>
        <w:t>("Age:\t18\n"</w:t>
      </w:r>
      <w:proofErr w:type="gramStart"/>
      <w:r w:rsidRPr="00612B2F">
        <w:rPr>
          <w:sz w:val="24"/>
          <w:szCs w:val="24"/>
          <w:highlight w:val="darkGray"/>
        </w:rPr>
        <w:t>);</w:t>
      </w:r>
      <w:proofErr w:type="gramEnd"/>
    </w:p>
    <w:p w:rsidRPr="00612B2F" w:rsidR="00612B2F" w:rsidP="00612B2F" w:rsidRDefault="00612B2F" w14:paraId="5A589EAA" w14:textId="0A0A95FA">
      <w:pPr>
        <w:numPr>
          <w:ilvl w:val="0"/>
          <w:numId w:val="0"/>
        </w:numPr>
        <w:ind w:left="720"/>
        <w:rPr>
          <w:b/>
          <w:bCs/>
          <w:sz w:val="24"/>
          <w:szCs w:val="24"/>
        </w:rPr>
      </w:pPr>
      <w:r w:rsidRPr="00612B2F">
        <w:rPr>
          <w:b/>
          <w:bCs/>
          <w:sz w:val="24"/>
          <w:szCs w:val="24"/>
        </w:rPr>
        <w:t>Output:</w:t>
      </w:r>
    </w:p>
    <w:p w:rsidRPr="00612B2F" w:rsidR="00612B2F" w:rsidP="00612B2F" w:rsidRDefault="00612B2F" w14:paraId="533F1A0D" w14:textId="77777777">
      <w:pPr>
        <w:numPr>
          <w:ilvl w:val="0"/>
          <w:numId w:val="0"/>
        </w:numPr>
        <w:ind w:left="720"/>
        <w:rPr>
          <w:sz w:val="24"/>
          <w:szCs w:val="24"/>
          <w:highlight w:val="darkGray"/>
        </w:rPr>
      </w:pPr>
      <w:r w:rsidRPr="00612B2F">
        <w:rPr>
          <w:sz w:val="24"/>
          <w:szCs w:val="24"/>
          <w:highlight w:val="darkGray"/>
        </w:rPr>
        <w:t>Name:</w:t>
      </w:r>
      <w:r w:rsidRPr="00612B2F">
        <w:rPr>
          <w:sz w:val="24"/>
          <w:szCs w:val="24"/>
          <w:highlight w:val="darkGray"/>
        </w:rPr>
        <w:tab/>
      </w:r>
      <w:r w:rsidRPr="00612B2F">
        <w:rPr>
          <w:sz w:val="24"/>
          <w:szCs w:val="24"/>
          <w:highlight w:val="darkGray"/>
        </w:rPr>
        <w:t>Carl</w:t>
      </w:r>
    </w:p>
    <w:p w:rsidR="00612B2F" w:rsidP="00612B2F" w:rsidRDefault="00612B2F" w14:paraId="49B58D1D" w14:textId="36D74C59">
      <w:pPr>
        <w:numPr>
          <w:ilvl w:val="0"/>
          <w:numId w:val="0"/>
        </w:numPr>
        <w:ind w:left="720"/>
        <w:rPr>
          <w:sz w:val="24"/>
          <w:szCs w:val="24"/>
        </w:rPr>
      </w:pPr>
      <w:r w:rsidRPr="00612B2F">
        <w:rPr>
          <w:sz w:val="24"/>
          <w:szCs w:val="24"/>
          <w:highlight w:val="darkGray"/>
        </w:rPr>
        <w:t>Age:</w:t>
      </w:r>
      <w:r w:rsidRPr="00612B2F">
        <w:rPr>
          <w:sz w:val="24"/>
          <w:szCs w:val="24"/>
          <w:highlight w:val="darkGray"/>
        </w:rPr>
        <w:tab/>
      </w:r>
      <w:r w:rsidRPr="00612B2F">
        <w:rPr>
          <w:sz w:val="24"/>
          <w:szCs w:val="24"/>
          <w:highlight w:val="darkGray"/>
        </w:rPr>
        <w:t>18</w:t>
      </w:r>
    </w:p>
    <w:p w:rsidRPr="007C6666" w:rsidR="007C6666" w:rsidP="007C6666" w:rsidRDefault="007C6666" w14:paraId="17FA9CC6" w14:textId="5FDB3AA1">
      <w:pPr>
        <w:numPr>
          <w:ilvl w:val="0"/>
          <w:numId w:val="0"/>
        </w:numPr>
        <w:ind w:left="720"/>
        <w:rPr>
          <w:sz w:val="24"/>
          <w:szCs w:val="24"/>
        </w:rPr>
      </w:pPr>
      <w:r w:rsidRPr="007C6666">
        <w:rPr>
          <w:b/>
          <w:bCs/>
          <w:sz w:val="24"/>
          <w:szCs w:val="24"/>
        </w:rPr>
        <w:t xml:space="preserve">Explanation: </w:t>
      </w:r>
      <w:r w:rsidRPr="007C6666">
        <w:rPr>
          <w:rFonts w:eastAsia="Times New Roman" w:cs="Times New Roman"/>
          <w:kern w:val="0"/>
          <w:sz w:val="24"/>
          <w:szCs w:val="24"/>
          <w:lang w:eastAsia="en-PH"/>
          <w14:ligatures w14:val="none"/>
        </w:rPr>
        <w:t xml:space="preserve">The </w:t>
      </w:r>
      <w:r w:rsidRPr="007C6666">
        <w:rPr>
          <w:rFonts w:eastAsia="Times New Roman" w:cs="Courier New"/>
          <w:kern w:val="0"/>
          <w:sz w:val="20"/>
          <w:szCs w:val="20"/>
          <w:highlight w:val="darkGray"/>
          <w:lang w:eastAsia="en-PH"/>
          <w14:ligatures w14:val="none"/>
        </w:rPr>
        <w:t>\t</w:t>
      </w:r>
      <w:r w:rsidRPr="007C6666">
        <w:rPr>
          <w:rFonts w:eastAsia="Times New Roman" w:cs="Times New Roman"/>
          <w:kern w:val="0"/>
          <w:sz w:val="24"/>
          <w:szCs w:val="24"/>
          <w:lang w:eastAsia="en-PH"/>
          <w14:ligatures w14:val="none"/>
        </w:rPr>
        <w:t xml:space="preserve"> escape sequence creates a tab space that separates labels from their values. The </w:t>
      </w:r>
      <w:r w:rsidRPr="007C6666">
        <w:rPr>
          <w:rFonts w:eastAsia="Times New Roman" w:cs="Courier New"/>
          <w:kern w:val="0"/>
          <w:sz w:val="20"/>
          <w:szCs w:val="20"/>
          <w:highlight w:val="darkGray"/>
          <w:lang w:eastAsia="en-PH"/>
          <w14:ligatures w14:val="none"/>
        </w:rPr>
        <w:t>\n</w:t>
      </w:r>
      <w:r w:rsidRPr="007C6666">
        <w:rPr>
          <w:rFonts w:eastAsia="Times New Roman" w:cs="Times New Roman"/>
          <w:kern w:val="0"/>
          <w:sz w:val="24"/>
          <w:szCs w:val="24"/>
          <w:lang w:eastAsia="en-PH"/>
          <w14:ligatures w14:val="none"/>
        </w:rPr>
        <w:t xml:space="preserve"> sequence moves the text to the next line after printing. Together, they make the output cleaner and easier to read. Escape sequences are especially useful when displaying multiple data values in rows or columns. They improve the overall presentation of console-based applications.</w:t>
      </w:r>
    </w:p>
    <w:p w:rsidRPr="007C6666" w:rsidR="007C6666" w:rsidP="007C6666" w:rsidRDefault="007C6666" w14:paraId="5F4EF6A6" w14:textId="748CED79">
      <w:pPr>
        <w:numPr>
          <w:ilvl w:val="0"/>
          <w:numId w:val="0"/>
        </w:numPr>
        <w:ind w:left="720"/>
        <w:rPr>
          <w:sz w:val="24"/>
          <w:szCs w:val="24"/>
        </w:rPr>
      </w:pPr>
    </w:p>
    <w:p w:rsidR="00BA17DE" w:rsidP="007C6666" w:rsidRDefault="00BA17DE" w14:paraId="0D2796F3" w14:textId="77777777">
      <w:pPr>
        <w:numPr>
          <w:ilvl w:val="0"/>
          <w:numId w:val="0"/>
        </w:numPr>
        <w:ind w:left="720"/>
        <w:rPr>
          <w:sz w:val="24"/>
          <w:szCs w:val="24"/>
        </w:rPr>
      </w:pPr>
    </w:p>
    <w:p w:rsidRPr="00307A0B" w:rsidR="00307A0B" w:rsidP="00307A0B" w:rsidRDefault="00307A0B" w14:paraId="465AA78D" w14:textId="77777777">
      <w:pPr>
        <w:numPr>
          <w:ilvl w:val="0"/>
          <w:numId w:val="0"/>
        </w:numPr>
        <w:rPr>
          <w:b/>
          <w:bCs/>
          <w:sz w:val="24"/>
          <w:szCs w:val="24"/>
        </w:rPr>
      </w:pPr>
      <w:r w:rsidRPr="00307A0B">
        <w:rPr>
          <w:b/>
          <w:bCs/>
          <w:sz w:val="24"/>
          <w:szCs w:val="24"/>
        </w:rPr>
        <w:t>Tips:</w:t>
      </w:r>
    </w:p>
    <w:p w:rsidRPr="00307A0B" w:rsidR="00307A0B" w:rsidP="00623EE5" w:rsidRDefault="00307A0B" w14:paraId="1EDAAFE1" w14:textId="77777777">
      <w:pPr>
        <w:numPr>
          <w:ilvl w:val="0"/>
          <w:numId w:val="27"/>
        </w:numPr>
        <w:rPr>
          <w:sz w:val="24"/>
          <w:szCs w:val="24"/>
        </w:rPr>
      </w:pPr>
      <w:r w:rsidRPr="00307A0B">
        <w:rPr>
          <w:sz w:val="24"/>
          <w:szCs w:val="24"/>
        </w:rPr>
        <w:t xml:space="preserve">Use </w:t>
      </w:r>
      <w:proofErr w:type="spellStart"/>
      <w:r w:rsidRPr="00307A0B">
        <w:rPr>
          <w:sz w:val="24"/>
          <w:szCs w:val="24"/>
          <w:highlight w:val="darkGray"/>
        </w:rPr>
        <w:t>System.out.print</w:t>
      </w:r>
      <w:proofErr w:type="spellEnd"/>
      <w:r w:rsidRPr="00307A0B">
        <w:rPr>
          <w:sz w:val="24"/>
          <w:szCs w:val="24"/>
          <w:highlight w:val="darkGray"/>
        </w:rPr>
        <w:t>()</w:t>
      </w:r>
      <w:r w:rsidRPr="00307A0B">
        <w:rPr>
          <w:sz w:val="24"/>
          <w:szCs w:val="24"/>
        </w:rPr>
        <w:t xml:space="preserve"> when you want to keep text on the same line and </w:t>
      </w:r>
      <w:proofErr w:type="spellStart"/>
      <w:r w:rsidRPr="00307A0B">
        <w:rPr>
          <w:sz w:val="24"/>
          <w:szCs w:val="24"/>
          <w:highlight w:val="darkGray"/>
        </w:rPr>
        <w:t>System.out.println</w:t>
      </w:r>
      <w:proofErr w:type="spellEnd"/>
      <w:r w:rsidRPr="00307A0B">
        <w:rPr>
          <w:sz w:val="24"/>
          <w:szCs w:val="24"/>
          <w:highlight w:val="darkGray"/>
        </w:rPr>
        <w:t>()</w:t>
      </w:r>
      <w:r w:rsidRPr="00307A0B">
        <w:rPr>
          <w:sz w:val="24"/>
          <w:szCs w:val="24"/>
        </w:rPr>
        <w:t xml:space="preserve"> when you want a new line.</w:t>
      </w:r>
    </w:p>
    <w:p w:rsidRPr="00307A0B" w:rsidR="00307A0B" w:rsidP="00623EE5" w:rsidRDefault="00307A0B" w14:paraId="469A148B" w14:textId="77777777">
      <w:pPr>
        <w:numPr>
          <w:ilvl w:val="0"/>
          <w:numId w:val="27"/>
        </w:numPr>
        <w:rPr>
          <w:sz w:val="24"/>
          <w:szCs w:val="24"/>
        </w:rPr>
      </w:pPr>
      <w:r w:rsidRPr="00307A0B">
        <w:rPr>
          <w:sz w:val="24"/>
          <w:szCs w:val="24"/>
        </w:rPr>
        <w:t xml:space="preserve">Combine text and variables with the </w:t>
      </w:r>
      <w:r w:rsidRPr="00307A0B">
        <w:rPr>
          <w:sz w:val="24"/>
          <w:szCs w:val="24"/>
          <w:highlight w:val="darkGray"/>
        </w:rPr>
        <w:t>+</w:t>
      </w:r>
      <w:r w:rsidRPr="00307A0B">
        <w:rPr>
          <w:sz w:val="24"/>
          <w:szCs w:val="24"/>
        </w:rPr>
        <w:t xml:space="preserve"> operator to make your messages more dynamic.</w:t>
      </w:r>
    </w:p>
    <w:p w:rsidRPr="00307A0B" w:rsidR="00307A0B" w:rsidP="00623EE5" w:rsidRDefault="00307A0B" w14:paraId="2012EF1E" w14:textId="77777777">
      <w:pPr>
        <w:numPr>
          <w:ilvl w:val="0"/>
          <w:numId w:val="27"/>
        </w:numPr>
        <w:rPr>
          <w:sz w:val="24"/>
          <w:szCs w:val="24"/>
        </w:rPr>
      </w:pPr>
      <w:r w:rsidRPr="00307A0B">
        <w:rPr>
          <w:sz w:val="24"/>
          <w:szCs w:val="24"/>
        </w:rPr>
        <w:t xml:space="preserve">Use escape sequences like </w:t>
      </w:r>
      <w:r w:rsidRPr="00307A0B">
        <w:rPr>
          <w:sz w:val="24"/>
          <w:szCs w:val="24"/>
          <w:highlight w:val="darkGray"/>
        </w:rPr>
        <w:t>\n</w:t>
      </w:r>
      <w:r w:rsidRPr="00307A0B">
        <w:rPr>
          <w:sz w:val="24"/>
          <w:szCs w:val="24"/>
        </w:rPr>
        <w:t xml:space="preserve"> and </w:t>
      </w:r>
      <w:r w:rsidRPr="00307A0B">
        <w:rPr>
          <w:sz w:val="24"/>
          <w:szCs w:val="24"/>
          <w:highlight w:val="darkGray"/>
        </w:rPr>
        <w:t>\t</w:t>
      </w:r>
      <w:r w:rsidRPr="00307A0B">
        <w:rPr>
          <w:sz w:val="24"/>
          <w:szCs w:val="24"/>
        </w:rPr>
        <w:t xml:space="preserve"> to control your output format.</w:t>
      </w:r>
    </w:p>
    <w:p w:rsidRPr="00307A0B" w:rsidR="00307A0B" w:rsidP="00623EE5" w:rsidRDefault="00307A0B" w14:paraId="116C047A" w14:textId="77777777">
      <w:pPr>
        <w:numPr>
          <w:ilvl w:val="0"/>
          <w:numId w:val="27"/>
        </w:numPr>
        <w:rPr>
          <w:sz w:val="24"/>
          <w:szCs w:val="24"/>
        </w:rPr>
      </w:pPr>
      <w:r w:rsidRPr="00307A0B">
        <w:rPr>
          <w:sz w:val="24"/>
          <w:szCs w:val="24"/>
        </w:rPr>
        <w:t>Always include spaces or punctuation inside strings for clearer and more natural-looking results.</w:t>
      </w:r>
    </w:p>
    <w:p w:rsidRPr="00307A0B" w:rsidR="00307A0B" w:rsidP="00623EE5" w:rsidRDefault="00307A0B" w14:paraId="77F48718" w14:textId="77777777">
      <w:pPr>
        <w:numPr>
          <w:ilvl w:val="0"/>
          <w:numId w:val="27"/>
        </w:numPr>
        <w:rPr>
          <w:sz w:val="24"/>
          <w:szCs w:val="24"/>
        </w:rPr>
      </w:pPr>
      <w:r w:rsidRPr="00307A0B">
        <w:rPr>
          <w:sz w:val="24"/>
          <w:szCs w:val="24"/>
        </w:rPr>
        <w:t>Practice both methods regularly to understand how Java displays text and handles line breaks.</w:t>
      </w:r>
    </w:p>
    <w:p w:rsidRPr="00836A2D" w:rsidR="00BA17DE" w:rsidP="00836A2D" w:rsidRDefault="00836A2D" w14:paraId="4185C9BF" w14:textId="623B8C03">
      <w:pPr>
        <w:numPr>
          <w:ilvl w:val="0"/>
          <w:numId w:val="0"/>
        </w:numPr>
        <w:rPr>
          <w:sz w:val="24"/>
          <w:szCs w:val="24"/>
          <w:lang w:val="en-US"/>
        </w:rPr>
      </w:pPr>
      <w:r>
        <w:rPr>
          <w:sz w:val="24"/>
          <w:szCs w:val="24"/>
        </w:rPr>
        <w:t xml:space="preserve">Video Link: </w:t>
      </w:r>
      <w:hyperlink w:tgtFrame="_blank" w:history="1" r:id="rId18">
        <w:r w:rsidRPr="00836A2D">
          <w:rPr>
            <w:rStyle w:val="Hyperlink"/>
            <w:b/>
            <w:bCs/>
            <w:sz w:val="24"/>
            <w:szCs w:val="24"/>
            <w:lang w:val="en-US"/>
          </w:rPr>
          <w:t>https://youtu.be/2ZYoP4Hvojs?si=VMDNkg2d2--c36TK</w:t>
        </w:r>
      </w:hyperlink>
    </w:p>
    <w:p w:rsidRPr="00791A71" w:rsidR="00AB4D01" w:rsidP="00836A2D" w:rsidRDefault="00836A2D" w14:paraId="0A4C6386" w14:textId="095B6C08">
      <w:pPr>
        <w:numPr>
          <w:ilvl w:val="0"/>
          <w:numId w:val="0"/>
        </w:numPr>
        <w:tabs>
          <w:tab w:val="left" w:pos="2792"/>
        </w:tabs>
        <w:ind w:left="720"/>
        <w:rPr>
          <w:sz w:val="24"/>
          <w:szCs w:val="24"/>
          <w:lang w:val="en-US"/>
        </w:rPr>
      </w:pPr>
      <w:r>
        <w:rPr>
          <w:sz w:val="24"/>
          <w:szCs w:val="24"/>
          <w:lang w:val="en-US"/>
        </w:rPr>
        <w:tab/>
      </w:r>
    </w:p>
    <w:p w:rsidRPr="004249FB" w:rsidR="004249FB" w:rsidP="004249FB" w:rsidRDefault="004249FB" w14:paraId="35E13264" w14:textId="77777777">
      <w:pPr>
        <w:numPr>
          <w:ilvl w:val="0"/>
          <w:numId w:val="0"/>
        </w:numPr>
        <w:rPr>
          <w:sz w:val="24"/>
          <w:szCs w:val="24"/>
          <w:lang w:val="en-US"/>
        </w:rPr>
      </w:pPr>
    </w:p>
    <w:p w:rsidR="00D84559" w:rsidP="00623EE5" w:rsidRDefault="006C00FB" w14:paraId="32FF50E5" w14:textId="6D37C17A">
      <w:pPr>
        <w:pStyle w:val="ListParagraph"/>
        <w:numPr>
          <w:ilvl w:val="2"/>
          <w:numId w:val="11"/>
        </w:numPr>
        <w:rPr>
          <w:b/>
          <w:bCs/>
          <w:sz w:val="24"/>
          <w:szCs w:val="24"/>
          <w:lang w:val="en-US"/>
        </w:rPr>
      </w:pPr>
      <w:r w:rsidRPr="00D84559">
        <w:rPr>
          <w:b/>
          <w:bCs/>
          <w:sz w:val="24"/>
          <w:szCs w:val="24"/>
          <w:lang w:val="en-US"/>
        </w:rPr>
        <w:t>C</w:t>
      </w:r>
      <w:r w:rsidRPr="00D84559" w:rsidR="00767812">
        <w:rPr>
          <w:b/>
          <w:bCs/>
          <w:sz w:val="24"/>
          <w:szCs w:val="24"/>
          <w:lang w:val="en-US"/>
        </w:rPr>
        <w:t>onsole</w:t>
      </w:r>
      <w:r w:rsidRPr="00D84559" w:rsidR="004A0645">
        <w:rPr>
          <w:b/>
          <w:bCs/>
          <w:sz w:val="24"/>
          <w:szCs w:val="24"/>
          <w:lang w:val="en-US"/>
        </w:rPr>
        <w:t xml:space="preserve"> I</w:t>
      </w:r>
      <w:r w:rsidRPr="00D84559" w:rsidR="006C37C9">
        <w:rPr>
          <w:b/>
          <w:bCs/>
          <w:sz w:val="24"/>
          <w:szCs w:val="24"/>
          <w:lang w:val="en-US"/>
        </w:rPr>
        <w:t xml:space="preserve">nput </w:t>
      </w:r>
      <w:r w:rsidRPr="00D84559" w:rsidR="00B37C70">
        <w:rPr>
          <w:b/>
          <w:bCs/>
          <w:sz w:val="24"/>
          <w:szCs w:val="24"/>
          <w:lang w:val="en-US"/>
        </w:rPr>
        <w:t>usin</w:t>
      </w:r>
      <w:r w:rsidRPr="00D84559" w:rsidR="00907EE6">
        <w:rPr>
          <w:b/>
          <w:bCs/>
          <w:sz w:val="24"/>
          <w:szCs w:val="24"/>
          <w:lang w:val="en-US"/>
        </w:rPr>
        <w:t xml:space="preserve">g </w:t>
      </w:r>
      <w:r w:rsidRPr="00D84559" w:rsidR="00451594">
        <w:rPr>
          <w:b/>
          <w:bCs/>
          <w:sz w:val="24"/>
          <w:szCs w:val="24"/>
          <w:lang w:val="en-US"/>
        </w:rPr>
        <w:t>t</w:t>
      </w:r>
      <w:r w:rsidRPr="00D84559" w:rsidR="007D1D72">
        <w:rPr>
          <w:b/>
          <w:bCs/>
          <w:sz w:val="24"/>
          <w:szCs w:val="24"/>
          <w:lang w:val="en-US"/>
        </w:rPr>
        <w:t>h</w:t>
      </w:r>
      <w:r w:rsidRPr="00D84559" w:rsidR="00B30167">
        <w:rPr>
          <w:b/>
          <w:bCs/>
          <w:sz w:val="24"/>
          <w:szCs w:val="24"/>
          <w:lang w:val="en-US"/>
        </w:rPr>
        <w:t>e Sc</w:t>
      </w:r>
      <w:r w:rsidRPr="00D84559" w:rsidR="00C14D9D">
        <w:rPr>
          <w:b/>
          <w:bCs/>
          <w:sz w:val="24"/>
          <w:szCs w:val="24"/>
          <w:lang w:val="en-US"/>
        </w:rPr>
        <w:t>anner</w:t>
      </w:r>
      <w:r w:rsidRPr="00D84559" w:rsidR="00912099">
        <w:rPr>
          <w:b/>
          <w:bCs/>
          <w:sz w:val="24"/>
          <w:szCs w:val="24"/>
          <w:lang w:val="en-US"/>
        </w:rPr>
        <w:t xml:space="preserve"> </w:t>
      </w:r>
      <w:r w:rsidRPr="00D84559" w:rsidR="00055E75">
        <w:rPr>
          <w:b/>
          <w:bCs/>
          <w:sz w:val="24"/>
          <w:szCs w:val="24"/>
          <w:lang w:val="en-US"/>
        </w:rPr>
        <w:t>C</w:t>
      </w:r>
      <w:r w:rsidRPr="00D84559" w:rsidR="00A55BAF">
        <w:rPr>
          <w:b/>
          <w:bCs/>
          <w:sz w:val="24"/>
          <w:szCs w:val="24"/>
          <w:lang w:val="en-US"/>
        </w:rPr>
        <w:t>lass</w:t>
      </w:r>
    </w:p>
    <w:p w:rsidRPr="00661A5C" w:rsidR="000A6FC7" w:rsidP="00623EE5" w:rsidRDefault="006341C1" w14:paraId="436E5F0A" w14:textId="001965F5">
      <w:pPr>
        <w:pStyle w:val="ListParagraph"/>
        <w:numPr>
          <w:ilvl w:val="0"/>
          <w:numId w:val="8"/>
        </w:numPr>
        <w:rPr>
          <w:sz w:val="24"/>
          <w:szCs w:val="24"/>
          <w:lang w:val="en-US"/>
        </w:rPr>
      </w:pPr>
      <w:r w:rsidRPr="00661A5C">
        <w:rPr>
          <w:sz w:val="24"/>
          <w:szCs w:val="24"/>
        </w:rPr>
        <w:t>In Java, programs often need to interact with users — asking for input and then processing that input.</w:t>
      </w:r>
    </w:p>
    <w:p w:rsidRPr="00661A5C" w:rsidR="006341C1" w:rsidP="00623EE5" w:rsidRDefault="00661A5C" w14:paraId="1FB3D84A" w14:textId="5B93A529">
      <w:pPr>
        <w:pStyle w:val="ListParagraph"/>
        <w:numPr>
          <w:ilvl w:val="0"/>
          <w:numId w:val="8"/>
        </w:numPr>
        <w:rPr>
          <w:sz w:val="24"/>
          <w:szCs w:val="24"/>
          <w:lang w:val="en-US"/>
        </w:rPr>
      </w:pPr>
      <w:r w:rsidRPr="00661A5C">
        <w:rPr>
          <w:sz w:val="24"/>
          <w:szCs w:val="24"/>
          <w:lang w:val="en-US"/>
        </w:rPr>
        <w:t>To do this, Java provides the Scanner class, which allows the program to read input from the keyboard through the console.</w:t>
      </w:r>
    </w:p>
    <w:p w:rsidRPr="004249FB" w:rsidR="00661A5C" w:rsidP="00623EE5" w:rsidRDefault="004249FB" w14:paraId="4A187C13" w14:textId="24A30D7E">
      <w:pPr>
        <w:pStyle w:val="ListParagraph"/>
        <w:numPr>
          <w:ilvl w:val="0"/>
          <w:numId w:val="8"/>
        </w:numPr>
        <w:rPr>
          <w:sz w:val="24"/>
          <w:szCs w:val="24"/>
          <w:lang w:val="en-US"/>
        </w:rPr>
      </w:pPr>
      <w:r w:rsidRPr="004249FB">
        <w:rPr>
          <w:sz w:val="24"/>
          <w:szCs w:val="24"/>
        </w:rPr>
        <w:t xml:space="preserve">The Scanner class is part of the </w:t>
      </w:r>
      <w:proofErr w:type="spellStart"/>
      <w:proofErr w:type="gramStart"/>
      <w:r w:rsidRPr="004249FB">
        <w:rPr>
          <w:b/>
          <w:bCs/>
          <w:sz w:val="24"/>
          <w:szCs w:val="24"/>
        </w:rPr>
        <w:t>java.util</w:t>
      </w:r>
      <w:proofErr w:type="spellEnd"/>
      <w:proofErr w:type="gramEnd"/>
      <w:r w:rsidRPr="004249FB">
        <w:rPr>
          <w:b/>
          <w:bCs/>
          <w:sz w:val="24"/>
          <w:szCs w:val="24"/>
        </w:rPr>
        <w:t xml:space="preserve"> package</w:t>
      </w:r>
      <w:r w:rsidRPr="004249FB">
        <w:rPr>
          <w:sz w:val="24"/>
          <w:szCs w:val="24"/>
        </w:rPr>
        <w:t>, and it is one of the most used tools for taking input from the user in Java programs.</w:t>
      </w:r>
    </w:p>
    <w:p w:rsidRPr="005400B6" w:rsidR="005400B6" w:rsidP="005400B6" w:rsidRDefault="005400B6" w14:paraId="26D55F15" w14:textId="77777777">
      <w:pPr>
        <w:numPr>
          <w:ilvl w:val="0"/>
          <w:numId w:val="0"/>
        </w:numPr>
        <w:rPr>
          <w:sz w:val="24"/>
          <w:szCs w:val="24"/>
          <w:lang w:val="en-US"/>
        </w:rPr>
      </w:pPr>
    </w:p>
    <w:p w:rsidRPr="00DE0FA1" w:rsidR="004249FB" w:rsidP="004249FB" w:rsidRDefault="00710640" w14:paraId="7E097662" w14:textId="2A3C5003">
      <w:pPr>
        <w:numPr>
          <w:ilvl w:val="0"/>
          <w:numId w:val="0"/>
        </w:numPr>
        <w:rPr>
          <w:b/>
          <w:bCs/>
          <w:color w:val="EE0000"/>
          <w:sz w:val="24"/>
          <w:szCs w:val="24"/>
          <w:lang w:val="en-US"/>
        </w:rPr>
      </w:pPr>
      <w:r w:rsidRPr="00DE0FA1">
        <w:rPr>
          <w:b/>
          <w:bCs/>
          <w:color w:val="EE0000"/>
          <w:sz w:val="24"/>
          <w:szCs w:val="24"/>
          <w:lang w:val="en-US"/>
        </w:rPr>
        <w:t>Importing</w:t>
      </w:r>
      <w:r w:rsidRPr="00DE0FA1" w:rsidR="002E3F69">
        <w:rPr>
          <w:b/>
          <w:bCs/>
          <w:color w:val="EE0000"/>
          <w:sz w:val="24"/>
          <w:szCs w:val="24"/>
          <w:lang w:val="en-US"/>
        </w:rPr>
        <w:t xml:space="preserve"> the Scanner Class</w:t>
      </w:r>
    </w:p>
    <w:p w:rsidR="009320FA" w:rsidP="004249FB" w:rsidRDefault="009320FA" w14:paraId="05A660D6" w14:textId="34597A0C">
      <w:pPr>
        <w:numPr>
          <w:ilvl w:val="0"/>
          <w:numId w:val="0"/>
        </w:numPr>
        <w:rPr>
          <w:sz w:val="24"/>
          <w:szCs w:val="24"/>
        </w:rPr>
      </w:pPr>
      <w:r>
        <w:rPr>
          <w:b/>
          <w:bCs/>
          <w:sz w:val="24"/>
          <w:szCs w:val="24"/>
          <w:lang w:val="en-US"/>
        </w:rPr>
        <w:tab/>
      </w:r>
      <w:r w:rsidRPr="009320FA">
        <w:rPr>
          <w:sz w:val="24"/>
          <w:szCs w:val="24"/>
        </w:rPr>
        <w:t>Before using the Scanner, you must import it at the top of your program since it’s not part of the default Java package.</w:t>
      </w:r>
    </w:p>
    <w:p w:rsidR="009320FA" w:rsidP="004249FB" w:rsidRDefault="009320FA" w14:paraId="1381FC75" w14:textId="6BDCE757">
      <w:pPr>
        <w:numPr>
          <w:ilvl w:val="0"/>
          <w:numId w:val="0"/>
        </w:numPr>
        <w:rPr>
          <w:sz w:val="24"/>
          <w:szCs w:val="24"/>
        </w:rPr>
      </w:pPr>
      <w:r>
        <w:rPr>
          <w:sz w:val="24"/>
          <w:szCs w:val="24"/>
        </w:rPr>
        <w:t>Example:</w:t>
      </w:r>
    </w:p>
    <w:p w:rsidR="009320FA" w:rsidP="004249FB" w:rsidRDefault="009320FA" w14:paraId="41359D9D" w14:textId="14A3DB8F">
      <w:pPr>
        <w:numPr>
          <w:ilvl w:val="0"/>
          <w:numId w:val="0"/>
        </w:numPr>
        <w:rPr>
          <w:sz w:val="24"/>
          <w:szCs w:val="24"/>
          <w:lang w:val="en-US"/>
        </w:rPr>
      </w:pPr>
      <w:r>
        <w:rPr>
          <w:noProof/>
          <w:lang w:val="en-US"/>
        </w:rPr>
        <mc:AlternateContent>
          <mc:Choice Requires="wps">
            <w:drawing>
              <wp:anchor distT="0" distB="0" distL="114300" distR="114300" simplePos="0" relativeHeight="251658261" behindDoc="0" locked="0" layoutInCell="1" allowOverlap="1" wp14:anchorId="1C620A73" wp14:editId="4537E571">
                <wp:simplePos x="0" y="0"/>
                <wp:positionH relativeFrom="margin">
                  <wp:align>center</wp:align>
                </wp:positionH>
                <wp:positionV relativeFrom="paragraph">
                  <wp:posOffset>7386</wp:posOffset>
                </wp:positionV>
                <wp:extent cx="5347970" cy="737616"/>
                <wp:effectExtent l="0" t="0" r="24130" b="24765"/>
                <wp:wrapNone/>
                <wp:docPr id="1933041773" name="Text Box 10"/>
                <wp:cNvGraphicFramePr/>
                <a:graphic xmlns:a="http://schemas.openxmlformats.org/drawingml/2006/main">
                  <a:graphicData uri="http://schemas.microsoft.com/office/word/2010/wordprocessingShape">
                    <wps:wsp>
                      <wps:cNvSpPr txBox="1"/>
                      <wps:spPr>
                        <a:xfrm>
                          <a:off x="0" y="0"/>
                          <a:ext cx="5347970" cy="737616"/>
                        </a:xfrm>
                        <a:prstGeom prst="rect">
                          <a:avLst/>
                        </a:prstGeom>
                        <a:solidFill>
                          <a:schemeClr val="tx1"/>
                        </a:solidFill>
                        <a:ln w="6350">
                          <a:solidFill>
                            <a:prstClr val="black"/>
                          </a:solidFill>
                        </a:ln>
                      </wps:spPr>
                      <wps:txbx>
                        <w:txbxContent>
                          <w:p w:rsidR="009320FA" w:rsidP="009320FA" w:rsidRDefault="009320FA" w14:paraId="36DA951E" w14:textId="77777777">
                            <w:pPr>
                              <w:numPr>
                                <w:ilvl w:val="0"/>
                                <w:numId w:val="0"/>
                              </w:numPr>
                            </w:pPr>
                            <w:r>
                              <w:t>j</w:t>
                            </w:r>
                            <w:r w:rsidRPr="005E478C">
                              <w:t>ava</w:t>
                            </w:r>
                          </w:p>
                          <w:p w:rsidRPr="00705AF5" w:rsidR="009320FA" w:rsidP="009320FA" w:rsidRDefault="009320FA" w14:paraId="7A976474" w14:textId="0612C406">
                            <w:pPr>
                              <w:numPr>
                                <w:ilvl w:val="0"/>
                                <w:numId w:val="0"/>
                              </w:numPr>
                            </w:pPr>
                            <w:r w:rsidRPr="009320FA">
                              <w:rPr>
                                <w:color w:val="00B0F0"/>
                              </w:rPr>
                              <w:t>import</w:t>
                            </w:r>
                            <w:r w:rsidRPr="009320FA">
                              <w:t xml:space="preserve"> </w:t>
                            </w:r>
                            <w:proofErr w:type="spellStart"/>
                            <w:proofErr w:type="gramStart"/>
                            <w:r w:rsidRPr="009320FA">
                              <w:t>java.util</w:t>
                            </w:r>
                            <w:proofErr w:type="gramEnd"/>
                            <w:r w:rsidRPr="009320FA">
                              <w:t>.</w:t>
                            </w:r>
                            <w:proofErr w:type="gramStart"/>
                            <w:r w:rsidRPr="009320FA">
                              <w:t>Scanner</w:t>
                            </w:r>
                            <w:proofErr w:type="spellEnd"/>
                            <w:r w:rsidRPr="009320FA">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836D8AF">
              <v:shape id="_x0000_s1050" style="position:absolute;margin-left:0;margin-top:.6pt;width:421.1pt;height:58.1pt;z-index:25165826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" w14:anchorId="1C620A73">
                <v:textbox>
                  <w:txbxContent>
                    <w:p w:rsidR="009320FA" w:rsidP="009320FA" w:rsidRDefault="009320FA" w14:paraId="1C385FEC" w14:textId="77777777">
                      <w:pPr>
                        <w:numPr>
                          <w:ilvl w:val="0"/>
                          <w:numId w:val="0"/>
                        </w:numPr>
                      </w:pPr>
                      <w:r>
                        <w:t>j</w:t>
                      </w:r>
                      <w:r w:rsidRPr="005E478C">
                        <w:t>ava</w:t>
                      </w:r>
                    </w:p>
                    <w:p w:rsidRPr="00705AF5" w:rsidR="009320FA" w:rsidP="009320FA" w:rsidRDefault="009320FA" w14:paraId="1269DFEF" w14:textId="0612C406">
                      <w:pPr>
                        <w:numPr>
                          <w:ilvl w:val="0"/>
                          <w:numId w:val="0"/>
                        </w:numPr>
                      </w:pPr>
                      <w:r w:rsidRPr="009320FA">
                        <w:rPr>
                          <w:color w:val="00B0F0"/>
                        </w:rPr>
                        <w:t>import</w:t>
                      </w:r>
                      <w:r w:rsidRPr="009320FA">
                        <w:t xml:space="preserve"> </w:t>
                      </w:r>
                      <w:proofErr w:type="spellStart"/>
                      <w:proofErr w:type="gramStart"/>
                      <w:r w:rsidRPr="009320FA">
                        <w:t>java.util</w:t>
                      </w:r>
                      <w:proofErr w:type="gramEnd"/>
                      <w:r w:rsidRPr="009320FA">
                        <w:t>.</w:t>
                      </w:r>
                      <w:proofErr w:type="gramStart"/>
                      <w:r w:rsidRPr="009320FA">
                        <w:t>Scanner</w:t>
                      </w:r>
                      <w:proofErr w:type="spellEnd"/>
                      <w:r w:rsidRPr="009320FA">
                        <w:t>;</w:t>
                      </w:r>
                      <w:proofErr w:type="gramEnd"/>
                    </w:p>
                  </w:txbxContent>
                </v:textbox>
                <w10:wrap anchorx="margin"/>
              </v:shape>
            </w:pict>
          </mc:Fallback>
        </mc:AlternateContent>
      </w:r>
    </w:p>
    <w:p w:rsidR="009320FA" w:rsidP="004249FB" w:rsidRDefault="009320FA" w14:paraId="474BC5B3" w14:textId="77777777">
      <w:pPr>
        <w:numPr>
          <w:ilvl w:val="0"/>
          <w:numId w:val="0"/>
        </w:numPr>
        <w:rPr>
          <w:sz w:val="24"/>
          <w:szCs w:val="24"/>
          <w:lang w:val="en-US"/>
        </w:rPr>
      </w:pPr>
    </w:p>
    <w:p w:rsidR="009320FA" w:rsidP="004249FB" w:rsidRDefault="009320FA" w14:paraId="2FD09279" w14:textId="77777777">
      <w:pPr>
        <w:numPr>
          <w:ilvl w:val="0"/>
          <w:numId w:val="0"/>
        </w:numPr>
        <w:rPr>
          <w:sz w:val="24"/>
          <w:szCs w:val="24"/>
          <w:lang w:val="en-US"/>
        </w:rPr>
      </w:pPr>
    </w:p>
    <w:p w:rsidR="009320FA" w:rsidP="004249FB" w:rsidRDefault="00752C1C" w14:paraId="7F635115" w14:textId="40239A5D">
      <w:pPr>
        <w:numPr>
          <w:ilvl w:val="0"/>
          <w:numId w:val="0"/>
        </w:numPr>
        <w:rPr>
          <w:sz w:val="24"/>
          <w:szCs w:val="24"/>
        </w:rPr>
      </w:pPr>
      <w:r w:rsidRPr="00752C1C">
        <w:rPr>
          <w:sz w:val="24"/>
          <w:szCs w:val="24"/>
        </w:rPr>
        <w:t xml:space="preserve">This line tells Java that you want to use the Scanner class from the </w:t>
      </w:r>
      <w:proofErr w:type="spellStart"/>
      <w:proofErr w:type="gramStart"/>
      <w:r w:rsidRPr="00752C1C">
        <w:rPr>
          <w:sz w:val="24"/>
          <w:szCs w:val="24"/>
        </w:rPr>
        <w:t>java.util</w:t>
      </w:r>
      <w:proofErr w:type="spellEnd"/>
      <w:proofErr w:type="gramEnd"/>
      <w:r w:rsidRPr="00752C1C">
        <w:rPr>
          <w:sz w:val="24"/>
          <w:szCs w:val="24"/>
        </w:rPr>
        <w:t xml:space="preserve"> package.</w:t>
      </w:r>
    </w:p>
    <w:p w:rsidRPr="000C186A" w:rsidR="00752C1C" w:rsidP="004249FB" w:rsidRDefault="00DE0FA1" w14:paraId="40C73AA4" w14:textId="5E3FED60">
      <w:pPr>
        <w:numPr>
          <w:ilvl w:val="0"/>
          <w:numId w:val="0"/>
        </w:numPr>
        <w:rPr>
          <w:b/>
          <w:bCs/>
          <w:color w:val="EE0000"/>
          <w:sz w:val="24"/>
          <w:szCs w:val="24"/>
          <w:lang w:val="en-US"/>
        </w:rPr>
      </w:pPr>
      <w:r w:rsidRPr="000C186A">
        <w:rPr>
          <w:b/>
          <w:bCs/>
          <w:color w:val="EE0000"/>
          <w:sz w:val="24"/>
          <w:szCs w:val="24"/>
          <w:lang w:val="en-US"/>
        </w:rPr>
        <w:t>Creating a Scanner Object</w:t>
      </w:r>
    </w:p>
    <w:p w:rsidR="000C186A" w:rsidP="004249FB" w:rsidRDefault="00E320B4" w14:paraId="1ECC282C" w14:textId="5B4B376C">
      <w:pPr>
        <w:numPr>
          <w:ilvl w:val="0"/>
          <w:numId w:val="0"/>
        </w:numPr>
        <w:rPr>
          <w:sz w:val="24"/>
          <w:szCs w:val="24"/>
        </w:rPr>
      </w:pPr>
      <w:r>
        <w:rPr>
          <w:sz w:val="24"/>
          <w:szCs w:val="24"/>
          <w:lang w:val="en-US"/>
        </w:rPr>
        <w:tab/>
      </w:r>
      <w:r w:rsidRPr="00E320B4">
        <w:rPr>
          <w:sz w:val="24"/>
          <w:szCs w:val="24"/>
        </w:rPr>
        <w:t xml:space="preserve">To start reading input, you must create a </w:t>
      </w:r>
      <w:r w:rsidRPr="00E320B4">
        <w:rPr>
          <w:b/>
          <w:bCs/>
          <w:sz w:val="24"/>
          <w:szCs w:val="24"/>
        </w:rPr>
        <w:t>Scanner object</w:t>
      </w:r>
      <w:r w:rsidRPr="00E320B4">
        <w:rPr>
          <w:sz w:val="24"/>
          <w:szCs w:val="24"/>
        </w:rPr>
        <w:t xml:space="preserve"> that connects to the standard input stream (System.in).</w:t>
      </w:r>
    </w:p>
    <w:p w:rsidR="00E320B4" w:rsidP="004249FB" w:rsidRDefault="00E320B4" w14:paraId="2D5683DA" w14:textId="30ACEDF0">
      <w:pPr>
        <w:numPr>
          <w:ilvl w:val="0"/>
          <w:numId w:val="0"/>
        </w:numPr>
        <w:rPr>
          <w:sz w:val="24"/>
          <w:szCs w:val="24"/>
        </w:rPr>
      </w:pPr>
      <w:r>
        <w:rPr>
          <w:noProof/>
          <w:lang w:val="en-US"/>
        </w:rPr>
        <mc:AlternateContent>
          <mc:Choice Requires="wps">
            <w:drawing>
              <wp:anchor distT="0" distB="0" distL="114300" distR="114300" simplePos="0" relativeHeight="251658262" behindDoc="0" locked="0" layoutInCell="1" allowOverlap="1" wp14:anchorId="492F7286" wp14:editId="1F1602B0">
                <wp:simplePos x="0" y="0"/>
                <wp:positionH relativeFrom="margin">
                  <wp:align>center</wp:align>
                </wp:positionH>
                <wp:positionV relativeFrom="paragraph">
                  <wp:posOffset>295835</wp:posOffset>
                </wp:positionV>
                <wp:extent cx="5347970" cy="753979"/>
                <wp:effectExtent l="0" t="0" r="24130" b="27305"/>
                <wp:wrapNone/>
                <wp:docPr id="1476828889" name="Text Box 10"/>
                <wp:cNvGraphicFramePr/>
                <a:graphic xmlns:a="http://schemas.openxmlformats.org/drawingml/2006/main">
                  <a:graphicData uri="http://schemas.microsoft.com/office/word/2010/wordprocessingShape">
                    <wps:wsp>
                      <wps:cNvSpPr txBox="1"/>
                      <wps:spPr>
                        <a:xfrm>
                          <a:off x="0" y="0"/>
                          <a:ext cx="5347970" cy="753979"/>
                        </a:xfrm>
                        <a:prstGeom prst="rect">
                          <a:avLst/>
                        </a:prstGeom>
                        <a:solidFill>
                          <a:schemeClr val="tx1"/>
                        </a:solidFill>
                        <a:ln w="6350">
                          <a:solidFill>
                            <a:prstClr val="black"/>
                          </a:solidFill>
                        </a:ln>
                      </wps:spPr>
                      <wps:txbx>
                        <w:txbxContent>
                          <w:p w:rsidR="00E320B4" w:rsidP="00E320B4" w:rsidRDefault="00E320B4" w14:paraId="22DCFB45" w14:textId="77777777">
                            <w:pPr>
                              <w:numPr>
                                <w:ilvl w:val="0"/>
                                <w:numId w:val="0"/>
                              </w:numPr>
                            </w:pPr>
                            <w:r>
                              <w:t>j</w:t>
                            </w:r>
                            <w:r w:rsidRPr="005E478C">
                              <w:t>ava</w:t>
                            </w:r>
                          </w:p>
                          <w:p w:rsidRPr="00705AF5" w:rsidR="00E320B4" w:rsidP="00E320B4" w:rsidRDefault="00E320B4" w14:paraId="12A03F2A" w14:textId="2C407D25">
                            <w:pPr>
                              <w:numPr>
                                <w:ilvl w:val="0"/>
                                <w:numId w:val="0"/>
                              </w:numPr>
                            </w:pPr>
                            <w:r w:rsidRPr="00E320B4">
                              <w:rPr>
                                <w:color w:val="D86DCB" w:themeColor="accent5" w:themeTint="99"/>
                              </w:rPr>
                              <w:t xml:space="preserve">Scanner input </w:t>
                            </w:r>
                            <w:r w:rsidRPr="00E320B4">
                              <w:t xml:space="preserve">= </w:t>
                            </w:r>
                            <w:r w:rsidRPr="00E320B4">
                              <w:rPr>
                                <w:color w:val="00B0F0"/>
                              </w:rPr>
                              <w:t>new</w:t>
                            </w:r>
                            <w:r w:rsidRPr="00E320B4">
                              <w:t xml:space="preserve"> </w:t>
                            </w:r>
                            <w:proofErr w:type="gramStart"/>
                            <w:r w:rsidRPr="00E320B4">
                              <w:rPr>
                                <w:color w:val="EE0000"/>
                              </w:rPr>
                              <w:t>Scanner</w:t>
                            </w:r>
                            <w:r w:rsidRPr="00E320B4">
                              <w:t>(</w:t>
                            </w:r>
                            <w:proofErr w:type="gramEnd"/>
                            <w:r w:rsidRPr="00E320B4">
                              <w:t>System.in</w:t>
                            </w:r>
                            <w:proofErr w:type="gramStart"/>
                            <w:r w:rsidRPr="00E320B4">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9B6E6F2">
              <v:shape id="_x0000_s1051" style="position:absolute;margin-left:0;margin-top:23.3pt;width:421.1pt;height:59.35pt;z-index:25165826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" w14:anchorId="492F7286">
                <v:textbox>
                  <w:txbxContent>
                    <w:p w:rsidR="00E320B4" w:rsidP="00E320B4" w:rsidRDefault="00E320B4" w14:paraId="1D864EE7" w14:textId="77777777">
                      <w:pPr>
                        <w:numPr>
                          <w:ilvl w:val="0"/>
                          <w:numId w:val="0"/>
                        </w:numPr>
                      </w:pPr>
                      <w:r>
                        <w:t>j</w:t>
                      </w:r>
                      <w:r w:rsidRPr="005E478C">
                        <w:t>ava</w:t>
                      </w:r>
                    </w:p>
                    <w:p w:rsidRPr="00705AF5" w:rsidR="00E320B4" w:rsidP="00E320B4" w:rsidRDefault="00E320B4" w14:paraId="63AB754D" w14:textId="2C407D25">
                      <w:pPr>
                        <w:numPr>
                          <w:ilvl w:val="0"/>
                          <w:numId w:val="0"/>
                        </w:numPr>
                      </w:pPr>
                      <w:r w:rsidRPr="00E320B4">
                        <w:rPr>
                          <w:color w:val="D86DCB" w:themeColor="accent5" w:themeTint="99"/>
                        </w:rPr>
                        <w:t xml:space="preserve">Scanner input </w:t>
                      </w:r>
                      <w:r w:rsidRPr="00E320B4">
                        <w:t xml:space="preserve">= </w:t>
                      </w:r>
                      <w:r w:rsidRPr="00E320B4">
                        <w:rPr>
                          <w:color w:val="00B0F0"/>
                        </w:rPr>
                        <w:t>new</w:t>
                      </w:r>
                      <w:r w:rsidRPr="00E320B4">
                        <w:t xml:space="preserve"> </w:t>
                      </w:r>
                      <w:proofErr w:type="gramStart"/>
                      <w:r w:rsidRPr="00E320B4">
                        <w:rPr>
                          <w:color w:val="EE0000"/>
                        </w:rPr>
                        <w:t>Scanner</w:t>
                      </w:r>
                      <w:r w:rsidRPr="00E320B4">
                        <w:t>(</w:t>
                      </w:r>
                      <w:proofErr w:type="gramEnd"/>
                      <w:r w:rsidRPr="00E320B4">
                        <w:t>System.in</w:t>
                      </w:r>
                      <w:proofErr w:type="gramStart"/>
                      <w:r w:rsidRPr="00E320B4">
                        <w:t>);</w:t>
                      </w:r>
                      <w:proofErr w:type="gramEnd"/>
                    </w:p>
                  </w:txbxContent>
                </v:textbox>
                <w10:wrap anchorx="margin"/>
              </v:shape>
            </w:pict>
          </mc:Fallback>
        </mc:AlternateContent>
      </w:r>
      <w:r>
        <w:rPr>
          <w:sz w:val="24"/>
          <w:szCs w:val="24"/>
        </w:rPr>
        <w:t>Example:</w:t>
      </w:r>
    </w:p>
    <w:p w:rsidR="00E320B4" w:rsidP="004249FB" w:rsidRDefault="00E320B4" w14:paraId="24FD4216" w14:textId="32A64B8B">
      <w:pPr>
        <w:numPr>
          <w:ilvl w:val="0"/>
          <w:numId w:val="0"/>
        </w:numPr>
        <w:rPr>
          <w:sz w:val="24"/>
          <w:szCs w:val="24"/>
          <w:lang w:val="en-US"/>
        </w:rPr>
      </w:pPr>
    </w:p>
    <w:p w:rsidR="009320FA" w:rsidP="004249FB" w:rsidRDefault="009320FA" w14:paraId="3FE37848" w14:textId="77777777">
      <w:pPr>
        <w:numPr>
          <w:ilvl w:val="0"/>
          <w:numId w:val="0"/>
        </w:numPr>
        <w:rPr>
          <w:sz w:val="24"/>
          <w:szCs w:val="24"/>
          <w:lang w:val="en-US"/>
        </w:rPr>
      </w:pPr>
    </w:p>
    <w:p w:rsidR="00E320B4" w:rsidP="004249FB" w:rsidRDefault="00E320B4" w14:paraId="233D8FFB" w14:textId="77777777">
      <w:pPr>
        <w:numPr>
          <w:ilvl w:val="0"/>
          <w:numId w:val="0"/>
        </w:numPr>
        <w:rPr>
          <w:sz w:val="24"/>
          <w:szCs w:val="24"/>
          <w:lang w:val="en-US"/>
        </w:rPr>
      </w:pPr>
    </w:p>
    <w:p w:rsidRPr="00B57C09" w:rsidR="00B57C09" w:rsidP="00623EE5" w:rsidRDefault="00B57C09" w14:paraId="3B8F2601" w14:textId="0C6C9FF2">
      <w:pPr>
        <w:pStyle w:val="ListParagraph"/>
        <w:numPr>
          <w:ilvl w:val="0"/>
          <w:numId w:val="26"/>
        </w:numPr>
        <w:rPr>
          <w:sz w:val="24"/>
          <w:szCs w:val="24"/>
          <w:lang w:val="en-US"/>
        </w:rPr>
      </w:pPr>
      <w:r w:rsidRPr="00B57C09">
        <w:rPr>
          <w:i/>
          <w:iCs/>
          <w:sz w:val="24"/>
          <w:szCs w:val="24"/>
          <w:lang w:val="en-US"/>
        </w:rPr>
        <w:t xml:space="preserve">Scanner </w:t>
      </w:r>
      <w:r w:rsidRPr="00B57C09">
        <w:rPr>
          <w:sz w:val="24"/>
          <w:szCs w:val="24"/>
          <w:lang w:val="en-US"/>
        </w:rPr>
        <w:t>– the class used for input</w:t>
      </w:r>
    </w:p>
    <w:p w:rsidRPr="00B57C09" w:rsidR="00B57C09" w:rsidP="00623EE5" w:rsidRDefault="00B57C09" w14:paraId="2B1ABD3A" w14:textId="3681CDAB">
      <w:pPr>
        <w:pStyle w:val="ListParagraph"/>
        <w:numPr>
          <w:ilvl w:val="0"/>
          <w:numId w:val="26"/>
        </w:numPr>
        <w:rPr>
          <w:sz w:val="24"/>
          <w:szCs w:val="24"/>
          <w:lang w:val="en-US"/>
        </w:rPr>
      </w:pPr>
      <w:r w:rsidRPr="00B57C09">
        <w:rPr>
          <w:i/>
          <w:iCs/>
          <w:sz w:val="24"/>
          <w:szCs w:val="24"/>
          <w:lang w:val="en-US"/>
        </w:rPr>
        <w:t>input</w:t>
      </w:r>
      <w:r w:rsidRPr="00B57C09">
        <w:rPr>
          <w:sz w:val="24"/>
          <w:szCs w:val="24"/>
          <w:lang w:val="en-US"/>
        </w:rPr>
        <w:t xml:space="preserve"> – the name of the Scanner object (you can name it anything)</w:t>
      </w:r>
    </w:p>
    <w:p w:rsidRPr="00E320B4" w:rsidR="00E320B4" w:rsidP="00623EE5" w:rsidRDefault="00B57C09" w14:paraId="24B39D38" w14:textId="3BDA17BD">
      <w:pPr>
        <w:pStyle w:val="ListParagraph"/>
        <w:numPr>
          <w:ilvl w:val="0"/>
          <w:numId w:val="26"/>
        </w:numPr>
        <w:rPr>
          <w:sz w:val="24"/>
          <w:szCs w:val="24"/>
          <w:lang w:val="en-US"/>
        </w:rPr>
      </w:pPr>
      <w:r w:rsidRPr="00B57C09">
        <w:rPr>
          <w:i/>
          <w:iCs/>
          <w:sz w:val="24"/>
          <w:szCs w:val="24"/>
          <w:lang w:val="en-US"/>
        </w:rPr>
        <w:t>System.in</w:t>
      </w:r>
      <w:r w:rsidRPr="00B57C09">
        <w:rPr>
          <w:sz w:val="24"/>
          <w:szCs w:val="24"/>
          <w:lang w:val="en-US"/>
        </w:rPr>
        <w:t xml:space="preserve"> – represents the keyboard input stream</w:t>
      </w:r>
    </w:p>
    <w:p w:rsidRPr="00AD2207" w:rsidR="00E320B4" w:rsidP="004249FB" w:rsidRDefault="00AD2207" w14:paraId="272E106A" w14:textId="112E39BC">
      <w:pPr>
        <w:numPr>
          <w:ilvl w:val="0"/>
          <w:numId w:val="0"/>
        </w:numPr>
        <w:rPr>
          <w:b/>
          <w:bCs/>
          <w:color w:val="EE0000"/>
          <w:sz w:val="24"/>
          <w:szCs w:val="24"/>
        </w:rPr>
      </w:pPr>
      <w:r w:rsidRPr="00AD2207">
        <w:rPr>
          <w:b/>
          <w:bCs/>
          <w:color w:val="EE0000"/>
          <w:sz w:val="24"/>
          <w:szCs w:val="24"/>
        </w:rPr>
        <w:t>Reading Different Types of Input</w:t>
      </w:r>
    </w:p>
    <w:p w:rsidR="00AD2207" w:rsidP="004249FB" w:rsidRDefault="00BF25D4" w14:paraId="3FFFF718" w14:textId="094CE31E">
      <w:pPr>
        <w:numPr>
          <w:ilvl w:val="0"/>
          <w:numId w:val="0"/>
        </w:numPr>
        <w:rPr>
          <w:sz w:val="24"/>
          <w:szCs w:val="24"/>
        </w:rPr>
      </w:pPr>
      <w:r w:rsidRPr="00BF25D4">
        <w:rPr>
          <w:sz w:val="24"/>
          <w:szCs w:val="24"/>
        </w:rPr>
        <w:t>The Scanner class provides several methods to read different types of data:</w:t>
      </w:r>
    </w:p>
    <w:tbl>
      <w:tblPr>
        <w:tblStyle w:val="TableGrid"/>
        <w:tblW w:w="0" w:type="auto"/>
        <w:tblLook w:val="04A0" w:firstRow="1" w:lastRow="0" w:firstColumn="1" w:lastColumn="0" w:noHBand="0" w:noVBand="1"/>
      </w:tblPr>
      <w:tblGrid>
        <w:gridCol w:w="2065"/>
        <w:gridCol w:w="2340"/>
        <w:gridCol w:w="2430"/>
        <w:gridCol w:w="2515"/>
      </w:tblGrid>
      <w:tr w:rsidR="00057DEA" w:rsidTr="00C73CC7" w14:paraId="25D76D3B" w14:textId="77777777">
        <w:tc>
          <w:tcPr>
            <w:tcW w:w="2065" w:type="dxa"/>
          </w:tcPr>
          <w:p w:rsidRPr="00057DEA" w:rsidR="00057DEA" w:rsidP="00057DEA" w:rsidRDefault="00057DEA" w14:paraId="19F90FC1" w14:textId="140DCB8C">
            <w:pPr>
              <w:numPr>
                <w:ilvl w:val="0"/>
                <w:numId w:val="0"/>
              </w:numPr>
              <w:jc w:val="center"/>
              <w:rPr>
                <w:b/>
                <w:bCs/>
                <w:sz w:val="24"/>
                <w:szCs w:val="24"/>
                <w:lang w:val="en-US"/>
              </w:rPr>
            </w:pPr>
            <w:r w:rsidRPr="00057DEA">
              <w:rPr>
                <w:b/>
                <w:bCs/>
                <w:sz w:val="24"/>
                <w:szCs w:val="24"/>
                <w:lang w:val="en-US"/>
              </w:rPr>
              <w:t>Method</w:t>
            </w:r>
          </w:p>
        </w:tc>
        <w:tc>
          <w:tcPr>
            <w:tcW w:w="2340" w:type="dxa"/>
          </w:tcPr>
          <w:p w:rsidRPr="00057DEA" w:rsidR="00057DEA" w:rsidP="00057DEA" w:rsidRDefault="00057DEA" w14:paraId="02DE14B1" w14:textId="7304ABB8">
            <w:pPr>
              <w:numPr>
                <w:ilvl w:val="0"/>
                <w:numId w:val="0"/>
              </w:numPr>
              <w:jc w:val="center"/>
              <w:rPr>
                <w:b/>
                <w:bCs/>
                <w:sz w:val="24"/>
                <w:szCs w:val="24"/>
                <w:lang w:val="en-US"/>
              </w:rPr>
            </w:pPr>
            <w:r w:rsidRPr="00057DEA">
              <w:rPr>
                <w:b/>
                <w:bCs/>
                <w:sz w:val="24"/>
                <w:szCs w:val="24"/>
                <w:lang w:val="en-US"/>
              </w:rPr>
              <w:t>Data Type</w:t>
            </w:r>
          </w:p>
        </w:tc>
        <w:tc>
          <w:tcPr>
            <w:tcW w:w="2430" w:type="dxa"/>
          </w:tcPr>
          <w:p w:rsidRPr="00057DEA" w:rsidR="00057DEA" w:rsidP="00057DEA" w:rsidRDefault="00057DEA" w14:paraId="1CCC78E9" w14:textId="6AD589F9">
            <w:pPr>
              <w:numPr>
                <w:ilvl w:val="0"/>
                <w:numId w:val="0"/>
              </w:numPr>
              <w:jc w:val="center"/>
              <w:rPr>
                <w:b/>
                <w:bCs/>
                <w:sz w:val="24"/>
                <w:szCs w:val="24"/>
                <w:lang w:val="en-US"/>
              </w:rPr>
            </w:pPr>
            <w:r w:rsidRPr="00057DEA">
              <w:rPr>
                <w:b/>
                <w:bCs/>
                <w:sz w:val="24"/>
                <w:szCs w:val="24"/>
                <w:lang w:val="en-US"/>
              </w:rPr>
              <w:t>Example Input</w:t>
            </w:r>
          </w:p>
        </w:tc>
        <w:tc>
          <w:tcPr>
            <w:tcW w:w="2515" w:type="dxa"/>
          </w:tcPr>
          <w:p w:rsidRPr="00057DEA" w:rsidR="00057DEA" w:rsidP="00057DEA" w:rsidRDefault="00057DEA" w14:paraId="6B47355F" w14:textId="61A4610F">
            <w:pPr>
              <w:numPr>
                <w:ilvl w:val="0"/>
                <w:numId w:val="0"/>
              </w:numPr>
              <w:jc w:val="center"/>
              <w:rPr>
                <w:b/>
                <w:bCs/>
                <w:sz w:val="24"/>
                <w:szCs w:val="24"/>
                <w:lang w:val="en-US"/>
              </w:rPr>
            </w:pPr>
            <w:r w:rsidRPr="00057DEA">
              <w:rPr>
                <w:b/>
                <w:bCs/>
                <w:sz w:val="24"/>
                <w:szCs w:val="24"/>
                <w:lang w:val="en-US"/>
              </w:rPr>
              <w:t>Description</w:t>
            </w:r>
          </w:p>
        </w:tc>
      </w:tr>
      <w:tr w:rsidR="00057DEA" w:rsidTr="00C73CC7" w14:paraId="5E4F1360" w14:textId="77777777">
        <w:tc>
          <w:tcPr>
            <w:tcW w:w="2065" w:type="dxa"/>
          </w:tcPr>
          <w:p w:rsidR="00057DEA" w:rsidP="00057DEA" w:rsidRDefault="00022D7E" w14:paraId="548643AE" w14:textId="4F5A7CAD">
            <w:pPr>
              <w:numPr>
                <w:ilvl w:val="0"/>
                <w:numId w:val="0"/>
              </w:numPr>
              <w:jc w:val="center"/>
              <w:rPr>
                <w:sz w:val="24"/>
                <w:szCs w:val="24"/>
                <w:lang w:val="en-US"/>
              </w:rPr>
            </w:pPr>
            <w:proofErr w:type="spellStart"/>
            <w:proofErr w:type="gramStart"/>
            <w:r w:rsidRPr="00022D7E">
              <w:rPr>
                <w:sz w:val="24"/>
                <w:szCs w:val="24"/>
              </w:rPr>
              <w:t>nextInt</w:t>
            </w:r>
            <w:proofErr w:type="spellEnd"/>
            <w:r w:rsidRPr="00022D7E">
              <w:rPr>
                <w:sz w:val="24"/>
                <w:szCs w:val="24"/>
              </w:rPr>
              <w:t>(</w:t>
            </w:r>
            <w:proofErr w:type="gramEnd"/>
            <w:r w:rsidRPr="00022D7E">
              <w:rPr>
                <w:sz w:val="24"/>
                <w:szCs w:val="24"/>
              </w:rPr>
              <w:t>)</w:t>
            </w:r>
          </w:p>
        </w:tc>
        <w:tc>
          <w:tcPr>
            <w:tcW w:w="2340" w:type="dxa"/>
          </w:tcPr>
          <w:p w:rsidR="00057DEA" w:rsidP="00057DEA" w:rsidRDefault="00C73CC7" w14:paraId="3DDF3C7C" w14:textId="31C8C435">
            <w:pPr>
              <w:numPr>
                <w:ilvl w:val="0"/>
                <w:numId w:val="0"/>
              </w:numPr>
              <w:jc w:val="center"/>
              <w:rPr>
                <w:sz w:val="24"/>
                <w:szCs w:val="24"/>
                <w:lang w:val="en-US"/>
              </w:rPr>
            </w:pPr>
            <w:r>
              <w:rPr>
                <w:sz w:val="24"/>
                <w:szCs w:val="24"/>
                <w:lang w:val="en-US"/>
              </w:rPr>
              <w:t>int</w:t>
            </w:r>
          </w:p>
        </w:tc>
        <w:tc>
          <w:tcPr>
            <w:tcW w:w="2430" w:type="dxa"/>
          </w:tcPr>
          <w:p w:rsidR="00057DEA" w:rsidP="00057DEA" w:rsidRDefault="00C73CC7" w14:paraId="38202575" w14:textId="0EFFBC78">
            <w:pPr>
              <w:numPr>
                <w:ilvl w:val="0"/>
                <w:numId w:val="0"/>
              </w:numPr>
              <w:jc w:val="center"/>
              <w:rPr>
                <w:sz w:val="24"/>
                <w:szCs w:val="24"/>
                <w:lang w:val="en-US"/>
              </w:rPr>
            </w:pPr>
            <w:r>
              <w:rPr>
                <w:sz w:val="24"/>
                <w:szCs w:val="24"/>
                <w:lang w:val="en-US"/>
              </w:rPr>
              <w:t>25</w:t>
            </w:r>
          </w:p>
        </w:tc>
        <w:tc>
          <w:tcPr>
            <w:tcW w:w="2515" w:type="dxa"/>
          </w:tcPr>
          <w:p w:rsidR="00057DEA" w:rsidP="00C73CC7" w:rsidRDefault="001D14E1" w14:paraId="4449CD20" w14:textId="0A5FABC2">
            <w:pPr>
              <w:numPr>
                <w:ilvl w:val="0"/>
                <w:numId w:val="0"/>
              </w:numPr>
              <w:rPr>
                <w:sz w:val="24"/>
                <w:szCs w:val="24"/>
                <w:lang w:val="en-US"/>
              </w:rPr>
            </w:pPr>
            <w:r w:rsidRPr="001D14E1">
              <w:rPr>
                <w:sz w:val="24"/>
                <w:szCs w:val="24"/>
              </w:rPr>
              <w:t>Reads an integer value</w:t>
            </w:r>
          </w:p>
        </w:tc>
      </w:tr>
      <w:tr w:rsidR="00057DEA" w:rsidTr="00C73CC7" w14:paraId="57BDDF05" w14:textId="77777777">
        <w:tc>
          <w:tcPr>
            <w:tcW w:w="2065" w:type="dxa"/>
          </w:tcPr>
          <w:p w:rsidR="00057DEA" w:rsidP="00057DEA" w:rsidRDefault="00995A07" w14:paraId="1AA7200C" w14:textId="1D04BF20">
            <w:pPr>
              <w:numPr>
                <w:ilvl w:val="0"/>
                <w:numId w:val="0"/>
              </w:numPr>
              <w:jc w:val="center"/>
              <w:rPr>
                <w:sz w:val="24"/>
                <w:szCs w:val="24"/>
                <w:lang w:val="en-US"/>
              </w:rPr>
            </w:pPr>
            <w:proofErr w:type="spellStart"/>
            <w:proofErr w:type="gramStart"/>
            <w:r w:rsidRPr="00995A07">
              <w:rPr>
                <w:sz w:val="24"/>
                <w:szCs w:val="24"/>
              </w:rPr>
              <w:t>nextDouble</w:t>
            </w:r>
            <w:proofErr w:type="spellEnd"/>
            <w:r w:rsidRPr="00995A07">
              <w:rPr>
                <w:sz w:val="24"/>
                <w:szCs w:val="24"/>
              </w:rPr>
              <w:t>(</w:t>
            </w:r>
            <w:proofErr w:type="gramEnd"/>
            <w:r w:rsidRPr="00995A07">
              <w:rPr>
                <w:sz w:val="24"/>
                <w:szCs w:val="24"/>
              </w:rPr>
              <w:t>)</w:t>
            </w:r>
          </w:p>
        </w:tc>
        <w:tc>
          <w:tcPr>
            <w:tcW w:w="2340" w:type="dxa"/>
          </w:tcPr>
          <w:p w:rsidR="00057DEA" w:rsidP="00057DEA" w:rsidRDefault="00C73CC7" w14:paraId="18851B7E" w14:textId="3FC77478">
            <w:pPr>
              <w:numPr>
                <w:ilvl w:val="0"/>
                <w:numId w:val="0"/>
              </w:numPr>
              <w:jc w:val="center"/>
              <w:rPr>
                <w:sz w:val="24"/>
                <w:szCs w:val="24"/>
                <w:lang w:val="en-US"/>
              </w:rPr>
            </w:pPr>
            <w:r>
              <w:rPr>
                <w:sz w:val="24"/>
                <w:szCs w:val="24"/>
                <w:lang w:val="en-US"/>
              </w:rPr>
              <w:t>Double</w:t>
            </w:r>
          </w:p>
        </w:tc>
        <w:tc>
          <w:tcPr>
            <w:tcW w:w="2430" w:type="dxa"/>
          </w:tcPr>
          <w:p w:rsidR="00057DEA" w:rsidP="00057DEA" w:rsidRDefault="00C73CC7" w14:paraId="457C6DEA" w14:textId="3C1E3CAF">
            <w:pPr>
              <w:numPr>
                <w:ilvl w:val="0"/>
                <w:numId w:val="0"/>
              </w:numPr>
              <w:jc w:val="center"/>
              <w:rPr>
                <w:sz w:val="24"/>
                <w:szCs w:val="24"/>
                <w:lang w:val="en-US"/>
              </w:rPr>
            </w:pPr>
            <w:r>
              <w:rPr>
                <w:sz w:val="24"/>
                <w:szCs w:val="24"/>
                <w:lang w:val="en-US"/>
              </w:rPr>
              <w:t>3.14</w:t>
            </w:r>
          </w:p>
        </w:tc>
        <w:tc>
          <w:tcPr>
            <w:tcW w:w="2515" w:type="dxa"/>
          </w:tcPr>
          <w:p w:rsidR="00057DEA" w:rsidP="00C73CC7" w:rsidRDefault="007B79E5" w14:paraId="51918C3D" w14:textId="0F1726D4">
            <w:pPr>
              <w:numPr>
                <w:ilvl w:val="0"/>
                <w:numId w:val="0"/>
              </w:numPr>
              <w:rPr>
                <w:sz w:val="24"/>
                <w:szCs w:val="24"/>
                <w:lang w:val="en-US"/>
              </w:rPr>
            </w:pPr>
            <w:r w:rsidRPr="007B79E5">
              <w:rPr>
                <w:sz w:val="24"/>
                <w:szCs w:val="24"/>
              </w:rPr>
              <w:t>Reads a decimal number</w:t>
            </w:r>
          </w:p>
        </w:tc>
      </w:tr>
      <w:tr w:rsidR="00057DEA" w:rsidTr="00C73CC7" w14:paraId="22FA49BD" w14:textId="77777777">
        <w:tc>
          <w:tcPr>
            <w:tcW w:w="2065" w:type="dxa"/>
          </w:tcPr>
          <w:p w:rsidR="00057DEA" w:rsidP="00057DEA" w:rsidRDefault="00420143" w14:paraId="2A219B02" w14:textId="19210C11">
            <w:pPr>
              <w:numPr>
                <w:ilvl w:val="0"/>
                <w:numId w:val="0"/>
              </w:numPr>
              <w:jc w:val="center"/>
              <w:rPr>
                <w:sz w:val="24"/>
                <w:szCs w:val="24"/>
                <w:lang w:val="en-US"/>
              </w:rPr>
            </w:pPr>
            <w:proofErr w:type="gramStart"/>
            <w:r w:rsidRPr="00420143">
              <w:rPr>
                <w:sz w:val="24"/>
                <w:szCs w:val="24"/>
              </w:rPr>
              <w:t>next(</w:t>
            </w:r>
            <w:proofErr w:type="gramEnd"/>
            <w:r w:rsidRPr="00420143">
              <w:rPr>
                <w:sz w:val="24"/>
                <w:szCs w:val="24"/>
              </w:rPr>
              <w:t>)</w:t>
            </w:r>
          </w:p>
        </w:tc>
        <w:tc>
          <w:tcPr>
            <w:tcW w:w="2340" w:type="dxa"/>
          </w:tcPr>
          <w:p w:rsidR="00057DEA" w:rsidP="00057DEA" w:rsidRDefault="00C73CC7" w14:paraId="66446D8C" w14:textId="057AED2C">
            <w:pPr>
              <w:numPr>
                <w:ilvl w:val="0"/>
                <w:numId w:val="0"/>
              </w:numPr>
              <w:jc w:val="center"/>
              <w:rPr>
                <w:sz w:val="24"/>
                <w:szCs w:val="24"/>
                <w:lang w:val="en-US"/>
              </w:rPr>
            </w:pPr>
            <w:r>
              <w:rPr>
                <w:sz w:val="24"/>
                <w:szCs w:val="24"/>
                <w:lang w:val="en-US"/>
              </w:rPr>
              <w:t>String</w:t>
            </w:r>
          </w:p>
        </w:tc>
        <w:tc>
          <w:tcPr>
            <w:tcW w:w="2430" w:type="dxa"/>
          </w:tcPr>
          <w:p w:rsidR="00057DEA" w:rsidP="00057DEA" w:rsidRDefault="00C73CC7" w14:paraId="6A2B7B2F" w14:textId="26877558">
            <w:pPr>
              <w:numPr>
                <w:ilvl w:val="0"/>
                <w:numId w:val="0"/>
              </w:numPr>
              <w:jc w:val="center"/>
              <w:rPr>
                <w:sz w:val="24"/>
                <w:szCs w:val="24"/>
                <w:lang w:val="en-US"/>
              </w:rPr>
            </w:pPr>
            <w:r>
              <w:rPr>
                <w:sz w:val="24"/>
                <w:szCs w:val="24"/>
                <w:lang w:val="en-US"/>
              </w:rPr>
              <w:t>Syntax</w:t>
            </w:r>
          </w:p>
        </w:tc>
        <w:tc>
          <w:tcPr>
            <w:tcW w:w="2515" w:type="dxa"/>
          </w:tcPr>
          <w:p w:rsidR="00057DEA" w:rsidP="00C73CC7" w:rsidRDefault="00A812C5" w14:paraId="2121A66C" w14:textId="40DE801D">
            <w:pPr>
              <w:numPr>
                <w:ilvl w:val="0"/>
                <w:numId w:val="0"/>
              </w:numPr>
              <w:rPr>
                <w:sz w:val="24"/>
                <w:szCs w:val="24"/>
                <w:lang w:val="en-US"/>
              </w:rPr>
            </w:pPr>
            <w:r w:rsidRPr="00A812C5">
              <w:rPr>
                <w:sz w:val="24"/>
                <w:szCs w:val="24"/>
              </w:rPr>
              <w:t>Reads a single word (stops at space)</w:t>
            </w:r>
          </w:p>
        </w:tc>
      </w:tr>
      <w:tr w:rsidR="00057DEA" w:rsidTr="00C73CC7" w14:paraId="30266A4A" w14:textId="77777777">
        <w:tc>
          <w:tcPr>
            <w:tcW w:w="2065" w:type="dxa"/>
          </w:tcPr>
          <w:p w:rsidR="00057DEA" w:rsidP="00057DEA" w:rsidRDefault="00063B8F" w14:paraId="76EB9C97" w14:textId="5B7ED1DB">
            <w:pPr>
              <w:numPr>
                <w:ilvl w:val="0"/>
                <w:numId w:val="0"/>
              </w:numPr>
              <w:jc w:val="center"/>
              <w:rPr>
                <w:sz w:val="24"/>
                <w:szCs w:val="24"/>
                <w:lang w:val="en-US"/>
              </w:rPr>
            </w:pPr>
            <w:proofErr w:type="spellStart"/>
            <w:proofErr w:type="gramStart"/>
            <w:r w:rsidRPr="00063B8F">
              <w:rPr>
                <w:sz w:val="24"/>
                <w:szCs w:val="24"/>
              </w:rPr>
              <w:t>nextLine</w:t>
            </w:r>
            <w:proofErr w:type="spellEnd"/>
            <w:r w:rsidRPr="00063B8F">
              <w:rPr>
                <w:sz w:val="24"/>
                <w:szCs w:val="24"/>
              </w:rPr>
              <w:t>(</w:t>
            </w:r>
            <w:proofErr w:type="gramEnd"/>
            <w:r w:rsidRPr="00063B8F">
              <w:rPr>
                <w:sz w:val="24"/>
                <w:szCs w:val="24"/>
              </w:rPr>
              <w:t>)</w:t>
            </w:r>
          </w:p>
        </w:tc>
        <w:tc>
          <w:tcPr>
            <w:tcW w:w="2340" w:type="dxa"/>
          </w:tcPr>
          <w:p w:rsidR="00057DEA" w:rsidP="00057DEA" w:rsidRDefault="00C73CC7" w14:paraId="47E35141" w14:textId="78D269EC">
            <w:pPr>
              <w:numPr>
                <w:ilvl w:val="0"/>
                <w:numId w:val="0"/>
              </w:numPr>
              <w:jc w:val="center"/>
              <w:rPr>
                <w:sz w:val="24"/>
                <w:szCs w:val="24"/>
                <w:lang w:val="en-US"/>
              </w:rPr>
            </w:pPr>
            <w:r>
              <w:rPr>
                <w:sz w:val="24"/>
                <w:szCs w:val="24"/>
                <w:lang w:val="en-US"/>
              </w:rPr>
              <w:t>String</w:t>
            </w:r>
          </w:p>
        </w:tc>
        <w:tc>
          <w:tcPr>
            <w:tcW w:w="2430" w:type="dxa"/>
          </w:tcPr>
          <w:p w:rsidR="00057DEA" w:rsidP="00C73CC7" w:rsidRDefault="00C73CC7" w14:paraId="76B102F3" w14:textId="5AFB1821">
            <w:pPr>
              <w:numPr>
                <w:ilvl w:val="0"/>
                <w:numId w:val="0"/>
              </w:numPr>
              <w:jc w:val="center"/>
              <w:rPr>
                <w:sz w:val="24"/>
                <w:szCs w:val="24"/>
                <w:lang w:val="en-US"/>
              </w:rPr>
            </w:pPr>
            <w:r>
              <w:rPr>
                <w:sz w:val="24"/>
                <w:szCs w:val="24"/>
                <w:lang w:val="en-US"/>
              </w:rPr>
              <w:t>Syntax Sensei</w:t>
            </w:r>
          </w:p>
        </w:tc>
        <w:tc>
          <w:tcPr>
            <w:tcW w:w="2515" w:type="dxa"/>
          </w:tcPr>
          <w:p w:rsidR="00057DEA" w:rsidP="00C73CC7" w:rsidRDefault="00FE26A3" w14:paraId="7FCB2A65" w14:textId="2442E47E">
            <w:pPr>
              <w:numPr>
                <w:ilvl w:val="0"/>
                <w:numId w:val="0"/>
              </w:numPr>
              <w:rPr>
                <w:sz w:val="24"/>
                <w:szCs w:val="24"/>
                <w:lang w:val="en-US"/>
              </w:rPr>
            </w:pPr>
            <w:r w:rsidRPr="00FE26A3">
              <w:rPr>
                <w:sz w:val="24"/>
                <w:szCs w:val="24"/>
              </w:rPr>
              <w:t>Reads an entire line of text</w:t>
            </w:r>
          </w:p>
        </w:tc>
      </w:tr>
      <w:tr w:rsidR="00057DEA" w:rsidTr="00C73CC7" w14:paraId="3F0931A4" w14:textId="77777777">
        <w:tc>
          <w:tcPr>
            <w:tcW w:w="2065" w:type="dxa"/>
          </w:tcPr>
          <w:p w:rsidR="00057DEA" w:rsidP="00057DEA" w:rsidRDefault="00C73CC7" w14:paraId="4CC86DA0" w14:textId="7D247753">
            <w:pPr>
              <w:numPr>
                <w:ilvl w:val="0"/>
                <w:numId w:val="0"/>
              </w:numPr>
              <w:jc w:val="center"/>
              <w:rPr>
                <w:sz w:val="24"/>
                <w:szCs w:val="24"/>
                <w:lang w:val="en-US"/>
              </w:rPr>
            </w:pPr>
            <w:proofErr w:type="spellStart"/>
            <w:proofErr w:type="gramStart"/>
            <w:r>
              <w:rPr>
                <w:sz w:val="24"/>
                <w:szCs w:val="24"/>
                <w:lang w:val="en-US"/>
              </w:rPr>
              <w:t>nextBoolean</w:t>
            </w:r>
            <w:proofErr w:type="spellEnd"/>
            <w:r>
              <w:rPr>
                <w:sz w:val="24"/>
                <w:szCs w:val="24"/>
                <w:lang w:val="en-US"/>
              </w:rPr>
              <w:t>(</w:t>
            </w:r>
            <w:proofErr w:type="gramEnd"/>
            <w:r>
              <w:rPr>
                <w:sz w:val="24"/>
                <w:szCs w:val="24"/>
                <w:lang w:val="en-US"/>
              </w:rPr>
              <w:t>)</w:t>
            </w:r>
          </w:p>
        </w:tc>
        <w:tc>
          <w:tcPr>
            <w:tcW w:w="2340" w:type="dxa"/>
          </w:tcPr>
          <w:p w:rsidR="00057DEA" w:rsidP="00057DEA" w:rsidRDefault="00C73CC7" w14:paraId="40227DAC" w14:textId="3EE1B8C4">
            <w:pPr>
              <w:numPr>
                <w:ilvl w:val="0"/>
                <w:numId w:val="0"/>
              </w:numPr>
              <w:jc w:val="center"/>
              <w:rPr>
                <w:sz w:val="24"/>
                <w:szCs w:val="24"/>
                <w:lang w:val="en-US"/>
              </w:rPr>
            </w:pPr>
            <w:r>
              <w:rPr>
                <w:sz w:val="24"/>
                <w:szCs w:val="24"/>
                <w:lang w:val="en-US"/>
              </w:rPr>
              <w:t>Boolean</w:t>
            </w:r>
          </w:p>
        </w:tc>
        <w:tc>
          <w:tcPr>
            <w:tcW w:w="2430" w:type="dxa"/>
          </w:tcPr>
          <w:p w:rsidR="00057DEA" w:rsidP="00057DEA" w:rsidRDefault="00C73CC7" w14:paraId="063C1491" w14:textId="75C3A8A3">
            <w:pPr>
              <w:numPr>
                <w:ilvl w:val="0"/>
                <w:numId w:val="0"/>
              </w:numPr>
              <w:jc w:val="center"/>
              <w:rPr>
                <w:sz w:val="24"/>
                <w:szCs w:val="24"/>
                <w:lang w:val="en-US"/>
              </w:rPr>
            </w:pPr>
            <w:r>
              <w:rPr>
                <w:sz w:val="24"/>
                <w:szCs w:val="24"/>
                <w:lang w:val="en-US"/>
              </w:rPr>
              <w:t>True or False</w:t>
            </w:r>
          </w:p>
        </w:tc>
        <w:tc>
          <w:tcPr>
            <w:tcW w:w="2515" w:type="dxa"/>
          </w:tcPr>
          <w:p w:rsidR="00057DEA" w:rsidP="00C73CC7" w:rsidRDefault="00FE26A3" w14:paraId="49EDB36D" w14:textId="4281E0B7">
            <w:pPr>
              <w:numPr>
                <w:ilvl w:val="0"/>
                <w:numId w:val="0"/>
              </w:numPr>
              <w:rPr>
                <w:sz w:val="24"/>
                <w:szCs w:val="24"/>
                <w:lang w:val="en-US"/>
              </w:rPr>
            </w:pPr>
            <w:r w:rsidRPr="00FE26A3">
              <w:rPr>
                <w:sz w:val="24"/>
                <w:szCs w:val="24"/>
              </w:rPr>
              <w:t>Reads a logical (true/false) value</w:t>
            </w:r>
          </w:p>
        </w:tc>
      </w:tr>
    </w:tbl>
    <w:p w:rsidR="00057DEA" w:rsidP="004249FB" w:rsidRDefault="00057DEA" w14:paraId="020140E1" w14:textId="77777777">
      <w:pPr>
        <w:numPr>
          <w:ilvl w:val="0"/>
          <w:numId w:val="0"/>
        </w:numPr>
        <w:rPr>
          <w:sz w:val="24"/>
          <w:szCs w:val="24"/>
          <w:lang w:val="en-US"/>
        </w:rPr>
      </w:pPr>
    </w:p>
    <w:p w:rsidRPr="00FE26A3" w:rsidR="00E320B4" w:rsidP="004249FB" w:rsidRDefault="00FE26A3" w14:paraId="68BE59EE" w14:textId="36F36BFB">
      <w:pPr>
        <w:numPr>
          <w:ilvl w:val="0"/>
          <w:numId w:val="0"/>
        </w:numPr>
        <w:rPr>
          <w:b/>
          <w:bCs/>
          <w:sz w:val="24"/>
          <w:szCs w:val="24"/>
          <w:lang w:val="en-US"/>
        </w:rPr>
      </w:pPr>
      <w:r w:rsidRPr="00FE26A3">
        <w:rPr>
          <w:b/>
          <w:bCs/>
          <w:sz w:val="24"/>
          <w:szCs w:val="24"/>
          <w:lang w:val="en-US"/>
        </w:rPr>
        <w:t>Example Program</w:t>
      </w:r>
    </w:p>
    <w:p w:rsidR="00E320B4" w:rsidP="004249FB" w:rsidRDefault="00FE26A3" w14:paraId="5FF9DCC8" w14:textId="338252E0">
      <w:pPr>
        <w:numPr>
          <w:ilvl w:val="0"/>
          <w:numId w:val="0"/>
        </w:numPr>
        <w:rPr>
          <w:sz w:val="24"/>
          <w:szCs w:val="24"/>
          <w:lang w:val="en-US"/>
        </w:rPr>
      </w:pPr>
      <w:r>
        <w:rPr>
          <w:noProof/>
          <w:lang w:val="en-US"/>
        </w:rPr>
        <mc:AlternateContent>
          <mc:Choice Requires="wps">
            <w:drawing>
              <wp:anchor distT="0" distB="0" distL="114300" distR="114300" simplePos="0" relativeHeight="251658263" behindDoc="0" locked="0" layoutInCell="1" allowOverlap="1" wp14:anchorId="57C7C8BB" wp14:editId="3DF1F35E">
                <wp:simplePos x="0" y="0"/>
                <wp:positionH relativeFrom="margin">
                  <wp:align>center</wp:align>
                </wp:positionH>
                <wp:positionV relativeFrom="paragraph">
                  <wp:posOffset>7040</wp:posOffset>
                </wp:positionV>
                <wp:extent cx="5347970" cy="6024880"/>
                <wp:effectExtent l="0" t="0" r="24130" b="13970"/>
                <wp:wrapNone/>
                <wp:docPr id="712017440" name="Text Box 10"/>
                <wp:cNvGraphicFramePr/>
                <a:graphic xmlns:a="http://schemas.openxmlformats.org/drawingml/2006/main">
                  <a:graphicData uri="http://schemas.microsoft.com/office/word/2010/wordprocessingShape">
                    <wps:wsp>
                      <wps:cNvSpPr txBox="1"/>
                      <wps:spPr>
                        <a:xfrm>
                          <a:off x="0" y="0"/>
                          <a:ext cx="5347970" cy="6024880"/>
                        </a:xfrm>
                        <a:prstGeom prst="rect">
                          <a:avLst/>
                        </a:prstGeom>
                        <a:solidFill>
                          <a:schemeClr val="tx1"/>
                        </a:solidFill>
                        <a:ln w="6350">
                          <a:solidFill>
                            <a:prstClr val="black"/>
                          </a:solidFill>
                        </a:ln>
                      </wps:spPr>
                      <wps:txbx>
                        <w:txbxContent>
                          <w:p w:rsidRPr="00D459CA" w:rsidR="00FE26A3" w:rsidP="00FE26A3" w:rsidRDefault="00FE26A3" w14:paraId="1D1D0693" w14:textId="77777777">
                            <w:pPr>
                              <w:numPr>
                                <w:ilvl w:val="0"/>
                                <w:numId w:val="0"/>
                              </w:numPr>
                              <w:rPr>
                                <w:sz w:val="20"/>
                                <w:szCs w:val="20"/>
                              </w:rPr>
                            </w:pPr>
                            <w:r w:rsidRPr="00D459CA">
                              <w:rPr>
                                <w:sz w:val="20"/>
                                <w:szCs w:val="20"/>
                              </w:rPr>
                              <w:t>java</w:t>
                            </w:r>
                          </w:p>
                          <w:p w:rsidRPr="00D459CA" w:rsidR="00FE26A3" w:rsidP="00FE26A3" w:rsidRDefault="00FE26A3" w14:paraId="4F816513" w14:textId="77777777">
                            <w:pPr>
                              <w:numPr>
                                <w:ilvl w:val="0"/>
                                <w:numId w:val="0"/>
                              </w:numPr>
                              <w:rPr>
                                <w:sz w:val="20"/>
                                <w:szCs w:val="20"/>
                              </w:rPr>
                            </w:pPr>
                            <w:r w:rsidRPr="00D459CA">
                              <w:rPr>
                                <w:color w:val="00B0F0"/>
                                <w:sz w:val="20"/>
                                <w:szCs w:val="20"/>
                              </w:rPr>
                              <w:t>import</w:t>
                            </w:r>
                            <w:r w:rsidRPr="00D459CA">
                              <w:rPr>
                                <w:sz w:val="20"/>
                                <w:szCs w:val="20"/>
                              </w:rPr>
                              <w:t xml:space="preserve"> </w:t>
                            </w:r>
                            <w:proofErr w:type="spellStart"/>
                            <w:proofErr w:type="gramStart"/>
                            <w:r w:rsidRPr="00D459CA">
                              <w:rPr>
                                <w:sz w:val="20"/>
                                <w:szCs w:val="20"/>
                              </w:rPr>
                              <w:t>java.util</w:t>
                            </w:r>
                            <w:proofErr w:type="gramEnd"/>
                            <w:r w:rsidRPr="00D459CA">
                              <w:rPr>
                                <w:sz w:val="20"/>
                                <w:szCs w:val="20"/>
                              </w:rPr>
                              <w:t>.</w:t>
                            </w:r>
                            <w:proofErr w:type="gramStart"/>
                            <w:r w:rsidRPr="00D459CA">
                              <w:rPr>
                                <w:sz w:val="20"/>
                                <w:szCs w:val="20"/>
                              </w:rPr>
                              <w:t>Scanner</w:t>
                            </w:r>
                            <w:proofErr w:type="spellEnd"/>
                            <w:r w:rsidRPr="00D459CA">
                              <w:rPr>
                                <w:sz w:val="20"/>
                                <w:szCs w:val="20"/>
                              </w:rPr>
                              <w:t>;</w:t>
                            </w:r>
                            <w:proofErr w:type="gramEnd"/>
                          </w:p>
                          <w:p w:rsidRPr="00D459CA" w:rsidR="00FE26A3" w:rsidP="00FE26A3" w:rsidRDefault="00FE26A3" w14:paraId="320F6BAF" w14:textId="77777777">
                            <w:pPr>
                              <w:numPr>
                                <w:ilvl w:val="0"/>
                                <w:numId w:val="0"/>
                              </w:numPr>
                              <w:rPr>
                                <w:sz w:val="20"/>
                                <w:szCs w:val="20"/>
                              </w:rPr>
                            </w:pPr>
                          </w:p>
                          <w:p w:rsidRPr="00D459CA" w:rsidR="00FE26A3" w:rsidP="00FE26A3" w:rsidRDefault="00FE26A3" w14:paraId="14A2F3FD" w14:textId="77777777">
                            <w:pPr>
                              <w:numPr>
                                <w:ilvl w:val="0"/>
                                <w:numId w:val="0"/>
                              </w:numPr>
                              <w:rPr>
                                <w:sz w:val="20"/>
                                <w:szCs w:val="20"/>
                              </w:rPr>
                            </w:pPr>
                            <w:r w:rsidRPr="00D459CA">
                              <w:rPr>
                                <w:color w:val="00B0F0"/>
                                <w:sz w:val="20"/>
                                <w:szCs w:val="20"/>
                              </w:rPr>
                              <w:t xml:space="preserve">public class </w:t>
                            </w:r>
                            <w:proofErr w:type="spellStart"/>
                            <w:r w:rsidRPr="00D459CA">
                              <w:rPr>
                                <w:color w:val="EE0000"/>
                                <w:sz w:val="20"/>
                                <w:szCs w:val="20"/>
                              </w:rPr>
                              <w:t>InputExample</w:t>
                            </w:r>
                            <w:proofErr w:type="spellEnd"/>
                            <w:r w:rsidRPr="00D459CA">
                              <w:rPr>
                                <w:sz w:val="20"/>
                                <w:szCs w:val="20"/>
                              </w:rPr>
                              <w:t xml:space="preserve"> {</w:t>
                            </w:r>
                          </w:p>
                          <w:p w:rsidRPr="00D459CA" w:rsidR="00FE26A3" w:rsidP="00FE26A3" w:rsidRDefault="00FE26A3" w14:paraId="4A76FB77" w14:textId="77777777">
                            <w:pPr>
                              <w:numPr>
                                <w:ilvl w:val="0"/>
                                <w:numId w:val="0"/>
                              </w:numPr>
                              <w:rPr>
                                <w:sz w:val="20"/>
                                <w:szCs w:val="20"/>
                              </w:rPr>
                            </w:pPr>
                            <w:r w:rsidRPr="00D459CA">
                              <w:rPr>
                                <w:sz w:val="20"/>
                                <w:szCs w:val="20"/>
                              </w:rPr>
                              <w:t xml:space="preserve">    </w:t>
                            </w:r>
                            <w:r w:rsidRPr="00D459CA">
                              <w:rPr>
                                <w:color w:val="00B0F0"/>
                                <w:sz w:val="20"/>
                                <w:szCs w:val="20"/>
                              </w:rPr>
                              <w:t xml:space="preserve">public static void </w:t>
                            </w:r>
                            <w:proofErr w:type="gramStart"/>
                            <w:r w:rsidRPr="00D459CA">
                              <w:rPr>
                                <w:color w:val="EE0000"/>
                                <w:sz w:val="20"/>
                                <w:szCs w:val="20"/>
                              </w:rPr>
                              <w:t>main</w:t>
                            </w:r>
                            <w:r w:rsidRPr="00D459CA">
                              <w:rPr>
                                <w:sz w:val="20"/>
                                <w:szCs w:val="20"/>
                              </w:rPr>
                              <w:t>(String[</w:t>
                            </w:r>
                            <w:proofErr w:type="gramEnd"/>
                            <w:r w:rsidRPr="00D459CA">
                              <w:rPr>
                                <w:sz w:val="20"/>
                                <w:szCs w:val="20"/>
                              </w:rPr>
                              <w:t xml:space="preserve">] </w:t>
                            </w:r>
                            <w:proofErr w:type="spellStart"/>
                            <w:r w:rsidRPr="00D459CA">
                              <w:rPr>
                                <w:sz w:val="20"/>
                                <w:szCs w:val="20"/>
                              </w:rPr>
                              <w:t>args</w:t>
                            </w:r>
                            <w:proofErr w:type="spellEnd"/>
                            <w:r w:rsidRPr="00D459CA">
                              <w:rPr>
                                <w:sz w:val="20"/>
                                <w:szCs w:val="20"/>
                              </w:rPr>
                              <w:t>) {</w:t>
                            </w:r>
                          </w:p>
                          <w:p w:rsidRPr="00D459CA" w:rsidR="00FE26A3" w:rsidP="00FE26A3" w:rsidRDefault="00FE26A3" w14:paraId="5199D3CE" w14:textId="77777777">
                            <w:pPr>
                              <w:numPr>
                                <w:ilvl w:val="0"/>
                                <w:numId w:val="0"/>
                              </w:numPr>
                              <w:rPr>
                                <w:sz w:val="20"/>
                                <w:szCs w:val="20"/>
                              </w:rPr>
                            </w:pPr>
                            <w:r w:rsidRPr="00D459CA">
                              <w:rPr>
                                <w:sz w:val="20"/>
                                <w:szCs w:val="20"/>
                              </w:rPr>
                              <w:t xml:space="preserve">        </w:t>
                            </w:r>
                            <w:r w:rsidRPr="00D459CA">
                              <w:rPr>
                                <w:color w:val="D86DCB" w:themeColor="accent5" w:themeTint="99"/>
                                <w:sz w:val="20"/>
                                <w:szCs w:val="20"/>
                              </w:rPr>
                              <w:t xml:space="preserve">Scanner input </w:t>
                            </w:r>
                            <w:r w:rsidRPr="00D459CA">
                              <w:rPr>
                                <w:sz w:val="20"/>
                                <w:szCs w:val="20"/>
                              </w:rPr>
                              <w:t xml:space="preserve">= </w:t>
                            </w:r>
                            <w:r w:rsidRPr="00D459CA">
                              <w:rPr>
                                <w:color w:val="00B0F0"/>
                                <w:sz w:val="20"/>
                                <w:szCs w:val="20"/>
                              </w:rPr>
                              <w:t>new</w:t>
                            </w:r>
                            <w:r w:rsidRPr="00D459CA">
                              <w:rPr>
                                <w:sz w:val="20"/>
                                <w:szCs w:val="20"/>
                              </w:rPr>
                              <w:t xml:space="preserve"> </w:t>
                            </w:r>
                            <w:proofErr w:type="gramStart"/>
                            <w:r w:rsidRPr="00D459CA">
                              <w:rPr>
                                <w:color w:val="EE0000"/>
                                <w:sz w:val="20"/>
                                <w:szCs w:val="20"/>
                              </w:rPr>
                              <w:t>Scanner</w:t>
                            </w:r>
                            <w:r w:rsidRPr="00D459CA">
                              <w:rPr>
                                <w:sz w:val="20"/>
                                <w:szCs w:val="20"/>
                              </w:rPr>
                              <w:t>(</w:t>
                            </w:r>
                            <w:proofErr w:type="gramEnd"/>
                            <w:r w:rsidRPr="00D459CA">
                              <w:rPr>
                                <w:sz w:val="20"/>
                                <w:szCs w:val="20"/>
                              </w:rPr>
                              <w:t>System.in</w:t>
                            </w:r>
                            <w:proofErr w:type="gramStart"/>
                            <w:r w:rsidRPr="00D459CA">
                              <w:rPr>
                                <w:sz w:val="20"/>
                                <w:szCs w:val="20"/>
                              </w:rPr>
                              <w:t>);</w:t>
                            </w:r>
                            <w:proofErr w:type="gramEnd"/>
                          </w:p>
                          <w:p w:rsidRPr="00D459CA" w:rsidR="00FE26A3" w:rsidP="00FE26A3" w:rsidRDefault="00FE26A3" w14:paraId="155F5BEE" w14:textId="77777777">
                            <w:pPr>
                              <w:numPr>
                                <w:ilvl w:val="0"/>
                                <w:numId w:val="0"/>
                              </w:numPr>
                              <w:rPr>
                                <w:sz w:val="20"/>
                                <w:szCs w:val="20"/>
                              </w:rPr>
                            </w:pPr>
                          </w:p>
                          <w:p w:rsidRPr="00D459CA" w:rsidR="00FE26A3" w:rsidP="00FE26A3" w:rsidRDefault="00FE26A3" w14:paraId="065687FD" w14:textId="79FB9D2F">
                            <w:pPr>
                              <w:numPr>
                                <w:ilvl w:val="0"/>
                                <w:numId w:val="0"/>
                              </w:numPr>
                              <w:rPr>
                                <w:sz w:val="20"/>
                                <w:szCs w:val="20"/>
                              </w:rPr>
                            </w:pPr>
                            <w:r w:rsidRPr="00D459CA">
                              <w:rPr>
                                <w:sz w:val="20"/>
                                <w:szCs w:val="20"/>
                              </w:rPr>
                              <w:t xml:space="preserve">        </w:t>
                            </w:r>
                            <w:proofErr w:type="spellStart"/>
                            <w:r w:rsidRPr="00D459CA">
                              <w:rPr>
                                <w:sz w:val="20"/>
                                <w:szCs w:val="20"/>
                              </w:rPr>
                              <w:t>System.out.print</w:t>
                            </w:r>
                            <w:proofErr w:type="spellEnd"/>
                            <w:r w:rsidRPr="00D459CA">
                              <w:rPr>
                                <w:sz w:val="20"/>
                                <w:szCs w:val="20"/>
                              </w:rPr>
                              <w:t>(</w:t>
                            </w:r>
                            <w:r w:rsidRPr="00D459CA">
                              <w:rPr>
                                <w:color w:val="00B050"/>
                                <w:sz w:val="20"/>
                                <w:szCs w:val="20"/>
                              </w:rPr>
                              <w:t>"Enter your name: "</w:t>
                            </w:r>
                            <w:proofErr w:type="gramStart"/>
                            <w:r w:rsidRPr="00D459CA">
                              <w:rPr>
                                <w:sz w:val="20"/>
                                <w:szCs w:val="20"/>
                              </w:rPr>
                              <w:t>);</w:t>
                            </w:r>
                            <w:proofErr w:type="gramEnd"/>
                          </w:p>
                          <w:p w:rsidRPr="00D459CA" w:rsidR="00FE26A3" w:rsidP="00FE26A3" w:rsidRDefault="00FE26A3" w14:paraId="40ABB62C" w14:textId="77777777">
                            <w:pPr>
                              <w:numPr>
                                <w:ilvl w:val="0"/>
                                <w:numId w:val="0"/>
                              </w:numPr>
                              <w:rPr>
                                <w:sz w:val="20"/>
                                <w:szCs w:val="20"/>
                              </w:rPr>
                            </w:pPr>
                            <w:r w:rsidRPr="00D459CA">
                              <w:rPr>
                                <w:sz w:val="20"/>
                                <w:szCs w:val="20"/>
                              </w:rPr>
                              <w:t xml:space="preserve">        </w:t>
                            </w:r>
                            <w:r w:rsidRPr="00D459CA">
                              <w:rPr>
                                <w:color w:val="D86DCB" w:themeColor="accent5" w:themeTint="99"/>
                                <w:sz w:val="20"/>
                                <w:szCs w:val="20"/>
                              </w:rPr>
                              <w:t xml:space="preserve">String name </w:t>
                            </w:r>
                            <w:r w:rsidRPr="00D459CA">
                              <w:rPr>
                                <w:sz w:val="20"/>
                                <w:szCs w:val="20"/>
                              </w:rPr>
                              <w:t xml:space="preserve">= </w:t>
                            </w:r>
                            <w:proofErr w:type="spellStart"/>
                            <w:proofErr w:type="gramStart"/>
                            <w:r w:rsidRPr="00D459CA">
                              <w:rPr>
                                <w:sz w:val="20"/>
                                <w:szCs w:val="20"/>
                              </w:rPr>
                              <w:t>input.nextLine</w:t>
                            </w:r>
                            <w:proofErr w:type="spellEnd"/>
                            <w:proofErr w:type="gramEnd"/>
                            <w:r w:rsidRPr="00D459CA">
                              <w:rPr>
                                <w:sz w:val="20"/>
                                <w:szCs w:val="20"/>
                              </w:rPr>
                              <w:t>(</w:t>
                            </w:r>
                            <w:proofErr w:type="gramStart"/>
                            <w:r w:rsidRPr="00D459CA">
                              <w:rPr>
                                <w:sz w:val="20"/>
                                <w:szCs w:val="20"/>
                              </w:rPr>
                              <w:t>);</w:t>
                            </w:r>
                            <w:proofErr w:type="gramEnd"/>
                          </w:p>
                          <w:p w:rsidRPr="00D459CA" w:rsidR="00FE26A3" w:rsidP="00FE26A3" w:rsidRDefault="00FE26A3" w14:paraId="167897D8" w14:textId="77777777">
                            <w:pPr>
                              <w:numPr>
                                <w:ilvl w:val="0"/>
                                <w:numId w:val="0"/>
                              </w:numPr>
                              <w:rPr>
                                <w:sz w:val="20"/>
                                <w:szCs w:val="20"/>
                              </w:rPr>
                            </w:pPr>
                          </w:p>
                          <w:p w:rsidRPr="00D459CA" w:rsidR="00FE26A3" w:rsidP="00FE26A3" w:rsidRDefault="00FE26A3" w14:paraId="2B65F57D" w14:textId="2C009E58">
                            <w:pPr>
                              <w:numPr>
                                <w:ilvl w:val="0"/>
                                <w:numId w:val="0"/>
                              </w:numPr>
                              <w:rPr>
                                <w:sz w:val="20"/>
                                <w:szCs w:val="20"/>
                              </w:rPr>
                            </w:pPr>
                            <w:r w:rsidRPr="00D459CA">
                              <w:rPr>
                                <w:sz w:val="20"/>
                                <w:szCs w:val="20"/>
                              </w:rPr>
                              <w:t xml:space="preserve">        </w:t>
                            </w:r>
                            <w:proofErr w:type="spellStart"/>
                            <w:r w:rsidRPr="00D459CA">
                              <w:rPr>
                                <w:sz w:val="20"/>
                                <w:szCs w:val="20"/>
                              </w:rPr>
                              <w:t>System.out.print</w:t>
                            </w:r>
                            <w:proofErr w:type="spellEnd"/>
                            <w:r w:rsidRPr="00D459CA">
                              <w:rPr>
                                <w:sz w:val="20"/>
                                <w:szCs w:val="20"/>
                              </w:rPr>
                              <w:t>(</w:t>
                            </w:r>
                            <w:r w:rsidRPr="00D459CA">
                              <w:rPr>
                                <w:color w:val="00B050"/>
                                <w:sz w:val="20"/>
                                <w:szCs w:val="20"/>
                              </w:rPr>
                              <w:t>"Enter your age: "</w:t>
                            </w:r>
                            <w:proofErr w:type="gramStart"/>
                            <w:r w:rsidRPr="00D459CA">
                              <w:rPr>
                                <w:sz w:val="20"/>
                                <w:szCs w:val="20"/>
                              </w:rPr>
                              <w:t>);</w:t>
                            </w:r>
                            <w:proofErr w:type="gramEnd"/>
                          </w:p>
                          <w:p w:rsidRPr="00D459CA" w:rsidR="00FE26A3" w:rsidP="00FE26A3" w:rsidRDefault="00FE26A3" w14:paraId="018782D9" w14:textId="77777777">
                            <w:pPr>
                              <w:numPr>
                                <w:ilvl w:val="0"/>
                                <w:numId w:val="0"/>
                              </w:numPr>
                              <w:rPr>
                                <w:sz w:val="20"/>
                                <w:szCs w:val="20"/>
                              </w:rPr>
                            </w:pPr>
                            <w:r w:rsidRPr="00D459CA">
                              <w:rPr>
                                <w:sz w:val="20"/>
                                <w:szCs w:val="20"/>
                              </w:rPr>
                              <w:t xml:space="preserve">        </w:t>
                            </w:r>
                            <w:r w:rsidRPr="00D459CA">
                              <w:rPr>
                                <w:color w:val="D86DCB" w:themeColor="accent5" w:themeTint="99"/>
                                <w:sz w:val="20"/>
                                <w:szCs w:val="20"/>
                              </w:rPr>
                              <w:t xml:space="preserve">int age </w:t>
                            </w:r>
                            <w:r w:rsidRPr="00D459CA">
                              <w:rPr>
                                <w:sz w:val="20"/>
                                <w:szCs w:val="20"/>
                              </w:rPr>
                              <w:t xml:space="preserve">= </w:t>
                            </w:r>
                            <w:proofErr w:type="spellStart"/>
                            <w:proofErr w:type="gramStart"/>
                            <w:r w:rsidRPr="00D459CA">
                              <w:rPr>
                                <w:sz w:val="20"/>
                                <w:szCs w:val="20"/>
                              </w:rPr>
                              <w:t>input.nextInt</w:t>
                            </w:r>
                            <w:proofErr w:type="spellEnd"/>
                            <w:proofErr w:type="gramEnd"/>
                            <w:r w:rsidRPr="00D459CA">
                              <w:rPr>
                                <w:sz w:val="20"/>
                                <w:szCs w:val="20"/>
                              </w:rPr>
                              <w:t>(</w:t>
                            </w:r>
                            <w:proofErr w:type="gramStart"/>
                            <w:r w:rsidRPr="00D459CA">
                              <w:rPr>
                                <w:sz w:val="20"/>
                                <w:szCs w:val="20"/>
                              </w:rPr>
                              <w:t>);</w:t>
                            </w:r>
                            <w:proofErr w:type="gramEnd"/>
                          </w:p>
                          <w:p w:rsidRPr="00D459CA" w:rsidR="00FE26A3" w:rsidP="00FE26A3" w:rsidRDefault="00FE26A3" w14:paraId="46B3686B" w14:textId="77777777">
                            <w:pPr>
                              <w:numPr>
                                <w:ilvl w:val="0"/>
                                <w:numId w:val="0"/>
                              </w:numPr>
                              <w:rPr>
                                <w:sz w:val="20"/>
                                <w:szCs w:val="20"/>
                              </w:rPr>
                            </w:pPr>
                          </w:p>
                          <w:p w:rsidRPr="00D459CA" w:rsidR="00FE26A3" w:rsidP="00FE26A3" w:rsidRDefault="00FE26A3" w14:paraId="6BB9A371" w14:textId="40F48094">
                            <w:pPr>
                              <w:numPr>
                                <w:ilvl w:val="0"/>
                                <w:numId w:val="0"/>
                              </w:numPr>
                              <w:rPr>
                                <w:sz w:val="20"/>
                                <w:szCs w:val="20"/>
                              </w:rPr>
                            </w:pPr>
                            <w:r w:rsidRPr="00D459CA">
                              <w:rPr>
                                <w:sz w:val="20"/>
                                <w:szCs w:val="20"/>
                              </w:rPr>
                              <w:t xml:space="preserve">        </w:t>
                            </w:r>
                            <w:proofErr w:type="spellStart"/>
                            <w:r w:rsidRPr="00D459CA">
                              <w:rPr>
                                <w:sz w:val="20"/>
                                <w:szCs w:val="20"/>
                              </w:rPr>
                              <w:t>System.out.print</w:t>
                            </w:r>
                            <w:proofErr w:type="spellEnd"/>
                            <w:r w:rsidRPr="00D459CA">
                              <w:rPr>
                                <w:sz w:val="20"/>
                                <w:szCs w:val="20"/>
                              </w:rPr>
                              <w:t>(</w:t>
                            </w:r>
                            <w:r w:rsidRPr="00D459CA">
                              <w:rPr>
                                <w:color w:val="00B050"/>
                                <w:sz w:val="20"/>
                                <w:szCs w:val="20"/>
                              </w:rPr>
                              <w:t>"Enter your grade: "</w:t>
                            </w:r>
                            <w:proofErr w:type="gramStart"/>
                            <w:r w:rsidRPr="00D459CA">
                              <w:rPr>
                                <w:sz w:val="20"/>
                                <w:szCs w:val="20"/>
                              </w:rPr>
                              <w:t>);</w:t>
                            </w:r>
                            <w:proofErr w:type="gramEnd"/>
                          </w:p>
                          <w:p w:rsidRPr="00D459CA" w:rsidR="00FE26A3" w:rsidP="00FE26A3" w:rsidRDefault="00FE26A3" w14:paraId="4BC011CC" w14:textId="77777777">
                            <w:pPr>
                              <w:numPr>
                                <w:ilvl w:val="0"/>
                                <w:numId w:val="0"/>
                              </w:numPr>
                              <w:rPr>
                                <w:sz w:val="20"/>
                                <w:szCs w:val="20"/>
                              </w:rPr>
                            </w:pPr>
                            <w:r w:rsidRPr="00D459CA">
                              <w:rPr>
                                <w:sz w:val="20"/>
                                <w:szCs w:val="20"/>
                              </w:rPr>
                              <w:t xml:space="preserve">        </w:t>
                            </w:r>
                            <w:r w:rsidRPr="00D459CA">
                              <w:rPr>
                                <w:color w:val="D86DCB" w:themeColor="accent5" w:themeTint="99"/>
                                <w:sz w:val="20"/>
                                <w:szCs w:val="20"/>
                              </w:rPr>
                              <w:t xml:space="preserve">double grade </w:t>
                            </w:r>
                            <w:r w:rsidRPr="00D459CA">
                              <w:rPr>
                                <w:sz w:val="20"/>
                                <w:szCs w:val="20"/>
                              </w:rPr>
                              <w:t xml:space="preserve">= </w:t>
                            </w:r>
                            <w:proofErr w:type="spellStart"/>
                            <w:proofErr w:type="gramStart"/>
                            <w:r w:rsidRPr="00D459CA">
                              <w:rPr>
                                <w:sz w:val="20"/>
                                <w:szCs w:val="20"/>
                              </w:rPr>
                              <w:t>input.nextDouble</w:t>
                            </w:r>
                            <w:proofErr w:type="spellEnd"/>
                            <w:proofErr w:type="gramEnd"/>
                            <w:r w:rsidRPr="00D459CA">
                              <w:rPr>
                                <w:sz w:val="20"/>
                                <w:szCs w:val="20"/>
                              </w:rPr>
                              <w:t>(</w:t>
                            </w:r>
                            <w:proofErr w:type="gramStart"/>
                            <w:r w:rsidRPr="00D459CA">
                              <w:rPr>
                                <w:sz w:val="20"/>
                                <w:szCs w:val="20"/>
                              </w:rPr>
                              <w:t>);</w:t>
                            </w:r>
                            <w:proofErr w:type="gramEnd"/>
                          </w:p>
                          <w:p w:rsidRPr="00D459CA" w:rsidR="00FE26A3" w:rsidP="00FE26A3" w:rsidRDefault="00FE26A3" w14:paraId="2277A0BE" w14:textId="77777777">
                            <w:pPr>
                              <w:numPr>
                                <w:ilvl w:val="0"/>
                                <w:numId w:val="0"/>
                              </w:numPr>
                              <w:rPr>
                                <w:sz w:val="20"/>
                                <w:szCs w:val="20"/>
                              </w:rPr>
                            </w:pPr>
                          </w:p>
                          <w:p w:rsidRPr="00D459CA" w:rsidR="00FE26A3" w:rsidP="00FE26A3" w:rsidRDefault="00FE26A3" w14:paraId="625E667F" w14:textId="2CB0935C">
                            <w:pPr>
                              <w:numPr>
                                <w:ilvl w:val="0"/>
                                <w:numId w:val="0"/>
                              </w:numPr>
                              <w:rPr>
                                <w:sz w:val="20"/>
                                <w:szCs w:val="20"/>
                              </w:rPr>
                            </w:pPr>
                            <w:r w:rsidRPr="00D459CA">
                              <w:rPr>
                                <w:sz w:val="20"/>
                                <w:szCs w:val="20"/>
                              </w:rPr>
                              <w:t xml:space="preserve">        </w:t>
                            </w:r>
                            <w:proofErr w:type="spellStart"/>
                            <w:r w:rsidRPr="00D459CA">
                              <w:rPr>
                                <w:sz w:val="20"/>
                                <w:szCs w:val="20"/>
                              </w:rPr>
                              <w:t>System.out.println</w:t>
                            </w:r>
                            <w:proofErr w:type="spellEnd"/>
                            <w:proofErr w:type="gramStart"/>
                            <w:r w:rsidRPr="00D459CA">
                              <w:rPr>
                                <w:sz w:val="20"/>
                                <w:szCs w:val="20"/>
                              </w:rPr>
                              <w:t xml:space="preserve">( </w:t>
                            </w:r>
                            <w:r w:rsidRPr="00D459CA">
                              <w:rPr>
                                <w:color w:val="00B050"/>
                                <w:sz w:val="20"/>
                                <w:szCs w:val="20"/>
                              </w:rPr>
                              <w:t>"</w:t>
                            </w:r>
                            <w:proofErr w:type="gramEnd"/>
                            <w:r w:rsidRPr="00D459CA">
                              <w:rPr>
                                <w:color w:val="00B050"/>
                                <w:sz w:val="20"/>
                                <w:szCs w:val="20"/>
                              </w:rPr>
                              <w:t>\n--- OUTPUT ---</w:t>
                            </w:r>
                            <w:proofErr w:type="gramStart"/>
                            <w:r w:rsidRPr="00D459CA">
                              <w:rPr>
                                <w:color w:val="00B050"/>
                                <w:sz w:val="20"/>
                                <w:szCs w:val="20"/>
                              </w:rPr>
                              <w:t xml:space="preserve">" </w:t>
                            </w:r>
                            <w:r w:rsidRPr="00D459CA">
                              <w:rPr>
                                <w:sz w:val="20"/>
                                <w:szCs w:val="20"/>
                              </w:rPr>
                              <w:t>)</w:t>
                            </w:r>
                            <w:proofErr w:type="gramEnd"/>
                            <w:r w:rsidRPr="00D459CA">
                              <w:rPr>
                                <w:sz w:val="20"/>
                                <w:szCs w:val="20"/>
                              </w:rPr>
                              <w:t>;</w:t>
                            </w:r>
                          </w:p>
                          <w:p w:rsidRPr="00D459CA" w:rsidR="00FE26A3" w:rsidP="00FE26A3" w:rsidRDefault="00FE26A3" w14:paraId="5A8F0F4B" w14:textId="7E1210CA">
                            <w:pPr>
                              <w:numPr>
                                <w:ilvl w:val="0"/>
                                <w:numId w:val="0"/>
                              </w:numPr>
                              <w:rPr>
                                <w:sz w:val="20"/>
                                <w:szCs w:val="20"/>
                              </w:rPr>
                            </w:pPr>
                            <w:r w:rsidRPr="00D459CA">
                              <w:rPr>
                                <w:sz w:val="20"/>
                                <w:szCs w:val="20"/>
                              </w:rPr>
                              <w:t xml:space="preserve">        </w:t>
                            </w:r>
                            <w:proofErr w:type="spellStart"/>
                            <w:r w:rsidRPr="00D459CA">
                              <w:rPr>
                                <w:sz w:val="20"/>
                                <w:szCs w:val="20"/>
                              </w:rPr>
                              <w:t>System.out.println</w:t>
                            </w:r>
                            <w:proofErr w:type="spellEnd"/>
                            <w:r w:rsidRPr="00D459CA">
                              <w:rPr>
                                <w:sz w:val="20"/>
                                <w:szCs w:val="20"/>
                              </w:rPr>
                              <w:t>(</w:t>
                            </w:r>
                            <w:r w:rsidRPr="00D459CA">
                              <w:rPr>
                                <w:color w:val="00B050"/>
                                <w:sz w:val="20"/>
                                <w:szCs w:val="20"/>
                              </w:rPr>
                              <w:t xml:space="preserve">"Name: " </w:t>
                            </w:r>
                            <w:r w:rsidRPr="00D459CA">
                              <w:rPr>
                                <w:sz w:val="20"/>
                                <w:szCs w:val="20"/>
                              </w:rPr>
                              <w:t>+ name</w:t>
                            </w:r>
                            <w:proofErr w:type="gramStart"/>
                            <w:r w:rsidRPr="00D459CA">
                              <w:rPr>
                                <w:sz w:val="20"/>
                                <w:szCs w:val="20"/>
                              </w:rPr>
                              <w:t>);</w:t>
                            </w:r>
                            <w:proofErr w:type="gramEnd"/>
                          </w:p>
                          <w:p w:rsidRPr="00D459CA" w:rsidR="00FE26A3" w:rsidP="00FE26A3" w:rsidRDefault="00FE26A3" w14:paraId="3D4AA56F" w14:textId="060EBEDB">
                            <w:pPr>
                              <w:numPr>
                                <w:ilvl w:val="0"/>
                                <w:numId w:val="0"/>
                              </w:numPr>
                              <w:rPr>
                                <w:sz w:val="20"/>
                                <w:szCs w:val="20"/>
                              </w:rPr>
                            </w:pPr>
                            <w:r w:rsidRPr="00D459CA">
                              <w:rPr>
                                <w:sz w:val="20"/>
                                <w:szCs w:val="20"/>
                              </w:rPr>
                              <w:t xml:space="preserve">        </w:t>
                            </w:r>
                            <w:proofErr w:type="spellStart"/>
                            <w:r w:rsidRPr="00D459CA">
                              <w:rPr>
                                <w:sz w:val="20"/>
                                <w:szCs w:val="20"/>
                              </w:rPr>
                              <w:t>System.out.println</w:t>
                            </w:r>
                            <w:proofErr w:type="spellEnd"/>
                            <w:r w:rsidRPr="00D459CA">
                              <w:rPr>
                                <w:sz w:val="20"/>
                                <w:szCs w:val="20"/>
                              </w:rPr>
                              <w:t>(</w:t>
                            </w:r>
                            <w:r w:rsidRPr="00D459CA">
                              <w:rPr>
                                <w:color w:val="00B050"/>
                                <w:sz w:val="20"/>
                                <w:szCs w:val="20"/>
                              </w:rPr>
                              <w:t xml:space="preserve">"Age: " </w:t>
                            </w:r>
                            <w:r w:rsidRPr="00D459CA">
                              <w:rPr>
                                <w:sz w:val="20"/>
                                <w:szCs w:val="20"/>
                              </w:rPr>
                              <w:t>+ age</w:t>
                            </w:r>
                            <w:proofErr w:type="gramStart"/>
                            <w:r w:rsidRPr="00D459CA">
                              <w:rPr>
                                <w:sz w:val="20"/>
                                <w:szCs w:val="20"/>
                              </w:rPr>
                              <w:t>);</w:t>
                            </w:r>
                            <w:proofErr w:type="gramEnd"/>
                          </w:p>
                          <w:p w:rsidRPr="00D459CA" w:rsidR="00FE26A3" w:rsidP="00FE26A3" w:rsidRDefault="00FE26A3" w14:paraId="73B97075" w14:textId="53051BF7">
                            <w:pPr>
                              <w:numPr>
                                <w:ilvl w:val="0"/>
                                <w:numId w:val="0"/>
                              </w:numPr>
                              <w:rPr>
                                <w:sz w:val="20"/>
                                <w:szCs w:val="20"/>
                              </w:rPr>
                            </w:pPr>
                            <w:r w:rsidRPr="00D459CA">
                              <w:rPr>
                                <w:sz w:val="28"/>
                                <w:szCs w:val="28"/>
                              </w:rPr>
                              <w:t xml:space="preserve">      </w:t>
                            </w:r>
                            <w:proofErr w:type="spellStart"/>
                            <w:r w:rsidRPr="00D459CA">
                              <w:rPr>
                                <w:sz w:val="20"/>
                                <w:szCs w:val="20"/>
                              </w:rPr>
                              <w:t>System.out.println</w:t>
                            </w:r>
                            <w:proofErr w:type="spellEnd"/>
                            <w:r w:rsidRPr="00D459CA">
                              <w:rPr>
                                <w:sz w:val="20"/>
                                <w:szCs w:val="20"/>
                              </w:rPr>
                              <w:t>(</w:t>
                            </w:r>
                            <w:r w:rsidRPr="00D459CA">
                              <w:rPr>
                                <w:color w:val="00B050"/>
                                <w:sz w:val="20"/>
                                <w:szCs w:val="20"/>
                              </w:rPr>
                              <w:t>"Grade: "</w:t>
                            </w:r>
                            <w:r w:rsidRPr="00D459CA">
                              <w:rPr>
                                <w:sz w:val="20"/>
                                <w:szCs w:val="20"/>
                              </w:rPr>
                              <w:t xml:space="preserve"> + grade</w:t>
                            </w:r>
                            <w:proofErr w:type="gramStart"/>
                            <w:r w:rsidRPr="00D459CA">
                              <w:rPr>
                                <w:sz w:val="20"/>
                                <w:szCs w:val="20"/>
                              </w:rPr>
                              <w:t>);</w:t>
                            </w:r>
                            <w:proofErr w:type="gramEnd"/>
                          </w:p>
                          <w:p w:rsidRPr="00D459CA" w:rsidR="00FE26A3" w:rsidP="00FE26A3" w:rsidRDefault="00FE26A3" w14:paraId="2C1C303E" w14:textId="77777777">
                            <w:pPr>
                              <w:numPr>
                                <w:ilvl w:val="0"/>
                                <w:numId w:val="0"/>
                              </w:numPr>
                              <w:rPr>
                                <w:sz w:val="20"/>
                                <w:szCs w:val="20"/>
                              </w:rPr>
                            </w:pPr>
                            <w:r w:rsidRPr="00D459CA">
                              <w:rPr>
                                <w:sz w:val="20"/>
                                <w:szCs w:val="20"/>
                              </w:rPr>
                              <w:t xml:space="preserve">    }</w:t>
                            </w:r>
                          </w:p>
                          <w:p w:rsidRPr="00D459CA" w:rsidR="00FE26A3" w:rsidP="00FE26A3" w:rsidRDefault="00FE26A3" w14:paraId="7D91F204" w14:textId="50737830">
                            <w:pPr>
                              <w:numPr>
                                <w:ilvl w:val="0"/>
                                <w:numId w:val="0"/>
                              </w:numPr>
                              <w:rPr>
                                <w:sz w:val="20"/>
                                <w:szCs w:val="20"/>
                              </w:rPr>
                            </w:pPr>
                            <w:r w:rsidRPr="00D459CA">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3B87D2C">
              <v:shape id="_x0000_s1052" style="position:absolute;margin-left:0;margin-top:.55pt;width:421.1pt;height:474.4pt;z-index:251658263;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" w14:anchorId="57C7C8BB">
                <v:textbox>
                  <w:txbxContent>
                    <w:p w:rsidRPr="00D459CA" w:rsidR="00FE26A3" w:rsidP="00FE26A3" w:rsidRDefault="00FE26A3" w14:paraId="5BDC89F9" w14:textId="77777777">
                      <w:pPr>
                        <w:numPr>
                          <w:ilvl w:val="0"/>
                          <w:numId w:val="0"/>
                        </w:numPr>
                        <w:rPr>
                          <w:sz w:val="20"/>
                          <w:szCs w:val="20"/>
                        </w:rPr>
                      </w:pPr>
                      <w:r w:rsidRPr="00D459CA">
                        <w:rPr>
                          <w:sz w:val="20"/>
                          <w:szCs w:val="20"/>
                        </w:rPr>
                        <w:t>java</w:t>
                      </w:r>
                    </w:p>
                    <w:p w:rsidRPr="00D459CA" w:rsidR="00FE26A3" w:rsidP="00FE26A3" w:rsidRDefault="00FE26A3" w14:paraId="5E0A284F" w14:textId="77777777">
                      <w:pPr>
                        <w:numPr>
                          <w:ilvl w:val="0"/>
                          <w:numId w:val="0"/>
                        </w:numPr>
                        <w:rPr>
                          <w:sz w:val="20"/>
                          <w:szCs w:val="20"/>
                        </w:rPr>
                      </w:pPr>
                      <w:r w:rsidRPr="00D459CA">
                        <w:rPr>
                          <w:color w:val="00B0F0"/>
                          <w:sz w:val="20"/>
                          <w:szCs w:val="20"/>
                        </w:rPr>
                        <w:t>import</w:t>
                      </w:r>
                      <w:r w:rsidRPr="00D459CA">
                        <w:rPr>
                          <w:sz w:val="20"/>
                          <w:szCs w:val="20"/>
                        </w:rPr>
                        <w:t xml:space="preserve"> </w:t>
                      </w:r>
                      <w:proofErr w:type="spellStart"/>
                      <w:proofErr w:type="gramStart"/>
                      <w:r w:rsidRPr="00D459CA">
                        <w:rPr>
                          <w:sz w:val="20"/>
                          <w:szCs w:val="20"/>
                        </w:rPr>
                        <w:t>java.util</w:t>
                      </w:r>
                      <w:proofErr w:type="gramEnd"/>
                      <w:r w:rsidRPr="00D459CA">
                        <w:rPr>
                          <w:sz w:val="20"/>
                          <w:szCs w:val="20"/>
                        </w:rPr>
                        <w:t>.</w:t>
                      </w:r>
                      <w:proofErr w:type="gramStart"/>
                      <w:r w:rsidRPr="00D459CA">
                        <w:rPr>
                          <w:sz w:val="20"/>
                          <w:szCs w:val="20"/>
                        </w:rPr>
                        <w:t>Scanner</w:t>
                      </w:r>
                      <w:proofErr w:type="spellEnd"/>
                      <w:r w:rsidRPr="00D459CA">
                        <w:rPr>
                          <w:sz w:val="20"/>
                          <w:szCs w:val="20"/>
                        </w:rPr>
                        <w:t>;</w:t>
                      </w:r>
                      <w:proofErr w:type="gramEnd"/>
                    </w:p>
                    <w:p w:rsidRPr="00D459CA" w:rsidR="00FE26A3" w:rsidP="00FE26A3" w:rsidRDefault="00FE26A3" w14:paraId="60061E4C" w14:textId="77777777">
                      <w:pPr>
                        <w:numPr>
                          <w:ilvl w:val="0"/>
                          <w:numId w:val="0"/>
                        </w:numPr>
                        <w:rPr>
                          <w:sz w:val="20"/>
                          <w:szCs w:val="20"/>
                        </w:rPr>
                      </w:pPr>
                    </w:p>
                    <w:p w:rsidRPr="00D459CA" w:rsidR="00FE26A3" w:rsidP="00FE26A3" w:rsidRDefault="00FE26A3" w14:paraId="56140297" w14:textId="77777777">
                      <w:pPr>
                        <w:numPr>
                          <w:ilvl w:val="0"/>
                          <w:numId w:val="0"/>
                        </w:numPr>
                        <w:rPr>
                          <w:sz w:val="20"/>
                          <w:szCs w:val="20"/>
                        </w:rPr>
                      </w:pPr>
                      <w:r w:rsidRPr="00D459CA">
                        <w:rPr>
                          <w:color w:val="00B0F0"/>
                          <w:sz w:val="20"/>
                          <w:szCs w:val="20"/>
                        </w:rPr>
                        <w:t xml:space="preserve">public class </w:t>
                      </w:r>
                      <w:proofErr w:type="spellStart"/>
                      <w:r w:rsidRPr="00D459CA">
                        <w:rPr>
                          <w:color w:val="EE0000"/>
                          <w:sz w:val="20"/>
                          <w:szCs w:val="20"/>
                        </w:rPr>
                        <w:t>InputExample</w:t>
                      </w:r>
                      <w:proofErr w:type="spellEnd"/>
                      <w:r w:rsidRPr="00D459CA">
                        <w:rPr>
                          <w:sz w:val="20"/>
                          <w:szCs w:val="20"/>
                        </w:rPr>
                        <w:t xml:space="preserve"> {</w:t>
                      </w:r>
                    </w:p>
                    <w:p w:rsidRPr="00D459CA" w:rsidR="00FE26A3" w:rsidP="00FE26A3" w:rsidRDefault="00FE26A3" w14:paraId="11CFD90F" w14:textId="77777777">
                      <w:pPr>
                        <w:numPr>
                          <w:ilvl w:val="0"/>
                          <w:numId w:val="0"/>
                        </w:numPr>
                        <w:rPr>
                          <w:sz w:val="20"/>
                          <w:szCs w:val="20"/>
                        </w:rPr>
                      </w:pPr>
                      <w:r w:rsidRPr="00D459CA">
                        <w:rPr>
                          <w:sz w:val="20"/>
                          <w:szCs w:val="20"/>
                        </w:rPr>
                        <w:t xml:space="preserve">    </w:t>
                      </w:r>
                      <w:r w:rsidRPr="00D459CA">
                        <w:rPr>
                          <w:color w:val="00B0F0"/>
                          <w:sz w:val="20"/>
                          <w:szCs w:val="20"/>
                        </w:rPr>
                        <w:t xml:space="preserve">public static void </w:t>
                      </w:r>
                      <w:proofErr w:type="gramStart"/>
                      <w:r w:rsidRPr="00D459CA">
                        <w:rPr>
                          <w:color w:val="EE0000"/>
                          <w:sz w:val="20"/>
                          <w:szCs w:val="20"/>
                        </w:rPr>
                        <w:t>main</w:t>
                      </w:r>
                      <w:r w:rsidRPr="00D459CA">
                        <w:rPr>
                          <w:sz w:val="20"/>
                          <w:szCs w:val="20"/>
                        </w:rPr>
                        <w:t>(String[</w:t>
                      </w:r>
                      <w:proofErr w:type="gramEnd"/>
                      <w:r w:rsidRPr="00D459CA">
                        <w:rPr>
                          <w:sz w:val="20"/>
                          <w:szCs w:val="20"/>
                        </w:rPr>
                        <w:t xml:space="preserve">] </w:t>
                      </w:r>
                      <w:proofErr w:type="spellStart"/>
                      <w:r w:rsidRPr="00D459CA">
                        <w:rPr>
                          <w:sz w:val="20"/>
                          <w:szCs w:val="20"/>
                        </w:rPr>
                        <w:t>args</w:t>
                      </w:r>
                      <w:proofErr w:type="spellEnd"/>
                      <w:r w:rsidRPr="00D459CA">
                        <w:rPr>
                          <w:sz w:val="20"/>
                          <w:szCs w:val="20"/>
                        </w:rPr>
                        <w:t>) {</w:t>
                      </w:r>
                    </w:p>
                    <w:p w:rsidRPr="00D459CA" w:rsidR="00FE26A3" w:rsidP="00FE26A3" w:rsidRDefault="00FE26A3" w14:paraId="66FC0A75" w14:textId="77777777">
                      <w:pPr>
                        <w:numPr>
                          <w:ilvl w:val="0"/>
                          <w:numId w:val="0"/>
                        </w:numPr>
                        <w:rPr>
                          <w:sz w:val="20"/>
                          <w:szCs w:val="20"/>
                        </w:rPr>
                      </w:pPr>
                      <w:r w:rsidRPr="00D459CA">
                        <w:rPr>
                          <w:sz w:val="20"/>
                          <w:szCs w:val="20"/>
                        </w:rPr>
                        <w:t xml:space="preserve">        </w:t>
                      </w:r>
                      <w:r w:rsidRPr="00D459CA">
                        <w:rPr>
                          <w:color w:val="D86DCB" w:themeColor="accent5" w:themeTint="99"/>
                          <w:sz w:val="20"/>
                          <w:szCs w:val="20"/>
                        </w:rPr>
                        <w:t xml:space="preserve">Scanner input </w:t>
                      </w:r>
                      <w:r w:rsidRPr="00D459CA">
                        <w:rPr>
                          <w:sz w:val="20"/>
                          <w:szCs w:val="20"/>
                        </w:rPr>
                        <w:t xml:space="preserve">= </w:t>
                      </w:r>
                      <w:r w:rsidRPr="00D459CA">
                        <w:rPr>
                          <w:color w:val="00B0F0"/>
                          <w:sz w:val="20"/>
                          <w:szCs w:val="20"/>
                        </w:rPr>
                        <w:t>new</w:t>
                      </w:r>
                      <w:r w:rsidRPr="00D459CA">
                        <w:rPr>
                          <w:sz w:val="20"/>
                          <w:szCs w:val="20"/>
                        </w:rPr>
                        <w:t xml:space="preserve"> </w:t>
                      </w:r>
                      <w:proofErr w:type="gramStart"/>
                      <w:r w:rsidRPr="00D459CA">
                        <w:rPr>
                          <w:color w:val="EE0000"/>
                          <w:sz w:val="20"/>
                          <w:szCs w:val="20"/>
                        </w:rPr>
                        <w:t>Scanner</w:t>
                      </w:r>
                      <w:r w:rsidRPr="00D459CA">
                        <w:rPr>
                          <w:sz w:val="20"/>
                          <w:szCs w:val="20"/>
                        </w:rPr>
                        <w:t>(</w:t>
                      </w:r>
                      <w:proofErr w:type="gramEnd"/>
                      <w:r w:rsidRPr="00D459CA">
                        <w:rPr>
                          <w:sz w:val="20"/>
                          <w:szCs w:val="20"/>
                        </w:rPr>
                        <w:t>System.in</w:t>
                      </w:r>
                      <w:proofErr w:type="gramStart"/>
                      <w:r w:rsidRPr="00D459CA">
                        <w:rPr>
                          <w:sz w:val="20"/>
                          <w:szCs w:val="20"/>
                        </w:rPr>
                        <w:t>);</w:t>
                      </w:r>
                      <w:proofErr w:type="gramEnd"/>
                    </w:p>
                    <w:p w:rsidRPr="00D459CA" w:rsidR="00FE26A3" w:rsidP="00FE26A3" w:rsidRDefault="00FE26A3" w14:paraId="44EAFD9C" w14:textId="77777777">
                      <w:pPr>
                        <w:numPr>
                          <w:ilvl w:val="0"/>
                          <w:numId w:val="0"/>
                        </w:numPr>
                        <w:rPr>
                          <w:sz w:val="20"/>
                          <w:szCs w:val="20"/>
                        </w:rPr>
                      </w:pPr>
                    </w:p>
                    <w:p w:rsidRPr="00D459CA" w:rsidR="00FE26A3" w:rsidP="00FE26A3" w:rsidRDefault="00FE26A3" w14:paraId="5443717D" w14:textId="79FB9D2F">
                      <w:pPr>
                        <w:numPr>
                          <w:ilvl w:val="0"/>
                          <w:numId w:val="0"/>
                        </w:numPr>
                        <w:rPr>
                          <w:sz w:val="20"/>
                          <w:szCs w:val="20"/>
                        </w:rPr>
                      </w:pPr>
                      <w:r w:rsidRPr="00D459CA">
                        <w:rPr>
                          <w:sz w:val="20"/>
                          <w:szCs w:val="20"/>
                        </w:rPr>
                        <w:t xml:space="preserve">        </w:t>
                      </w:r>
                      <w:proofErr w:type="spellStart"/>
                      <w:r w:rsidRPr="00D459CA">
                        <w:rPr>
                          <w:sz w:val="20"/>
                          <w:szCs w:val="20"/>
                        </w:rPr>
                        <w:t>System.out.print</w:t>
                      </w:r>
                      <w:proofErr w:type="spellEnd"/>
                      <w:r w:rsidRPr="00D459CA">
                        <w:rPr>
                          <w:sz w:val="20"/>
                          <w:szCs w:val="20"/>
                        </w:rPr>
                        <w:t>(</w:t>
                      </w:r>
                      <w:r w:rsidRPr="00D459CA">
                        <w:rPr>
                          <w:color w:val="00B050"/>
                          <w:sz w:val="20"/>
                          <w:szCs w:val="20"/>
                        </w:rPr>
                        <w:t>"Enter your name: "</w:t>
                      </w:r>
                      <w:proofErr w:type="gramStart"/>
                      <w:r w:rsidRPr="00D459CA">
                        <w:rPr>
                          <w:sz w:val="20"/>
                          <w:szCs w:val="20"/>
                        </w:rPr>
                        <w:t>);</w:t>
                      </w:r>
                      <w:proofErr w:type="gramEnd"/>
                    </w:p>
                    <w:p w:rsidRPr="00D459CA" w:rsidR="00FE26A3" w:rsidP="00FE26A3" w:rsidRDefault="00FE26A3" w14:paraId="1612AD84" w14:textId="77777777">
                      <w:pPr>
                        <w:numPr>
                          <w:ilvl w:val="0"/>
                          <w:numId w:val="0"/>
                        </w:numPr>
                        <w:rPr>
                          <w:sz w:val="20"/>
                          <w:szCs w:val="20"/>
                        </w:rPr>
                      </w:pPr>
                      <w:r w:rsidRPr="00D459CA">
                        <w:rPr>
                          <w:sz w:val="20"/>
                          <w:szCs w:val="20"/>
                        </w:rPr>
                        <w:t xml:space="preserve">        </w:t>
                      </w:r>
                      <w:r w:rsidRPr="00D459CA">
                        <w:rPr>
                          <w:color w:val="D86DCB" w:themeColor="accent5" w:themeTint="99"/>
                          <w:sz w:val="20"/>
                          <w:szCs w:val="20"/>
                        </w:rPr>
                        <w:t xml:space="preserve">String name </w:t>
                      </w:r>
                      <w:r w:rsidRPr="00D459CA">
                        <w:rPr>
                          <w:sz w:val="20"/>
                          <w:szCs w:val="20"/>
                        </w:rPr>
                        <w:t xml:space="preserve">= </w:t>
                      </w:r>
                      <w:proofErr w:type="spellStart"/>
                      <w:proofErr w:type="gramStart"/>
                      <w:r w:rsidRPr="00D459CA">
                        <w:rPr>
                          <w:sz w:val="20"/>
                          <w:szCs w:val="20"/>
                        </w:rPr>
                        <w:t>input.nextLine</w:t>
                      </w:r>
                      <w:proofErr w:type="spellEnd"/>
                      <w:proofErr w:type="gramEnd"/>
                      <w:r w:rsidRPr="00D459CA">
                        <w:rPr>
                          <w:sz w:val="20"/>
                          <w:szCs w:val="20"/>
                        </w:rPr>
                        <w:t>(</w:t>
                      </w:r>
                      <w:proofErr w:type="gramStart"/>
                      <w:r w:rsidRPr="00D459CA">
                        <w:rPr>
                          <w:sz w:val="20"/>
                          <w:szCs w:val="20"/>
                        </w:rPr>
                        <w:t>);</w:t>
                      </w:r>
                      <w:proofErr w:type="gramEnd"/>
                    </w:p>
                    <w:p w:rsidRPr="00D459CA" w:rsidR="00FE26A3" w:rsidP="00FE26A3" w:rsidRDefault="00FE26A3" w14:paraId="4B94D5A5" w14:textId="77777777">
                      <w:pPr>
                        <w:numPr>
                          <w:ilvl w:val="0"/>
                          <w:numId w:val="0"/>
                        </w:numPr>
                        <w:rPr>
                          <w:sz w:val="20"/>
                          <w:szCs w:val="20"/>
                        </w:rPr>
                      </w:pPr>
                    </w:p>
                    <w:p w:rsidRPr="00D459CA" w:rsidR="00FE26A3" w:rsidP="00FE26A3" w:rsidRDefault="00FE26A3" w14:paraId="7D59F3D8" w14:textId="2C009E58">
                      <w:pPr>
                        <w:numPr>
                          <w:ilvl w:val="0"/>
                          <w:numId w:val="0"/>
                        </w:numPr>
                        <w:rPr>
                          <w:sz w:val="20"/>
                          <w:szCs w:val="20"/>
                        </w:rPr>
                      </w:pPr>
                      <w:r w:rsidRPr="00D459CA">
                        <w:rPr>
                          <w:sz w:val="20"/>
                          <w:szCs w:val="20"/>
                        </w:rPr>
                        <w:t xml:space="preserve">        </w:t>
                      </w:r>
                      <w:proofErr w:type="spellStart"/>
                      <w:r w:rsidRPr="00D459CA">
                        <w:rPr>
                          <w:sz w:val="20"/>
                          <w:szCs w:val="20"/>
                        </w:rPr>
                        <w:t>System.out.print</w:t>
                      </w:r>
                      <w:proofErr w:type="spellEnd"/>
                      <w:r w:rsidRPr="00D459CA">
                        <w:rPr>
                          <w:sz w:val="20"/>
                          <w:szCs w:val="20"/>
                        </w:rPr>
                        <w:t>(</w:t>
                      </w:r>
                      <w:r w:rsidRPr="00D459CA">
                        <w:rPr>
                          <w:color w:val="00B050"/>
                          <w:sz w:val="20"/>
                          <w:szCs w:val="20"/>
                        </w:rPr>
                        <w:t>"Enter your age: "</w:t>
                      </w:r>
                      <w:proofErr w:type="gramStart"/>
                      <w:r w:rsidRPr="00D459CA">
                        <w:rPr>
                          <w:sz w:val="20"/>
                          <w:szCs w:val="20"/>
                        </w:rPr>
                        <w:t>);</w:t>
                      </w:r>
                      <w:proofErr w:type="gramEnd"/>
                    </w:p>
                    <w:p w:rsidRPr="00D459CA" w:rsidR="00FE26A3" w:rsidP="00FE26A3" w:rsidRDefault="00FE26A3" w14:paraId="5117D156" w14:textId="77777777">
                      <w:pPr>
                        <w:numPr>
                          <w:ilvl w:val="0"/>
                          <w:numId w:val="0"/>
                        </w:numPr>
                        <w:rPr>
                          <w:sz w:val="20"/>
                          <w:szCs w:val="20"/>
                        </w:rPr>
                      </w:pPr>
                      <w:r w:rsidRPr="00D459CA">
                        <w:rPr>
                          <w:sz w:val="20"/>
                          <w:szCs w:val="20"/>
                        </w:rPr>
                        <w:t xml:space="preserve">        </w:t>
                      </w:r>
                      <w:r w:rsidRPr="00D459CA">
                        <w:rPr>
                          <w:color w:val="D86DCB" w:themeColor="accent5" w:themeTint="99"/>
                          <w:sz w:val="20"/>
                          <w:szCs w:val="20"/>
                        </w:rPr>
                        <w:t xml:space="preserve">int age </w:t>
                      </w:r>
                      <w:r w:rsidRPr="00D459CA">
                        <w:rPr>
                          <w:sz w:val="20"/>
                          <w:szCs w:val="20"/>
                        </w:rPr>
                        <w:t xml:space="preserve">= </w:t>
                      </w:r>
                      <w:proofErr w:type="spellStart"/>
                      <w:proofErr w:type="gramStart"/>
                      <w:r w:rsidRPr="00D459CA">
                        <w:rPr>
                          <w:sz w:val="20"/>
                          <w:szCs w:val="20"/>
                        </w:rPr>
                        <w:t>input.nextInt</w:t>
                      </w:r>
                      <w:proofErr w:type="spellEnd"/>
                      <w:proofErr w:type="gramEnd"/>
                      <w:r w:rsidRPr="00D459CA">
                        <w:rPr>
                          <w:sz w:val="20"/>
                          <w:szCs w:val="20"/>
                        </w:rPr>
                        <w:t>(</w:t>
                      </w:r>
                      <w:proofErr w:type="gramStart"/>
                      <w:r w:rsidRPr="00D459CA">
                        <w:rPr>
                          <w:sz w:val="20"/>
                          <w:szCs w:val="20"/>
                        </w:rPr>
                        <w:t>);</w:t>
                      </w:r>
                      <w:proofErr w:type="gramEnd"/>
                    </w:p>
                    <w:p w:rsidRPr="00D459CA" w:rsidR="00FE26A3" w:rsidP="00FE26A3" w:rsidRDefault="00FE26A3" w14:paraId="3DEEC669" w14:textId="77777777">
                      <w:pPr>
                        <w:numPr>
                          <w:ilvl w:val="0"/>
                          <w:numId w:val="0"/>
                        </w:numPr>
                        <w:rPr>
                          <w:sz w:val="20"/>
                          <w:szCs w:val="20"/>
                        </w:rPr>
                      </w:pPr>
                    </w:p>
                    <w:p w:rsidRPr="00D459CA" w:rsidR="00FE26A3" w:rsidP="00FE26A3" w:rsidRDefault="00FE26A3" w14:paraId="409067B1" w14:textId="40F48094">
                      <w:pPr>
                        <w:numPr>
                          <w:ilvl w:val="0"/>
                          <w:numId w:val="0"/>
                        </w:numPr>
                        <w:rPr>
                          <w:sz w:val="20"/>
                          <w:szCs w:val="20"/>
                        </w:rPr>
                      </w:pPr>
                      <w:r w:rsidRPr="00D459CA">
                        <w:rPr>
                          <w:sz w:val="20"/>
                          <w:szCs w:val="20"/>
                        </w:rPr>
                        <w:t xml:space="preserve">        </w:t>
                      </w:r>
                      <w:proofErr w:type="spellStart"/>
                      <w:r w:rsidRPr="00D459CA">
                        <w:rPr>
                          <w:sz w:val="20"/>
                          <w:szCs w:val="20"/>
                        </w:rPr>
                        <w:t>System.out.print</w:t>
                      </w:r>
                      <w:proofErr w:type="spellEnd"/>
                      <w:r w:rsidRPr="00D459CA">
                        <w:rPr>
                          <w:sz w:val="20"/>
                          <w:szCs w:val="20"/>
                        </w:rPr>
                        <w:t>(</w:t>
                      </w:r>
                      <w:r w:rsidRPr="00D459CA">
                        <w:rPr>
                          <w:color w:val="00B050"/>
                          <w:sz w:val="20"/>
                          <w:szCs w:val="20"/>
                        </w:rPr>
                        <w:t>"Enter your grade: "</w:t>
                      </w:r>
                      <w:proofErr w:type="gramStart"/>
                      <w:r w:rsidRPr="00D459CA">
                        <w:rPr>
                          <w:sz w:val="20"/>
                          <w:szCs w:val="20"/>
                        </w:rPr>
                        <w:t>);</w:t>
                      </w:r>
                      <w:proofErr w:type="gramEnd"/>
                    </w:p>
                    <w:p w:rsidRPr="00D459CA" w:rsidR="00FE26A3" w:rsidP="00FE26A3" w:rsidRDefault="00FE26A3" w14:paraId="3DCFC694" w14:textId="77777777">
                      <w:pPr>
                        <w:numPr>
                          <w:ilvl w:val="0"/>
                          <w:numId w:val="0"/>
                        </w:numPr>
                        <w:rPr>
                          <w:sz w:val="20"/>
                          <w:szCs w:val="20"/>
                        </w:rPr>
                      </w:pPr>
                      <w:r w:rsidRPr="00D459CA">
                        <w:rPr>
                          <w:sz w:val="20"/>
                          <w:szCs w:val="20"/>
                        </w:rPr>
                        <w:t xml:space="preserve">        </w:t>
                      </w:r>
                      <w:r w:rsidRPr="00D459CA">
                        <w:rPr>
                          <w:color w:val="D86DCB" w:themeColor="accent5" w:themeTint="99"/>
                          <w:sz w:val="20"/>
                          <w:szCs w:val="20"/>
                        </w:rPr>
                        <w:t xml:space="preserve">double grade </w:t>
                      </w:r>
                      <w:r w:rsidRPr="00D459CA">
                        <w:rPr>
                          <w:sz w:val="20"/>
                          <w:szCs w:val="20"/>
                        </w:rPr>
                        <w:t xml:space="preserve">= </w:t>
                      </w:r>
                      <w:proofErr w:type="spellStart"/>
                      <w:proofErr w:type="gramStart"/>
                      <w:r w:rsidRPr="00D459CA">
                        <w:rPr>
                          <w:sz w:val="20"/>
                          <w:szCs w:val="20"/>
                        </w:rPr>
                        <w:t>input.nextDouble</w:t>
                      </w:r>
                      <w:proofErr w:type="spellEnd"/>
                      <w:proofErr w:type="gramEnd"/>
                      <w:r w:rsidRPr="00D459CA">
                        <w:rPr>
                          <w:sz w:val="20"/>
                          <w:szCs w:val="20"/>
                        </w:rPr>
                        <w:t>(</w:t>
                      </w:r>
                      <w:proofErr w:type="gramStart"/>
                      <w:r w:rsidRPr="00D459CA">
                        <w:rPr>
                          <w:sz w:val="20"/>
                          <w:szCs w:val="20"/>
                        </w:rPr>
                        <w:t>);</w:t>
                      </w:r>
                      <w:proofErr w:type="gramEnd"/>
                    </w:p>
                    <w:p w:rsidRPr="00D459CA" w:rsidR="00FE26A3" w:rsidP="00FE26A3" w:rsidRDefault="00FE26A3" w14:paraId="3656B9AB" w14:textId="77777777">
                      <w:pPr>
                        <w:numPr>
                          <w:ilvl w:val="0"/>
                          <w:numId w:val="0"/>
                        </w:numPr>
                        <w:rPr>
                          <w:sz w:val="20"/>
                          <w:szCs w:val="20"/>
                        </w:rPr>
                      </w:pPr>
                    </w:p>
                    <w:p w:rsidRPr="00D459CA" w:rsidR="00FE26A3" w:rsidP="00FE26A3" w:rsidRDefault="00FE26A3" w14:paraId="49D71369" w14:textId="2CB0935C">
                      <w:pPr>
                        <w:numPr>
                          <w:ilvl w:val="0"/>
                          <w:numId w:val="0"/>
                        </w:numPr>
                        <w:rPr>
                          <w:sz w:val="20"/>
                          <w:szCs w:val="20"/>
                        </w:rPr>
                      </w:pPr>
                      <w:r w:rsidRPr="00D459CA">
                        <w:rPr>
                          <w:sz w:val="20"/>
                          <w:szCs w:val="20"/>
                        </w:rPr>
                        <w:t xml:space="preserve">        </w:t>
                      </w:r>
                      <w:proofErr w:type="spellStart"/>
                      <w:r w:rsidRPr="00D459CA">
                        <w:rPr>
                          <w:sz w:val="20"/>
                          <w:szCs w:val="20"/>
                        </w:rPr>
                        <w:t>System.out.println</w:t>
                      </w:r>
                      <w:proofErr w:type="spellEnd"/>
                      <w:proofErr w:type="gramStart"/>
                      <w:r w:rsidRPr="00D459CA">
                        <w:rPr>
                          <w:sz w:val="20"/>
                          <w:szCs w:val="20"/>
                        </w:rPr>
                        <w:t xml:space="preserve">( </w:t>
                      </w:r>
                      <w:r w:rsidRPr="00D459CA">
                        <w:rPr>
                          <w:color w:val="00B050"/>
                          <w:sz w:val="20"/>
                          <w:szCs w:val="20"/>
                        </w:rPr>
                        <w:t>"</w:t>
                      </w:r>
                      <w:proofErr w:type="gramEnd"/>
                      <w:r w:rsidRPr="00D459CA">
                        <w:rPr>
                          <w:color w:val="00B050"/>
                          <w:sz w:val="20"/>
                          <w:szCs w:val="20"/>
                        </w:rPr>
                        <w:t>\n--- OUTPUT ---</w:t>
                      </w:r>
                      <w:proofErr w:type="gramStart"/>
                      <w:r w:rsidRPr="00D459CA">
                        <w:rPr>
                          <w:color w:val="00B050"/>
                          <w:sz w:val="20"/>
                          <w:szCs w:val="20"/>
                        </w:rPr>
                        <w:t xml:space="preserve">" </w:t>
                      </w:r>
                      <w:r w:rsidRPr="00D459CA">
                        <w:rPr>
                          <w:sz w:val="20"/>
                          <w:szCs w:val="20"/>
                        </w:rPr>
                        <w:t>)</w:t>
                      </w:r>
                      <w:proofErr w:type="gramEnd"/>
                      <w:r w:rsidRPr="00D459CA">
                        <w:rPr>
                          <w:sz w:val="20"/>
                          <w:szCs w:val="20"/>
                        </w:rPr>
                        <w:t>;</w:t>
                      </w:r>
                    </w:p>
                    <w:p w:rsidRPr="00D459CA" w:rsidR="00FE26A3" w:rsidP="00FE26A3" w:rsidRDefault="00FE26A3" w14:paraId="2A561B61" w14:textId="7E1210CA">
                      <w:pPr>
                        <w:numPr>
                          <w:ilvl w:val="0"/>
                          <w:numId w:val="0"/>
                        </w:numPr>
                        <w:rPr>
                          <w:sz w:val="20"/>
                          <w:szCs w:val="20"/>
                        </w:rPr>
                      </w:pPr>
                      <w:r w:rsidRPr="00D459CA">
                        <w:rPr>
                          <w:sz w:val="20"/>
                          <w:szCs w:val="20"/>
                        </w:rPr>
                        <w:t xml:space="preserve">        </w:t>
                      </w:r>
                      <w:proofErr w:type="spellStart"/>
                      <w:r w:rsidRPr="00D459CA">
                        <w:rPr>
                          <w:sz w:val="20"/>
                          <w:szCs w:val="20"/>
                        </w:rPr>
                        <w:t>System.out.println</w:t>
                      </w:r>
                      <w:proofErr w:type="spellEnd"/>
                      <w:r w:rsidRPr="00D459CA">
                        <w:rPr>
                          <w:sz w:val="20"/>
                          <w:szCs w:val="20"/>
                        </w:rPr>
                        <w:t>(</w:t>
                      </w:r>
                      <w:r w:rsidRPr="00D459CA">
                        <w:rPr>
                          <w:color w:val="00B050"/>
                          <w:sz w:val="20"/>
                          <w:szCs w:val="20"/>
                        </w:rPr>
                        <w:t xml:space="preserve">"Name: " </w:t>
                      </w:r>
                      <w:r w:rsidRPr="00D459CA">
                        <w:rPr>
                          <w:sz w:val="20"/>
                          <w:szCs w:val="20"/>
                        </w:rPr>
                        <w:t>+ name</w:t>
                      </w:r>
                      <w:proofErr w:type="gramStart"/>
                      <w:r w:rsidRPr="00D459CA">
                        <w:rPr>
                          <w:sz w:val="20"/>
                          <w:szCs w:val="20"/>
                        </w:rPr>
                        <w:t>);</w:t>
                      </w:r>
                      <w:proofErr w:type="gramEnd"/>
                    </w:p>
                    <w:p w:rsidRPr="00D459CA" w:rsidR="00FE26A3" w:rsidP="00FE26A3" w:rsidRDefault="00FE26A3" w14:paraId="243C0A3E" w14:textId="060EBEDB">
                      <w:pPr>
                        <w:numPr>
                          <w:ilvl w:val="0"/>
                          <w:numId w:val="0"/>
                        </w:numPr>
                        <w:rPr>
                          <w:sz w:val="20"/>
                          <w:szCs w:val="20"/>
                        </w:rPr>
                      </w:pPr>
                      <w:r w:rsidRPr="00D459CA">
                        <w:rPr>
                          <w:sz w:val="20"/>
                          <w:szCs w:val="20"/>
                        </w:rPr>
                        <w:t xml:space="preserve">        </w:t>
                      </w:r>
                      <w:proofErr w:type="spellStart"/>
                      <w:r w:rsidRPr="00D459CA">
                        <w:rPr>
                          <w:sz w:val="20"/>
                          <w:szCs w:val="20"/>
                        </w:rPr>
                        <w:t>System.out.println</w:t>
                      </w:r>
                      <w:proofErr w:type="spellEnd"/>
                      <w:r w:rsidRPr="00D459CA">
                        <w:rPr>
                          <w:sz w:val="20"/>
                          <w:szCs w:val="20"/>
                        </w:rPr>
                        <w:t>(</w:t>
                      </w:r>
                      <w:r w:rsidRPr="00D459CA">
                        <w:rPr>
                          <w:color w:val="00B050"/>
                          <w:sz w:val="20"/>
                          <w:szCs w:val="20"/>
                        </w:rPr>
                        <w:t xml:space="preserve">"Age: " </w:t>
                      </w:r>
                      <w:r w:rsidRPr="00D459CA">
                        <w:rPr>
                          <w:sz w:val="20"/>
                          <w:szCs w:val="20"/>
                        </w:rPr>
                        <w:t>+ age</w:t>
                      </w:r>
                      <w:proofErr w:type="gramStart"/>
                      <w:r w:rsidRPr="00D459CA">
                        <w:rPr>
                          <w:sz w:val="20"/>
                          <w:szCs w:val="20"/>
                        </w:rPr>
                        <w:t>);</w:t>
                      </w:r>
                      <w:proofErr w:type="gramEnd"/>
                    </w:p>
                    <w:p w:rsidRPr="00D459CA" w:rsidR="00FE26A3" w:rsidP="00FE26A3" w:rsidRDefault="00FE26A3" w14:paraId="11F3DF99" w14:textId="53051BF7">
                      <w:pPr>
                        <w:numPr>
                          <w:ilvl w:val="0"/>
                          <w:numId w:val="0"/>
                        </w:numPr>
                        <w:rPr>
                          <w:sz w:val="20"/>
                          <w:szCs w:val="20"/>
                        </w:rPr>
                      </w:pPr>
                      <w:r w:rsidRPr="00D459CA">
                        <w:rPr>
                          <w:sz w:val="28"/>
                          <w:szCs w:val="28"/>
                        </w:rPr>
                        <w:t xml:space="preserve">      </w:t>
                      </w:r>
                      <w:proofErr w:type="spellStart"/>
                      <w:r w:rsidRPr="00D459CA">
                        <w:rPr>
                          <w:sz w:val="20"/>
                          <w:szCs w:val="20"/>
                        </w:rPr>
                        <w:t>System.out.println</w:t>
                      </w:r>
                      <w:proofErr w:type="spellEnd"/>
                      <w:r w:rsidRPr="00D459CA">
                        <w:rPr>
                          <w:sz w:val="20"/>
                          <w:szCs w:val="20"/>
                        </w:rPr>
                        <w:t>(</w:t>
                      </w:r>
                      <w:r w:rsidRPr="00D459CA">
                        <w:rPr>
                          <w:color w:val="00B050"/>
                          <w:sz w:val="20"/>
                          <w:szCs w:val="20"/>
                        </w:rPr>
                        <w:t>"Grade: "</w:t>
                      </w:r>
                      <w:r w:rsidRPr="00D459CA">
                        <w:rPr>
                          <w:sz w:val="20"/>
                          <w:szCs w:val="20"/>
                        </w:rPr>
                        <w:t xml:space="preserve"> + grade</w:t>
                      </w:r>
                      <w:proofErr w:type="gramStart"/>
                      <w:r w:rsidRPr="00D459CA">
                        <w:rPr>
                          <w:sz w:val="20"/>
                          <w:szCs w:val="20"/>
                        </w:rPr>
                        <w:t>);</w:t>
                      </w:r>
                      <w:proofErr w:type="gramEnd"/>
                    </w:p>
                    <w:p w:rsidRPr="00D459CA" w:rsidR="00FE26A3" w:rsidP="00FE26A3" w:rsidRDefault="00FE26A3" w14:paraId="6624AE85" w14:textId="77777777">
                      <w:pPr>
                        <w:numPr>
                          <w:ilvl w:val="0"/>
                          <w:numId w:val="0"/>
                        </w:numPr>
                        <w:rPr>
                          <w:sz w:val="20"/>
                          <w:szCs w:val="20"/>
                        </w:rPr>
                      </w:pPr>
                      <w:r w:rsidRPr="00D459CA">
                        <w:rPr>
                          <w:sz w:val="20"/>
                          <w:szCs w:val="20"/>
                        </w:rPr>
                        <w:t xml:space="preserve">    }</w:t>
                      </w:r>
                    </w:p>
                    <w:p w:rsidRPr="00D459CA" w:rsidR="00FE26A3" w:rsidP="00FE26A3" w:rsidRDefault="00FE26A3" w14:paraId="6677DC93" w14:textId="50737830">
                      <w:pPr>
                        <w:numPr>
                          <w:ilvl w:val="0"/>
                          <w:numId w:val="0"/>
                        </w:numPr>
                        <w:rPr>
                          <w:sz w:val="20"/>
                          <w:szCs w:val="20"/>
                        </w:rPr>
                      </w:pPr>
                      <w:r w:rsidRPr="00D459CA">
                        <w:rPr>
                          <w:sz w:val="20"/>
                          <w:szCs w:val="20"/>
                        </w:rPr>
                        <w:t>}</w:t>
                      </w:r>
                    </w:p>
                  </w:txbxContent>
                </v:textbox>
                <w10:wrap anchorx="margin"/>
              </v:shape>
            </w:pict>
          </mc:Fallback>
        </mc:AlternateContent>
      </w:r>
    </w:p>
    <w:p w:rsidR="00E320B4" w:rsidP="004249FB" w:rsidRDefault="00E320B4" w14:paraId="50B2436A" w14:textId="77777777">
      <w:pPr>
        <w:numPr>
          <w:ilvl w:val="0"/>
          <w:numId w:val="0"/>
        </w:numPr>
        <w:rPr>
          <w:sz w:val="24"/>
          <w:szCs w:val="24"/>
          <w:lang w:val="en-US"/>
        </w:rPr>
      </w:pPr>
    </w:p>
    <w:p w:rsidR="00E320B4" w:rsidP="004249FB" w:rsidRDefault="00E320B4" w14:paraId="2BDA7AC6" w14:textId="77777777">
      <w:pPr>
        <w:numPr>
          <w:ilvl w:val="0"/>
          <w:numId w:val="0"/>
        </w:numPr>
        <w:rPr>
          <w:sz w:val="24"/>
          <w:szCs w:val="24"/>
          <w:lang w:val="en-US"/>
        </w:rPr>
      </w:pPr>
    </w:p>
    <w:p w:rsidR="00E320B4" w:rsidP="004249FB" w:rsidRDefault="00E320B4" w14:paraId="089AA1E4" w14:textId="77777777">
      <w:pPr>
        <w:numPr>
          <w:ilvl w:val="0"/>
          <w:numId w:val="0"/>
        </w:numPr>
        <w:rPr>
          <w:sz w:val="24"/>
          <w:szCs w:val="24"/>
          <w:lang w:val="en-US"/>
        </w:rPr>
      </w:pPr>
    </w:p>
    <w:p w:rsidR="00FE26A3" w:rsidP="004249FB" w:rsidRDefault="00FE26A3" w14:paraId="49BE2C65" w14:textId="77777777">
      <w:pPr>
        <w:numPr>
          <w:ilvl w:val="0"/>
          <w:numId w:val="0"/>
        </w:numPr>
        <w:rPr>
          <w:sz w:val="24"/>
          <w:szCs w:val="24"/>
          <w:lang w:val="en-US"/>
        </w:rPr>
      </w:pPr>
    </w:p>
    <w:p w:rsidR="00FE26A3" w:rsidP="004249FB" w:rsidRDefault="00FE26A3" w14:paraId="3A35E576" w14:textId="77777777">
      <w:pPr>
        <w:numPr>
          <w:ilvl w:val="0"/>
          <w:numId w:val="0"/>
        </w:numPr>
        <w:rPr>
          <w:sz w:val="24"/>
          <w:szCs w:val="24"/>
          <w:lang w:val="en-US"/>
        </w:rPr>
      </w:pPr>
    </w:p>
    <w:p w:rsidR="00FE26A3" w:rsidP="004249FB" w:rsidRDefault="00FE26A3" w14:paraId="56416CE4" w14:textId="77777777">
      <w:pPr>
        <w:numPr>
          <w:ilvl w:val="0"/>
          <w:numId w:val="0"/>
        </w:numPr>
        <w:rPr>
          <w:sz w:val="24"/>
          <w:szCs w:val="24"/>
          <w:lang w:val="en-US"/>
        </w:rPr>
      </w:pPr>
    </w:p>
    <w:p w:rsidR="00FE26A3" w:rsidP="004249FB" w:rsidRDefault="00FE26A3" w14:paraId="11FD9A00" w14:textId="77777777">
      <w:pPr>
        <w:numPr>
          <w:ilvl w:val="0"/>
          <w:numId w:val="0"/>
        </w:numPr>
        <w:rPr>
          <w:sz w:val="24"/>
          <w:szCs w:val="24"/>
          <w:lang w:val="en-US"/>
        </w:rPr>
      </w:pPr>
    </w:p>
    <w:p w:rsidR="00FE26A3" w:rsidP="004249FB" w:rsidRDefault="00FE26A3" w14:paraId="1365BC41" w14:textId="77777777">
      <w:pPr>
        <w:numPr>
          <w:ilvl w:val="0"/>
          <w:numId w:val="0"/>
        </w:numPr>
        <w:rPr>
          <w:sz w:val="24"/>
          <w:szCs w:val="24"/>
          <w:lang w:val="en-US"/>
        </w:rPr>
      </w:pPr>
    </w:p>
    <w:p w:rsidR="00FE26A3" w:rsidP="004249FB" w:rsidRDefault="00FE26A3" w14:paraId="602E7E19" w14:textId="77777777">
      <w:pPr>
        <w:numPr>
          <w:ilvl w:val="0"/>
          <w:numId w:val="0"/>
        </w:numPr>
        <w:rPr>
          <w:sz w:val="24"/>
          <w:szCs w:val="24"/>
          <w:lang w:val="en-US"/>
        </w:rPr>
      </w:pPr>
    </w:p>
    <w:p w:rsidR="00FE26A3" w:rsidP="004249FB" w:rsidRDefault="00FE26A3" w14:paraId="41458A49" w14:textId="77777777">
      <w:pPr>
        <w:numPr>
          <w:ilvl w:val="0"/>
          <w:numId w:val="0"/>
        </w:numPr>
        <w:rPr>
          <w:sz w:val="24"/>
          <w:szCs w:val="24"/>
          <w:lang w:val="en-US"/>
        </w:rPr>
      </w:pPr>
    </w:p>
    <w:p w:rsidR="00FE26A3" w:rsidP="004249FB" w:rsidRDefault="00FE26A3" w14:paraId="05C667A7" w14:textId="77777777">
      <w:pPr>
        <w:numPr>
          <w:ilvl w:val="0"/>
          <w:numId w:val="0"/>
        </w:numPr>
        <w:rPr>
          <w:sz w:val="24"/>
          <w:szCs w:val="24"/>
          <w:lang w:val="en-US"/>
        </w:rPr>
      </w:pPr>
    </w:p>
    <w:p w:rsidR="00FE26A3" w:rsidP="004249FB" w:rsidRDefault="00FE26A3" w14:paraId="6BB39F71" w14:textId="77777777">
      <w:pPr>
        <w:numPr>
          <w:ilvl w:val="0"/>
          <w:numId w:val="0"/>
        </w:numPr>
        <w:rPr>
          <w:sz w:val="24"/>
          <w:szCs w:val="24"/>
          <w:lang w:val="en-US"/>
        </w:rPr>
      </w:pPr>
    </w:p>
    <w:p w:rsidR="00FE26A3" w:rsidP="004249FB" w:rsidRDefault="00FE26A3" w14:paraId="57493E17" w14:textId="77777777">
      <w:pPr>
        <w:numPr>
          <w:ilvl w:val="0"/>
          <w:numId w:val="0"/>
        </w:numPr>
        <w:rPr>
          <w:sz w:val="24"/>
          <w:szCs w:val="24"/>
          <w:lang w:val="en-US"/>
        </w:rPr>
      </w:pPr>
    </w:p>
    <w:p w:rsidR="009A4749" w:rsidP="004249FB" w:rsidRDefault="009A4749" w14:paraId="250302D4" w14:textId="77777777">
      <w:pPr>
        <w:numPr>
          <w:ilvl w:val="0"/>
          <w:numId w:val="0"/>
        </w:numPr>
        <w:rPr>
          <w:sz w:val="24"/>
          <w:szCs w:val="24"/>
          <w:lang w:val="en-US"/>
        </w:rPr>
      </w:pPr>
    </w:p>
    <w:p w:rsidR="009A4749" w:rsidP="004249FB" w:rsidRDefault="009A4749" w14:paraId="5F6FA001" w14:textId="77777777">
      <w:pPr>
        <w:numPr>
          <w:ilvl w:val="0"/>
          <w:numId w:val="0"/>
        </w:numPr>
        <w:rPr>
          <w:sz w:val="24"/>
          <w:szCs w:val="24"/>
          <w:lang w:val="en-US"/>
        </w:rPr>
      </w:pPr>
    </w:p>
    <w:p w:rsidR="009A4749" w:rsidP="004249FB" w:rsidRDefault="009A4749" w14:paraId="1624AA76" w14:textId="77777777">
      <w:pPr>
        <w:numPr>
          <w:ilvl w:val="0"/>
          <w:numId w:val="0"/>
        </w:numPr>
        <w:rPr>
          <w:sz w:val="24"/>
          <w:szCs w:val="24"/>
          <w:lang w:val="en-US"/>
        </w:rPr>
      </w:pPr>
    </w:p>
    <w:p w:rsidR="009A4749" w:rsidP="004249FB" w:rsidRDefault="009A4749" w14:paraId="41B05901" w14:textId="77777777">
      <w:pPr>
        <w:numPr>
          <w:ilvl w:val="0"/>
          <w:numId w:val="0"/>
        </w:numPr>
        <w:rPr>
          <w:sz w:val="24"/>
          <w:szCs w:val="24"/>
          <w:lang w:val="en-US"/>
        </w:rPr>
      </w:pPr>
    </w:p>
    <w:p w:rsidR="009A4749" w:rsidP="004249FB" w:rsidRDefault="009A4749" w14:paraId="07B68C0D" w14:textId="77777777">
      <w:pPr>
        <w:numPr>
          <w:ilvl w:val="0"/>
          <w:numId w:val="0"/>
        </w:numPr>
        <w:rPr>
          <w:sz w:val="24"/>
          <w:szCs w:val="24"/>
          <w:lang w:val="en-US"/>
        </w:rPr>
      </w:pPr>
    </w:p>
    <w:p w:rsidR="00FA58BA" w:rsidP="004249FB" w:rsidRDefault="00FA58BA" w14:paraId="32B90513" w14:textId="77777777">
      <w:pPr>
        <w:numPr>
          <w:ilvl w:val="0"/>
          <w:numId w:val="0"/>
        </w:numPr>
        <w:rPr>
          <w:sz w:val="24"/>
          <w:szCs w:val="24"/>
          <w:lang w:val="en-US"/>
        </w:rPr>
      </w:pPr>
    </w:p>
    <w:p w:rsidR="00FE26A3" w:rsidP="004249FB" w:rsidRDefault="00FE26A3" w14:paraId="0B10F976" w14:textId="4F90134E">
      <w:pPr>
        <w:numPr>
          <w:ilvl w:val="0"/>
          <w:numId w:val="0"/>
        </w:numPr>
        <w:rPr>
          <w:sz w:val="24"/>
          <w:szCs w:val="24"/>
          <w:lang w:val="en-US"/>
        </w:rPr>
      </w:pPr>
      <w:r>
        <w:rPr>
          <w:sz w:val="24"/>
          <w:szCs w:val="24"/>
          <w:lang w:val="en-US"/>
        </w:rPr>
        <w:t>Sample Output:</w:t>
      </w:r>
    </w:p>
    <w:p w:rsidR="00FE26A3" w:rsidP="004249FB" w:rsidRDefault="00FE26A3" w14:paraId="318A4EEF" w14:textId="6541815C">
      <w:pPr>
        <w:numPr>
          <w:ilvl w:val="0"/>
          <w:numId w:val="0"/>
        </w:numPr>
        <w:rPr>
          <w:sz w:val="24"/>
          <w:szCs w:val="24"/>
          <w:lang w:val="en-US"/>
        </w:rPr>
      </w:pPr>
      <w:r>
        <w:rPr>
          <w:noProof/>
          <w:lang w:val="en-US"/>
        </w:rPr>
        <mc:AlternateContent>
          <mc:Choice Requires="wps">
            <w:drawing>
              <wp:anchor distT="0" distB="0" distL="114300" distR="114300" simplePos="0" relativeHeight="251658264" behindDoc="0" locked="0" layoutInCell="1" allowOverlap="1" wp14:anchorId="42F22BE0" wp14:editId="62763033">
                <wp:simplePos x="0" y="0"/>
                <wp:positionH relativeFrom="margin">
                  <wp:align>center</wp:align>
                </wp:positionH>
                <wp:positionV relativeFrom="paragraph">
                  <wp:posOffset>23446</wp:posOffset>
                </wp:positionV>
                <wp:extent cx="5347970" cy="2743200"/>
                <wp:effectExtent l="0" t="0" r="24130" b="19050"/>
                <wp:wrapNone/>
                <wp:docPr id="713691315" name="Text Box 10"/>
                <wp:cNvGraphicFramePr/>
                <a:graphic xmlns:a="http://schemas.openxmlformats.org/drawingml/2006/main">
                  <a:graphicData uri="http://schemas.microsoft.com/office/word/2010/wordprocessingShape">
                    <wps:wsp>
                      <wps:cNvSpPr txBox="1"/>
                      <wps:spPr>
                        <a:xfrm>
                          <a:off x="0" y="0"/>
                          <a:ext cx="5347970" cy="2743200"/>
                        </a:xfrm>
                        <a:prstGeom prst="rect">
                          <a:avLst/>
                        </a:prstGeom>
                        <a:solidFill>
                          <a:schemeClr val="tx1"/>
                        </a:solidFill>
                        <a:ln w="6350">
                          <a:solidFill>
                            <a:prstClr val="black"/>
                          </a:solidFill>
                        </a:ln>
                      </wps:spPr>
                      <wps:txbx>
                        <w:txbxContent>
                          <w:p w:rsidR="00FE26A3" w:rsidP="00FE26A3" w:rsidRDefault="00FE26A3" w14:paraId="2721E848" w14:textId="77777777">
                            <w:pPr>
                              <w:numPr>
                                <w:ilvl w:val="0"/>
                                <w:numId w:val="0"/>
                              </w:numPr>
                            </w:pPr>
                            <w:r>
                              <w:t>j</w:t>
                            </w:r>
                            <w:r w:rsidRPr="005E478C">
                              <w:t>ava</w:t>
                            </w:r>
                          </w:p>
                          <w:p w:rsidR="00FE26A3" w:rsidP="00FE26A3" w:rsidRDefault="00FE26A3" w14:paraId="2BE76A07" w14:textId="77666806">
                            <w:pPr>
                              <w:numPr>
                                <w:ilvl w:val="0"/>
                                <w:numId w:val="0"/>
                              </w:numPr>
                            </w:pPr>
                            <w:r w:rsidRPr="00FE26A3">
                              <w:rPr>
                                <w:color w:val="D86DCB" w:themeColor="accent5" w:themeTint="99"/>
                              </w:rPr>
                              <w:t xml:space="preserve">Enter your name: </w:t>
                            </w:r>
                            <w:r w:rsidRPr="00FE26A3">
                              <w:rPr>
                                <w:color w:val="00B050"/>
                              </w:rPr>
                              <w:t>Juan Marino</w:t>
                            </w:r>
                          </w:p>
                          <w:p w:rsidRPr="00FE26A3" w:rsidR="00FE26A3" w:rsidP="00FE26A3" w:rsidRDefault="00FE26A3" w14:paraId="67DB5439" w14:textId="77777777">
                            <w:pPr>
                              <w:numPr>
                                <w:ilvl w:val="0"/>
                                <w:numId w:val="0"/>
                              </w:numPr>
                              <w:rPr>
                                <w:color w:val="D86DCB" w:themeColor="accent5" w:themeTint="99"/>
                              </w:rPr>
                            </w:pPr>
                            <w:r w:rsidRPr="00FE26A3">
                              <w:rPr>
                                <w:color w:val="D86DCB" w:themeColor="accent5" w:themeTint="99"/>
                              </w:rPr>
                              <w:t>Enter your age: 20</w:t>
                            </w:r>
                          </w:p>
                          <w:p w:rsidRPr="00FE26A3" w:rsidR="00FE26A3" w:rsidP="00FE26A3" w:rsidRDefault="00FE26A3" w14:paraId="643B0C0F" w14:textId="77777777">
                            <w:pPr>
                              <w:numPr>
                                <w:ilvl w:val="0"/>
                                <w:numId w:val="0"/>
                              </w:numPr>
                              <w:rPr>
                                <w:color w:val="D86DCB" w:themeColor="accent5" w:themeTint="99"/>
                              </w:rPr>
                            </w:pPr>
                            <w:r w:rsidRPr="00FE26A3">
                              <w:rPr>
                                <w:color w:val="D86DCB" w:themeColor="accent5" w:themeTint="99"/>
                              </w:rPr>
                              <w:t>Enter your grade: 95.5</w:t>
                            </w:r>
                          </w:p>
                          <w:p w:rsidR="00FE26A3" w:rsidP="00FE26A3" w:rsidRDefault="00FE26A3" w14:paraId="484A973B" w14:textId="77777777">
                            <w:pPr>
                              <w:numPr>
                                <w:ilvl w:val="0"/>
                                <w:numId w:val="0"/>
                              </w:numPr>
                            </w:pPr>
                          </w:p>
                          <w:p w:rsidRPr="00FE26A3" w:rsidR="00FE26A3" w:rsidP="00FE26A3" w:rsidRDefault="00FE26A3" w14:paraId="70988EF8" w14:textId="77777777">
                            <w:pPr>
                              <w:numPr>
                                <w:ilvl w:val="0"/>
                                <w:numId w:val="0"/>
                              </w:numPr>
                              <w:rPr>
                                <w:color w:val="00B050"/>
                              </w:rPr>
                            </w:pPr>
                            <w:r w:rsidRPr="00FE26A3">
                              <w:rPr>
                                <w:color w:val="00B050"/>
                              </w:rPr>
                              <w:t>--- OUTPUT ---</w:t>
                            </w:r>
                          </w:p>
                          <w:p w:rsidRPr="00FE26A3" w:rsidR="00FE26A3" w:rsidP="00FE26A3" w:rsidRDefault="00FE26A3" w14:paraId="27B1A673" w14:textId="02679485">
                            <w:pPr>
                              <w:numPr>
                                <w:ilvl w:val="0"/>
                                <w:numId w:val="0"/>
                              </w:numPr>
                              <w:rPr>
                                <w:color w:val="00B050"/>
                              </w:rPr>
                            </w:pPr>
                            <w:r w:rsidRPr="00FE26A3">
                              <w:rPr>
                                <w:color w:val="D86DCB" w:themeColor="accent5" w:themeTint="99"/>
                              </w:rPr>
                              <w:t xml:space="preserve">Name: </w:t>
                            </w:r>
                            <w:r w:rsidRPr="00FE26A3">
                              <w:rPr>
                                <w:color w:val="00B050"/>
                              </w:rPr>
                              <w:t>Juan Marino</w:t>
                            </w:r>
                          </w:p>
                          <w:p w:rsidRPr="00FE26A3" w:rsidR="00FE26A3" w:rsidP="00FE26A3" w:rsidRDefault="00FE26A3" w14:paraId="654B420C" w14:textId="77777777">
                            <w:pPr>
                              <w:numPr>
                                <w:ilvl w:val="0"/>
                                <w:numId w:val="0"/>
                              </w:numPr>
                              <w:rPr>
                                <w:color w:val="D86DCB" w:themeColor="accent5" w:themeTint="99"/>
                              </w:rPr>
                            </w:pPr>
                            <w:r w:rsidRPr="00FE26A3">
                              <w:rPr>
                                <w:color w:val="D86DCB" w:themeColor="accent5" w:themeTint="99"/>
                              </w:rPr>
                              <w:t>Age: 20</w:t>
                            </w:r>
                          </w:p>
                          <w:p w:rsidRPr="00FE26A3" w:rsidR="00FE26A3" w:rsidP="00FE26A3" w:rsidRDefault="00FE26A3" w14:paraId="5AD8D8E3" w14:textId="1331B003">
                            <w:pPr>
                              <w:numPr>
                                <w:ilvl w:val="0"/>
                                <w:numId w:val="0"/>
                              </w:numPr>
                              <w:rPr>
                                <w:color w:val="D86DCB" w:themeColor="accent5" w:themeTint="99"/>
                              </w:rPr>
                            </w:pPr>
                            <w:r w:rsidRPr="00FE26A3">
                              <w:rPr>
                                <w:color w:val="D86DCB" w:themeColor="accent5" w:themeTint="99"/>
                              </w:rPr>
                              <w:t>Grade: 95.5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5AEC839">
              <v:shape id="_x0000_s1053" style="position:absolute;margin-left:0;margin-top:1.85pt;width:421.1pt;height:3in;z-index:251658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" w14:anchorId="42F22BE0">
                <v:textbox>
                  <w:txbxContent>
                    <w:p w:rsidR="00FE26A3" w:rsidP="00FE26A3" w:rsidRDefault="00FE26A3" w14:paraId="573B29DA" w14:textId="77777777">
                      <w:pPr>
                        <w:numPr>
                          <w:ilvl w:val="0"/>
                          <w:numId w:val="0"/>
                        </w:numPr>
                      </w:pPr>
                      <w:r>
                        <w:t>j</w:t>
                      </w:r>
                      <w:r w:rsidRPr="005E478C">
                        <w:t>ava</w:t>
                      </w:r>
                    </w:p>
                    <w:p w:rsidR="00FE26A3" w:rsidP="00FE26A3" w:rsidRDefault="00FE26A3" w14:paraId="241C1D93" w14:textId="77666806">
                      <w:pPr>
                        <w:numPr>
                          <w:ilvl w:val="0"/>
                          <w:numId w:val="0"/>
                        </w:numPr>
                      </w:pPr>
                      <w:r w:rsidRPr="00FE26A3">
                        <w:rPr>
                          <w:color w:val="D86DCB" w:themeColor="accent5" w:themeTint="99"/>
                        </w:rPr>
                        <w:t xml:space="preserve">Enter your name: </w:t>
                      </w:r>
                      <w:r w:rsidRPr="00FE26A3">
                        <w:rPr>
                          <w:color w:val="00B050"/>
                        </w:rPr>
                        <w:t>Juan Marino</w:t>
                      </w:r>
                    </w:p>
                    <w:p w:rsidRPr="00FE26A3" w:rsidR="00FE26A3" w:rsidP="00FE26A3" w:rsidRDefault="00FE26A3" w14:paraId="53B2956F" w14:textId="77777777">
                      <w:pPr>
                        <w:numPr>
                          <w:ilvl w:val="0"/>
                          <w:numId w:val="0"/>
                        </w:numPr>
                        <w:rPr>
                          <w:color w:val="D86DCB" w:themeColor="accent5" w:themeTint="99"/>
                        </w:rPr>
                      </w:pPr>
                      <w:r w:rsidRPr="00FE26A3">
                        <w:rPr>
                          <w:color w:val="D86DCB" w:themeColor="accent5" w:themeTint="99"/>
                        </w:rPr>
                        <w:t>Enter your age: 20</w:t>
                      </w:r>
                    </w:p>
                    <w:p w:rsidRPr="00FE26A3" w:rsidR="00FE26A3" w:rsidP="00FE26A3" w:rsidRDefault="00FE26A3" w14:paraId="55760B51" w14:textId="77777777">
                      <w:pPr>
                        <w:numPr>
                          <w:ilvl w:val="0"/>
                          <w:numId w:val="0"/>
                        </w:numPr>
                        <w:rPr>
                          <w:color w:val="D86DCB" w:themeColor="accent5" w:themeTint="99"/>
                        </w:rPr>
                      </w:pPr>
                      <w:r w:rsidRPr="00FE26A3">
                        <w:rPr>
                          <w:color w:val="D86DCB" w:themeColor="accent5" w:themeTint="99"/>
                        </w:rPr>
                        <w:t>Enter your grade: 95.5</w:t>
                      </w:r>
                    </w:p>
                    <w:p w:rsidR="00FE26A3" w:rsidP="00FE26A3" w:rsidRDefault="00FE26A3" w14:paraId="45FB0818" w14:textId="77777777">
                      <w:pPr>
                        <w:numPr>
                          <w:ilvl w:val="0"/>
                          <w:numId w:val="0"/>
                        </w:numPr>
                      </w:pPr>
                    </w:p>
                    <w:p w:rsidRPr="00FE26A3" w:rsidR="00FE26A3" w:rsidP="00FE26A3" w:rsidRDefault="00FE26A3" w14:paraId="05B9E1C0" w14:textId="77777777">
                      <w:pPr>
                        <w:numPr>
                          <w:ilvl w:val="0"/>
                          <w:numId w:val="0"/>
                        </w:numPr>
                        <w:rPr>
                          <w:color w:val="00B050"/>
                        </w:rPr>
                      </w:pPr>
                      <w:r w:rsidRPr="00FE26A3">
                        <w:rPr>
                          <w:color w:val="00B050"/>
                        </w:rPr>
                        <w:t>--- OUTPUT ---</w:t>
                      </w:r>
                    </w:p>
                    <w:p w:rsidRPr="00FE26A3" w:rsidR="00FE26A3" w:rsidP="00FE26A3" w:rsidRDefault="00FE26A3" w14:paraId="75EEFC67" w14:textId="02679485">
                      <w:pPr>
                        <w:numPr>
                          <w:ilvl w:val="0"/>
                          <w:numId w:val="0"/>
                        </w:numPr>
                        <w:rPr>
                          <w:color w:val="00B050"/>
                        </w:rPr>
                      </w:pPr>
                      <w:r w:rsidRPr="00FE26A3">
                        <w:rPr>
                          <w:color w:val="D86DCB" w:themeColor="accent5" w:themeTint="99"/>
                        </w:rPr>
                        <w:t xml:space="preserve">Name: </w:t>
                      </w:r>
                      <w:r w:rsidRPr="00FE26A3">
                        <w:rPr>
                          <w:color w:val="00B050"/>
                        </w:rPr>
                        <w:t>Juan Marino</w:t>
                      </w:r>
                    </w:p>
                    <w:p w:rsidRPr="00FE26A3" w:rsidR="00FE26A3" w:rsidP="00FE26A3" w:rsidRDefault="00FE26A3" w14:paraId="4EAE73DC" w14:textId="77777777">
                      <w:pPr>
                        <w:numPr>
                          <w:ilvl w:val="0"/>
                          <w:numId w:val="0"/>
                        </w:numPr>
                        <w:rPr>
                          <w:color w:val="D86DCB" w:themeColor="accent5" w:themeTint="99"/>
                        </w:rPr>
                      </w:pPr>
                      <w:r w:rsidRPr="00FE26A3">
                        <w:rPr>
                          <w:color w:val="D86DCB" w:themeColor="accent5" w:themeTint="99"/>
                        </w:rPr>
                        <w:t>Age: 20</w:t>
                      </w:r>
                    </w:p>
                    <w:p w:rsidRPr="00FE26A3" w:rsidR="00FE26A3" w:rsidP="00FE26A3" w:rsidRDefault="00FE26A3" w14:paraId="6BF57DD4" w14:textId="1331B003">
                      <w:pPr>
                        <w:numPr>
                          <w:ilvl w:val="0"/>
                          <w:numId w:val="0"/>
                        </w:numPr>
                        <w:rPr>
                          <w:color w:val="D86DCB" w:themeColor="accent5" w:themeTint="99"/>
                        </w:rPr>
                      </w:pPr>
                      <w:r w:rsidRPr="00FE26A3">
                        <w:rPr>
                          <w:color w:val="D86DCB" w:themeColor="accent5" w:themeTint="99"/>
                        </w:rPr>
                        <w:t>Grade: 95.5</w:t>
                      </w:r>
                    </w:p>
                  </w:txbxContent>
                </v:textbox>
                <w10:wrap anchorx="margin"/>
              </v:shape>
            </w:pict>
          </mc:Fallback>
        </mc:AlternateContent>
      </w:r>
    </w:p>
    <w:p w:rsidR="00FE26A3" w:rsidP="004249FB" w:rsidRDefault="00FE26A3" w14:paraId="65C4E7E1" w14:textId="77777777">
      <w:pPr>
        <w:numPr>
          <w:ilvl w:val="0"/>
          <w:numId w:val="0"/>
        </w:numPr>
        <w:rPr>
          <w:sz w:val="24"/>
          <w:szCs w:val="24"/>
          <w:lang w:val="en-US"/>
        </w:rPr>
      </w:pPr>
    </w:p>
    <w:p w:rsidR="00FE26A3" w:rsidP="004249FB" w:rsidRDefault="00FE26A3" w14:paraId="074A2251" w14:textId="77777777">
      <w:pPr>
        <w:numPr>
          <w:ilvl w:val="0"/>
          <w:numId w:val="0"/>
        </w:numPr>
        <w:rPr>
          <w:sz w:val="24"/>
          <w:szCs w:val="24"/>
          <w:lang w:val="en-US"/>
        </w:rPr>
      </w:pPr>
    </w:p>
    <w:p w:rsidR="00FE26A3" w:rsidP="004249FB" w:rsidRDefault="00FE26A3" w14:paraId="744AEAF8" w14:textId="77777777">
      <w:pPr>
        <w:numPr>
          <w:ilvl w:val="0"/>
          <w:numId w:val="0"/>
        </w:numPr>
        <w:rPr>
          <w:sz w:val="24"/>
          <w:szCs w:val="24"/>
          <w:lang w:val="en-US"/>
        </w:rPr>
      </w:pPr>
    </w:p>
    <w:p w:rsidR="00FE26A3" w:rsidP="004249FB" w:rsidRDefault="00FE26A3" w14:paraId="1EEB1658" w14:textId="77777777">
      <w:pPr>
        <w:numPr>
          <w:ilvl w:val="0"/>
          <w:numId w:val="0"/>
        </w:numPr>
        <w:rPr>
          <w:sz w:val="24"/>
          <w:szCs w:val="24"/>
          <w:lang w:val="en-US"/>
        </w:rPr>
      </w:pPr>
    </w:p>
    <w:p w:rsidR="00FE26A3" w:rsidP="004249FB" w:rsidRDefault="00FE26A3" w14:paraId="102E28DC" w14:textId="77777777">
      <w:pPr>
        <w:numPr>
          <w:ilvl w:val="0"/>
          <w:numId w:val="0"/>
        </w:numPr>
        <w:rPr>
          <w:sz w:val="24"/>
          <w:szCs w:val="24"/>
          <w:lang w:val="en-US"/>
        </w:rPr>
      </w:pPr>
    </w:p>
    <w:p w:rsidR="00FE26A3" w:rsidP="004249FB" w:rsidRDefault="00FE26A3" w14:paraId="60A42FB1" w14:textId="77777777">
      <w:pPr>
        <w:numPr>
          <w:ilvl w:val="0"/>
          <w:numId w:val="0"/>
        </w:numPr>
        <w:rPr>
          <w:sz w:val="24"/>
          <w:szCs w:val="24"/>
          <w:lang w:val="en-US"/>
        </w:rPr>
      </w:pPr>
    </w:p>
    <w:p w:rsidR="00FE26A3" w:rsidP="004249FB" w:rsidRDefault="00FE26A3" w14:paraId="4C14F81D" w14:textId="77777777">
      <w:pPr>
        <w:numPr>
          <w:ilvl w:val="0"/>
          <w:numId w:val="0"/>
        </w:numPr>
        <w:rPr>
          <w:sz w:val="24"/>
          <w:szCs w:val="24"/>
          <w:lang w:val="en-US"/>
        </w:rPr>
      </w:pPr>
    </w:p>
    <w:p w:rsidR="00FE26A3" w:rsidP="004249FB" w:rsidRDefault="00FE26A3" w14:paraId="3E970810" w14:textId="77777777">
      <w:pPr>
        <w:numPr>
          <w:ilvl w:val="0"/>
          <w:numId w:val="0"/>
        </w:numPr>
        <w:rPr>
          <w:sz w:val="24"/>
          <w:szCs w:val="24"/>
          <w:lang w:val="en-US"/>
        </w:rPr>
      </w:pPr>
    </w:p>
    <w:p w:rsidR="00FE26A3" w:rsidP="004249FB" w:rsidRDefault="00FE26A3" w14:paraId="5047C62F" w14:textId="77777777">
      <w:pPr>
        <w:numPr>
          <w:ilvl w:val="0"/>
          <w:numId w:val="0"/>
        </w:numPr>
        <w:rPr>
          <w:sz w:val="24"/>
          <w:szCs w:val="24"/>
          <w:lang w:val="en-US"/>
        </w:rPr>
      </w:pPr>
    </w:p>
    <w:p w:rsidRPr="00320ED2" w:rsidR="00FE26A3" w:rsidP="004249FB" w:rsidRDefault="00320ED2" w14:paraId="38957C93" w14:textId="339FC5C7">
      <w:pPr>
        <w:numPr>
          <w:ilvl w:val="0"/>
          <w:numId w:val="0"/>
        </w:numPr>
        <w:rPr>
          <w:b/>
          <w:bCs/>
          <w:sz w:val="24"/>
          <w:szCs w:val="24"/>
          <w:lang w:val="en-US"/>
        </w:rPr>
      </w:pPr>
      <w:r w:rsidRPr="00320ED2">
        <w:rPr>
          <w:b/>
          <w:bCs/>
          <w:sz w:val="24"/>
          <w:szCs w:val="24"/>
          <w:lang w:val="en-US"/>
        </w:rPr>
        <w:t>Important Notes</w:t>
      </w:r>
    </w:p>
    <w:p w:rsidRPr="009A4749" w:rsidR="00FE26A3" w:rsidP="00623EE5" w:rsidRDefault="009A4749" w14:paraId="7340079D" w14:textId="689FE9F8">
      <w:pPr>
        <w:pStyle w:val="ListParagraph"/>
        <w:numPr>
          <w:ilvl w:val="2"/>
          <w:numId w:val="15"/>
        </w:numPr>
        <w:rPr>
          <w:sz w:val="24"/>
          <w:szCs w:val="24"/>
          <w:lang w:val="en-US"/>
        </w:rPr>
      </w:pPr>
      <w:r w:rsidRPr="009A4749">
        <w:rPr>
          <w:sz w:val="24"/>
          <w:szCs w:val="24"/>
        </w:rPr>
        <w:t xml:space="preserve">Always </w:t>
      </w:r>
      <w:r w:rsidRPr="009A4749">
        <w:rPr>
          <w:b/>
          <w:bCs/>
          <w:sz w:val="24"/>
          <w:szCs w:val="24"/>
        </w:rPr>
        <w:t xml:space="preserve">import </w:t>
      </w:r>
      <w:proofErr w:type="spellStart"/>
      <w:proofErr w:type="gramStart"/>
      <w:r w:rsidRPr="009A4749">
        <w:rPr>
          <w:b/>
          <w:bCs/>
          <w:sz w:val="24"/>
          <w:szCs w:val="24"/>
        </w:rPr>
        <w:t>java.util</w:t>
      </w:r>
      <w:proofErr w:type="gramEnd"/>
      <w:r w:rsidRPr="009A4749">
        <w:rPr>
          <w:b/>
          <w:bCs/>
          <w:sz w:val="24"/>
          <w:szCs w:val="24"/>
        </w:rPr>
        <w:t>.Scanner</w:t>
      </w:r>
      <w:proofErr w:type="spellEnd"/>
      <w:r w:rsidRPr="009A4749">
        <w:rPr>
          <w:sz w:val="24"/>
          <w:szCs w:val="24"/>
        </w:rPr>
        <w:t xml:space="preserve"> before using it.</w:t>
      </w:r>
    </w:p>
    <w:p w:rsidRPr="00AD4AFC" w:rsidR="009A4749" w:rsidP="00623EE5" w:rsidRDefault="00341355" w14:paraId="2668A142" w14:textId="17B6BE27">
      <w:pPr>
        <w:pStyle w:val="ListParagraph"/>
        <w:numPr>
          <w:ilvl w:val="2"/>
          <w:numId w:val="15"/>
        </w:numPr>
        <w:rPr>
          <w:sz w:val="24"/>
          <w:szCs w:val="24"/>
          <w:lang w:val="en-US"/>
        </w:rPr>
      </w:pPr>
      <w:r w:rsidRPr="00341355">
        <w:rPr>
          <w:sz w:val="24"/>
          <w:szCs w:val="24"/>
        </w:rPr>
        <w:t xml:space="preserve">Use </w:t>
      </w:r>
      <w:proofErr w:type="spellStart"/>
      <w:proofErr w:type="gramStart"/>
      <w:r w:rsidRPr="00341355">
        <w:rPr>
          <w:sz w:val="24"/>
          <w:szCs w:val="24"/>
        </w:rPr>
        <w:t>input.close</w:t>
      </w:r>
      <w:proofErr w:type="spellEnd"/>
      <w:proofErr w:type="gramEnd"/>
      <w:r w:rsidRPr="00341355">
        <w:rPr>
          <w:sz w:val="24"/>
          <w:szCs w:val="24"/>
        </w:rPr>
        <w:t>() at the end of your program to release system resources:</w:t>
      </w:r>
    </w:p>
    <w:p w:rsidRPr="00AD4AFC" w:rsidR="00AD4AFC" w:rsidP="00AD4AFC" w:rsidRDefault="00AD4AFC" w14:paraId="5C157F8F" w14:textId="0481F999">
      <w:pPr>
        <w:numPr>
          <w:ilvl w:val="0"/>
          <w:numId w:val="0"/>
        </w:numPr>
        <w:ind w:left="180"/>
        <w:rPr>
          <w:sz w:val="24"/>
          <w:szCs w:val="24"/>
        </w:rPr>
      </w:pPr>
      <w:r>
        <w:rPr>
          <w:noProof/>
          <w:lang w:val="en-US"/>
        </w:rPr>
        <mc:AlternateContent>
          <mc:Choice Requires="wps">
            <w:drawing>
              <wp:anchor distT="0" distB="0" distL="114300" distR="114300" simplePos="0" relativeHeight="251658265" behindDoc="0" locked="0" layoutInCell="1" allowOverlap="1" wp14:anchorId="09510F51" wp14:editId="74ED25A6">
                <wp:simplePos x="0" y="0"/>
                <wp:positionH relativeFrom="margin">
                  <wp:align>center</wp:align>
                </wp:positionH>
                <wp:positionV relativeFrom="paragraph">
                  <wp:posOffset>7257</wp:posOffset>
                </wp:positionV>
                <wp:extent cx="5347970" cy="754743"/>
                <wp:effectExtent l="0" t="0" r="24130" b="26670"/>
                <wp:wrapNone/>
                <wp:docPr id="1682776772" name="Text Box 10"/>
                <wp:cNvGraphicFramePr/>
                <a:graphic xmlns:a="http://schemas.openxmlformats.org/drawingml/2006/main">
                  <a:graphicData uri="http://schemas.microsoft.com/office/word/2010/wordprocessingShape">
                    <wps:wsp>
                      <wps:cNvSpPr txBox="1"/>
                      <wps:spPr>
                        <a:xfrm>
                          <a:off x="0" y="0"/>
                          <a:ext cx="5347970" cy="754743"/>
                        </a:xfrm>
                        <a:prstGeom prst="rect">
                          <a:avLst/>
                        </a:prstGeom>
                        <a:solidFill>
                          <a:schemeClr val="tx1"/>
                        </a:solidFill>
                        <a:ln w="6350">
                          <a:solidFill>
                            <a:prstClr val="black"/>
                          </a:solidFill>
                        </a:ln>
                      </wps:spPr>
                      <wps:txbx>
                        <w:txbxContent>
                          <w:p w:rsidR="00AD4AFC" w:rsidP="00AD4AFC" w:rsidRDefault="00AD4AFC" w14:paraId="1FA784B9" w14:textId="77777777">
                            <w:pPr>
                              <w:numPr>
                                <w:ilvl w:val="0"/>
                                <w:numId w:val="0"/>
                              </w:numPr>
                            </w:pPr>
                            <w:r>
                              <w:t>j</w:t>
                            </w:r>
                            <w:r w:rsidRPr="005E478C">
                              <w:t>ava</w:t>
                            </w:r>
                          </w:p>
                          <w:p w:rsidRPr="00705AF5" w:rsidR="00AD4AFC" w:rsidP="00AD4AFC" w:rsidRDefault="00E2253C" w14:paraId="789B6F97" w14:textId="449F793E">
                            <w:pPr>
                              <w:numPr>
                                <w:ilvl w:val="0"/>
                                <w:numId w:val="0"/>
                              </w:numPr>
                            </w:pPr>
                            <w:proofErr w:type="spellStart"/>
                            <w:proofErr w:type="gramStart"/>
                            <w:r w:rsidRPr="00E2253C">
                              <w:t>input.close</w:t>
                            </w:r>
                            <w:proofErr w:type="spellEnd"/>
                            <w:proofErr w:type="gramEnd"/>
                            <w:r w:rsidRPr="00E2253C">
                              <w:t>(</w:t>
                            </w:r>
                            <w:proofErr w:type="gramStart"/>
                            <w:r w:rsidRPr="00E2253C">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3A074B2">
              <v:shape id="_x0000_s1054" style="position:absolute;left:0;text-align:left;margin-left:0;margin-top:.55pt;width:421.1pt;height:59.45pt;z-index:25165826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" w14:anchorId="09510F51">
                <v:textbox>
                  <w:txbxContent>
                    <w:p w:rsidR="00AD4AFC" w:rsidP="00AD4AFC" w:rsidRDefault="00AD4AFC" w14:paraId="52BB24D0" w14:textId="77777777">
                      <w:pPr>
                        <w:numPr>
                          <w:ilvl w:val="0"/>
                          <w:numId w:val="0"/>
                        </w:numPr>
                      </w:pPr>
                      <w:r>
                        <w:t>j</w:t>
                      </w:r>
                      <w:r w:rsidRPr="005E478C">
                        <w:t>ava</w:t>
                      </w:r>
                    </w:p>
                    <w:p w:rsidRPr="00705AF5" w:rsidR="00AD4AFC" w:rsidP="00AD4AFC" w:rsidRDefault="00E2253C" w14:paraId="301FAD02" w14:textId="449F793E">
                      <w:pPr>
                        <w:numPr>
                          <w:ilvl w:val="0"/>
                          <w:numId w:val="0"/>
                        </w:numPr>
                      </w:pPr>
                      <w:proofErr w:type="spellStart"/>
                      <w:proofErr w:type="gramStart"/>
                      <w:r w:rsidRPr="00E2253C">
                        <w:t>input.close</w:t>
                      </w:r>
                      <w:proofErr w:type="spellEnd"/>
                      <w:proofErr w:type="gramEnd"/>
                      <w:r w:rsidRPr="00E2253C">
                        <w:t>(</w:t>
                      </w:r>
                      <w:proofErr w:type="gramStart"/>
                      <w:r w:rsidRPr="00E2253C">
                        <w:t>);</w:t>
                      </w:r>
                      <w:proofErr w:type="gramEnd"/>
                    </w:p>
                  </w:txbxContent>
                </v:textbox>
                <w10:wrap anchorx="margin"/>
              </v:shape>
            </w:pict>
          </mc:Fallback>
        </mc:AlternateContent>
      </w:r>
    </w:p>
    <w:p w:rsidR="00AD4AFC" w:rsidP="00AD4AFC" w:rsidRDefault="00AD4AFC" w14:paraId="6D0B780A" w14:textId="77777777">
      <w:pPr>
        <w:numPr>
          <w:ilvl w:val="0"/>
          <w:numId w:val="0"/>
        </w:numPr>
        <w:rPr>
          <w:sz w:val="24"/>
          <w:szCs w:val="24"/>
        </w:rPr>
      </w:pPr>
    </w:p>
    <w:p w:rsidRPr="00AD4AFC" w:rsidR="00E2253C" w:rsidP="00AD4AFC" w:rsidRDefault="00E2253C" w14:paraId="1EC6367F" w14:textId="77777777">
      <w:pPr>
        <w:numPr>
          <w:ilvl w:val="0"/>
          <w:numId w:val="0"/>
        </w:numPr>
        <w:rPr>
          <w:sz w:val="24"/>
          <w:szCs w:val="24"/>
          <w:lang w:val="en-US"/>
        </w:rPr>
      </w:pPr>
    </w:p>
    <w:p w:rsidRPr="00AD4AFC" w:rsidR="00AD4AFC" w:rsidP="00623EE5" w:rsidRDefault="00AD4AFC" w14:paraId="2AAA9583" w14:textId="77777777">
      <w:pPr>
        <w:pStyle w:val="ListParagraph"/>
        <w:numPr>
          <w:ilvl w:val="2"/>
          <w:numId w:val="15"/>
        </w:numPr>
        <w:rPr>
          <w:sz w:val="24"/>
          <w:szCs w:val="24"/>
          <w:lang w:val="en-US"/>
        </w:rPr>
      </w:pPr>
      <w:r w:rsidRPr="00AD4AFC">
        <w:rPr>
          <w:sz w:val="24"/>
          <w:szCs w:val="24"/>
          <w:lang w:val="en-US"/>
        </w:rPr>
        <w:t xml:space="preserve">Be careful when combining </w:t>
      </w:r>
      <w:proofErr w:type="spellStart"/>
      <w:proofErr w:type="gramStart"/>
      <w:r w:rsidRPr="00AD4AFC">
        <w:rPr>
          <w:sz w:val="24"/>
          <w:szCs w:val="24"/>
          <w:lang w:val="en-US"/>
        </w:rPr>
        <w:t>nextInt</w:t>
      </w:r>
      <w:proofErr w:type="spellEnd"/>
      <w:r w:rsidRPr="00AD4AFC">
        <w:rPr>
          <w:sz w:val="24"/>
          <w:szCs w:val="24"/>
          <w:lang w:val="en-US"/>
        </w:rPr>
        <w:t>(</w:t>
      </w:r>
      <w:proofErr w:type="gramEnd"/>
      <w:r w:rsidRPr="00AD4AFC">
        <w:rPr>
          <w:sz w:val="24"/>
          <w:szCs w:val="24"/>
          <w:lang w:val="en-US"/>
        </w:rPr>
        <w:t xml:space="preserve">) and </w:t>
      </w:r>
      <w:proofErr w:type="spellStart"/>
      <w:proofErr w:type="gramStart"/>
      <w:r w:rsidRPr="00AD4AFC">
        <w:rPr>
          <w:sz w:val="24"/>
          <w:szCs w:val="24"/>
          <w:lang w:val="en-US"/>
        </w:rPr>
        <w:t>nextLine</w:t>
      </w:r>
      <w:proofErr w:type="spellEnd"/>
      <w:r w:rsidRPr="00AD4AFC">
        <w:rPr>
          <w:sz w:val="24"/>
          <w:szCs w:val="24"/>
          <w:lang w:val="en-US"/>
        </w:rPr>
        <w:t>(</w:t>
      </w:r>
      <w:proofErr w:type="gramEnd"/>
      <w:r w:rsidRPr="00AD4AFC">
        <w:rPr>
          <w:sz w:val="24"/>
          <w:szCs w:val="24"/>
          <w:lang w:val="en-US"/>
        </w:rPr>
        <w:t>).</w:t>
      </w:r>
    </w:p>
    <w:p w:rsidRPr="00AD4AFC" w:rsidR="00AD4AFC" w:rsidP="00623EE5" w:rsidRDefault="00AD4AFC" w14:paraId="6D367FA7" w14:textId="77777777">
      <w:pPr>
        <w:pStyle w:val="ListParagraph"/>
        <w:numPr>
          <w:ilvl w:val="0"/>
          <w:numId w:val="28"/>
        </w:numPr>
        <w:rPr>
          <w:sz w:val="24"/>
          <w:szCs w:val="24"/>
          <w:lang w:val="en-US"/>
        </w:rPr>
      </w:pPr>
      <w:r w:rsidRPr="00AD4AFC">
        <w:rPr>
          <w:sz w:val="24"/>
          <w:szCs w:val="24"/>
          <w:lang w:val="en-US"/>
        </w:rPr>
        <w:t xml:space="preserve">After using </w:t>
      </w:r>
      <w:proofErr w:type="spellStart"/>
      <w:proofErr w:type="gramStart"/>
      <w:r w:rsidRPr="00AD4AFC">
        <w:rPr>
          <w:sz w:val="24"/>
          <w:szCs w:val="24"/>
          <w:lang w:val="en-US"/>
        </w:rPr>
        <w:t>nextInt</w:t>
      </w:r>
      <w:proofErr w:type="spellEnd"/>
      <w:r w:rsidRPr="00AD4AFC">
        <w:rPr>
          <w:sz w:val="24"/>
          <w:szCs w:val="24"/>
          <w:lang w:val="en-US"/>
        </w:rPr>
        <w:t>(</w:t>
      </w:r>
      <w:proofErr w:type="gramEnd"/>
      <w:r w:rsidRPr="00AD4AFC">
        <w:rPr>
          <w:sz w:val="24"/>
          <w:szCs w:val="24"/>
          <w:lang w:val="en-US"/>
        </w:rPr>
        <w:t>), there’s a leftover newline character.</w:t>
      </w:r>
    </w:p>
    <w:p w:rsidRPr="00AD4AFC" w:rsidR="00AD4AFC" w:rsidP="00623EE5" w:rsidRDefault="00AD4AFC" w14:paraId="5ECC2B4B" w14:textId="77777777">
      <w:pPr>
        <w:pStyle w:val="ListParagraph"/>
        <w:numPr>
          <w:ilvl w:val="0"/>
          <w:numId w:val="28"/>
        </w:numPr>
        <w:rPr>
          <w:sz w:val="24"/>
          <w:szCs w:val="24"/>
          <w:lang w:val="en-US"/>
        </w:rPr>
      </w:pPr>
      <w:r w:rsidRPr="00AD4AFC">
        <w:rPr>
          <w:sz w:val="24"/>
          <w:szCs w:val="24"/>
          <w:lang w:val="en-US"/>
        </w:rPr>
        <w:t xml:space="preserve">To fix it, add an extra </w:t>
      </w:r>
      <w:proofErr w:type="spellStart"/>
      <w:proofErr w:type="gramStart"/>
      <w:r w:rsidRPr="00AD4AFC">
        <w:rPr>
          <w:sz w:val="24"/>
          <w:szCs w:val="24"/>
          <w:lang w:val="en-US"/>
        </w:rPr>
        <w:t>input.nextLine</w:t>
      </w:r>
      <w:proofErr w:type="spellEnd"/>
      <w:proofErr w:type="gramEnd"/>
      <w:r w:rsidRPr="00AD4AFC">
        <w:rPr>
          <w:sz w:val="24"/>
          <w:szCs w:val="24"/>
          <w:lang w:val="en-US"/>
        </w:rPr>
        <w:t>(); before reading text input.</w:t>
      </w:r>
    </w:p>
    <w:p w:rsidRPr="00E2253C" w:rsidR="00341355" w:rsidP="00AD4AFC" w:rsidRDefault="00E2253C" w14:paraId="6B169A59" w14:textId="58B85B39">
      <w:pPr>
        <w:numPr>
          <w:ilvl w:val="0"/>
          <w:numId w:val="0"/>
        </w:numPr>
        <w:rPr>
          <w:b/>
          <w:bCs/>
          <w:sz w:val="24"/>
          <w:szCs w:val="24"/>
          <w:lang w:val="en-US"/>
        </w:rPr>
      </w:pPr>
      <w:r w:rsidRPr="00E2253C">
        <w:rPr>
          <w:b/>
          <w:bCs/>
          <w:sz w:val="24"/>
          <w:szCs w:val="24"/>
          <w:lang w:val="en-US"/>
        </w:rPr>
        <w:t>Conclusion</w:t>
      </w:r>
    </w:p>
    <w:p w:rsidRPr="007416BF" w:rsidR="00FE26A3" w:rsidP="00623EE5" w:rsidRDefault="00493A83" w14:paraId="660E443B" w14:textId="565ABE6F">
      <w:pPr>
        <w:pStyle w:val="ListParagraph"/>
        <w:numPr>
          <w:ilvl w:val="0"/>
          <w:numId w:val="29"/>
        </w:numPr>
        <w:rPr>
          <w:sz w:val="24"/>
          <w:szCs w:val="24"/>
          <w:lang w:val="en-US"/>
        </w:rPr>
      </w:pPr>
      <w:r w:rsidRPr="00493A83">
        <w:rPr>
          <w:sz w:val="24"/>
          <w:szCs w:val="24"/>
        </w:rPr>
        <w:t xml:space="preserve">The </w:t>
      </w:r>
      <w:r w:rsidRPr="00493A83">
        <w:rPr>
          <w:b/>
          <w:bCs/>
          <w:sz w:val="24"/>
          <w:szCs w:val="24"/>
        </w:rPr>
        <w:t>Scanner class</w:t>
      </w:r>
      <w:r w:rsidRPr="00493A83">
        <w:rPr>
          <w:sz w:val="24"/>
          <w:szCs w:val="24"/>
        </w:rPr>
        <w:t xml:space="preserve"> is a simple yet powerful way to receive input from users in Java programs.</w:t>
      </w:r>
    </w:p>
    <w:p w:rsidRPr="00493A83" w:rsidR="007416BF" w:rsidP="007416BF" w:rsidRDefault="007416BF" w14:paraId="0BFC0B2F" w14:textId="77777777">
      <w:pPr>
        <w:pStyle w:val="ListParagraph"/>
        <w:numPr>
          <w:ilvl w:val="0"/>
          <w:numId w:val="0"/>
        </w:numPr>
        <w:ind w:left="720"/>
        <w:rPr>
          <w:sz w:val="24"/>
          <w:szCs w:val="24"/>
          <w:lang w:val="en-US"/>
        </w:rPr>
      </w:pPr>
    </w:p>
    <w:p w:rsidRPr="007416BF" w:rsidR="00493A83" w:rsidP="00623EE5" w:rsidRDefault="00DF084C" w14:paraId="57803F92" w14:textId="70930F71">
      <w:pPr>
        <w:pStyle w:val="ListParagraph"/>
        <w:numPr>
          <w:ilvl w:val="0"/>
          <w:numId w:val="29"/>
        </w:numPr>
        <w:rPr>
          <w:sz w:val="24"/>
          <w:szCs w:val="24"/>
          <w:lang w:val="en-US"/>
        </w:rPr>
      </w:pPr>
      <w:r w:rsidRPr="00DF084C">
        <w:rPr>
          <w:sz w:val="24"/>
          <w:szCs w:val="24"/>
        </w:rPr>
        <w:t xml:space="preserve">It allows developers to read different types of data directly from the keyboard, making programs </w:t>
      </w:r>
      <w:r w:rsidRPr="00DF084C">
        <w:rPr>
          <w:b/>
          <w:bCs/>
          <w:sz w:val="24"/>
          <w:szCs w:val="24"/>
        </w:rPr>
        <w:t>interactive and dynamic</w:t>
      </w:r>
      <w:r w:rsidRPr="00DF084C">
        <w:rPr>
          <w:sz w:val="24"/>
          <w:szCs w:val="24"/>
        </w:rPr>
        <w:t>.</w:t>
      </w:r>
    </w:p>
    <w:p w:rsidRPr="007416BF" w:rsidR="007416BF" w:rsidP="007416BF" w:rsidRDefault="007416BF" w14:paraId="11887BC5" w14:textId="77777777">
      <w:pPr>
        <w:pStyle w:val="ListParagraph"/>
        <w:numPr>
          <w:ilvl w:val="0"/>
          <w:numId w:val="0"/>
        </w:numPr>
        <w:ind w:left="720"/>
        <w:rPr>
          <w:sz w:val="24"/>
          <w:szCs w:val="24"/>
          <w:lang w:val="en-US"/>
        </w:rPr>
      </w:pPr>
    </w:p>
    <w:p w:rsidRPr="00493A83" w:rsidR="00DF084C" w:rsidP="00623EE5" w:rsidRDefault="007416BF" w14:paraId="0C100015" w14:textId="1C8801B6">
      <w:pPr>
        <w:pStyle w:val="ListParagraph"/>
        <w:numPr>
          <w:ilvl w:val="0"/>
          <w:numId w:val="29"/>
        </w:numPr>
        <w:rPr>
          <w:sz w:val="24"/>
          <w:szCs w:val="24"/>
          <w:lang w:val="en-US"/>
        </w:rPr>
      </w:pPr>
      <w:r w:rsidRPr="007416BF">
        <w:rPr>
          <w:sz w:val="24"/>
          <w:szCs w:val="24"/>
        </w:rPr>
        <w:t>Mastering how to use Scanner is essential for building real-world applications that depend on user input.</w:t>
      </w:r>
    </w:p>
    <w:p w:rsidRPr="007459C3" w:rsidR="00E2253C" w:rsidP="007459C3" w:rsidRDefault="00555393" w14:paraId="2870C061" w14:textId="7CE21C0F">
      <w:pPr>
        <w:numPr>
          <w:ilvl w:val="0"/>
          <w:numId w:val="0"/>
        </w:numPr>
        <w:rPr>
          <w:sz w:val="24"/>
          <w:szCs w:val="24"/>
          <w:lang w:val="en-US"/>
        </w:rPr>
      </w:pPr>
      <w:r>
        <w:rPr>
          <w:sz w:val="24"/>
          <w:szCs w:val="24"/>
          <w:lang w:val="en-US"/>
        </w:rPr>
        <w:t>Video Link</w:t>
      </w:r>
      <w:r w:rsidR="007459C3">
        <w:rPr>
          <w:sz w:val="24"/>
          <w:szCs w:val="24"/>
          <w:lang w:val="en-US"/>
        </w:rPr>
        <w:t xml:space="preserve">: </w:t>
      </w:r>
      <w:hyperlink w:tgtFrame="_blank" w:history="1" r:id="rId19">
        <w:r w:rsidRPr="007459C3" w:rsidR="007459C3">
          <w:rPr>
            <w:rStyle w:val="Hyperlink"/>
            <w:b/>
            <w:bCs/>
            <w:sz w:val="24"/>
            <w:szCs w:val="24"/>
            <w:lang w:val="en-US"/>
          </w:rPr>
          <w:t>https://youtu.be/Wgkb0zg7WOM?si=xAHJWYLs8WrRPKKv</w:t>
        </w:r>
      </w:hyperlink>
      <w:r w:rsidR="007459C3">
        <w:rPr>
          <w:sz w:val="24"/>
          <w:szCs w:val="24"/>
          <w:lang w:val="en-US"/>
        </w:rPr>
        <w:t xml:space="preserve"> </w:t>
      </w:r>
      <w:hyperlink w:history="1" r:id="rId20">
        <w:r w:rsidRPr="007459C3" w:rsidR="00836A2D">
          <w:rPr>
            <w:rStyle w:val="Hyperlink"/>
            <w:b/>
            <w:bCs/>
            <w:sz w:val="24"/>
            <w:szCs w:val="24"/>
            <w:lang w:val="en-US"/>
          </w:rPr>
          <w:t>https://youtu.be/On4698IIBCk?si=_ipKrhRiF-aDc4vH</w:t>
        </w:r>
      </w:hyperlink>
    </w:p>
    <w:p w:rsidR="00D43583" w:rsidP="00623EE5" w:rsidRDefault="00AB2D15" w14:paraId="17D259E2" w14:textId="3089B087">
      <w:pPr>
        <w:pStyle w:val="ListParagraph"/>
        <w:numPr>
          <w:ilvl w:val="2"/>
          <w:numId w:val="11"/>
        </w:numPr>
        <w:rPr>
          <w:b/>
          <w:bCs/>
          <w:sz w:val="24"/>
          <w:szCs w:val="24"/>
          <w:lang w:val="en-US"/>
        </w:rPr>
      </w:pPr>
      <w:r w:rsidRPr="00D84559">
        <w:rPr>
          <w:b/>
          <w:bCs/>
          <w:sz w:val="24"/>
          <w:szCs w:val="24"/>
          <w:lang w:val="en-US"/>
        </w:rPr>
        <w:t>GU</w:t>
      </w:r>
      <w:r w:rsidRPr="00D84559" w:rsidR="001A1424">
        <w:rPr>
          <w:b/>
          <w:bCs/>
          <w:sz w:val="24"/>
          <w:szCs w:val="24"/>
          <w:lang w:val="en-US"/>
        </w:rPr>
        <w:t xml:space="preserve">I </w:t>
      </w:r>
      <w:r w:rsidRPr="00D84559" w:rsidR="00D2578D">
        <w:rPr>
          <w:b/>
          <w:bCs/>
          <w:sz w:val="24"/>
          <w:szCs w:val="24"/>
          <w:lang w:val="en-US"/>
        </w:rPr>
        <w:t>Inp</w:t>
      </w:r>
      <w:r w:rsidRPr="00D84559" w:rsidR="00EC03B6">
        <w:rPr>
          <w:b/>
          <w:bCs/>
          <w:sz w:val="24"/>
          <w:szCs w:val="24"/>
          <w:lang w:val="en-US"/>
        </w:rPr>
        <w:t xml:space="preserve">ut </w:t>
      </w:r>
      <w:r w:rsidRPr="00D84559" w:rsidR="00021CA1">
        <w:rPr>
          <w:b/>
          <w:bCs/>
          <w:sz w:val="24"/>
          <w:szCs w:val="24"/>
          <w:lang w:val="en-US"/>
        </w:rPr>
        <w:t>usin</w:t>
      </w:r>
      <w:r w:rsidRPr="00D84559" w:rsidR="00F61275">
        <w:rPr>
          <w:b/>
          <w:bCs/>
          <w:sz w:val="24"/>
          <w:szCs w:val="24"/>
          <w:lang w:val="en-US"/>
        </w:rPr>
        <w:t xml:space="preserve">g </w:t>
      </w:r>
      <w:proofErr w:type="spellStart"/>
      <w:r w:rsidRPr="009774EB" w:rsidR="00821EAF">
        <w:rPr>
          <w:b/>
          <w:sz w:val="24"/>
          <w:szCs w:val="24"/>
          <w:highlight w:val="lightGray"/>
          <w:lang w:val="en-US"/>
        </w:rPr>
        <w:t>J</w:t>
      </w:r>
      <w:r w:rsidRPr="009774EB" w:rsidR="00A13FC2">
        <w:rPr>
          <w:b/>
          <w:sz w:val="24"/>
          <w:szCs w:val="24"/>
          <w:highlight w:val="lightGray"/>
          <w:lang w:val="en-US"/>
        </w:rPr>
        <w:t>O</w:t>
      </w:r>
      <w:r w:rsidRPr="009774EB" w:rsidR="00E4473C">
        <w:rPr>
          <w:b/>
          <w:sz w:val="24"/>
          <w:szCs w:val="24"/>
          <w:highlight w:val="lightGray"/>
          <w:lang w:val="en-US"/>
        </w:rPr>
        <w:t>p</w:t>
      </w:r>
      <w:r w:rsidRPr="009774EB" w:rsidR="006C13C5">
        <w:rPr>
          <w:b/>
          <w:sz w:val="24"/>
          <w:szCs w:val="24"/>
          <w:highlight w:val="lightGray"/>
          <w:lang w:val="en-US"/>
        </w:rPr>
        <w:t>tio</w:t>
      </w:r>
      <w:r w:rsidRPr="009774EB" w:rsidR="003B1646">
        <w:rPr>
          <w:b/>
          <w:sz w:val="24"/>
          <w:szCs w:val="24"/>
          <w:highlight w:val="lightGray"/>
          <w:lang w:val="en-US"/>
        </w:rPr>
        <w:t>n</w:t>
      </w:r>
      <w:proofErr w:type="spellEnd"/>
      <w:r w:rsidRPr="009774EB" w:rsidR="003B1646">
        <w:rPr>
          <w:b/>
          <w:sz w:val="24"/>
          <w:szCs w:val="24"/>
          <w:highlight w:val="lightGray"/>
          <w:lang w:val="en-US"/>
        </w:rPr>
        <w:t xml:space="preserve"> Pan</w:t>
      </w:r>
      <w:r w:rsidRPr="009774EB" w:rsidR="00B616DD">
        <w:rPr>
          <w:b/>
          <w:sz w:val="24"/>
          <w:szCs w:val="24"/>
          <w:highlight w:val="lightGray"/>
          <w:lang w:val="en-US"/>
        </w:rPr>
        <w:t>e</w:t>
      </w:r>
    </w:p>
    <w:p w:rsidRPr="00381F9A" w:rsidR="00164151" w:rsidP="00623EE5" w:rsidRDefault="00381F9A" w14:paraId="71A94A1C" w14:textId="64A904A6">
      <w:pPr>
        <w:pStyle w:val="ListParagraph"/>
        <w:numPr>
          <w:ilvl w:val="0"/>
          <w:numId w:val="15"/>
        </w:numPr>
        <w:rPr>
          <w:sz w:val="24"/>
          <w:szCs w:val="24"/>
          <w:lang w:val="en-US"/>
        </w:rPr>
      </w:pPr>
      <w:r w:rsidRPr="00381F9A">
        <w:rPr>
          <w:sz w:val="24"/>
          <w:szCs w:val="24"/>
        </w:rPr>
        <w:t>In Java, most beginner programs use the console for input and output. However, Java also provides a more interactive and user-friendly way to get input through Graphical User Interface (GUI) components.</w:t>
      </w:r>
    </w:p>
    <w:p w:rsidRPr="00AF7714" w:rsidR="00381F9A" w:rsidP="00623EE5" w:rsidRDefault="00AF7714" w14:paraId="6C26F339" w14:textId="4D6E139D">
      <w:pPr>
        <w:pStyle w:val="ListParagraph"/>
        <w:numPr>
          <w:ilvl w:val="0"/>
          <w:numId w:val="15"/>
        </w:numPr>
        <w:rPr>
          <w:sz w:val="24"/>
          <w:szCs w:val="24"/>
          <w:lang w:val="en-US"/>
        </w:rPr>
      </w:pPr>
      <w:r w:rsidRPr="00AF7714">
        <w:rPr>
          <w:sz w:val="24"/>
          <w:szCs w:val="24"/>
        </w:rPr>
        <w:t xml:space="preserve">One of the simplest ways to do this is by using the </w:t>
      </w:r>
      <w:proofErr w:type="spellStart"/>
      <w:r w:rsidRPr="00AF7714">
        <w:rPr>
          <w:b/>
          <w:bCs/>
          <w:sz w:val="24"/>
          <w:szCs w:val="24"/>
        </w:rPr>
        <w:t>JOptionPane</w:t>
      </w:r>
      <w:proofErr w:type="spellEnd"/>
      <w:r w:rsidRPr="00AF7714">
        <w:rPr>
          <w:b/>
          <w:bCs/>
          <w:sz w:val="24"/>
          <w:szCs w:val="24"/>
        </w:rPr>
        <w:t xml:space="preserve"> class</w:t>
      </w:r>
      <w:r w:rsidRPr="00AF7714">
        <w:rPr>
          <w:sz w:val="24"/>
          <w:szCs w:val="24"/>
        </w:rPr>
        <w:t xml:space="preserve">, which is part of the </w:t>
      </w:r>
      <w:proofErr w:type="spellStart"/>
      <w:proofErr w:type="gramStart"/>
      <w:r w:rsidRPr="009774EB">
        <w:rPr>
          <w:b/>
          <w:sz w:val="24"/>
          <w:szCs w:val="24"/>
          <w:highlight w:val="lightGray"/>
        </w:rPr>
        <w:t>javax.swing</w:t>
      </w:r>
      <w:proofErr w:type="spellEnd"/>
      <w:proofErr w:type="gramEnd"/>
      <w:r w:rsidRPr="00AF7714">
        <w:rPr>
          <w:b/>
          <w:bCs/>
          <w:sz w:val="24"/>
          <w:szCs w:val="24"/>
        </w:rPr>
        <w:t xml:space="preserve"> package</w:t>
      </w:r>
      <w:r w:rsidRPr="00AF7714">
        <w:rPr>
          <w:sz w:val="24"/>
          <w:szCs w:val="24"/>
        </w:rPr>
        <w:t>.</w:t>
      </w:r>
    </w:p>
    <w:p w:rsidRPr="009774EB" w:rsidR="00AF7714" w:rsidP="00623EE5" w:rsidRDefault="00F37791" w14:paraId="2EFA065C" w14:textId="1F6EF1F2">
      <w:pPr>
        <w:pStyle w:val="ListParagraph"/>
        <w:numPr>
          <w:ilvl w:val="0"/>
          <w:numId w:val="15"/>
        </w:numPr>
        <w:rPr>
          <w:sz w:val="24"/>
          <w:szCs w:val="24"/>
          <w:lang w:val="en-US"/>
        </w:rPr>
      </w:pPr>
      <w:proofErr w:type="spellStart"/>
      <w:r w:rsidRPr="009774EB">
        <w:rPr>
          <w:sz w:val="24"/>
          <w:szCs w:val="24"/>
          <w:highlight w:val="lightGray"/>
        </w:rPr>
        <w:t>JOptionPane</w:t>
      </w:r>
      <w:proofErr w:type="spellEnd"/>
      <w:r w:rsidRPr="00F37791">
        <w:rPr>
          <w:sz w:val="24"/>
          <w:szCs w:val="24"/>
        </w:rPr>
        <w:t xml:space="preserve"> allows you to create </w:t>
      </w:r>
      <w:r w:rsidRPr="00F37791">
        <w:rPr>
          <w:b/>
          <w:bCs/>
          <w:sz w:val="24"/>
          <w:szCs w:val="24"/>
        </w:rPr>
        <w:t>dialog boxes</w:t>
      </w:r>
      <w:r w:rsidRPr="00F37791">
        <w:rPr>
          <w:sz w:val="24"/>
          <w:szCs w:val="24"/>
        </w:rPr>
        <w:t xml:space="preserve"> that can display messages, request input, or show warnings—all in pop-up windows instead of the console.</w:t>
      </w:r>
    </w:p>
    <w:p w:rsidRPr="00BB134F" w:rsidR="009774EB" w:rsidP="009774EB" w:rsidRDefault="00BB134F" w14:paraId="5F75F0EA" w14:textId="308E316E">
      <w:pPr>
        <w:numPr>
          <w:ilvl w:val="0"/>
          <w:numId w:val="0"/>
        </w:numPr>
        <w:rPr>
          <w:b/>
          <w:bCs/>
          <w:color w:val="EE0000"/>
          <w:sz w:val="24"/>
          <w:szCs w:val="24"/>
        </w:rPr>
      </w:pPr>
      <w:r w:rsidRPr="00BB134F">
        <w:rPr>
          <w:b/>
          <w:bCs/>
          <w:color w:val="EE0000"/>
          <w:sz w:val="24"/>
          <w:szCs w:val="24"/>
        </w:rPr>
        <w:t xml:space="preserve">Importing the </w:t>
      </w:r>
      <w:proofErr w:type="spellStart"/>
      <w:r w:rsidRPr="00BB134F">
        <w:rPr>
          <w:b/>
          <w:bCs/>
          <w:color w:val="EE0000"/>
          <w:sz w:val="24"/>
          <w:szCs w:val="24"/>
        </w:rPr>
        <w:t>JOptionPane</w:t>
      </w:r>
      <w:proofErr w:type="spellEnd"/>
      <w:r w:rsidRPr="00BB134F">
        <w:rPr>
          <w:b/>
          <w:bCs/>
          <w:color w:val="EE0000"/>
          <w:sz w:val="24"/>
          <w:szCs w:val="24"/>
        </w:rPr>
        <w:t xml:space="preserve"> Class</w:t>
      </w:r>
    </w:p>
    <w:p w:rsidR="00BB134F" w:rsidP="00BB7AA9" w:rsidRDefault="00BB7AA9" w14:paraId="7DF886AB" w14:textId="35E0D605">
      <w:pPr>
        <w:numPr>
          <w:ilvl w:val="0"/>
          <w:numId w:val="0"/>
        </w:numPr>
        <w:ind w:firstLine="720"/>
        <w:rPr>
          <w:sz w:val="24"/>
          <w:szCs w:val="24"/>
        </w:rPr>
      </w:pPr>
      <w:r>
        <w:rPr>
          <w:noProof/>
          <w:lang w:val="en-US"/>
        </w:rPr>
        <mc:AlternateContent>
          <mc:Choice Requires="wps">
            <w:drawing>
              <wp:anchor distT="0" distB="0" distL="114300" distR="114300" simplePos="0" relativeHeight="251658266" behindDoc="0" locked="0" layoutInCell="1" allowOverlap="1" wp14:anchorId="5DE98B27" wp14:editId="132CF8EA">
                <wp:simplePos x="0" y="0"/>
                <wp:positionH relativeFrom="margin">
                  <wp:align>center</wp:align>
                </wp:positionH>
                <wp:positionV relativeFrom="paragraph">
                  <wp:posOffset>286929</wp:posOffset>
                </wp:positionV>
                <wp:extent cx="5347970" cy="653143"/>
                <wp:effectExtent l="0" t="0" r="24130" b="13970"/>
                <wp:wrapNone/>
                <wp:docPr id="2106292821" name="Text Box 10"/>
                <wp:cNvGraphicFramePr/>
                <a:graphic xmlns:a="http://schemas.openxmlformats.org/drawingml/2006/main">
                  <a:graphicData uri="http://schemas.microsoft.com/office/word/2010/wordprocessingShape">
                    <wps:wsp>
                      <wps:cNvSpPr txBox="1"/>
                      <wps:spPr>
                        <a:xfrm>
                          <a:off x="0" y="0"/>
                          <a:ext cx="5347970" cy="653143"/>
                        </a:xfrm>
                        <a:prstGeom prst="rect">
                          <a:avLst/>
                        </a:prstGeom>
                        <a:solidFill>
                          <a:schemeClr val="tx1"/>
                        </a:solidFill>
                        <a:ln w="6350">
                          <a:solidFill>
                            <a:prstClr val="black"/>
                          </a:solidFill>
                        </a:ln>
                      </wps:spPr>
                      <wps:txbx>
                        <w:txbxContent>
                          <w:p w:rsidR="00BB7AA9" w:rsidP="00BB7AA9" w:rsidRDefault="00BB7AA9" w14:paraId="4D5A2CF4" w14:textId="77777777">
                            <w:pPr>
                              <w:numPr>
                                <w:ilvl w:val="0"/>
                                <w:numId w:val="0"/>
                              </w:numPr>
                            </w:pPr>
                            <w:r>
                              <w:t>j</w:t>
                            </w:r>
                            <w:r w:rsidRPr="005E478C">
                              <w:t>ava</w:t>
                            </w:r>
                          </w:p>
                          <w:p w:rsidRPr="00705AF5" w:rsidR="00BB7AA9" w:rsidP="00BB7AA9" w:rsidRDefault="00BB7AA9" w14:paraId="177B6330" w14:textId="4F45CA34">
                            <w:pPr>
                              <w:numPr>
                                <w:ilvl w:val="0"/>
                                <w:numId w:val="0"/>
                              </w:numPr>
                            </w:pPr>
                            <w:r w:rsidRPr="00BB7AA9">
                              <w:rPr>
                                <w:color w:val="0B769F" w:themeColor="accent4" w:themeShade="BF"/>
                              </w:rPr>
                              <w:t>import</w:t>
                            </w:r>
                            <w:r w:rsidRPr="00BB7AA9">
                              <w:t xml:space="preserve"> </w:t>
                            </w:r>
                            <w:proofErr w:type="spellStart"/>
                            <w:proofErr w:type="gramStart"/>
                            <w:r w:rsidRPr="00BB7AA9">
                              <w:t>javax.swing</w:t>
                            </w:r>
                            <w:proofErr w:type="gramEnd"/>
                            <w:r w:rsidRPr="00BB7AA9">
                              <w:t>.</w:t>
                            </w:r>
                            <w:proofErr w:type="gramStart"/>
                            <w:r w:rsidRPr="00BB7AA9">
                              <w:t>JOptionPane</w:t>
                            </w:r>
                            <w:proofErr w:type="spellEnd"/>
                            <w:r w:rsidRPr="00BB7AA9">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C0D11CB">
              <v:shape id="_x0000_s1055" style="position:absolute;left:0;text-align:left;margin-left:0;margin-top:22.6pt;width:421.1pt;height:51.45pt;z-index:25165826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" w14:anchorId="5DE98B27">
                <v:textbox>
                  <w:txbxContent>
                    <w:p w:rsidR="00BB7AA9" w:rsidP="00BB7AA9" w:rsidRDefault="00BB7AA9" w14:paraId="429FCABB" w14:textId="77777777">
                      <w:pPr>
                        <w:numPr>
                          <w:ilvl w:val="0"/>
                          <w:numId w:val="0"/>
                        </w:numPr>
                      </w:pPr>
                      <w:r>
                        <w:t>j</w:t>
                      </w:r>
                      <w:r w:rsidRPr="005E478C">
                        <w:t>ava</w:t>
                      </w:r>
                    </w:p>
                    <w:p w:rsidRPr="00705AF5" w:rsidR="00BB7AA9" w:rsidP="00BB7AA9" w:rsidRDefault="00BB7AA9" w14:paraId="5DDA8785" w14:textId="4F45CA34">
                      <w:pPr>
                        <w:numPr>
                          <w:ilvl w:val="0"/>
                          <w:numId w:val="0"/>
                        </w:numPr>
                      </w:pPr>
                      <w:r w:rsidRPr="00BB7AA9">
                        <w:rPr>
                          <w:color w:val="0B769F" w:themeColor="accent4" w:themeShade="BF"/>
                        </w:rPr>
                        <w:t>import</w:t>
                      </w:r>
                      <w:r w:rsidRPr="00BB7AA9">
                        <w:t xml:space="preserve"> </w:t>
                      </w:r>
                      <w:proofErr w:type="spellStart"/>
                      <w:proofErr w:type="gramStart"/>
                      <w:r w:rsidRPr="00BB7AA9">
                        <w:t>javax.swing</w:t>
                      </w:r>
                      <w:proofErr w:type="gramEnd"/>
                      <w:r w:rsidRPr="00BB7AA9">
                        <w:t>.</w:t>
                      </w:r>
                      <w:proofErr w:type="gramStart"/>
                      <w:r w:rsidRPr="00BB7AA9">
                        <w:t>JOptionPane</w:t>
                      </w:r>
                      <w:proofErr w:type="spellEnd"/>
                      <w:r w:rsidRPr="00BB7AA9">
                        <w:t>;</w:t>
                      </w:r>
                      <w:proofErr w:type="gramEnd"/>
                    </w:p>
                  </w:txbxContent>
                </v:textbox>
                <w10:wrap anchorx="margin"/>
              </v:shape>
            </w:pict>
          </mc:Fallback>
        </mc:AlternateContent>
      </w:r>
      <w:r w:rsidRPr="00BB7AA9">
        <w:rPr>
          <w:sz w:val="24"/>
          <w:szCs w:val="24"/>
        </w:rPr>
        <w:t xml:space="preserve">Before using </w:t>
      </w:r>
      <w:proofErr w:type="spellStart"/>
      <w:r w:rsidRPr="00BB7AA9">
        <w:rPr>
          <w:sz w:val="24"/>
          <w:szCs w:val="24"/>
        </w:rPr>
        <w:t>JOptionPane</w:t>
      </w:r>
      <w:proofErr w:type="spellEnd"/>
      <w:r w:rsidRPr="00BB7AA9">
        <w:rPr>
          <w:sz w:val="24"/>
          <w:szCs w:val="24"/>
        </w:rPr>
        <w:t>, you must import it into your program:</w:t>
      </w:r>
    </w:p>
    <w:p w:rsidR="00BB7AA9" w:rsidP="00BB7AA9" w:rsidRDefault="00BB7AA9" w14:paraId="31502F6D" w14:textId="51293B9D">
      <w:pPr>
        <w:numPr>
          <w:ilvl w:val="0"/>
          <w:numId w:val="0"/>
        </w:numPr>
        <w:ind w:firstLine="720"/>
        <w:rPr>
          <w:sz w:val="24"/>
          <w:szCs w:val="24"/>
          <w:lang w:val="en-US"/>
        </w:rPr>
      </w:pPr>
    </w:p>
    <w:p w:rsidR="00BB7AA9" w:rsidP="00BB7AA9" w:rsidRDefault="00BB7AA9" w14:paraId="677E0EC8" w14:textId="77777777">
      <w:pPr>
        <w:numPr>
          <w:ilvl w:val="0"/>
          <w:numId w:val="0"/>
        </w:numPr>
        <w:ind w:firstLine="720"/>
        <w:rPr>
          <w:sz w:val="24"/>
          <w:szCs w:val="24"/>
          <w:lang w:val="en-US"/>
        </w:rPr>
      </w:pPr>
    </w:p>
    <w:p w:rsidR="00BB7AA9" w:rsidP="00BB7AA9" w:rsidRDefault="00BB7AA9" w14:paraId="5D3563A0" w14:textId="77777777">
      <w:pPr>
        <w:numPr>
          <w:ilvl w:val="0"/>
          <w:numId w:val="0"/>
        </w:numPr>
        <w:rPr>
          <w:sz w:val="24"/>
          <w:szCs w:val="24"/>
          <w:lang w:val="en-US"/>
        </w:rPr>
      </w:pPr>
    </w:p>
    <w:p w:rsidR="000D52AB" w:rsidP="00FC1C8F" w:rsidRDefault="00FC1C8F" w14:paraId="0578AE28" w14:textId="494503D1">
      <w:pPr>
        <w:numPr>
          <w:ilvl w:val="0"/>
          <w:numId w:val="0"/>
        </w:numPr>
        <w:ind w:firstLine="720"/>
        <w:rPr>
          <w:sz w:val="24"/>
          <w:szCs w:val="24"/>
          <w:lang w:val="en-US"/>
        </w:rPr>
      </w:pPr>
      <w:r w:rsidRPr="00FC1C8F">
        <w:rPr>
          <w:sz w:val="24"/>
          <w:szCs w:val="24"/>
        </w:rPr>
        <w:t xml:space="preserve">This makes the </w:t>
      </w:r>
      <w:proofErr w:type="spellStart"/>
      <w:r w:rsidRPr="00FC1C8F">
        <w:rPr>
          <w:sz w:val="24"/>
          <w:szCs w:val="24"/>
        </w:rPr>
        <w:t>JOptionPane</w:t>
      </w:r>
      <w:proofErr w:type="spellEnd"/>
      <w:r w:rsidRPr="00FC1C8F">
        <w:rPr>
          <w:sz w:val="24"/>
          <w:szCs w:val="24"/>
        </w:rPr>
        <w:t xml:space="preserve"> class available for creating dialog boxes.</w:t>
      </w:r>
    </w:p>
    <w:p w:rsidRPr="00311652" w:rsidR="00BB7AA9" w:rsidP="00FC1C8F" w:rsidRDefault="00311652" w14:paraId="686FAEAA" w14:textId="6967DE0A">
      <w:pPr>
        <w:numPr>
          <w:ilvl w:val="0"/>
          <w:numId w:val="0"/>
        </w:numPr>
        <w:rPr>
          <w:b/>
          <w:bCs/>
          <w:color w:val="EE0000"/>
          <w:sz w:val="24"/>
          <w:szCs w:val="24"/>
          <w:lang w:val="en-US"/>
        </w:rPr>
      </w:pPr>
      <w:r w:rsidRPr="00311652">
        <w:rPr>
          <w:b/>
          <w:bCs/>
          <w:color w:val="EE0000"/>
          <w:sz w:val="24"/>
          <w:szCs w:val="24"/>
        </w:rPr>
        <w:t xml:space="preserve">Getting Input Using </w:t>
      </w:r>
      <w:proofErr w:type="spellStart"/>
      <w:r w:rsidRPr="00311652">
        <w:rPr>
          <w:b/>
          <w:bCs/>
          <w:color w:val="EE0000"/>
          <w:sz w:val="24"/>
          <w:szCs w:val="24"/>
        </w:rPr>
        <w:t>JOptionPane.showInputDialog</w:t>
      </w:r>
      <w:proofErr w:type="spellEnd"/>
      <w:r w:rsidRPr="00311652">
        <w:rPr>
          <w:b/>
          <w:bCs/>
          <w:color w:val="EE0000"/>
          <w:sz w:val="24"/>
          <w:szCs w:val="24"/>
        </w:rPr>
        <w:t>()</w:t>
      </w:r>
    </w:p>
    <w:p w:rsidR="00BB7AA9" w:rsidP="00374FE8" w:rsidRDefault="00374FE8" w14:paraId="6E64DA4B" w14:textId="71F148E4">
      <w:pPr>
        <w:numPr>
          <w:ilvl w:val="0"/>
          <w:numId w:val="0"/>
        </w:numPr>
        <w:ind w:left="720"/>
        <w:rPr>
          <w:sz w:val="24"/>
          <w:szCs w:val="24"/>
          <w:lang w:val="en-US"/>
        </w:rPr>
      </w:pPr>
      <w:r w:rsidRPr="00374FE8">
        <w:rPr>
          <w:sz w:val="24"/>
          <w:szCs w:val="24"/>
        </w:rPr>
        <w:t xml:space="preserve">The method </w:t>
      </w:r>
      <w:proofErr w:type="spellStart"/>
      <w:proofErr w:type="gramStart"/>
      <w:r w:rsidRPr="00374FE8">
        <w:rPr>
          <w:b/>
          <w:bCs/>
          <w:sz w:val="24"/>
          <w:szCs w:val="24"/>
        </w:rPr>
        <w:t>showInputDialog</w:t>
      </w:r>
      <w:proofErr w:type="spellEnd"/>
      <w:r w:rsidRPr="00374FE8">
        <w:rPr>
          <w:b/>
          <w:bCs/>
          <w:sz w:val="24"/>
          <w:szCs w:val="24"/>
        </w:rPr>
        <w:t>(</w:t>
      </w:r>
      <w:proofErr w:type="gramEnd"/>
      <w:r w:rsidRPr="00374FE8">
        <w:rPr>
          <w:b/>
          <w:bCs/>
          <w:sz w:val="24"/>
          <w:szCs w:val="24"/>
        </w:rPr>
        <w:t>)</w:t>
      </w:r>
      <w:r w:rsidRPr="00374FE8">
        <w:rPr>
          <w:sz w:val="24"/>
          <w:szCs w:val="24"/>
        </w:rPr>
        <w:t xml:space="preserve"> displays a pop-up window where the user can type input.</w:t>
      </w:r>
      <w:r>
        <w:rPr>
          <w:sz w:val="24"/>
          <w:szCs w:val="24"/>
        </w:rPr>
        <w:t xml:space="preserve"> </w:t>
      </w:r>
      <w:r w:rsidRPr="00374FE8">
        <w:rPr>
          <w:sz w:val="24"/>
          <w:szCs w:val="24"/>
        </w:rPr>
        <w:t xml:space="preserve">It returns the input as a </w:t>
      </w:r>
      <w:r w:rsidRPr="00374FE8">
        <w:rPr>
          <w:b/>
          <w:bCs/>
          <w:sz w:val="24"/>
          <w:szCs w:val="24"/>
        </w:rPr>
        <w:t>String</w:t>
      </w:r>
      <w:r w:rsidRPr="00374FE8">
        <w:rPr>
          <w:sz w:val="24"/>
          <w:szCs w:val="24"/>
        </w:rPr>
        <w:t>, even if the user enters numbers—so you may need to convert it to other data types.</w:t>
      </w:r>
    </w:p>
    <w:p w:rsidR="00BB7AA9" w:rsidP="00374FE8" w:rsidRDefault="00374FE8" w14:paraId="527A935A" w14:textId="292C2522">
      <w:pPr>
        <w:numPr>
          <w:ilvl w:val="0"/>
          <w:numId w:val="0"/>
        </w:numPr>
        <w:rPr>
          <w:sz w:val="24"/>
          <w:szCs w:val="24"/>
          <w:lang w:val="en-US"/>
        </w:rPr>
      </w:pPr>
      <w:r>
        <w:rPr>
          <w:sz w:val="24"/>
          <w:szCs w:val="24"/>
          <w:lang w:val="en-US"/>
        </w:rPr>
        <w:t>Syntax:</w:t>
      </w:r>
    </w:p>
    <w:p w:rsidR="00BB7AA9" w:rsidP="00A52558" w:rsidRDefault="00A52558" w14:paraId="49D0A73A" w14:textId="063B03DD">
      <w:pPr>
        <w:numPr>
          <w:ilvl w:val="0"/>
          <w:numId w:val="0"/>
        </w:numPr>
        <w:rPr>
          <w:sz w:val="24"/>
          <w:szCs w:val="24"/>
          <w:lang w:val="en-US"/>
        </w:rPr>
      </w:pPr>
      <w:r>
        <w:rPr>
          <w:noProof/>
          <w:lang w:val="en-US"/>
        </w:rPr>
        <mc:AlternateContent>
          <mc:Choice Requires="wps">
            <w:drawing>
              <wp:anchor distT="0" distB="0" distL="114300" distR="114300" simplePos="0" relativeHeight="251658267" behindDoc="0" locked="0" layoutInCell="1" allowOverlap="1" wp14:anchorId="7516ECB7" wp14:editId="761863AD">
                <wp:simplePos x="0" y="0"/>
                <wp:positionH relativeFrom="margin">
                  <wp:align>center</wp:align>
                </wp:positionH>
                <wp:positionV relativeFrom="paragraph">
                  <wp:posOffset>7257</wp:posOffset>
                </wp:positionV>
                <wp:extent cx="5347970" cy="653143"/>
                <wp:effectExtent l="0" t="0" r="24130" b="13970"/>
                <wp:wrapNone/>
                <wp:docPr id="1123242964" name="Text Box 10"/>
                <wp:cNvGraphicFramePr/>
                <a:graphic xmlns:a="http://schemas.openxmlformats.org/drawingml/2006/main">
                  <a:graphicData uri="http://schemas.microsoft.com/office/word/2010/wordprocessingShape">
                    <wps:wsp>
                      <wps:cNvSpPr txBox="1"/>
                      <wps:spPr>
                        <a:xfrm>
                          <a:off x="0" y="0"/>
                          <a:ext cx="5347970" cy="653143"/>
                        </a:xfrm>
                        <a:prstGeom prst="rect">
                          <a:avLst/>
                        </a:prstGeom>
                        <a:solidFill>
                          <a:schemeClr val="tx1"/>
                        </a:solidFill>
                        <a:ln w="6350">
                          <a:solidFill>
                            <a:prstClr val="black"/>
                          </a:solidFill>
                        </a:ln>
                      </wps:spPr>
                      <wps:txbx>
                        <w:txbxContent>
                          <w:p w:rsidR="00A52558" w:rsidP="00A52558" w:rsidRDefault="00A52558" w14:paraId="239EDA03" w14:textId="77777777">
                            <w:pPr>
                              <w:numPr>
                                <w:ilvl w:val="0"/>
                                <w:numId w:val="0"/>
                              </w:numPr>
                            </w:pPr>
                            <w:r>
                              <w:t>j</w:t>
                            </w:r>
                            <w:r w:rsidRPr="005E478C">
                              <w:t>ava</w:t>
                            </w:r>
                          </w:p>
                          <w:p w:rsidRPr="00705AF5" w:rsidR="00A52558" w:rsidP="00A52558" w:rsidRDefault="00A52558" w14:paraId="201E7B69" w14:textId="08F38A71">
                            <w:pPr>
                              <w:numPr>
                                <w:ilvl w:val="0"/>
                                <w:numId w:val="0"/>
                              </w:numPr>
                            </w:pPr>
                            <w:r w:rsidRPr="00E56B83">
                              <w:rPr>
                                <w:color w:val="EE0000"/>
                              </w:rPr>
                              <w:t xml:space="preserve">String </w:t>
                            </w:r>
                            <w:proofErr w:type="spellStart"/>
                            <w:r w:rsidRPr="00E56B83">
                              <w:rPr>
                                <w:color w:val="EE0000"/>
                              </w:rPr>
                              <w:t>variableName</w:t>
                            </w:r>
                            <w:proofErr w:type="spellEnd"/>
                            <w:r w:rsidRPr="00E56B83">
                              <w:rPr>
                                <w:color w:val="EE0000"/>
                              </w:rPr>
                              <w:t xml:space="preserve"> </w:t>
                            </w:r>
                            <w:r w:rsidRPr="00A52558">
                              <w:t xml:space="preserve">= </w:t>
                            </w:r>
                            <w:proofErr w:type="spellStart"/>
                            <w:r w:rsidRPr="00A52558">
                              <w:t>JOptionPane.showInputDialog</w:t>
                            </w:r>
                            <w:proofErr w:type="spellEnd"/>
                            <w:r w:rsidRPr="00A52558">
                              <w:t>("</w:t>
                            </w:r>
                            <w:r w:rsidRPr="00E56B83">
                              <w:rPr>
                                <w:color w:val="00B050"/>
                              </w:rPr>
                              <w:t>Message</w:t>
                            </w:r>
                            <w:r w:rsidRPr="00A52558">
                              <w:t>"</w:t>
                            </w:r>
                            <w:proofErr w:type="gramStart"/>
                            <w:r w:rsidRPr="00A52558">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4F5F64E">
              <v:shape id="_x0000_s1056" style="position:absolute;margin-left:0;margin-top:.55pt;width:421.1pt;height:51.45pt;z-index:251658267;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" w14:anchorId="7516ECB7">
                <v:textbox>
                  <w:txbxContent>
                    <w:p w:rsidR="00A52558" w:rsidP="00A52558" w:rsidRDefault="00A52558" w14:paraId="15EDA02C" w14:textId="77777777">
                      <w:pPr>
                        <w:numPr>
                          <w:ilvl w:val="0"/>
                          <w:numId w:val="0"/>
                        </w:numPr>
                      </w:pPr>
                      <w:r>
                        <w:t>j</w:t>
                      </w:r>
                      <w:r w:rsidRPr="005E478C">
                        <w:t>ava</w:t>
                      </w:r>
                    </w:p>
                    <w:p w:rsidRPr="00705AF5" w:rsidR="00A52558" w:rsidP="00A52558" w:rsidRDefault="00A52558" w14:paraId="7679D906" w14:textId="08F38A71">
                      <w:pPr>
                        <w:numPr>
                          <w:ilvl w:val="0"/>
                          <w:numId w:val="0"/>
                        </w:numPr>
                      </w:pPr>
                      <w:r w:rsidRPr="00E56B83">
                        <w:rPr>
                          <w:color w:val="EE0000"/>
                        </w:rPr>
                        <w:t xml:space="preserve">String </w:t>
                      </w:r>
                      <w:proofErr w:type="spellStart"/>
                      <w:r w:rsidRPr="00E56B83">
                        <w:rPr>
                          <w:color w:val="EE0000"/>
                        </w:rPr>
                        <w:t>variableName</w:t>
                      </w:r>
                      <w:proofErr w:type="spellEnd"/>
                      <w:r w:rsidRPr="00E56B83">
                        <w:rPr>
                          <w:color w:val="EE0000"/>
                        </w:rPr>
                        <w:t xml:space="preserve"> </w:t>
                      </w:r>
                      <w:r w:rsidRPr="00A52558">
                        <w:t xml:space="preserve">= </w:t>
                      </w:r>
                      <w:proofErr w:type="spellStart"/>
                      <w:r w:rsidRPr="00A52558">
                        <w:t>JOptionPane.showInputDialog</w:t>
                      </w:r>
                      <w:proofErr w:type="spellEnd"/>
                      <w:r w:rsidRPr="00A52558">
                        <w:t>("</w:t>
                      </w:r>
                      <w:r w:rsidRPr="00E56B83">
                        <w:rPr>
                          <w:color w:val="00B050"/>
                        </w:rPr>
                        <w:t>Message</w:t>
                      </w:r>
                      <w:r w:rsidRPr="00A52558">
                        <w:t>"</w:t>
                      </w:r>
                      <w:proofErr w:type="gramStart"/>
                      <w:r w:rsidRPr="00A52558">
                        <w:t>);</w:t>
                      </w:r>
                      <w:proofErr w:type="gramEnd"/>
                    </w:p>
                  </w:txbxContent>
                </v:textbox>
                <w10:wrap anchorx="margin"/>
              </v:shape>
            </w:pict>
          </mc:Fallback>
        </mc:AlternateContent>
      </w:r>
    </w:p>
    <w:p w:rsidR="00BB7AA9" w:rsidP="00BB7AA9" w:rsidRDefault="00BB7AA9" w14:paraId="3D665FC6" w14:textId="77777777">
      <w:pPr>
        <w:numPr>
          <w:ilvl w:val="0"/>
          <w:numId w:val="0"/>
        </w:numPr>
        <w:ind w:firstLine="720"/>
        <w:rPr>
          <w:sz w:val="24"/>
          <w:szCs w:val="24"/>
          <w:lang w:val="en-US"/>
        </w:rPr>
      </w:pPr>
    </w:p>
    <w:p w:rsidR="00BB7AA9" w:rsidP="00BB7AA9" w:rsidRDefault="00BB7AA9" w14:paraId="74095D4C" w14:textId="77777777">
      <w:pPr>
        <w:numPr>
          <w:ilvl w:val="0"/>
          <w:numId w:val="0"/>
        </w:numPr>
        <w:ind w:firstLine="720"/>
        <w:rPr>
          <w:sz w:val="24"/>
          <w:szCs w:val="24"/>
          <w:lang w:val="en-US"/>
        </w:rPr>
      </w:pPr>
    </w:p>
    <w:p w:rsidR="00BB7AA9" w:rsidP="00A52558" w:rsidRDefault="00A52558" w14:paraId="7628027C" w14:textId="4516B4C5">
      <w:pPr>
        <w:numPr>
          <w:ilvl w:val="0"/>
          <w:numId w:val="0"/>
        </w:numPr>
        <w:rPr>
          <w:sz w:val="24"/>
          <w:szCs w:val="24"/>
          <w:lang w:val="en-US"/>
        </w:rPr>
      </w:pPr>
      <w:r>
        <w:rPr>
          <w:sz w:val="24"/>
          <w:szCs w:val="24"/>
          <w:lang w:val="en-US"/>
        </w:rPr>
        <w:t>Example:</w:t>
      </w:r>
    </w:p>
    <w:p w:rsidR="00BB7AA9" w:rsidP="00A52558" w:rsidRDefault="00A52558" w14:paraId="7409AB21" w14:textId="716B754C">
      <w:pPr>
        <w:numPr>
          <w:ilvl w:val="0"/>
          <w:numId w:val="0"/>
        </w:numPr>
        <w:rPr>
          <w:sz w:val="24"/>
          <w:szCs w:val="24"/>
          <w:lang w:val="en-US"/>
        </w:rPr>
      </w:pPr>
      <w:r>
        <w:rPr>
          <w:noProof/>
          <w:lang w:val="en-US"/>
        </w:rPr>
        <mc:AlternateContent>
          <mc:Choice Requires="wps">
            <w:drawing>
              <wp:anchor distT="0" distB="0" distL="114300" distR="114300" simplePos="0" relativeHeight="251658268" behindDoc="0" locked="0" layoutInCell="1" allowOverlap="1" wp14:anchorId="129C374D" wp14:editId="427FD3E1">
                <wp:simplePos x="0" y="0"/>
                <wp:positionH relativeFrom="margin">
                  <wp:align>center</wp:align>
                </wp:positionH>
                <wp:positionV relativeFrom="paragraph">
                  <wp:posOffset>6350</wp:posOffset>
                </wp:positionV>
                <wp:extent cx="5347970" cy="652780"/>
                <wp:effectExtent l="0" t="0" r="24130" b="13970"/>
                <wp:wrapNone/>
                <wp:docPr id="938055319" name="Text Box 10"/>
                <wp:cNvGraphicFramePr/>
                <a:graphic xmlns:a="http://schemas.openxmlformats.org/drawingml/2006/main">
                  <a:graphicData uri="http://schemas.microsoft.com/office/word/2010/wordprocessingShape">
                    <wps:wsp>
                      <wps:cNvSpPr txBox="1"/>
                      <wps:spPr>
                        <a:xfrm>
                          <a:off x="0" y="0"/>
                          <a:ext cx="5347970" cy="652780"/>
                        </a:xfrm>
                        <a:prstGeom prst="rect">
                          <a:avLst/>
                        </a:prstGeom>
                        <a:solidFill>
                          <a:schemeClr val="tx1"/>
                        </a:solidFill>
                        <a:ln w="6350">
                          <a:solidFill>
                            <a:prstClr val="black"/>
                          </a:solidFill>
                        </a:ln>
                      </wps:spPr>
                      <wps:txbx>
                        <w:txbxContent>
                          <w:p w:rsidR="00A52558" w:rsidP="00A52558" w:rsidRDefault="00A52558" w14:paraId="6DE4F4FA" w14:textId="77777777">
                            <w:pPr>
                              <w:numPr>
                                <w:ilvl w:val="0"/>
                                <w:numId w:val="0"/>
                              </w:numPr>
                            </w:pPr>
                            <w:r>
                              <w:t>j</w:t>
                            </w:r>
                            <w:r w:rsidRPr="005E478C">
                              <w:t>ava</w:t>
                            </w:r>
                          </w:p>
                          <w:p w:rsidRPr="00705AF5" w:rsidR="00A52558" w:rsidP="00A52558" w:rsidRDefault="00A52558" w14:paraId="03970D3D" w14:textId="19903062">
                            <w:pPr>
                              <w:numPr>
                                <w:ilvl w:val="0"/>
                                <w:numId w:val="0"/>
                              </w:numPr>
                            </w:pPr>
                            <w:r w:rsidRPr="00E56B83">
                              <w:rPr>
                                <w:color w:val="EE0000"/>
                              </w:rPr>
                              <w:t xml:space="preserve">String name </w:t>
                            </w:r>
                            <w:r w:rsidRPr="00A52558">
                              <w:t xml:space="preserve">= </w:t>
                            </w:r>
                            <w:proofErr w:type="spellStart"/>
                            <w:r w:rsidRPr="00A52558">
                              <w:t>JOptionPane.showInputDialog</w:t>
                            </w:r>
                            <w:proofErr w:type="spellEnd"/>
                            <w:r w:rsidRPr="00A52558">
                              <w:t>("</w:t>
                            </w:r>
                            <w:r w:rsidRPr="00E56B83">
                              <w:rPr>
                                <w:color w:val="00B050"/>
                              </w:rPr>
                              <w:t>Enter your name</w:t>
                            </w:r>
                            <w:r w:rsidRPr="00E56B83">
                              <w:t>:"</w:t>
                            </w:r>
                            <w:proofErr w:type="gramStart"/>
                            <w:r w:rsidRPr="00E56B83">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87CC21F">
              <v:shape id="_x0000_s1057" style="position:absolute;margin-left:0;margin-top:.5pt;width:421.1pt;height:51.4pt;z-index:2516582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" w14:anchorId="129C374D">
                <v:textbox>
                  <w:txbxContent>
                    <w:p w:rsidR="00A52558" w:rsidP="00A52558" w:rsidRDefault="00A52558" w14:paraId="4BB9C60B" w14:textId="77777777">
                      <w:pPr>
                        <w:numPr>
                          <w:ilvl w:val="0"/>
                          <w:numId w:val="0"/>
                        </w:numPr>
                      </w:pPr>
                      <w:r>
                        <w:t>j</w:t>
                      </w:r>
                      <w:r w:rsidRPr="005E478C">
                        <w:t>ava</w:t>
                      </w:r>
                    </w:p>
                    <w:p w:rsidRPr="00705AF5" w:rsidR="00A52558" w:rsidP="00A52558" w:rsidRDefault="00A52558" w14:paraId="798D6878" w14:textId="19903062">
                      <w:pPr>
                        <w:numPr>
                          <w:ilvl w:val="0"/>
                          <w:numId w:val="0"/>
                        </w:numPr>
                      </w:pPr>
                      <w:r w:rsidRPr="00E56B83">
                        <w:rPr>
                          <w:color w:val="EE0000"/>
                        </w:rPr>
                        <w:t xml:space="preserve">String name </w:t>
                      </w:r>
                      <w:r w:rsidRPr="00A52558">
                        <w:t xml:space="preserve">= </w:t>
                      </w:r>
                      <w:proofErr w:type="spellStart"/>
                      <w:r w:rsidRPr="00A52558">
                        <w:t>JOptionPane.showInputDialog</w:t>
                      </w:r>
                      <w:proofErr w:type="spellEnd"/>
                      <w:r w:rsidRPr="00A52558">
                        <w:t>("</w:t>
                      </w:r>
                      <w:r w:rsidRPr="00E56B83">
                        <w:rPr>
                          <w:color w:val="00B050"/>
                        </w:rPr>
                        <w:t>Enter your name</w:t>
                      </w:r>
                      <w:r w:rsidRPr="00E56B83">
                        <w:t>:"</w:t>
                      </w:r>
                      <w:proofErr w:type="gramStart"/>
                      <w:r w:rsidRPr="00E56B83">
                        <w:t>);</w:t>
                      </w:r>
                      <w:proofErr w:type="gramEnd"/>
                    </w:p>
                  </w:txbxContent>
                </v:textbox>
                <w10:wrap anchorx="margin"/>
              </v:shape>
            </w:pict>
          </mc:Fallback>
        </mc:AlternateContent>
      </w:r>
    </w:p>
    <w:p w:rsidR="008C4D5C" w:rsidP="008C4D5C" w:rsidRDefault="008C4D5C" w14:paraId="01A00BE1" w14:textId="77777777">
      <w:pPr>
        <w:numPr>
          <w:ilvl w:val="0"/>
          <w:numId w:val="0"/>
        </w:numPr>
        <w:rPr>
          <w:sz w:val="24"/>
          <w:szCs w:val="24"/>
          <w:lang w:val="en-US"/>
        </w:rPr>
      </w:pPr>
    </w:p>
    <w:p w:rsidR="008C4D5C" w:rsidP="008C4D5C" w:rsidRDefault="008C4D5C" w14:paraId="2AE8AB73" w14:textId="77777777">
      <w:pPr>
        <w:numPr>
          <w:ilvl w:val="0"/>
          <w:numId w:val="0"/>
        </w:numPr>
        <w:rPr>
          <w:sz w:val="24"/>
          <w:szCs w:val="24"/>
          <w:lang w:val="en-US"/>
        </w:rPr>
      </w:pPr>
    </w:p>
    <w:p w:rsidRPr="00F810E8" w:rsidR="006E5107" w:rsidP="008C4D5C" w:rsidRDefault="00F810E8" w14:paraId="454226E5" w14:textId="7A425810">
      <w:pPr>
        <w:numPr>
          <w:ilvl w:val="0"/>
          <w:numId w:val="0"/>
        </w:numPr>
        <w:rPr>
          <w:b/>
          <w:bCs/>
          <w:color w:val="EE0000"/>
          <w:sz w:val="24"/>
          <w:szCs w:val="24"/>
          <w:lang w:val="en-US"/>
        </w:rPr>
      </w:pPr>
      <w:r w:rsidRPr="00F810E8">
        <w:rPr>
          <w:b/>
          <w:bCs/>
          <w:color w:val="EE0000"/>
          <w:sz w:val="24"/>
          <w:szCs w:val="24"/>
        </w:rPr>
        <w:t>Converting Input to Other Data Types</w:t>
      </w:r>
    </w:p>
    <w:p w:rsidR="008C4D5C" w:rsidP="008C4D5C" w:rsidRDefault="00E56B83" w14:paraId="73211C7D" w14:textId="048F5C33">
      <w:pPr>
        <w:numPr>
          <w:ilvl w:val="0"/>
          <w:numId w:val="0"/>
        </w:numPr>
        <w:rPr>
          <w:sz w:val="24"/>
          <w:szCs w:val="24"/>
        </w:rPr>
      </w:pPr>
      <w:r>
        <w:rPr>
          <w:sz w:val="24"/>
          <w:szCs w:val="24"/>
          <w:lang w:val="en-US"/>
        </w:rPr>
        <w:tab/>
      </w:r>
      <w:r w:rsidRPr="00E56B83">
        <w:rPr>
          <w:sz w:val="24"/>
          <w:szCs w:val="24"/>
        </w:rPr>
        <w:t xml:space="preserve">Since </w:t>
      </w:r>
      <w:proofErr w:type="spellStart"/>
      <w:proofErr w:type="gramStart"/>
      <w:r w:rsidRPr="00E56B83">
        <w:rPr>
          <w:sz w:val="24"/>
          <w:szCs w:val="24"/>
          <w:highlight w:val="lightGray"/>
        </w:rPr>
        <w:t>showInputDialog</w:t>
      </w:r>
      <w:proofErr w:type="spellEnd"/>
      <w:r w:rsidRPr="00E56B83">
        <w:rPr>
          <w:sz w:val="24"/>
          <w:szCs w:val="24"/>
          <w:highlight w:val="lightGray"/>
        </w:rPr>
        <w:t>(</w:t>
      </w:r>
      <w:proofErr w:type="gramEnd"/>
      <w:r w:rsidRPr="00E56B83">
        <w:rPr>
          <w:sz w:val="24"/>
          <w:szCs w:val="24"/>
          <w:highlight w:val="lightGray"/>
        </w:rPr>
        <w:t>)</w:t>
      </w:r>
      <w:r w:rsidRPr="00E56B83">
        <w:rPr>
          <w:sz w:val="24"/>
          <w:szCs w:val="24"/>
        </w:rPr>
        <w:t xml:space="preserve"> always returns a </w:t>
      </w:r>
      <w:r w:rsidRPr="00E56B83">
        <w:rPr>
          <w:b/>
          <w:bCs/>
          <w:sz w:val="24"/>
          <w:szCs w:val="24"/>
        </w:rPr>
        <w:t>String</w:t>
      </w:r>
      <w:r w:rsidRPr="00E56B83">
        <w:rPr>
          <w:sz w:val="24"/>
          <w:szCs w:val="24"/>
        </w:rPr>
        <w:t>, you can convert it to other types using wrapper classes like:</w:t>
      </w:r>
    </w:p>
    <w:tbl>
      <w:tblPr>
        <w:tblStyle w:val="TableGrid"/>
        <w:tblW w:w="0" w:type="auto"/>
        <w:tblLook w:val="04A0" w:firstRow="1" w:lastRow="0" w:firstColumn="1" w:lastColumn="0" w:noHBand="0" w:noVBand="1"/>
      </w:tblPr>
      <w:tblGrid>
        <w:gridCol w:w="2233"/>
        <w:gridCol w:w="3804"/>
        <w:gridCol w:w="3323"/>
      </w:tblGrid>
      <w:tr w:rsidR="00E56B83" w:rsidTr="00044389" w14:paraId="03BD9FA1" w14:textId="77777777">
        <w:tc>
          <w:tcPr>
            <w:tcW w:w="2335" w:type="dxa"/>
          </w:tcPr>
          <w:p w:rsidRPr="00E56B83" w:rsidR="00E56B83" w:rsidP="00E56B83" w:rsidRDefault="00D459CA" w14:paraId="5CDFF1AB" w14:textId="4C80C37B">
            <w:pPr>
              <w:numPr>
                <w:ilvl w:val="0"/>
                <w:numId w:val="0"/>
              </w:numPr>
              <w:jc w:val="center"/>
              <w:rPr>
                <w:b/>
                <w:bCs/>
                <w:sz w:val="24"/>
                <w:szCs w:val="24"/>
                <w:lang w:val="en-US"/>
              </w:rPr>
            </w:pPr>
            <w:r>
              <w:rPr>
                <w:b/>
                <w:bCs/>
                <w:sz w:val="24"/>
                <w:szCs w:val="24"/>
                <w:lang w:val="en-US"/>
              </w:rPr>
              <w:t>Data Type</w:t>
            </w:r>
          </w:p>
        </w:tc>
        <w:tc>
          <w:tcPr>
            <w:tcW w:w="3898" w:type="dxa"/>
          </w:tcPr>
          <w:p w:rsidRPr="00E56B83" w:rsidR="00E56B83" w:rsidP="00E56B83" w:rsidRDefault="00D459CA" w14:paraId="16471BCB" w14:textId="5DC01338">
            <w:pPr>
              <w:numPr>
                <w:ilvl w:val="0"/>
                <w:numId w:val="0"/>
              </w:numPr>
              <w:jc w:val="center"/>
              <w:rPr>
                <w:b/>
                <w:bCs/>
                <w:sz w:val="24"/>
                <w:szCs w:val="24"/>
                <w:lang w:val="en-US"/>
              </w:rPr>
            </w:pPr>
            <w:r w:rsidRPr="00D459CA">
              <w:rPr>
                <w:b/>
                <w:bCs/>
                <w:sz w:val="24"/>
                <w:szCs w:val="24"/>
              </w:rPr>
              <w:t>Conversion Code</w:t>
            </w:r>
          </w:p>
        </w:tc>
        <w:tc>
          <w:tcPr>
            <w:tcW w:w="3117" w:type="dxa"/>
          </w:tcPr>
          <w:p w:rsidRPr="00E56B83" w:rsidR="00E56B83" w:rsidP="00E56B83" w:rsidRDefault="00D459CA" w14:paraId="4101F916" w14:textId="69A20057">
            <w:pPr>
              <w:numPr>
                <w:ilvl w:val="0"/>
                <w:numId w:val="0"/>
              </w:numPr>
              <w:jc w:val="center"/>
              <w:rPr>
                <w:b/>
                <w:bCs/>
                <w:sz w:val="24"/>
                <w:szCs w:val="24"/>
                <w:lang w:val="en-US"/>
              </w:rPr>
            </w:pPr>
            <w:r w:rsidRPr="00D459CA">
              <w:rPr>
                <w:b/>
                <w:bCs/>
                <w:sz w:val="24"/>
                <w:szCs w:val="24"/>
              </w:rPr>
              <w:t>Example</w:t>
            </w:r>
          </w:p>
        </w:tc>
      </w:tr>
      <w:tr w:rsidR="00E56B83" w:rsidTr="00044389" w14:paraId="5CC14135" w14:textId="77777777">
        <w:tc>
          <w:tcPr>
            <w:tcW w:w="2335" w:type="dxa"/>
          </w:tcPr>
          <w:p w:rsidR="00E56B83" w:rsidP="00E56B83" w:rsidRDefault="00044389" w14:paraId="1CA1A6C7" w14:textId="06CAFDFD">
            <w:pPr>
              <w:numPr>
                <w:ilvl w:val="0"/>
                <w:numId w:val="0"/>
              </w:numPr>
              <w:jc w:val="center"/>
              <w:rPr>
                <w:sz w:val="24"/>
                <w:szCs w:val="24"/>
                <w:lang w:val="en-US"/>
              </w:rPr>
            </w:pPr>
            <w:r>
              <w:rPr>
                <w:sz w:val="24"/>
                <w:szCs w:val="24"/>
                <w:lang w:val="en-US"/>
              </w:rPr>
              <w:t>Int</w:t>
            </w:r>
          </w:p>
        </w:tc>
        <w:tc>
          <w:tcPr>
            <w:tcW w:w="3898" w:type="dxa"/>
          </w:tcPr>
          <w:p w:rsidR="00E56B83" w:rsidP="00E56B83" w:rsidRDefault="001A5E75" w14:paraId="0087D81E" w14:textId="086ECC4D">
            <w:pPr>
              <w:numPr>
                <w:ilvl w:val="0"/>
                <w:numId w:val="0"/>
              </w:numPr>
              <w:jc w:val="center"/>
              <w:rPr>
                <w:sz w:val="24"/>
                <w:szCs w:val="24"/>
                <w:lang w:val="en-US"/>
              </w:rPr>
            </w:pPr>
            <w:proofErr w:type="spellStart"/>
            <w:r w:rsidRPr="001A5E75">
              <w:rPr>
                <w:sz w:val="24"/>
                <w:szCs w:val="24"/>
              </w:rPr>
              <w:t>Integer.parseInt</w:t>
            </w:r>
            <w:proofErr w:type="spellEnd"/>
            <w:r w:rsidRPr="001A5E75">
              <w:rPr>
                <w:sz w:val="24"/>
                <w:szCs w:val="24"/>
              </w:rPr>
              <w:t>()</w:t>
            </w:r>
          </w:p>
        </w:tc>
        <w:tc>
          <w:tcPr>
            <w:tcW w:w="3117" w:type="dxa"/>
          </w:tcPr>
          <w:p w:rsidR="00E56B83" w:rsidP="000E597E" w:rsidRDefault="008731BB" w14:paraId="767AB6BC" w14:textId="64CCE2BF">
            <w:pPr>
              <w:numPr>
                <w:ilvl w:val="0"/>
                <w:numId w:val="0"/>
              </w:numPr>
              <w:rPr>
                <w:sz w:val="24"/>
                <w:szCs w:val="24"/>
                <w:lang w:val="en-US"/>
              </w:rPr>
            </w:pPr>
            <w:r w:rsidRPr="008731BB">
              <w:rPr>
                <w:sz w:val="24"/>
                <w:szCs w:val="24"/>
              </w:rPr>
              <w:t xml:space="preserve">int age = </w:t>
            </w:r>
            <w:proofErr w:type="spellStart"/>
            <w:r w:rsidRPr="008731BB">
              <w:rPr>
                <w:sz w:val="24"/>
                <w:szCs w:val="24"/>
              </w:rPr>
              <w:t>Integer.parseInt</w:t>
            </w:r>
            <w:proofErr w:type="spellEnd"/>
            <w:r w:rsidRPr="008731BB">
              <w:rPr>
                <w:sz w:val="24"/>
                <w:szCs w:val="24"/>
              </w:rPr>
              <w:t>(input);</w:t>
            </w:r>
          </w:p>
        </w:tc>
      </w:tr>
      <w:tr w:rsidR="00E56B83" w:rsidTr="00044389" w14:paraId="7867DEDE" w14:textId="77777777">
        <w:tc>
          <w:tcPr>
            <w:tcW w:w="2335" w:type="dxa"/>
          </w:tcPr>
          <w:p w:rsidR="00E56B83" w:rsidP="00E56B83" w:rsidRDefault="00044389" w14:paraId="7CEF7DD2" w14:textId="4A04F2FA">
            <w:pPr>
              <w:numPr>
                <w:ilvl w:val="0"/>
                <w:numId w:val="0"/>
              </w:numPr>
              <w:jc w:val="center"/>
              <w:rPr>
                <w:sz w:val="24"/>
                <w:szCs w:val="24"/>
                <w:lang w:val="en-US"/>
              </w:rPr>
            </w:pPr>
            <w:r>
              <w:rPr>
                <w:sz w:val="24"/>
                <w:szCs w:val="24"/>
                <w:lang w:val="en-US"/>
              </w:rPr>
              <w:t>Double</w:t>
            </w:r>
          </w:p>
        </w:tc>
        <w:tc>
          <w:tcPr>
            <w:tcW w:w="3898" w:type="dxa"/>
          </w:tcPr>
          <w:p w:rsidR="00E56B83" w:rsidP="00E56B83" w:rsidRDefault="00CB2B17" w14:paraId="0ABACCE4" w14:textId="1E1E8B45">
            <w:pPr>
              <w:numPr>
                <w:ilvl w:val="0"/>
                <w:numId w:val="0"/>
              </w:numPr>
              <w:jc w:val="center"/>
              <w:rPr>
                <w:sz w:val="24"/>
                <w:szCs w:val="24"/>
                <w:lang w:val="en-US"/>
              </w:rPr>
            </w:pPr>
            <w:proofErr w:type="spellStart"/>
            <w:r w:rsidRPr="00CB2B17">
              <w:rPr>
                <w:sz w:val="24"/>
                <w:szCs w:val="24"/>
              </w:rPr>
              <w:t>Double.parseDouble</w:t>
            </w:r>
            <w:proofErr w:type="spellEnd"/>
            <w:r w:rsidRPr="00CB2B17">
              <w:rPr>
                <w:sz w:val="24"/>
                <w:szCs w:val="24"/>
              </w:rPr>
              <w:t>()</w:t>
            </w:r>
          </w:p>
        </w:tc>
        <w:tc>
          <w:tcPr>
            <w:tcW w:w="3117" w:type="dxa"/>
          </w:tcPr>
          <w:p w:rsidR="00E56B83" w:rsidP="000E597E" w:rsidRDefault="000E597E" w14:paraId="3B52F403" w14:textId="11FF537F">
            <w:pPr>
              <w:numPr>
                <w:ilvl w:val="0"/>
                <w:numId w:val="0"/>
              </w:numPr>
              <w:rPr>
                <w:sz w:val="24"/>
                <w:szCs w:val="24"/>
                <w:lang w:val="en-US"/>
              </w:rPr>
            </w:pPr>
            <w:r w:rsidRPr="000E597E">
              <w:rPr>
                <w:sz w:val="24"/>
                <w:szCs w:val="24"/>
              </w:rPr>
              <w:t xml:space="preserve">double grade = </w:t>
            </w:r>
            <w:proofErr w:type="spellStart"/>
            <w:r w:rsidRPr="000E597E">
              <w:rPr>
                <w:sz w:val="24"/>
                <w:szCs w:val="24"/>
              </w:rPr>
              <w:t>Double.parseDouble</w:t>
            </w:r>
            <w:proofErr w:type="spellEnd"/>
            <w:r w:rsidRPr="000E597E">
              <w:rPr>
                <w:sz w:val="24"/>
                <w:szCs w:val="24"/>
              </w:rPr>
              <w:t>(input);</w:t>
            </w:r>
          </w:p>
        </w:tc>
      </w:tr>
      <w:tr w:rsidR="00E56B83" w:rsidTr="00044389" w14:paraId="54BB6CF7" w14:textId="77777777">
        <w:tc>
          <w:tcPr>
            <w:tcW w:w="2335" w:type="dxa"/>
          </w:tcPr>
          <w:p w:rsidR="00E56B83" w:rsidP="00E56B83" w:rsidRDefault="00044389" w14:paraId="43DDEB4D" w14:textId="0E1BC551">
            <w:pPr>
              <w:numPr>
                <w:ilvl w:val="0"/>
                <w:numId w:val="0"/>
              </w:numPr>
              <w:jc w:val="center"/>
              <w:rPr>
                <w:sz w:val="24"/>
                <w:szCs w:val="24"/>
                <w:lang w:val="en-US"/>
              </w:rPr>
            </w:pPr>
            <w:proofErr w:type="spellStart"/>
            <w:r>
              <w:rPr>
                <w:sz w:val="24"/>
                <w:szCs w:val="24"/>
                <w:lang w:val="en-US"/>
              </w:rPr>
              <w:t>boolean</w:t>
            </w:r>
            <w:proofErr w:type="spellEnd"/>
          </w:p>
        </w:tc>
        <w:tc>
          <w:tcPr>
            <w:tcW w:w="3898" w:type="dxa"/>
          </w:tcPr>
          <w:p w:rsidR="00E56B83" w:rsidP="00E56B83" w:rsidRDefault="002E173A" w14:paraId="3398BE2B" w14:textId="684F6C68">
            <w:pPr>
              <w:numPr>
                <w:ilvl w:val="0"/>
                <w:numId w:val="0"/>
              </w:numPr>
              <w:jc w:val="center"/>
              <w:rPr>
                <w:sz w:val="24"/>
                <w:szCs w:val="24"/>
                <w:lang w:val="en-US"/>
              </w:rPr>
            </w:pPr>
            <w:proofErr w:type="spellStart"/>
            <w:r w:rsidRPr="002E173A">
              <w:rPr>
                <w:sz w:val="24"/>
                <w:szCs w:val="24"/>
              </w:rPr>
              <w:t>Boolean.parseBoolean</w:t>
            </w:r>
            <w:proofErr w:type="spellEnd"/>
            <w:r w:rsidRPr="002E173A">
              <w:rPr>
                <w:sz w:val="24"/>
                <w:szCs w:val="24"/>
              </w:rPr>
              <w:t>()</w:t>
            </w:r>
          </w:p>
        </w:tc>
        <w:tc>
          <w:tcPr>
            <w:tcW w:w="3117" w:type="dxa"/>
          </w:tcPr>
          <w:p w:rsidR="00E56B83" w:rsidP="000E597E" w:rsidRDefault="000207B7" w14:paraId="05C43F42" w14:textId="2D175223">
            <w:pPr>
              <w:numPr>
                <w:ilvl w:val="0"/>
                <w:numId w:val="0"/>
              </w:numPr>
              <w:rPr>
                <w:sz w:val="24"/>
                <w:szCs w:val="24"/>
                <w:lang w:val="en-US"/>
              </w:rPr>
            </w:pPr>
            <w:proofErr w:type="spellStart"/>
            <w:r w:rsidRPr="000207B7">
              <w:rPr>
                <w:sz w:val="24"/>
                <w:szCs w:val="24"/>
              </w:rPr>
              <w:t>boolean</w:t>
            </w:r>
            <w:proofErr w:type="spellEnd"/>
            <w:r w:rsidRPr="000207B7">
              <w:rPr>
                <w:sz w:val="24"/>
                <w:szCs w:val="24"/>
              </w:rPr>
              <w:t xml:space="preserve"> </w:t>
            </w:r>
            <w:proofErr w:type="spellStart"/>
            <w:r w:rsidRPr="000207B7">
              <w:rPr>
                <w:sz w:val="24"/>
                <w:szCs w:val="24"/>
              </w:rPr>
              <w:t>isTrue</w:t>
            </w:r>
            <w:proofErr w:type="spellEnd"/>
            <w:r w:rsidRPr="000207B7">
              <w:rPr>
                <w:sz w:val="24"/>
                <w:szCs w:val="24"/>
              </w:rPr>
              <w:t xml:space="preserve"> = </w:t>
            </w:r>
            <w:proofErr w:type="spellStart"/>
            <w:r w:rsidRPr="000207B7">
              <w:rPr>
                <w:sz w:val="24"/>
                <w:szCs w:val="24"/>
              </w:rPr>
              <w:t>Boolean.parseBoolean</w:t>
            </w:r>
            <w:proofErr w:type="spellEnd"/>
            <w:r w:rsidRPr="000207B7">
              <w:rPr>
                <w:sz w:val="24"/>
                <w:szCs w:val="24"/>
              </w:rPr>
              <w:t>(input);</w:t>
            </w:r>
          </w:p>
        </w:tc>
      </w:tr>
    </w:tbl>
    <w:p w:rsidR="00E56B83" w:rsidP="008C4D5C" w:rsidRDefault="00E56B83" w14:paraId="4C26165A" w14:textId="77777777">
      <w:pPr>
        <w:numPr>
          <w:ilvl w:val="0"/>
          <w:numId w:val="0"/>
        </w:numPr>
        <w:rPr>
          <w:sz w:val="24"/>
          <w:szCs w:val="24"/>
          <w:lang w:val="en-US"/>
        </w:rPr>
      </w:pPr>
    </w:p>
    <w:p w:rsidRPr="00C30F31" w:rsidR="008C4D5C" w:rsidP="008C4D5C" w:rsidRDefault="00C30F31" w14:paraId="6A398623" w14:textId="1B4CA053">
      <w:pPr>
        <w:numPr>
          <w:ilvl w:val="0"/>
          <w:numId w:val="0"/>
        </w:numPr>
        <w:rPr>
          <w:b/>
          <w:bCs/>
          <w:color w:val="EE0000"/>
          <w:sz w:val="24"/>
          <w:szCs w:val="24"/>
          <w:lang w:val="en-US"/>
        </w:rPr>
      </w:pPr>
      <w:r w:rsidRPr="00C30F31">
        <w:rPr>
          <w:b/>
          <w:bCs/>
          <w:color w:val="EE0000"/>
          <w:sz w:val="24"/>
          <w:szCs w:val="24"/>
        </w:rPr>
        <w:t xml:space="preserve">Displaying Output Using </w:t>
      </w:r>
      <w:proofErr w:type="spellStart"/>
      <w:r w:rsidRPr="00C30F31">
        <w:rPr>
          <w:b/>
          <w:bCs/>
          <w:color w:val="EE0000"/>
          <w:sz w:val="24"/>
          <w:szCs w:val="24"/>
        </w:rPr>
        <w:t>JOptionPane.showMessageDialog</w:t>
      </w:r>
      <w:proofErr w:type="spellEnd"/>
      <w:r w:rsidRPr="00C30F31">
        <w:rPr>
          <w:b/>
          <w:bCs/>
          <w:color w:val="EE0000"/>
          <w:sz w:val="24"/>
          <w:szCs w:val="24"/>
        </w:rPr>
        <w:t>()</w:t>
      </w:r>
    </w:p>
    <w:p w:rsidRPr="00072B4E" w:rsidR="008C4D5C" w:rsidP="00623EE5" w:rsidRDefault="00072B4E" w14:paraId="7D64F8D4" w14:textId="1B34A16C">
      <w:pPr>
        <w:pStyle w:val="ListParagraph"/>
        <w:numPr>
          <w:ilvl w:val="0"/>
          <w:numId w:val="15"/>
        </w:numPr>
        <w:rPr>
          <w:sz w:val="24"/>
          <w:szCs w:val="24"/>
          <w:lang w:val="en-US"/>
        </w:rPr>
      </w:pPr>
      <w:r w:rsidRPr="00072B4E">
        <w:rPr>
          <w:sz w:val="24"/>
          <w:szCs w:val="24"/>
        </w:rPr>
        <w:t xml:space="preserve">To display messages, use the </w:t>
      </w:r>
      <w:proofErr w:type="spellStart"/>
      <w:proofErr w:type="gramStart"/>
      <w:r w:rsidRPr="00072B4E">
        <w:rPr>
          <w:b/>
          <w:bCs/>
          <w:sz w:val="24"/>
          <w:szCs w:val="24"/>
        </w:rPr>
        <w:t>showMessageDialog</w:t>
      </w:r>
      <w:proofErr w:type="spellEnd"/>
      <w:r w:rsidRPr="00072B4E">
        <w:rPr>
          <w:b/>
          <w:bCs/>
          <w:sz w:val="24"/>
          <w:szCs w:val="24"/>
        </w:rPr>
        <w:t>(</w:t>
      </w:r>
      <w:proofErr w:type="gramEnd"/>
      <w:r w:rsidRPr="00072B4E">
        <w:rPr>
          <w:b/>
          <w:bCs/>
          <w:sz w:val="24"/>
          <w:szCs w:val="24"/>
        </w:rPr>
        <w:t>)</w:t>
      </w:r>
      <w:r w:rsidRPr="00072B4E">
        <w:rPr>
          <w:sz w:val="24"/>
          <w:szCs w:val="24"/>
        </w:rPr>
        <w:t xml:space="preserve"> method.</w:t>
      </w:r>
    </w:p>
    <w:p w:rsidR="00072B4E" w:rsidP="00072B4E" w:rsidRDefault="00072B4E" w14:paraId="5B2095C4" w14:textId="49CE413E">
      <w:pPr>
        <w:numPr>
          <w:ilvl w:val="0"/>
          <w:numId w:val="0"/>
        </w:numPr>
        <w:rPr>
          <w:sz w:val="24"/>
          <w:szCs w:val="24"/>
          <w:lang w:val="en-US"/>
        </w:rPr>
      </w:pPr>
      <w:r>
        <w:rPr>
          <w:sz w:val="24"/>
          <w:szCs w:val="24"/>
          <w:lang w:val="en-US"/>
        </w:rPr>
        <w:t>Syntax:</w:t>
      </w:r>
    </w:p>
    <w:p w:rsidR="00BC7FDB" w:rsidP="00072B4E" w:rsidRDefault="00BC7FDB" w14:paraId="37CF5DBF" w14:textId="08A9C32A">
      <w:pPr>
        <w:numPr>
          <w:ilvl w:val="0"/>
          <w:numId w:val="0"/>
        </w:numPr>
        <w:rPr>
          <w:sz w:val="24"/>
          <w:szCs w:val="24"/>
          <w:lang w:val="en-US"/>
        </w:rPr>
      </w:pPr>
      <w:r>
        <w:rPr>
          <w:noProof/>
          <w:lang w:val="en-US"/>
        </w:rPr>
        <mc:AlternateContent>
          <mc:Choice Requires="wps">
            <w:drawing>
              <wp:anchor distT="0" distB="0" distL="114300" distR="114300" simplePos="0" relativeHeight="251658269" behindDoc="0" locked="0" layoutInCell="1" allowOverlap="1" wp14:anchorId="46937285" wp14:editId="53A6E027">
                <wp:simplePos x="0" y="0"/>
                <wp:positionH relativeFrom="margin">
                  <wp:align>center</wp:align>
                </wp:positionH>
                <wp:positionV relativeFrom="paragraph">
                  <wp:posOffset>10160</wp:posOffset>
                </wp:positionV>
                <wp:extent cx="5347970" cy="652780"/>
                <wp:effectExtent l="0" t="0" r="24130" b="13970"/>
                <wp:wrapNone/>
                <wp:docPr id="479923586" name="Text Box 10"/>
                <wp:cNvGraphicFramePr/>
                <a:graphic xmlns:a="http://schemas.openxmlformats.org/drawingml/2006/main">
                  <a:graphicData uri="http://schemas.microsoft.com/office/word/2010/wordprocessingShape">
                    <wps:wsp>
                      <wps:cNvSpPr txBox="1"/>
                      <wps:spPr>
                        <a:xfrm>
                          <a:off x="0" y="0"/>
                          <a:ext cx="5347970" cy="652780"/>
                        </a:xfrm>
                        <a:prstGeom prst="rect">
                          <a:avLst/>
                        </a:prstGeom>
                        <a:solidFill>
                          <a:schemeClr val="tx1"/>
                        </a:solidFill>
                        <a:ln w="6350">
                          <a:solidFill>
                            <a:prstClr val="black"/>
                          </a:solidFill>
                        </a:ln>
                      </wps:spPr>
                      <wps:txbx>
                        <w:txbxContent>
                          <w:p w:rsidR="00BC7FDB" w:rsidP="00BC7FDB" w:rsidRDefault="00BC7FDB" w14:paraId="6501DAF6" w14:textId="77777777">
                            <w:pPr>
                              <w:numPr>
                                <w:ilvl w:val="0"/>
                                <w:numId w:val="0"/>
                              </w:numPr>
                            </w:pPr>
                            <w:r>
                              <w:t>j</w:t>
                            </w:r>
                            <w:r w:rsidRPr="005E478C">
                              <w:t>ava</w:t>
                            </w:r>
                          </w:p>
                          <w:p w:rsidRPr="00705AF5" w:rsidR="00BC7FDB" w:rsidP="007A5897" w:rsidRDefault="007A5897" w14:paraId="133A0130" w14:textId="01C3D977">
                            <w:pPr>
                              <w:numPr>
                                <w:ilvl w:val="0"/>
                                <w:numId w:val="0"/>
                              </w:numPr>
                            </w:pPr>
                            <w:proofErr w:type="spellStart"/>
                            <w:r w:rsidRPr="007A5897">
                              <w:t>JOptionPane.showMessageDialog</w:t>
                            </w:r>
                            <w:proofErr w:type="spellEnd"/>
                            <w:r w:rsidRPr="007A5897">
                              <w:t>(</w:t>
                            </w:r>
                            <w:r w:rsidRPr="00153E58">
                              <w:rPr>
                                <w:color w:val="00B0F0"/>
                              </w:rPr>
                              <w:t>null</w:t>
                            </w:r>
                            <w:r w:rsidRPr="007A5897">
                              <w:t xml:space="preserve">, </w:t>
                            </w:r>
                            <w:r w:rsidRPr="00153E58">
                              <w:rPr>
                                <w:color w:val="00B050"/>
                              </w:rPr>
                              <w:t>"Your message here"</w:t>
                            </w:r>
                            <w:proofErr w:type="gramStart"/>
                            <w:r w:rsidRPr="007A5897">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20971B0">
              <v:shape id="_x0000_s1058" style="position:absolute;margin-left:0;margin-top:.8pt;width:421.1pt;height:51.4pt;z-index:25165826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" w14:anchorId="46937285">
                <v:textbox>
                  <w:txbxContent>
                    <w:p w:rsidR="00BC7FDB" w:rsidP="00BC7FDB" w:rsidRDefault="00BC7FDB" w14:paraId="3138916A" w14:textId="77777777">
                      <w:pPr>
                        <w:numPr>
                          <w:ilvl w:val="0"/>
                          <w:numId w:val="0"/>
                        </w:numPr>
                      </w:pPr>
                      <w:r>
                        <w:t>j</w:t>
                      </w:r>
                      <w:r w:rsidRPr="005E478C">
                        <w:t>ava</w:t>
                      </w:r>
                    </w:p>
                    <w:p w:rsidRPr="00705AF5" w:rsidR="00BC7FDB" w:rsidP="007A5897" w:rsidRDefault="007A5897" w14:paraId="2D1E3095" w14:textId="01C3D977">
                      <w:pPr>
                        <w:numPr>
                          <w:ilvl w:val="0"/>
                          <w:numId w:val="0"/>
                        </w:numPr>
                      </w:pPr>
                      <w:proofErr w:type="spellStart"/>
                      <w:r w:rsidRPr="007A5897">
                        <w:t>JOptionPane.showMessageDialog</w:t>
                      </w:r>
                      <w:proofErr w:type="spellEnd"/>
                      <w:r w:rsidRPr="007A5897">
                        <w:t>(</w:t>
                      </w:r>
                      <w:r w:rsidRPr="00153E58">
                        <w:rPr>
                          <w:color w:val="00B0F0"/>
                        </w:rPr>
                        <w:t>null</w:t>
                      </w:r>
                      <w:r w:rsidRPr="007A5897">
                        <w:t xml:space="preserve">, </w:t>
                      </w:r>
                      <w:r w:rsidRPr="00153E58">
                        <w:rPr>
                          <w:color w:val="00B050"/>
                        </w:rPr>
                        <w:t>"Your message here"</w:t>
                      </w:r>
                      <w:proofErr w:type="gramStart"/>
                      <w:r w:rsidRPr="007A5897">
                        <w:t>);</w:t>
                      </w:r>
                      <w:proofErr w:type="gramEnd"/>
                    </w:p>
                  </w:txbxContent>
                </v:textbox>
                <w10:wrap anchorx="margin"/>
              </v:shape>
            </w:pict>
          </mc:Fallback>
        </mc:AlternateContent>
      </w:r>
    </w:p>
    <w:p w:rsidR="00BC7FDB" w:rsidP="00072B4E" w:rsidRDefault="00BC7FDB" w14:paraId="6C8A28C4" w14:textId="77777777">
      <w:pPr>
        <w:numPr>
          <w:ilvl w:val="0"/>
          <w:numId w:val="0"/>
        </w:numPr>
        <w:rPr>
          <w:sz w:val="24"/>
          <w:szCs w:val="24"/>
          <w:lang w:val="en-US"/>
        </w:rPr>
      </w:pPr>
    </w:p>
    <w:p w:rsidR="00BC7FDB" w:rsidP="00072B4E" w:rsidRDefault="00BC7FDB" w14:paraId="537CB3E0" w14:textId="77777777">
      <w:pPr>
        <w:numPr>
          <w:ilvl w:val="0"/>
          <w:numId w:val="0"/>
        </w:numPr>
        <w:rPr>
          <w:sz w:val="24"/>
          <w:szCs w:val="24"/>
          <w:lang w:val="en-US"/>
        </w:rPr>
      </w:pPr>
    </w:p>
    <w:p w:rsidR="00BC7FDB" w:rsidP="00072B4E" w:rsidRDefault="00BC7FDB" w14:paraId="13ACD1A0" w14:textId="309C31E9">
      <w:pPr>
        <w:numPr>
          <w:ilvl w:val="0"/>
          <w:numId w:val="0"/>
        </w:numPr>
        <w:rPr>
          <w:sz w:val="24"/>
          <w:szCs w:val="24"/>
          <w:lang w:val="en-US"/>
        </w:rPr>
      </w:pPr>
      <w:r>
        <w:rPr>
          <w:sz w:val="24"/>
          <w:szCs w:val="24"/>
          <w:lang w:val="en-US"/>
        </w:rPr>
        <w:t xml:space="preserve">Example: </w:t>
      </w:r>
    </w:p>
    <w:p w:rsidR="00BC7FDB" w:rsidP="00072B4E" w:rsidRDefault="00BC7FDB" w14:paraId="6EDEDD59" w14:textId="73338617">
      <w:pPr>
        <w:numPr>
          <w:ilvl w:val="0"/>
          <w:numId w:val="0"/>
        </w:numPr>
        <w:rPr>
          <w:sz w:val="24"/>
          <w:szCs w:val="24"/>
          <w:lang w:val="en-US"/>
        </w:rPr>
      </w:pPr>
      <w:r>
        <w:rPr>
          <w:noProof/>
          <w:lang w:val="en-US"/>
        </w:rPr>
        <mc:AlternateContent>
          <mc:Choice Requires="wps">
            <w:drawing>
              <wp:anchor distT="0" distB="0" distL="114300" distR="114300" simplePos="0" relativeHeight="251658270" behindDoc="0" locked="0" layoutInCell="1" allowOverlap="1" wp14:anchorId="7E7C46CE" wp14:editId="23C213F2">
                <wp:simplePos x="0" y="0"/>
                <wp:positionH relativeFrom="margin">
                  <wp:align>center</wp:align>
                </wp:positionH>
                <wp:positionV relativeFrom="paragraph">
                  <wp:posOffset>10160</wp:posOffset>
                </wp:positionV>
                <wp:extent cx="5347970" cy="652780"/>
                <wp:effectExtent l="0" t="0" r="24130" b="13970"/>
                <wp:wrapNone/>
                <wp:docPr id="1904807007" name="Text Box 10"/>
                <wp:cNvGraphicFramePr/>
                <a:graphic xmlns:a="http://schemas.openxmlformats.org/drawingml/2006/main">
                  <a:graphicData uri="http://schemas.microsoft.com/office/word/2010/wordprocessingShape">
                    <wps:wsp>
                      <wps:cNvSpPr txBox="1"/>
                      <wps:spPr>
                        <a:xfrm>
                          <a:off x="0" y="0"/>
                          <a:ext cx="5347970" cy="652780"/>
                        </a:xfrm>
                        <a:prstGeom prst="rect">
                          <a:avLst/>
                        </a:prstGeom>
                        <a:solidFill>
                          <a:schemeClr val="tx1"/>
                        </a:solidFill>
                        <a:ln w="6350">
                          <a:solidFill>
                            <a:prstClr val="black"/>
                          </a:solidFill>
                        </a:ln>
                      </wps:spPr>
                      <wps:txbx>
                        <w:txbxContent>
                          <w:p w:rsidR="00BC7FDB" w:rsidP="00BC7FDB" w:rsidRDefault="00BC7FDB" w14:paraId="36A80EEF" w14:textId="77777777">
                            <w:pPr>
                              <w:numPr>
                                <w:ilvl w:val="0"/>
                                <w:numId w:val="0"/>
                              </w:numPr>
                            </w:pPr>
                            <w:r>
                              <w:t>j</w:t>
                            </w:r>
                            <w:r w:rsidRPr="005E478C">
                              <w:t>ava</w:t>
                            </w:r>
                          </w:p>
                          <w:p w:rsidRPr="00705AF5" w:rsidR="00BC7FDB" w:rsidP="00BC7FDB" w:rsidRDefault="007A5897" w14:paraId="6851BDAA" w14:textId="78498858">
                            <w:pPr>
                              <w:numPr>
                                <w:ilvl w:val="0"/>
                                <w:numId w:val="0"/>
                              </w:numPr>
                            </w:pPr>
                            <w:proofErr w:type="spellStart"/>
                            <w:r w:rsidRPr="007A5897">
                              <w:t>JOptionPane.showMessageDialog</w:t>
                            </w:r>
                            <w:proofErr w:type="spellEnd"/>
                            <w:r w:rsidRPr="007A5897">
                              <w:t>(</w:t>
                            </w:r>
                            <w:r w:rsidRPr="00153E58">
                              <w:rPr>
                                <w:color w:val="00B0F0"/>
                              </w:rPr>
                              <w:t>null</w:t>
                            </w:r>
                            <w:r w:rsidRPr="007A5897">
                              <w:t xml:space="preserve">, </w:t>
                            </w:r>
                            <w:r w:rsidRPr="00153E58">
                              <w:rPr>
                                <w:color w:val="00B050"/>
                              </w:rPr>
                              <w:t xml:space="preserve">"Hello, " </w:t>
                            </w:r>
                            <w:r w:rsidRPr="007A5897">
                              <w:t xml:space="preserve">+ name + </w:t>
                            </w:r>
                            <w:r w:rsidRPr="00153E58">
                              <w:rPr>
                                <w:color w:val="00B050"/>
                              </w:rPr>
                              <w:t>"!"</w:t>
                            </w:r>
                            <w:proofErr w:type="gramStart"/>
                            <w:r w:rsidRPr="007A5897">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9055049">
              <v:shape id="_x0000_s1059" style="position:absolute;margin-left:0;margin-top:.8pt;width:421.1pt;height:51.4pt;z-index:25165827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" w14:anchorId="7E7C46CE">
                <v:textbox>
                  <w:txbxContent>
                    <w:p w:rsidR="00BC7FDB" w:rsidP="00BC7FDB" w:rsidRDefault="00BC7FDB" w14:paraId="3456D985" w14:textId="77777777">
                      <w:pPr>
                        <w:numPr>
                          <w:ilvl w:val="0"/>
                          <w:numId w:val="0"/>
                        </w:numPr>
                      </w:pPr>
                      <w:r>
                        <w:t>j</w:t>
                      </w:r>
                      <w:r w:rsidRPr="005E478C">
                        <w:t>ava</w:t>
                      </w:r>
                    </w:p>
                    <w:p w:rsidRPr="00705AF5" w:rsidR="00BC7FDB" w:rsidP="00BC7FDB" w:rsidRDefault="007A5897" w14:paraId="68B1BB0D" w14:textId="78498858">
                      <w:pPr>
                        <w:numPr>
                          <w:ilvl w:val="0"/>
                          <w:numId w:val="0"/>
                        </w:numPr>
                      </w:pPr>
                      <w:proofErr w:type="spellStart"/>
                      <w:r w:rsidRPr="007A5897">
                        <w:t>JOptionPane.showMessageDialog</w:t>
                      </w:r>
                      <w:proofErr w:type="spellEnd"/>
                      <w:r w:rsidRPr="007A5897">
                        <w:t>(</w:t>
                      </w:r>
                      <w:r w:rsidRPr="00153E58">
                        <w:rPr>
                          <w:color w:val="00B0F0"/>
                        </w:rPr>
                        <w:t>null</w:t>
                      </w:r>
                      <w:r w:rsidRPr="007A5897">
                        <w:t xml:space="preserve">, </w:t>
                      </w:r>
                      <w:r w:rsidRPr="00153E58">
                        <w:rPr>
                          <w:color w:val="00B050"/>
                        </w:rPr>
                        <w:t xml:space="preserve">"Hello, " </w:t>
                      </w:r>
                      <w:r w:rsidRPr="007A5897">
                        <w:t xml:space="preserve">+ name + </w:t>
                      </w:r>
                      <w:r w:rsidRPr="00153E58">
                        <w:rPr>
                          <w:color w:val="00B050"/>
                        </w:rPr>
                        <w:t>"!"</w:t>
                      </w:r>
                      <w:proofErr w:type="gramStart"/>
                      <w:r w:rsidRPr="007A5897">
                        <w:t>);</w:t>
                      </w:r>
                      <w:proofErr w:type="gramEnd"/>
                    </w:p>
                  </w:txbxContent>
                </v:textbox>
                <w10:wrap anchorx="margin"/>
              </v:shape>
            </w:pict>
          </mc:Fallback>
        </mc:AlternateContent>
      </w:r>
    </w:p>
    <w:p w:rsidR="00BC7FDB" w:rsidP="00072B4E" w:rsidRDefault="00BC7FDB" w14:paraId="5F924998" w14:textId="77777777">
      <w:pPr>
        <w:numPr>
          <w:ilvl w:val="0"/>
          <w:numId w:val="0"/>
        </w:numPr>
        <w:rPr>
          <w:sz w:val="24"/>
          <w:szCs w:val="24"/>
          <w:lang w:val="en-US"/>
        </w:rPr>
      </w:pPr>
    </w:p>
    <w:p w:rsidRPr="00072B4E" w:rsidR="00BC7FDB" w:rsidP="00072B4E" w:rsidRDefault="00BC7FDB" w14:paraId="21A3D995" w14:textId="77777777">
      <w:pPr>
        <w:numPr>
          <w:ilvl w:val="0"/>
          <w:numId w:val="0"/>
        </w:numPr>
        <w:rPr>
          <w:sz w:val="24"/>
          <w:szCs w:val="24"/>
          <w:lang w:val="en-US"/>
        </w:rPr>
      </w:pPr>
    </w:p>
    <w:p w:rsidRPr="000C5239" w:rsidR="008C4D5C" w:rsidP="00623EE5" w:rsidRDefault="000C5239" w14:paraId="33C9A6D5" w14:textId="36480A5F">
      <w:pPr>
        <w:pStyle w:val="ListParagraph"/>
        <w:numPr>
          <w:ilvl w:val="0"/>
          <w:numId w:val="30"/>
        </w:numPr>
        <w:rPr>
          <w:sz w:val="24"/>
          <w:szCs w:val="24"/>
          <w:lang w:val="en-US"/>
        </w:rPr>
      </w:pPr>
      <w:r w:rsidRPr="000C5239">
        <w:rPr>
          <w:sz w:val="24"/>
          <w:szCs w:val="24"/>
        </w:rPr>
        <w:t xml:space="preserve">The first argument </w:t>
      </w:r>
      <w:r w:rsidRPr="000E315E">
        <w:rPr>
          <w:sz w:val="24"/>
          <w:szCs w:val="24"/>
          <w:highlight w:val="lightGray"/>
        </w:rPr>
        <w:t>null</w:t>
      </w:r>
      <w:r w:rsidRPr="000C5239">
        <w:rPr>
          <w:sz w:val="24"/>
          <w:szCs w:val="24"/>
        </w:rPr>
        <w:t xml:space="preserve"> means the dialog box has no parent window.</w:t>
      </w:r>
    </w:p>
    <w:p w:rsidRPr="00153E58" w:rsidR="000C5239" w:rsidP="00623EE5" w:rsidRDefault="000E315E" w14:paraId="5C447E0B" w14:textId="2961204D">
      <w:pPr>
        <w:pStyle w:val="ListParagraph"/>
        <w:numPr>
          <w:ilvl w:val="0"/>
          <w:numId w:val="30"/>
        </w:numPr>
        <w:rPr>
          <w:sz w:val="24"/>
          <w:szCs w:val="24"/>
          <w:lang w:val="en-US"/>
        </w:rPr>
      </w:pPr>
      <w:r w:rsidRPr="000E315E">
        <w:rPr>
          <w:sz w:val="24"/>
          <w:szCs w:val="24"/>
        </w:rPr>
        <w:t>The second argument is the message to display.</w:t>
      </w:r>
    </w:p>
    <w:p w:rsidRPr="000E315E" w:rsidR="00153E58" w:rsidP="008C4D5C" w:rsidRDefault="000E315E" w14:paraId="1DB1D5B6" w14:textId="48FD112D">
      <w:pPr>
        <w:numPr>
          <w:ilvl w:val="0"/>
          <w:numId w:val="0"/>
        </w:numPr>
        <w:rPr>
          <w:b/>
          <w:bCs/>
          <w:sz w:val="24"/>
          <w:szCs w:val="24"/>
          <w:lang w:val="en-US"/>
        </w:rPr>
      </w:pPr>
      <w:r>
        <w:rPr>
          <w:noProof/>
          <w:lang w:val="en-US"/>
        </w:rPr>
        <mc:AlternateContent>
          <mc:Choice Requires="wps">
            <w:drawing>
              <wp:anchor distT="0" distB="0" distL="114300" distR="114300" simplePos="0" relativeHeight="251658271" behindDoc="0" locked="0" layoutInCell="1" allowOverlap="1" wp14:anchorId="03141306" wp14:editId="4ECA18C4">
                <wp:simplePos x="0" y="0"/>
                <wp:positionH relativeFrom="margin">
                  <wp:align>left</wp:align>
                </wp:positionH>
                <wp:positionV relativeFrom="paragraph">
                  <wp:posOffset>302894</wp:posOffset>
                </wp:positionV>
                <wp:extent cx="6373906" cy="3881718"/>
                <wp:effectExtent l="0" t="0" r="27305" b="24130"/>
                <wp:wrapNone/>
                <wp:docPr id="343250317" name="Text Box 10"/>
                <wp:cNvGraphicFramePr/>
                <a:graphic xmlns:a="http://schemas.openxmlformats.org/drawingml/2006/main">
                  <a:graphicData uri="http://schemas.microsoft.com/office/word/2010/wordprocessingShape">
                    <wps:wsp>
                      <wps:cNvSpPr txBox="1"/>
                      <wps:spPr>
                        <a:xfrm>
                          <a:off x="0" y="0"/>
                          <a:ext cx="6373906" cy="3881718"/>
                        </a:xfrm>
                        <a:prstGeom prst="rect">
                          <a:avLst/>
                        </a:prstGeom>
                        <a:solidFill>
                          <a:schemeClr val="tx1"/>
                        </a:solidFill>
                        <a:ln w="6350">
                          <a:solidFill>
                            <a:prstClr val="black"/>
                          </a:solidFill>
                        </a:ln>
                      </wps:spPr>
                      <wps:txbx>
                        <w:txbxContent>
                          <w:p w:rsidR="000E315E" w:rsidP="000E315E" w:rsidRDefault="000E315E" w14:paraId="6C5D0462" w14:textId="77777777">
                            <w:pPr>
                              <w:numPr>
                                <w:ilvl w:val="0"/>
                                <w:numId w:val="0"/>
                              </w:numPr>
                            </w:pPr>
                            <w:r>
                              <w:t>j</w:t>
                            </w:r>
                            <w:r w:rsidRPr="005E478C">
                              <w:t>ava</w:t>
                            </w:r>
                          </w:p>
                          <w:p w:rsidR="000E315E" w:rsidP="000E315E" w:rsidRDefault="000E315E" w14:paraId="19C1B048" w14:textId="77777777">
                            <w:pPr>
                              <w:numPr>
                                <w:ilvl w:val="0"/>
                                <w:numId w:val="0"/>
                              </w:numPr>
                            </w:pPr>
                            <w:r w:rsidRPr="000E315E">
                              <w:rPr>
                                <w:color w:val="00B0F0"/>
                              </w:rPr>
                              <w:t>import</w:t>
                            </w:r>
                            <w:r>
                              <w:t xml:space="preserve"> </w:t>
                            </w:r>
                            <w:proofErr w:type="spellStart"/>
                            <w:proofErr w:type="gramStart"/>
                            <w:r>
                              <w:t>javax.swing</w:t>
                            </w:r>
                            <w:proofErr w:type="gramEnd"/>
                            <w:r>
                              <w:t>.</w:t>
                            </w:r>
                            <w:proofErr w:type="gramStart"/>
                            <w:r>
                              <w:t>JOptionPane</w:t>
                            </w:r>
                            <w:proofErr w:type="spellEnd"/>
                            <w:r>
                              <w:t>;</w:t>
                            </w:r>
                            <w:proofErr w:type="gramEnd"/>
                          </w:p>
                          <w:p w:rsidR="000E315E" w:rsidP="000E315E" w:rsidRDefault="000E315E" w14:paraId="36947E44" w14:textId="77777777">
                            <w:pPr>
                              <w:numPr>
                                <w:ilvl w:val="0"/>
                                <w:numId w:val="0"/>
                              </w:numPr>
                            </w:pPr>
                          </w:p>
                          <w:p w:rsidR="000E315E" w:rsidP="000E315E" w:rsidRDefault="000E315E" w14:paraId="79BCD4CF" w14:textId="77777777">
                            <w:pPr>
                              <w:numPr>
                                <w:ilvl w:val="0"/>
                                <w:numId w:val="0"/>
                              </w:numPr>
                            </w:pPr>
                            <w:r w:rsidRPr="000E315E">
                              <w:rPr>
                                <w:color w:val="00B0F0"/>
                              </w:rPr>
                              <w:t xml:space="preserve">public class </w:t>
                            </w:r>
                            <w:proofErr w:type="spellStart"/>
                            <w:r w:rsidRPr="000E315E">
                              <w:rPr>
                                <w:color w:val="EE0000"/>
                              </w:rPr>
                              <w:t>GuiInputExample</w:t>
                            </w:r>
                            <w:proofErr w:type="spellEnd"/>
                            <w:r w:rsidRPr="000E315E">
                              <w:rPr>
                                <w:color w:val="EE0000"/>
                              </w:rPr>
                              <w:t xml:space="preserve"> </w:t>
                            </w:r>
                            <w:r>
                              <w:t>{</w:t>
                            </w:r>
                          </w:p>
                          <w:p w:rsidR="000E315E" w:rsidP="000E315E" w:rsidRDefault="000E315E" w14:paraId="5C3D0ECC" w14:textId="77777777">
                            <w:pPr>
                              <w:numPr>
                                <w:ilvl w:val="0"/>
                                <w:numId w:val="0"/>
                              </w:numPr>
                            </w:pPr>
                            <w:r>
                              <w:t xml:space="preserve">    </w:t>
                            </w:r>
                            <w:r w:rsidRPr="000E315E">
                              <w:rPr>
                                <w:color w:val="00B0F0"/>
                              </w:rPr>
                              <w:t xml:space="preserve">public static void </w:t>
                            </w:r>
                            <w:proofErr w:type="gramStart"/>
                            <w:r w:rsidRPr="000E315E">
                              <w:rPr>
                                <w:color w:val="EE0000"/>
                              </w:rPr>
                              <w:t>main</w:t>
                            </w:r>
                            <w:r>
                              <w:t>(String[</w:t>
                            </w:r>
                            <w:proofErr w:type="gramEnd"/>
                            <w:r>
                              <w:t xml:space="preserve">] </w:t>
                            </w:r>
                            <w:proofErr w:type="spellStart"/>
                            <w:r>
                              <w:t>args</w:t>
                            </w:r>
                            <w:proofErr w:type="spellEnd"/>
                            <w:r>
                              <w:t>) {</w:t>
                            </w:r>
                          </w:p>
                          <w:p w:rsidR="000E315E" w:rsidP="000E315E" w:rsidRDefault="000E315E" w14:paraId="2D6D7CDB" w14:textId="2F6FFDF3">
                            <w:pPr>
                              <w:numPr>
                                <w:ilvl w:val="0"/>
                                <w:numId w:val="0"/>
                              </w:numPr>
                            </w:pPr>
                            <w:r>
                              <w:t xml:space="preserve">        </w:t>
                            </w:r>
                            <w:r w:rsidRPr="000E315E">
                              <w:rPr>
                                <w:color w:val="D86DCB" w:themeColor="accent5" w:themeTint="99"/>
                              </w:rPr>
                              <w:t xml:space="preserve">String name </w:t>
                            </w:r>
                            <w:r>
                              <w:t xml:space="preserve">= </w:t>
                            </w:r>
                            <w:proofErr w:type="spellStart"/>
                            <w:r>
                              <w:t>JOptionPane.showInputDialog</w:t>
                            </w:r>
                            <w:proofErr w:type="spellEnd"/>
                            <w:r>
                              <w:t>(</w:t>
                            </w:r>
                            <w:r w:rsidRPr="000E315E">
                              <w:rPr>
                                <w:color w:val="00B050"/>
                              </w:rPr>
                              <w:t>"Enter your name:"</w:t>
                            </w:r>
                            <w:proofErr w:type="gramStart"/>
                            <w:r>
                              <w:t>);</w:t>
                            </w:r>
                            <w:proofErr w:type="gramEnd"/>
                          </w:p>
                          <w:p w:rsidR="000E315E" w:rsidP="000E315E" w:rsidRDefault="000E315E" w14:paraId="5C5BA1BE" w14:textId="3329BC31">
                            <w:pPr>
                              <w:numPr>
                                <w:ilvl w:val="0"/>
                                <w:numId w:val="0"/>
                              </w:numPr>
                            </w:pPr>
                            <w:r w:rsidRPr="000E315E">
                              <w:rPr>
                                <w:color w:val="D86DCB" w:themeColor="accent5" w:themeTint="99"/>
                              </w:rPr>
                              <w:t xml:space="preserve">        int age </w:t>
                            </w:r>
                            <w:r>
                              <w:t xml:space="preserve">= </w:t>
                            </w:r>
                            <w:proofErr w:type="spellStart"/>
                            <w:r>
                              <w:t>Integer.parseInt</w:t>
                            </w:r>
                            <w:proofErr w:type="spellEnd"/>
                            <w:r>
                              <w:t>(</w:t>
                            </w:r>
                            <w:proofErr w:type="spellStart"/>
                            <w:r>
                              <w:t>JOptionPane.showInputDialog</w:t>
                            </w:r>
                            <w:proofErr w:type="spellEnd"/>
                            <w:r>
                              <w:t>(</w:t>
                            </w:r>
                            <w:r w:rsidRPr="000E315E">
                              <w:rPr>
                                <w:color w:val="00B050"/>
                              </w:rPr>
                              <w:t>"Enter your age:"</w:t>
                            </w:r>
                            <w:r>
                              <w:t>)</w:t>
                            </w:r>
                            <w:proofErr w:type="gramStart"/>
                            <w:r>
                              <w:t>);</w:t>
                            </w:r>
                            <w:proofErr w:type="gramEnd"/>
                          </w:p>
                          <w:p w:rsidR="000E315E" w:rsidP="000E315E" w:rsidRDefault="000E315E" w14:paraId="4258DB1A" w14:textId="7FB582D7">
                            <w:pPr>
                              <w:numPr>
                                <w:ilvl w:val="0"/>
                                <w:numId w:val="0"/>
                              </w:numPr>
                            </w:pPr>
                            <w:r w:rsidRPr="000E315E">
                              <w:rPr>
                                <w:color w:val="D86DCB" w:themeColor="accent5" w:themeTint="99"/>
                              </w:rPr>
                              <w:t xml:space="preserve">        double grade </w:t>
                            </w:r>
                            <w:r>
                              <w:t xml:space="preserve">= </w:t>
                            </w:r>
                            <w:proofErr w:type="spellStart"/>
                            <w:r>
                              <w:t>Double.parseDouble</w:t>
                            </w:r>
                            <w:proofErr w:type="spellEnd"/>
                            <w:r>
                              <w:t>(</w:t>
                            </w:r>
                            <w:proofErr w:type="spellStart"/>
                            <w:r>
                              <w:t>JOptionPane.showInputDialog</w:t>
                            </w:r>
                            <w:proofErr w:type="spellEnd"/>
                            <w:r>
                              <w:t>(</w:t>
                            </w:r>
                            <w:r w:rsidRPr="000E315E">
                              <w:rPr>
                                <w:color w:val="00B050"/>
                              </w:rPr>
                              <w:t>"Enter your grade:"</w:t>
                            </w:r>
                            <w:r>
                              <w:t>)</w:t>
                            </w:r>
                            <w:proofErr w:type="gramStart"/>
                            <w:r>
                              <w:t>);</w:t>
                            </w:r>
                            <w:proofErr w:type="gramEnd"/>
                          </w:p>
                          <w:p w:rsidR="000E315E" w:rsidP="000E315E" w:rsidRDefault="000E315E" w14:paraId="65DA4F8E" w14:textId="77777777">
                            <w:pPr>
                              <w:numPr>
                                <w:ilvl w:val="0"/>
                                <w:numId w:val="0"/>
                              </w:numPr>
                            </w:pPr>
                          </w:p>
                          <w:p w:rsidR="000E315E" w:rsidP="000E315E" w:rsidRDefault="000E315E" w14:paraId="032AF5FF" w14:textId="1134DE2E">
                            <w:pPr>
                              <w:numPr>
                                <w:ilvl w:val="0"/>
                                <w:numId w:val="0"/>
                              </w:numPr>
                            </w:pPr>
                            <w:r>
                              <w:t xml:space="preserve">        </w:t>
                            </w:r>
                            <w:proofErr w:type="spellStart"/>
                            <w:r>
                              <w:t>JOptionPane.showMessageDialog</w:t>
                            </w:r>
                            <w:proofErr w:type="spellEnd"/>
                            <w:r>
                              <w:t>(</w:t>
                            </w:r>
                            <w:r w:rsidRPr="000E315E">
                              <w:rPr>
                                <w:color w:val="00B0F0"/>
                              </w:rPr>
                              <w:t>null</w:t>
                            </w:r>
                            <w:r>
                              <w:t xml:space="preserve">, </w:t>
                            </w:r>
                            <w:r w:rsidRPr="000E315E">
                              <w:rPr>
                                <w:color w:val="00B050"/>
                              </w:rPr>
                              <w:t>"Hello, "</w:t>
                            </w:r>
                            <w:r>
                              <w:t xml:space="preserve"> + name + </w:t>
                            </w:r>
                            <w:r w:rsidRPr="000E315E">
                              <w:rPr>
                                <w:color w:val="00B050"/>
                              </w:rPr>
                              <w:t>"!"</w:t>
                            </w:r>
                            <w:proofErr w:type="gramStart"/>
                            <w:r>
                              <w:t>);</w:t>
                            </w:r>
                            <w:proofErr w:type="gramEnd"/>
                          </w:p>
                          <w:p w:rsidR="000E315E" w:rsidP="000E315E" w:rsidRDefault="000E315E" w14:paraId="222BF155" w14:textId="77777777">
                            <w:pPr>
                              <w:numPr>
                                <w:ilvl w:val="0"/>
                                <w:numId w:val="0"/>
                              </w:numPr>
                            </w:pPr>
                            <w:r>
                              <w:t xml:space="preserve">        </w:t>
                            </w:r>
                            <w:proofErr w:type="spellStart"/>
                            <w:r>
                              <w:t>JOptionPane.showMessageDialog</w:t>
                            </w:r>
                            <w:proofErr w:type="spellEnd"/>
                            <w:r>
                              <w:t>(</w:t>
                            </w:r>
                            <w:r w:rsidRPr="000E315E">
                              <w:rPr>
                                <w:color w:val="00B0F0"/>
                              </w:rPr>
                              <w:t>null</w:t>
                            </w:r>
                            <w:r>
                              <w:t xml:space="preserve">, </w:t>
                            </w:r>
                            <w:r w:rsidRPr="000E315E">
                              <w:rPr>
                                <w:color w:val="00B050"/>
                              </w:rPr>
                              <w:t xml:space="preserve">"Age: " </w:t>
                            </w:r>
                            <w:r>
                              <w:t xml:space="preserve">+ age + </w:t>
                            </w:r>
                            <w:r w:rsidRPr="000E315E">
                              <w:rPr>
                                <w:color w:val="00B050"/>
                              </w:rPr>
                              <w:t>"\</w:t>
                            </w:r>
                            <w:proofErr w:type="spellStart"/>
                            <w:r w:rsidRPr="000E315E">
                              <w:rPr>
                                <w:color w:val="00B050"/>
                              </w:rPr>
                              <w:t>nGrade</w:t>
                            </w:r>
                            <w:proofErr w:type="spellEnd"/>
                            <w:r w:rsidRPr="000E315E">
                              <w:rPr>
                                <w:color w:val="00B050"/>
                              </w:rPr>
                              <w:t xml:space="preserve">: " </w:t>
                            </w:r>
                            <w:r>
                              <w:t>+ grade</w:t>
                            </w:r>
                            <w:proofErr w:type="gramStart"/>
                            <w:r>
                              <w:t>);</w:t>
                            </w:r>
                            <w:proofErr w:type="gramEnd"/>
                          </w:p>
                          <w:p w:rsidR="000E315E" w:rsidP="000E315E" w:rsidRDefault="000E315E" w14:paraId="0AD61E7B" w14:textId="77777777">
                            <w:pPr>
                              <w:numPr>
                                <w:ilvl w:val="0"/>
                                <w:numId w:val="0"/>
                              </w:numPr>
                            </w:pPr>
                            <w:r>
                              <w:t xml:space="preserve">    }</w:t>
                            </w:r>
                          </w:p>
                          <w:p w:rsidRPr="00705AF5" w:rsidR="000E315E" w:rsidP="000E315E" w:rsidRDefault="000E315E" w14:paraId="477E1BDD" w14:textId="535BFB92">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D1A66FC">
              <v:shape id="_x0000_s1060" style="position:absolute;margin-left:0;margin-top:23.85pt;width:501.9pt;height:305.65pt;z-index:25165827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" w14:anchorId="03141306">
                <v:textbox>
                  <w:txbxContent>
                    <w:p w:rsidR="000E315E" w:rsidP="000E315E" w:rsidRDefault="000E315E" w14:paraId="0EE6F066" w14:textId="77777777">
                      <w:pPr>
                        <w:numPr>
                          <w:ilvl w:val="0"/>
                          <w:numId w:val="0"/>
                        </w:numPr>
                      </w:pPr>
                      <w:r>
                        <w:t>j</w:t>
                      </w:r>
                      <w:r w:rsidRPr="005E478C">
                        <w:t>ava</w:t>
                      </w:r>
                    </w:p>
                    <w:p w:rsidR="000E315E" w:rsidP="000E315E" w:rsidRDefault="000E315E" w14:paraId="49F13302" w14:textId="77777777">
                      <w:pPr>
                        <w:numPr>
                          <w:ilvl w:val="0"/>
                          <w:numId w:val="0"/>
                        </w:numPr>
                      </w:pPr>
                      <w:r w:rsidRPr="000E315E">
                        <w:rPr>
                          <w:color w:val="00B0F0"/>
                        </w:rPr>
                        <w:t>import</w:t>
                      </w:r>
                      <w:r>
                        <w:t xml:space="preserve"> </w:t>
                      </w:r>
                      <w:proofErr w:type="spellStart"/>
                      <w:proofErr w:type="gramStart"/>
                      <w:r>
                        <w:t>javax.swing</w:t>
                      </w:r>
                      <w:proofErr w:type="gramEnd"/>
                      <w:r>
                        <w:t>.</w:t>
                      </w:r>
                      <w:proofErr w:type="gramStart"/>
                      <w:r>
                        <w:t>JOptionPane</w:t>
                      </w:r>
                      <w:proofErr w:type="spellEnd"/>
                      <w:r>
                        <w:t>;</w:t>
                      </w:r>
                      <w:proofErr w:type="gramEnd"/>
                    </w:p>
                    <w:p w:rsidR="000E315E" w:rsidP="000E315E" w:rsidRDefault="000E315E" w14:paraId="049F31CB" w14:textId="77777777">
                      <w:pPr>
                        <w:numPr>
                          <w:ilvl w:val="0"/>
                          <w:numId w:val="0"/>
                        </w:numPr>
                      </w:pPr>
                    </w:p>
                    <w:p w:rsidR="000E315E" w:rsidP="000E315E" w:rsidRDefault="000E315E" w14:paraId="5E594432" w14:textId="77777777">
                      <w:pPr>
                        <w:numPr>
                          <w:ilvl w:val="0"/>
                          <w:numId w:val="0"/>
                        </w:numPr>
                      </w:pPr>
                      <w:r w:rsidRPr="000E315E">
                        <w:rPr>
                          <w:color w:val="00B0F0"/>
                        </w:rPr>
                        <w:t xml:space="preserve">public class </w:t>
                      </w:r>
                      <w:proofErr w:type="spellStart"/>
                      <w:r w:rsidRPr="000E315E">
                        <w:rPr>
                          <w:color w:val="EE0000"/>
                        </w:rPr>
                        <w:t>GuiInputExample</w:t>
                      </w:r>
                      <w:proofErr w:type="spellEnd"/>
                      <w:r w:rsidRPr="000E315E">
                        <w:rPr>
                          <w:color w:val="EE0000"/>
                        </w:rPr>
                        <w:t xml:space="preserve"> </w:t>
                      </w:r>
                      <w:r>
                        <w:t>{</w:t>
                      </w:r>
                    </w:p>
                    <w:p w:rsidR="000E315E" w:rsidP="000E315E" w:rsidRDefault="000E315E" w14:paraId="49F6AD7D" w14:textId="77777777">
                      <w:pPr>
                        <w:numPr>
                          <w:ilvl w:val="0"/>
                          <w:numId w:val="0"/>
                        </w:numPr>
                      </w:pPr>
                      <w:r>
                        <w:t xml:space="preserve">    </w:t>
                      </w:r>
                      <w:r w:rsidRPr="000E315E">
                        <w:rPr>
                          <w:color w:val="00B0F0"/>
                        </w:rPr>
                        <w:t xml:space="preserve">public static void </w:t>
                      </w:r>
                      <w:proofErr w:type="gramStart"/>
                      <w:r w:rsidRPr="000E315E">
                        <w:rPr>
                          <w:color w:val="EE0000"/>
                        </w:rPr>
                        <w:t>main</w:t>
                      </w:r>
                      <w:r>
                        <w:t>(String[</w:t>
                      </w:r>
                      <w:proofErr w:type="gramEnd"/>
                      <w:r>
                        <w:t xml:space="preserve">] </w:t>
                      </w:r>
                      <w:proofErr w:type="spellStart"/>
                      <w:r>
                        <w:t>args</w:t>
                      </w:r>
                      <w:proofErr w:type="spellEnd"/>
                      <w:r>
                        <w:t>) {</w:t>
                      </w:r>
                    </w:p>
                    <w:p w:rsidR="000E315E" w:rsidP="000E315E" w:rsidRDefault="000E315E" w14:paraId="4D8AFFA7" w14:textId="2F6FFDF3">
                      <w:pPr>
                        <w:numPr>
                          <w:ilvl w:val="0"/>
                          <w:numId w:val="0"/>
                        </w:numPr>
                      </w:pPr>
                      <w:r>
                        <w:t xml:space="preserve">        </w:t>
                      </w:r>
                      <w:r w:rsidRPr="000E315E">
                        <w:rPr>
                          <w:color w:val="D86DCB" w:themeColor="accent5" w:themeTint="99"/>
                        </w:rPr>
                        <w:t xml:space="preserve">String name </w:t>
                      </w:r>
                      <w:r>
                        <w:t xml:space="preserve">= </w:t>
                      </w:r>
                      <w:proofErr w:type="spellStart"/>
                      <w:r>
                        <w:t>JOptionPane.showInputDialog</w:t>
                      </w:r>
                      <w:proofErr w:type="spellEnd"/>
                      <w:r>
                        <w:t>(</w:t>
                      </w:r>
                      <w:r w:rsidRPr="000E315E">
                        <w:rPr>
                          <w:color w:val="00B050"/>
                        </w:rPr>
                        <w:t>"Enter your name:"</w:t>
                      </w:r>
                      <w:proofErr w:type="gramStart"/>
                      <w:r>
                        <w:t>);</w:t>
                      </w:r>
                      <w:proofErr w:type="gramEnd"/>
                    </w:p>
                    <w:p w:rsidR="000E315E" w:rsidP="000E315E" w:rsidRDefault="000E315E" w14:paraId="522C9680" w14:textId="3329BC31">
                      <w:pPr>
                        <w:numPr>
                          <w:ilvl w:val="0"/>
                          <w:numId w:val="0"/>
                        </w:numPr>
                      </w:pPr>
                      <w:r w:rsidRPr="000E315E">
                        <w:rPr>
                          <w:color w:val="D86DCB" w:themeColor="accent5" w:themeTint="99"/>
                        </w:rPr>
                        <w:t xml:space="preserve">        int age </w:t>
                      </w:r>
                      <w:r>
                        <w:t xml:space="preserve">= </w:t>
                      </w:r>
                      <w:proofErr w:type="spellStart"/>
                      <w:r>
                        <w:t>Integer.parseInt</w:t>
                      </w:r>
                      <w:proofErr w:type="spellEnd"/>
                      <w:r>
                        <w:t>(</w:t>
                      </w:r>
                      <w:proofErr w:type="spellStart"/>
                      <w:r>
                        <w:t>JOptionPane.showInputDialog</w:t>
                      </w:r>
                      <w:proofErr w:type="spellEnd"/>
                      <w:r>
                        <w:t>(</w:t>
                      </w:r>
                      <w:r w:rsidRPr="000E315E">
                        <w:rPr>
                          <w:color w:val="00B050"/>
                        </w:rPr>
                        <w:t>"Enter your age:"</w:t>
                      </w:r>
                      <w:r>
                        <w:t>)</w:t>
                      </w:r>
                      <w:proofErr w:type="gramStart"/>
                      <w:r>
                        <w:t>);</w:t>
                      </w:r>
                      <w:proofErr w:type="gramEnd"/>
                    </w:p>
                    <w:p w:rsidR="000E315E" w:rsidP="000E315E" w:rsidRDefault="000E315E" w14:paraId="76EFF69C" w14:textId="7FB582D7">
                      <w:pPr>
                        <w:numPr>
                          <w:ilvl w:val="0"/>
                          <w:numId w:val="0"/>
                        </w:numPr>
                      </w:pPr>
                      <w:r w:rsidRPr="000E315E">
                        <w:rPr>
                          <w:color w:val="D86DCB" w:themeColor="accent5" w:themeTint="99"/>
                        </w:rPr>
                        <w:t xml:space="preserve">        double grade </w:t>
                      </w:r>
                      <w:r>
                        <w:t xml:space="preserve">= </w:t>
                      </w:r>
                      <w:proofErr w:type="spellStart"/>
                      <w:r>
                        <w:t>Double.parseDouble</w:t>
                      </w:r>
                      <w:proofErr w:type="spellEnd"/>
                      <w:r>
                        <w:t>(</w:t>
                      </w:r>
                      <w:proofErr w:type="spellStart"/>
                      <w:r>
                        <w:t>JOptionPane.showInputDialog</w:t>
                      </w:r>
                      <w:proofErr w:type="spellEnd"/>
                      <w:r>
                        <w:t>(</w:t>
                      </w:r>
                      <w:r w:rsidRPr="000E315E">
                        <w:rPr>
                          <w:color w:val="00B050"/>
                        </w:rPr>
                        <w:t>"Enter your grade:"</w:t>
                      </w:r>
                      <w:r>
                        <w:t>)</w:t>
                      </w:r>
                      <w:proofErr w:type="gramStart"/>
                      <w:r>
                        <w:t>);</w:t>
                      </w:r>
                      <w:proofErr w:type="gramEnd"/>
                    </w:p>
                    <w:p w:rsidR="000E315E" w:rsidP="000E315E" w:rsidRDefault="000E315E" w14:paraId="53128261" w14:textId="77777777">
                      <w:pPr>
                        <w:numPr>
                          <w:ilvl w:val="0"/>
                          <w:numId w:val="0"/>
                        </w:numPr>
                      </w:pPr>
                    </w:p>
                    <w:p w:rsidR="000E315E" w:rsidP="000E315E" w:rsidRDefault="000E315E" w14:paraId="3061871C" w14:textId="1134DE2E">
                      <w:pPr>
                        <w:numPr>
                          <w:ilvl w:val="0"/>
                          <w:numId w:val="0"/>
                        </w:numPr>
                      </w:pPr>
                      <w:r>
                        <w:t xml:space="preserve">        </w:t>
                      </w:r>
                      <w:proofErr w:type="spellStart"/>
                      <w:r>
                        <w:t>JOptionPane.showMessageDialog</w:t>
                      </w:r>
                      <w:proofErr w:type="spellEnd"/>
                      <w:r>
                        <w:t>(</w:t>
                      </w:r>
                      <w:r w:rsidRPr="000E315E">
                        <w:rPr>
                          <w:color w:val="00B0F0"/>
                        </w:rPr>
                        <w:t>null</w:t>
                      </w:r>
                      <w:r>
                        <w:t xml:space="preserve">, </w:t>
                      </w:r>
                      <w:r w:rsidRPr="000E315E">
                        <w:rPr>
                          <w:color w:val="00B050"/>
                        </w:rPr>
                        <w:t>"Hello, "</w:t>
                      </w:r>
                      <w:r>
                        <w:t xml:space="preserve"> + name + </w:t>
                      </w:r>
                      <w:r w:rsidRPr="000E315E">
                        <w:rPr>
                          <w:color w:val="00B050"/>
                        </w:rPr>
                        <w:t>"!"</w:t>
                      </w:r>
                      <w:proofErr w:type="gramStart"/>
                      <w:r>
                        <w:t>);</w:t>
                      </w:r>
                      <w:proofErr w:type="gramEnd"/>
                    </w:p>
                    <w:p w:rsidR="000E315E" w:rsidP="000E315E" w:rsidRDefault="000E315E" w14:paraId="0C3C1E70" w14:textId="77777777">
                      <w:pPr>
                        <w:numPr>
                          <w:ilvl w:val="0"/>
                          <w:numId w:val="0"/>
                        </w:numPr>
                      </w:pPr>
                      <w:r>
                        <w:t xml:space="preserve">        </w:t>
                      </w:r>
                      <w:proofErr w:type="spellStart"/>
                      <w:r>
                        <w:t>JOptionPane.showMessageDialog</w:t>
                      </w:r>
                      <w:proofErr w:type="spellEnd"/>
                      <w:r>
                        <w:t>(</w:t>
                      </w:r>
                      <w:r w:rsidRPr="000E315E">
                        <w:rPr>
                          <w:color w:val="00B0F0"/>
                        </w:rPr>
                        <w:t>null</w:t>
                      </w:r>
                      <w:r>
                        <w:t xml:space="preserve">, </w:t>
                      </w:r>
                      <w:r w:rsidRPr="000E315E">
                        <w:rPr>
                          <w:color w:val="00B050"/>
                        </w:rPr>
                        <w:t xml:space="preserve">"Age: " </w:t>
                      </w:r>
                      <w:r>
                        <w:t xml:space="preserve">+ age + </w:t>
                      </w:r>
                      <w:r w:rsidRPr="000E315E">
                        <w:rPr>
                          <w:color w:val="00B050"/>
                        </w:rPr>
                        <w:t>"\</w:t>
                      </w:r>
                      <w:proofErr w:type="spellStart"/>
                      <w:r w:rsidRPr="000E315E">
                        <w:rPr>
                          <w:color w:val="00B050"/>
                        </w:rPr>
                        <w:t>nGrade</w:t>
                      </w:r>
                      <w:proofErr w:type="spellEnd"/>
                      <w:r w:rsidRPr="000E315E">
                        <w:rPr>
                          <w:color w:val="00B050"/>
                        </w:rPr>
                        <w:t xml:space="preserve">: " </w:t>
                      </w:r>
                      <w:r>
                        <w:t>+ grade</w:t>
                      </w:r>
                      <w:proofErr w:type="gramStart"/>
                      <w:r>
                        <w:t>);</w:t>
                      </w:r>
                      <w:proofErr w:type="gramEnd"/>
                    </w:p>
                    <w:p w:rsidR="000E315E" w:rsidP="000E315E" w:rsidRDefault="000E315E" w14:paraId="79A8D64D" w14:textId="77777777">
                      <w:pPr>
                        <w:numPr>
                          <w:ilvl w:val="0"/>
                          <w:numId w:val="0"/>
                        </w:numPr>
                      </w:pPr>
                      <w:r>
                        <w:t xml:space="preserve">    }</w:t>
                      </w:r>
                    </w:p>
                    <w:p w:rsidRPr="00705AF5" w:rsidR="000E315E" w:rsidP="000E315E" w:rsidRDefault="000E315E" w14:paraId="1301A7DE" w14:textId="535BFB92">
                      <w:pPr>
                        <w:numPr>
                          <w:ilvl w:val="0"/>
                          <w:numId w:val="0"/>
                        </w:numPr>
                      </w:pPr>
                      <w:r>
                        <w:t>}</w:t>
                      </w:r>
                    </w:p>
                  </w:txbxContent>
                </v:textbox>
                <w10:wrap anchorx="margin"/>
              </v:shape>
            </w:pict>
          </mc:Fallback>
        </mc:AlternateContent>
      </w:r>
      <w:r w:rsidRPr="000E315E">
        <w:rPr>
          <w:b/>
          <w:bCs/>
          <w:sz w:val="24"/>
          <w:szCs w:val="24"/>
          <w:lang w:val="en-US"/>
        </w:rPr>
        <w:t>Example Program</w:t>
      </w:r>
    </w:p>
    <w:p w:rsidR="00153E58" w:rsidP="008C4D5C" w:rsidRDefault="00153E58" w14:paraId="72123641" w14:textId="77777777">
      <w:pPr>
        <w:numPr>
          <w:ilvl w:val="0"/>
          <w:numId w:val="0"/>
        </w:numPr>
        <w:rPr>
          <w:sz w:val="24"/>
          <w:szCs w:val="24"/>
          <w:lang w:val="en-US"/>
        </w:rPr>
      </w:pPr>
    </w:p>
    <w:p w:rsidR="00153E58" w:rsidP="008C4D5C" w:rsidRDefault="00153E58" w14:paraId="1A714319" w14:textId="77777777">
      <w:pPr>
        <w:numPr>
          <w:ilvl w:val="0"/>
          <w:numId w:val="0"/>
        </w:numPr>
        <w:rPr>
          <w:sz w:val="24"/>
          <w:szCs w:val="24"/>
          <w:lang w:val="en-US"/>
        </w:rPr>
      </w:pPr>
    </w:p>
    <w:p w:rsidR="00153E58" w:rsidP="008C4D5C" w:rsidRDefault="00153E58" w14:paraId="40FBD2A5" w14:textId="77777777">
      <w:pPr>
        <w:numPr>
          <w:ilvl w:val="0"/>
          <w:numId w:val="0"/>
        </w:numPr>
        <w:rPr>
          <w:sz w:val="24"/>
          <w:szCs w:val="24"/>
          <w:lang w:val="en-US"/>
        </w:rPr>
      </w:pPr>
    </w:p>
    <w:p w:rsidR="00BB7AA9" w:rsidP="002F55F7" w:rsidRDefault="00BB7AA9" w14:paraId="2DE673C0" w14:textId="77777777">
      <w:pPr>
        <w:numPr>
          <w:ilvl w:val="0"/>
          <w:numId w:val="0"/>
        </w:numPr>
        <w:rPr>
          <w:sz w:val="24"/>
          <w:szCs w:val="24"/>
          <w:lang w:val="en-US"/>
        </w:rPr>
      </w:pPr>
    </w:p>
    <w:p w:rsidR="000E315E" w:rsidP="002F55F7" w:rsidRDefault="000E315E" w14:paraId="2DA54EC7" w14:textId="77777777">
      <w:pPr>
        <w:numPr>
          <w:ilvl w:val="0"/>
          <w:numId w:val="0"/>
        </w:numPr>
        <w:rPr>
          <w:sz w:val="24"/>
          <w:szCs w:val="24"/>
          <w:lang w:val="en-US"/>
        </w:rPr>
      </w:pPr>
    </w:p>
    <w:p w:rsidR="000E315E" w:rsidP="002F55F7" w:rsidRDefault="000E315E" w14:paraId="6204C953" w14:textId="77777777">
      <w:pPr>
        <w:numPr>
          <w:ilvl w:val="0"/>
          <w:numId w:val="0"/>
        </w:numPr>
        <w:rPr>
          <w:sz w:val="24"/>
          <w:szCs w:val="24"/>
          <w:lang w:val="en-US"/>
        </w:rPr>
      </w:pPr>
    </w:p>
    <w:p w:rsidR="000E315E" w:rsidP="002F55F7" w:rsidRDefault="000E315E" w14:paraId="2BA0FDF4" w14:textId="77777777">
      <w:pPr>
        <w:numPr>
          <w:ilvl w:val="0"/>
          <w:numId w:val="0"/>
        </w:numPr>
        <w:rPr>
          <w:sz w:val="24"/>
          <w:szCs w:val="24"/>
          <w:lang w:val="en-US"/>
        </w:rPr>
      </w:pPr>
    </w:p>
    <w:p w:rsidR="000E315E" w:rsidP="002F55F7" w:rsidRDefault="000E315E" w14:paraId="2D890F30" w14:textId="77777777">
      <w:pPr>
        <w:numPr>
          <w:ilvl w:val="0"/>
          <w:numId w:val="0"/>
        </w:numPr>
        <w:rPr>
          <w:sz w:val="24"/>
          <w:szCs w:val="24"/>
          <w:lang w:val="en-US"/>
        </w:rPr>
      </w:pPr>
    </w:p>
    <w:p w:rsidR="000E315E" w:rsidP="002F55F7" w:rsidRDefault="000E315E" w14:paraId="0D1E768E" w14:textId="77777777">
      <w:pPr>
        <w:numPr>
          <w:ilvl w:val="0"/>
          <w:numId w:val="0"/>
        </w:numPr>
        <w:rPr>
          <w:sz w:val="24"/>
          <w:szCs w:val="24"/>
          <w:lang w:val="en-US"/>
        </w:rPr>
      </w:pPr>
    </w:p>
    <w:p w:rsidRPr="000E315E" w:rsidR="000E315E" w:rsidP="002F55F7" w:rsidRDefault="000E315E" w14:paraId="552812B1" w14:textId="592D5AED">
      <w:pPr>
        <w:numPr>
          <w:ilvl w:val="0"/>
          <w:numId w:val="0"/>
        </w:numPr>
        <w:rPr>
          <w:b/>
          <w:bCs/>
          <w:sz w:val="24"/>
          <w:szCs w:val="24"/>
          <w:lang w:val="en-US"/>
        </w:rPr>
      </w:pPr>
      <w:r w:rsidRPr="000E315E">
        <w:rPr>
          <w:b/>
          <w:bCs/>
          <w:sz w:val="24"/>
          <w:szCs w:val="24"/>
          <w:lang w:val="en-US"/>
        </w:rPr>
        <w:t>How it works:</w:t>
      </w:r>
    </w:p>
    <w:p w:rsidR="000E315E" w:rsidP="00623EE5" w:rsidRDefault="00505CE2" w14:paraId="3134EF2E" w14:textId="2C37DDAD">
      <w:pPr>
        <w:pStyle w:val="ListParagraph"/>
        <w:numPr>
          <w:ilvl w:val="2"/>
          <w:numId w:val="15"/>
        </w:numPr>
        <w:rPr>
          <w:sz w:val="24"/>
          <w:szCs w:val="24"/>
          <w:lang w:val="en-US"/>
        </w:rPr>
      </w:pPr>
      <w:r w:rsidRPr="00505CE2">
        <w:rPr>
          <w:sz w:val="24"/>
          <w:szCs w:val="24"/>
          <w:lang w:val="en-US"/>
        </w:rPr>
        <w:t>The program opens dialog boxes asking for the user’s name, age, and grade.</w:t>
      </w:r>
    </w:p>
    <w:p w:rsidRPr="005C65ED" w:rsidR="005C65ED" w:rsidP="00623EE5" w:rsidRDefault="005C65ED" w14:paraId="53E307BE" w14:textId="06C42D03">
      <w:pPr>
        <w:pStyle w:val="ListParagraph"/>
        <w:numPr>
          <w:ilvl w:val="2"/>
          <w:numId w:val="15"/>
        </w:numPr>
        <w:rPr>
          <w:sz w:val="24"/>
          <w:szCs w:val="24"/>
          <w:lang w:val="en-US"/>
        </w:rPr>
      </w:pPr>
      <w:r w:rsidRPr="005C65ED">
        <w:rPr>
          <w:sz w:val="24"/>
          <w:szCs w:val="24"/>
          <w:lang w:val="en-US"/>
        </w:rPr>
        <w:t>It converts the input values into the correct data types.</w:t>
      </w:r>
    </w:p>
    <w:p w:rsidRPr="000E315E" w:rsidR="00505CE2" w:rsidP="00623EE5" w:rsidRDefault="005C65ED" w14:paraId="0DC15D00" w14:textId="47ACF4CA">
      <w:pPr>
        <w:pStyle w:val="ListParagraph"/>
        <w:numPr>
          <w:ilvl w:val="2"/>
          <w:numId w:val="15"/>
        </w:numPr>
        <w:rPr>
          <w:sz w:val="24"/>
          <w:szCs w:val="24"/>
          <w:lang w:val="en-US"/>
        </w:rPr>
      </w:pPr>
      <w:r w:rsidRPr="005C65ED">
        <w:rPr>
          <w:sz w:val="24"/>
          <w:szCs w:val="24"/>
          <w:lang w:val="en-US"/>
        </w:rPr>
        <w:t>It displays the information back to the user in another message dialog box.</w:t>
      </w:r>
    </w:p>
    <w:p w:rsidRPr="005C65ED" w:rsidR="005C65ED" w:rsidP="002F55F7" w:rsidRDefault="005C65ED" w14:paraId="1B6EA81C" w14:textId="3B82717F">
      <w:pPr>
        <w:numPr>
          <w:ilvl w:val="0"/>
          <w:numId w:val="0"/>
        </w:numPr>
        <w:rPr>
          <w:b/>
          <w:bCs/>
          <w:sz w:val="24"/>
          <w:szCs w:val="24"/>
          <w:lang w:val="en-US"/>
        </w:rPr>
      </w:pPr>
      <w:r w:rsidRPr="005C65ED">
        <w:rPr>
          <w:b/>
          <w:bCs/>
          <w:sz w:val="24"/>
          <w:szCs w:val="24"/>
          <w:lang w:val="en-US"/>
        </w:rPr>
        <w:t>Conclusion</w:t>
      </w:r>
    </w:p>
    <w:p w:rsidRPr="005C65ED" w:rsidR="00BC5CDF" w:rsidP="00623EE5" w:rsidRDefault="005C65ED" w14:paraId="1E8B995C" w14:textId="029B6E4B">
      <w:pPr>
        <w:pStyle w:val="ListParagraph"/>
        <w:numPr>
          <w:ilvl w:val="0"/>
          <w:numId w:val="21"/>
        </w:numPr>
        <w:rPr>
          <w:sz w:val="24"/>
          <w:szCs w:val="24"/>
          <w:lang w:val="en-US"/>
        </w:rPr>
      </w:pPr>
      <w:r w:rsidRPr="005C65ED">
        <w:rPr>
          <w:sz w:val="24"/>
          <w:szCs w:val="24"/>
        </w:rPr>
        <w:t xml:space="preserve">The </w:t>
      </w:r>
      <w:proofErr w:type="spellStart"/>
      <w:r w:rsidRPr="005C65ED">
        <w:rPr>
          <w:b/>
          <w:sz w:val="24"/>
          <w:szCs w:val="24"/>
          <w:highlight w:val="lightGray"/>
        </w:rPr>
        <w:t>JOptionPane</w:t>
      </w:r>
      <w:proofErr w:type="spellEnd"/>
      <w:r w:rsidRPr="005C65ED">
        <w:rPr>
          <w:sz w:val="24"/>
          <w:szCs w:val="24"/>
        </w:rPr>
        <w:t xml:space="preserve"> class offers a simple way to create interactive Java programs using GUI dialog boxes instead of the console.</w:t>
      </w:r>
    </w:p>
    <w:p w:rsidRPr="005C65ED" w:rsidR="005C65ED" w:rsidP="005C65ED" w:rsidRDefault="005C65ED" w14:paraId="76A7FC17" w14:textId="77777777">
      <w:pPr>
        <w:pStyle w:val="ListParagraph"/>
        <w:numPr>
          <w:ilvl w:val="0"/>
          <w:numId w:val="0"/>
        </w:numPr>
        <w:ind w:left="720"/>
        <w:rPr>
          <w:sz w:val="24"/>
          <w:szCs w:val="24"/>
          <w:lang w:val="en-US"/>
        </w:rPr>
      </w:pPr>
    </w:p>
    <w:p w:rsidRPr="00836A2D" w:rsidR="005C65ED" w:rsidP="00623EE5" w:rsidRDefault="005C65ED" w14:paraId="34FBAEF0" w14:textId="4E0952AC">
      <w:pPr>
        <w:pStyle w:val="ListParagraph"/>
        <w:numPr>
          <w:ilvl w:val="0"/>
          <w:numId w:val="21"/>
        </w:numPr>
        <w:rPr>
          <w:sz w:val="24"/>
          <w:szCs w:val="24"/>
          <w:lang w:val="en-US"/>
        </w:rPr>
      </w:pPr>
      <w:r w:rsidRPr="005C65ED">
        <w:rPr>
          <w:sz w:val="24"/>
          <w:szCs w:val="24"/>
        </w:rPr>
        <w:t xml:space="preserve">By using methods like </w:t>
      </w:r>
      <w:proofErr w:type="spellStart"/>
      <w:proofErr w:type="gramStart"/>
      <w:r w:rsidRPr="005C65ED">
        <w:rPr>
          <w:b/>
          <w:sz w:val="24"/>
          <w:szCs w:val="24"/>
          <w:highlight w:val="lightGray"/>
        </w:rPr>
        <w:t>showInputDialog</w:t>
      </w:r>
      <w:proofErr w:type="spellEnd"/>
      <w:r w:rsidRPr="005C65ED">
        <w:rPr>
          <w:b/>
          <w:sz w:val="24"/>
          <w:szCs w:val="24"/>
          <w:highlight w:val="lightGray"/>
        </w:rPr>
        <w:t>(</w:t>
      </w:r>
      <w:proofErr w:type="gramEnd"/>
      <w:r w:rsidRPr="005C65ED">
        <w:rPr>
          <w:b/>
          <w:sz w:val="24"/>
          <w:szCs w:val="24"/>
          <w:highlight w:val="lightGray"/>
        </w:rPr>
        <w:t>)</w:t>
      </w:r>
      <w:r w:rsidRPr="005C65ED">
        <w:rPr>
          <w:sz w:val="24"/>
          <w:szCs w:val="24"/>
        </w:rPr>
        <w:t xml:space="preserve"> and </w:t>
      </w:r>
      <w:proofErr w:type="spellStart"/>
      <w:proofErr w:type="gramStart"/>
      <w:r w:rsidRPr="005C65ED">
        <w:rPr>
          <w:b/>
          <w:sz w:val="24"/>
          <w:szCs w:val="24"/>
          <w:highlight w:val="lightGray"/>
        </w:rPr>
        <w:t>showMessageDialog</w:t>
      </w:r>
      <w:proofErr w:type="spellEnd"/>
      <w:r w:rsidRPr="005C65ED">
        <w:rPr>
          <w:b/>
          <w:sz w:val="24"/>
          <w:szCs w:val="24"/>
          <w:highlight w:val="lightGray"/>
        </w:rPr>
        <w:t>(</w:t>
      </w:r>
      <w:proofErr w:type="gramEnd"/>
      <w:r w:rsidRPr="005C65ED">
        <w:rPr>
          <w:b/>
          <w:sz w:val="24"/>
          <w:szCs w:val="24"/>
          <w:highlight w:val="lightGray"/>
        </w:rPr>
        <w:t>)</w:t>
      </w:r>
      <w:r w:rsidRPr="005C65ED">
        <w:rPr>
          <w:sz w:val="24"/>
          <w:szCs w:val="24"/>
        </w:rPr>
        <w:t>, developers can make their programs more engaging and visually appealing to users.</w:t>
      </w:r>
    </w:p>
    <w:p w:rsidRPr="00836A2D" w:rsidR="00836A2D" w:rsidP="00836A2D" w:rsidRDefault="00836A2D" w14:paraId="735BA4C7" w14:textId="7A9EF8A6">
      <w:pPr>
        <w:numPr>
          <w:ilvl w:val="0"/>
          <w:numId w:val="0"/>
        </w:numPr>
        <w:rPr>
          <w:sz w:val="24"/>
          <w:szCs w:val="24"/>
          <w:lang w:val="en-US"/>
        </w:rPr>
      </w:pPr>
      <w:r>
        <w:rPr>
          <w:sz w:val="24"/>
          <w:szCs w:val="24"/>
          <w:lang w:val="en-US"/>
        </w:rPr>
        <w:t xml:space="preserve">Video Link: </w:t>
      </w:r>
      <w:hyperlink w:tgtFrame="_blank" w:history="1" r:id="rId21">
        <w:r w:rsidRPr="000F1185" w:rsidR="000F1185">
          <w:rPr>
            <w:rStyle w:val="Hyperlink"/>
            <w:b/>
            <w:bCs/>
            <w:sz w:val="24"/>
            <w:szCs w:val="24"/>
          </w:rPr>
          <w:t>https://youtu.be/BuW7y21FcYI?si=GZVtVDbQgDYfXQPW</w:t>
        </w:r>
      </w:hyperlink>
    </w:p>
    <w:p w:rsidR="00946FCF" w:rsidP="00351C74" w:rsidRDefault="00D002A3" w14:paraId="7B786E11" w14:textId="77777777">
      <w:pPr>
        <w:numPr>
          <w:ilvl w:val="0"/>
          <w:numId w:val="0"/>
        </w:numPr>
        <w:rPr>
          <w:lang w:val="en-US"/>
        </w:rPr>
      </w:pPr>
      <w:r>
        <w:rPr>
          <w:lang w:val="en-US"/>
        </w:rPr>
        <w:t>____________________________________________________________________________________________</w:t>
      </w:r>
    </w:p>
    <w:p w:rsidR="00D002A3" w:rsidP="00351C74" w:rsidRDefault="00D002A3" w14:paraId="24EC5014" w14:textId="1F3CDCA0">
      <w:pPr>
        <w:numPr>
          <w:ilvl w:val="0"/>
          <w:numId w:val="0"/>
        </w:numPr>
        <w:rPr>
          <w:sz w:val="24"/>
          <w:szCs w:val="24"/>
          <w:lang w:val="en-US"/>
        </w:rPr>
      </w:pPr>
    </w:p>
    <w:p w:rsidR="00E96C85" w:rsidP="00711A57" w:rsidRDefault="00711A57" w14:paraId="0ECAA337" w14:textId="4C1E2C61">
      <w:pPr>
        <w:numPr>
          <w:ilvl w:val="0"/>
          <w:numId w:val="0"/>
        </w:numPr>
        <w:ind w:left="540"/>
        <w:rPr>
          <w:b/>
          <w:sz w:val="24"/>
          <w:szCs w:val="24"/>
          <w:lang w:val="en-US"/>
        </w:rPr>
      </w:pPr>
      <w:r w:rsidRPr="00711A57">
        <w:rPr>
          <w:b/>
          <w:bCs/>
          <w:sz w:val="24"/>
          <w:szCs w:val="24"/>
          <w:lang w:val="en-US"/>
        </w:rPr>
        <w:t>3.</w:t>
      </w:r>
      <w:r>
        <w:rPr>
          <w:b/>
          <w:bCs/>
          <w:sz w:val="24"/>
          <w:szCs w:val="24"/>
          <w:lang w:val="en-US"/>
        </w:rPr>
        <w:t xml:space="preserve"> Control Structures and Looping</w:t>
      </w:r>
    </w:p>
    <w:p w:rsidRPr="00451832" w:rsidR="00711A57" w:rsidP="00711A57" w:rsidRDefault="00A90694" w14:paraId="61CD605A" w14:textId="264F4E0D">
      <w:pPr>
        <w:numPr>
          <w:ilvl w:val="0"/>
          <w:numId w:val="0"/>
        </w:numPr>
        <w:ind w:left="540"/>
        <w:rPr>
          <w:b/>
          <w:bCs/>
          <w:color w:val="EE0000"/>
          <w:sz w:val="24"/>
          <w:szCs w:val="24"/>
        </w:rPr>
      </w:pPr>
      <w:r w:rsidRPr="00451832">
        <w:rPr>
          <w:b/>
          <w:bCs/>
          <w:color w:val="EE0000"/>
          <w:sz w:val="24"/>
          <w:szCs w:val="24"/>
          <w:lang w:val="en-US"/>
        </w:rPr>
        <w:t xml:space="preserve">a. </w:t>
      </w:r>
      <w:r w:rsidRPr="00451832" w:rsidR="001872B3">
        <w:rPr>
          <w:b/>
          <w:bCs/>
          <w:color w:val="EE0000"/>
          <w:sz w:val="24"/>
          <w:szCs w:val="24"/>
          <w:lang w:val="en-US"/>
        </w:rPr>
        <w:t xml:space="preserve"> </w:t>
      </w:r>
      <w:r w:rsidRPr="00451832" w:rsidR="00B648F2">
        <w:rPr>
          <w:b/>
          <w:bCs/>
          <w:color w:val="EE0000"/>
          <w:sz w:val="24"/>
          <w:szCs w:val="24"/>
        </w:rPr>
        <w:t>Decision Making with the if and if…else Statements</w:t>
      </w:r>
    </w:p>
    <w:p w:rsidRPr="00B45585" w:rsidR="00B648F2" w:rsidP="00711A57" w:rsidRDefault="00B648F2" w14:paraId="3579C76C" w14:textId="11F6AFFD">
      <w:pPr>
        <w:numPr>
          <w:ilvl w:val="0"/>
          <w:numId w:val="0"/>
        </w:numPr>
        <w:ind w:left="540"/>
        <w:rPr>
          <w:sz w:val="24"/>
          <w:szCs w:val="24"/>
        </w:rPr>
      </w:pPr>
      <w:r>
        <w:rPr>
          <w:b/>
          <w:bCs/>
          <w:sz w:val="24"/>
          <w:szCs w:val="24"/>
        </w:rPr>
        <w:tab/>
      </w:r>
      <w:r w:rsidR="00B45585">
        <w:rPr>
          <w:b/>
          <w:bCs/>
          <w:sz w:val="24"/>
          <w:szCs w:val="24"/>
        </w:rPr>
        <w:t xml:space="preserve">- </w:t>
      </w:r>
      <w:r w:rsidRPr="00B45585" w:rsidR="00B45585">
        <w:rPr>
          <w:sz w:val="24"/>
          <w:szCs w:val="24"/>
        </w:rPr>
        <w:t xml:space="preserve">In Java, decision-making statements allow your program to choose different actions depending on conditions. The </w:t>
      </w:r>
      <w:r w:rsidRPr="00B45585" w:rsidR="00B45585">
        <w:rPr>
          <w:sz w:val="24"/>
          <w:szCs w:val="24"/>
          <w:highlight w:val="darkGray"/>
        </w:rPr>
        <w:t>if</w:t>
      </w:r>
      <w:r w:rsidRPr="00B45585" w:rsidR="00B45585">
        <w:rPr>
          <w:sz w:val="24"/>
          <w:szCs w:val="24"/>
        </w:rPr>
        <w:t xml:space="preserve"> and </w:t>
      </w:r>
      <w:r w:rsidRPr="00B45585" w:rsidR="00B45585">
        <w:rPr>
          <w:sz w:val="24"/>
          <w:szCs w:val="24"/>
          <w:highlight w:val="darkGray"/>
        </w:rPr>
        <w:t>if…else</w:t>
      </w:r>
      <w:r w:rsidRPr="00B45585" w:rsidR="00B45585">
        <w:rPr>
          <w:sz w:val="24"/>
          <w:szCs w:val="24"/>
        </w:rPr>
        <w:t xml:space="preserve"> statements are used to control the flow of the program by checking whether a condition is true or false. This lets your program react differently based on input, user data, or calculated values. Without decision-making, your code would execute the same way every time, no matter the situation. These statements make your program intelligent and flexible, adapting its behavior to different conditions.</w:t>
      </w:r>
    </w:p>
    <w:p w:rsidRPr="003C1355" w:rsidR="00B45585" w:rsidP="00623EE5" w:rsidRDefault="003C1355" w14:paraId="7EF83A0F" w14:textId="2E2BAD8E">
      <w:pPr>
        <w:pStyle w:val="ListParagraph"/>
        <w:numPr>
          <w:ilvl w:val="0"/>
          <w:numId w:val="31"/>
        </w:numPr>
        <w:rPr>
          <w:b/>
          <w:bCs/>
          <w:sz w:val="24"/>
          <w:szCs w:val="24"/>
        </w:rPr>
      </w:pPr>
      <w:r>
        <w:rPr>
          <w:b/>
          <w:bCs/>
          <w:sz w:val="24"/>
          <w:szCs w:val="24"/>
        </w:rPr>
        <w:t xml:space="preserve">The </w:t>
      </w:r>
      <w:r w:rsidRPr="003C1355">
        <w:rPr>
          <w:b/>
          <w:sz w:val="24"/>
          <w:szCs w:val="24"/>
          <w:highlight w:val="darkGray"/>
        </w:rPr>
        <w:t>if</w:t>
      </w:r>
      <w:r>
        <w:rPr>
          <w:b/>
          <w:bCs/>
          <w:sz w:val="24"/>
          <w:szCs w:val="24"/>
        </w:rPr>
        <w:t xml:space="preserve"> Statement</w:t>
      </w:r>
    </w:p>
    <w:p w:rsidRPr="00D37049" w:rsidR="00B45585" w:rsidP="00623EE5" w:rsidRDefault="004B0769" w14:paraId="6CD284A3" w14:textId="1FDF5938">
      <w:pPr>
        <w:pStyle w:val="ListParagraph"/>
        <w:numPr>
          <w:ilvl w:val="0"/>
          <w:numId w:val="15"/>
        </w:numPr>
        <w:rPr>
          <w:sz w:val="24"/>
          <w:szCs w:val="24"/>
          <w:lang w:val="en-US"/>
        </w:rPr>
      </w:pPr>
      <w:r w:rsidRPr="004B0769">
        <w:rPr>
          <w:sz w:val="24"/>
          <w:szCs w:val="24"/>
        </w:rPr>
        <w:t xml:space="preserve">The </w:t>
      </w:r>
      <w:r w:rsidRPr="004B0769">
        <w:rPr>
          <w:sz w:val="24"/>
          <w:szCs w:val="24"/>
          <w:highlight w:val="darkGray"/>
        </w:rPr>
        <w:t>if</w:t>
      </w:r>
      <w:r w:rsidRPr="004B0769">
        <w:rPr>
          <w:sz w:val="24"/>
          <w:szCs w:val="24"/>
        </w:rPr>
        <w:t xml:space="preserve"> statement is the simplest decision-making structure in Java. It executes a block of code only when the condition inside its parentheses is true. If the condition is false, the program simply skips that block and continues with the next line. This is useful for situations where you only need to perform an action under certain circumstances. The if statement helps you control when and how specific parts of your program should run.</w:t>
      </w:r>
    </w:p>
    <w:p w:rsidRPr="00D37049" w:rsidR="00D37049" w:rsidP="00D37049" w:rsidRDefault="00D37049" w14:paraId="63069286" w14:textId="6AF0A7B0">
      <w:pPr>
        <w:numPr>
          <w:ilvl w:val="0"/>
          <w:numId w:val="0"/>
        </w:numPr>
        <w:ind w:left="720"/>
        <w:rPr>
          <w:sz w:val="24"/>
          <w:szCs w:val="24"/>
        </w:rPr>
      </w:pPr>
      <w:r w:rsidRPr="00D37049">
        <w:rPr>
          <w:b/>
          <w:bCs/>
          <w:sz w:val="24"/>
          <w:szCs w:val="24"/>
          <w:lang w:val="en-US"/>
        </w:rPr>
        <w:t>Example:</w:t>
      </w:r>
      <w:r w:rsidRPr="00D37049">
        <w:rPr>
          <w:sz w:val="24"/>
          <w:szCs w:val="24"/>
          <w:lang w:val="en-US"/>
        </w:rPr>
        <w:t xml:space="preserve"> </w:t>
      </w:r>
      <w:r w:rsidRPr="00D37049">
        <w:rPr>
          <w:sz w:val="24"/>
          <w:szCs w:val="24"/>
        </w:rPr>
        <w:t>We can use an if statement to check if a number is positive before displaying a message.</w:t>
      </w:r>
    </w:p>
    <w:p w:rsidR="00EF2980" w:rsidP="00D37049" w:rsidRDefault="00EF2980" w14:paraId="2C764817" w14:textId="77777777">
      <w:pPr>
        <w:numPr>
          <w:ilvl w:val="0"/>
          <w:numId w:val="0"/>
        </w:numPr>
        <w:ind w:firstLine="720"/>
        <w:rPr>
          <w:b/>
          <w:bCs/>
          <w:sz w:val="24"/>
          <w:szCs w:val="24"/>
        </w:rPr>
      </w:pPr>
    </w:p>
    <w:p w:rsidR="00EF2980" w:rsidP="00D37049" w:rsidRDefault="00EF2980" w14:paraId="4E62BE71" w14:textId="77777777">
      <w:pPr>
        <w:numPr>
          <w:ilvl w:val="0"/>
          <w:numId w:val="0"/>
        </w:numPr>
        <w:ind w:firstLine="720"/>
        <w:rPr>
          <w:b/>
          <w:bCs/>
          <w:sz w:val="24"/>
          <w:szCs w:val="24"/>
        </w:rPr>
      </w:pPr>
    </w:p>
    <w:p w:rsidR="00EF2980" w:rsidP="00D37049" w:rsidRDefault="00EF2980" w14:paraId="1352DFF4" w14:textId="77777777">
      <w:pPr>
        <w:numPr>
          <w:ilvl w:val="0"/>
          <w:numId w:val="0"/>
        </w:numPr>
        <w:ind w:firstLine="720"/>
        <w:rPr>
          <w:b/>
          <w:bCs/>
          <w:sz w:val="24"/>
          <w:szCs w:val="24"/>
        </w:rPr>
      </w:pPr>
    </w:p>
    <w:p w:rsidR="00EF2980" w:rsidP="00D37049" w:rsidRDefault="00EF2980" w14:paraId="08AED0F8" w14:textId="77777777">
      <w:pPr>
        <w:numPr>
          <w:ilvl w:val="0"/>
          <w:numId w:val="0"/>
        </w:numPr>
        <w:ind w:firstLine="720"/>
        <w:rPr>
          <w:b/>
          <w:bCs/>
          <w:sz w:val="24"/>
          <w:szCs w:val="24"/>
        </w:rPr>
      </w:pPr>
    </w:p>
    <w:p w:rsidR="00D37049" w:rsidP="00D37049" w:rsidRDefault="00D37049" w14:paraId="55EB54FA" w14:textId="6D664D42">
      <w:pPr>
        <w:numPr>
          <w:ilvl w:val="0"/>
          <w:numId w:val="0"/>
        </w:numPr>
        <w:ind w:firstLine="720"/>
        <w:rPr>
          <w:b/>
          <w:bCs/>
          <w:sz w:val="24"/>
          <w:szCs w:val="24"/>
        </w:rPr>
      </w:pPr>
      <w:r w:rsidRPr="00D37049">
        <w:rPr>
          <w:b/>
          <w:bCs/>
          <w:sz w:val="24"/>
          <w:szCs w:val="24"/>
        </w:rPr>
        <w:t>Sample code:</w:t>
      </w:r>
    </w:p>
    <w:p w:rsidRPr="00EF2980" w:rsidR="00EF2980" w:rsidP="00EF2980" w:rsidRDefault="00EF2980" w14:paraId="680815C9" w14:textId="77777777">
      <w:pPr>
        <w:numPr>
          <w:ilvl w:val="0"/>
          <w:numId w:val="0"/>
        </w:numPr>
        <w:ind w:firstLine="720"/>
        <w:rPr>
          <w:sz w:val="24"/>
          <w:szCs w:val="24"/>
          <w:highlight w:val="darkGray"/>
        </w:rPr>
      </w:pPr>
      <w:r w:rsidRPr="00EF2980">
        <w:rPr>
          <w:sz w:val="24"/>
          <w:szCs w:val="24"/>
          <w:highlight w:val="darkGray"/>
        </w:rPr>
        <w:t xml:space="preserve">int number = </w:t>
      </w:r>
      <w:proofErr w:type="gramStart"/>
      <w:r w:rsidRPr="00EF2980">
        <w:rPr>
          <w:sz w:val="24"/>
          <w:szCs w:val="24"/>
          <w:highlight w:val="darkGray"/>
        </w:rPr>
        <w:t>10;</w:t>
      </w:r>
      <w:proofErr w:type="gramEnd"/>
    </w:p>
    <w:p w:rsidRPr="00EF2980" w:rsidR="00EF2980" w:rsidP="00EF2980" w:rsidRDefault="00EF2980" w14:paraId="1938A1A7" w14:textId="77777777">
      <w:pPr>
        <w:numPr>
          <w:ilvl w:val="0"/>
          <w:numId w:val="0"/>
        </w:numPr>
        <w:ind w:firstLine="720"/>
        <w:rPr>
          <w:sz w:val="24"/>
          <w:szCs w:val="24"/>
          <w:highlight w:val="darkGray"/>
        </w:rPr>
      </w:pPr>
    </w:p>
    <w:p w:rsidRPr="00EF2980" w:rsidR="00EF2980" w:rsidP="00EF2980" w:rsidRDefault="00EF2980" w14:paraId="2C9E5125" w14:textId="77777777">
      <w:pPr>
        <w:numPr>
          <w:ilvl w:val="0"/>
          <w:numId w:val="0"/>
        </w:numPr>
        <w:ind w:firstLine="720"/>
        <w:rPr>
          <w:sz w:val="24"/>
          <w:szCs w:val="24"/>
          <w:highlight w:val="darkGray"/>
        </w:rPr>
      </w:pPr>
      <w:r w:rsidRPr="00EF2980">
        <w:rPr>
          <w:sz w:val="24"/>
          <w:szCs w:val="24"/>
          <w:highlight w:val="darkGray"/>
        </w:rPr>
        <w:t>if (number &gt; 0) {</w:t>
      </w:r>
    </w:p>
    <w:p w:rsidRPr="00EF2980" w:rsidR="00EF2980" w:rsidP="00EF2980" w:rsidRDefault="00EF2980" w14:paraId="509BCB3D" w14:textId="77777777">
      <w:pPr>
        <w:numPr>
          <w:ilvl w:val="0"/>
          <w:numId w:val="0"/>
        </w:numPr>
        <w:ind w:firstLine="720"/>
        <w:rPr>
          <w:sz w:val="24"/>
          <w:szCs w:val="24"/>
          <w:highlight w:val="darkGray"/>
        </w:rPr>
      </w:pPr>
      <w:r w:rsidRPr="00EF2980">
        <w:rPr>
          <w:sz w:val="24"/>
          <w:szCs w:val="24"/>
          <w:highlight w:val="darkGray"/>
        </w:rPr>
        <w:t xml:space="preserve">    </w:t>
      </w:r>
      <w:proofErr w:type="spellStart"/>
      <w:r w:rsidRPr="00EF2980">
        <w:rPr>
          <w:sz w:val="24"/>
          <w:szCs w:val="24"/>
          <w:highlight w:val="darkGray"/>
        </w:rPr>
        <w:t>System.out.println</w:t>
      </w:r>
      <w:proofErr w:type="spellEnd"/>
      <w:r w:rsidRPr="00EF2980">
        <w:rPr>
          <w:sz w:val="24"/>
          <w:szCs w:val="24"/>
          <w:highlight w:val="darkGray"/>
        </w:rPr>
        <w:t>("The number is positive."</w:t>
      </w:r>
      <w:proofErr w:type="gramStart"/>
      <w:r w:rsidRPr="00EF2980">
        <w:rPr>
          <w:sz w:val="24"/>
          <w:szCs w:val="24"/>
          <w:highlight w:val="darkGray"/>
        </w:rPr>
        <w:t>);</w:t>
      </w:r>
      <w:proofErr w:type="gramEnd"/>
    </w:p>
    <w:p w:rsidR="00EF2980" w:rsidP="00EF2980" w:rsidRDefault="00EF2980" w14:paraId="31F05926" w14:textId="03D0B1FD">
      <w:pPr>
        <w:numPr>
          <w:ilvl w:val="0"/>
          <w:numId w:val="0"/>
        </w:numPr>
        <w:ind w:firstLine="720"/>
        <w:rPr>
          <w:sz w:val="24"/>
          <w:szCs w:val="24"/>
        </w:rPr>
      </w:pPr>
      <w:r w:rsidRPr="00EF2980">
        <w:rPr>
          <w:sz w:val="24"/>
          <w:szCs w:val="24"/>
          <w:highlight w:val="darkGray"/>
        </w:rPr>
        <w:t>}</w:t>
      </w:r>
    </w:p>
    <w:p w:rsidR="00D37049" w:rsidP="00EF2980" w:rsidRDefault="00EF2980" w14:paraId="6FC66A7E" w14:textId="441BC338">
      <w:pPr>
        <w:numPr>
          <w:ilvl w:val="0"/>
          <w:numId w:val="0"/>
        </w:numPr>
        <w:ind w:firstLine="720"/>
        <w:rPr>
          <w:b/>
          <w:bCs/>
          <w:sz w:val="24"/>
          <w:szCs w:val="24"/>
        </w:rPr>
      </w:pPr>
      <w:r w:rsidRPr="00EF2980">
        <w:rPr>
          <w:b/>
          <w:bCs/>
          <w:sz w:val="24"/>
          <w:szCs w:val="24"/>
        </w:rPr>
        <w:t>Output:</w:t>
      </w:r>
    </w:p>
    <w:p w:rsidR="00EF2980" w:rsidP="00EF2980" w:rsidRDefault="00EF2980" w14:paraId="113DC12B" w14:textId="143386C1">
      <w:pPr>
        <w:numPr>
          <w:ilvl w:val="0"/>
          <w:numId w:val="0"/>
        </w:numPr>
        <w:ind w:firstLine="720"/>
        <w:rPr>
          <w:sz w:val="24"/>
          <w:szCs w:val="24"/>
        </w:rPr>
      </w:pPr>
      <w:r w:rsidRPr="00EF2980">
        <w:rPr>
          <w:sz w:val="24"/>
          <w:szCs w:val="24"/>
          <w:highlight w:val="darkGray"/>
        </w:rPr>
        <w:t>The number is positive.</w:t>
      </w:r>
    </w:p>
    <w:p w:rsidR="00CE70D4" w:rsidP="00CE70D4" w:rsidRDefault="00CE70D4" w14:paraId="346181AD" w14:textId="6EC0C9F1">
      <w:pPr>
        <w:numPr>
          <w:ilvl w:val="0"/>
          <w:numId w:val="0"/>
        </w:numPr>
        <w:ind w:left="720"/>
        <w:rPr>
          <w:sz w:val="24"/>
          <w:szCs w:val="24"/>
        </w:rPr>
      </w:pPr>
      <w:r w:rsidRPr="00CE70D4">
        <w:rPr>
          <w:b/>
          <w:bCs/>
          <w:sz w:val="24"/>
          <w:szCs w:val="24"/>
        </w:rPr>
        <w:t>Explanation:</w:t>
      </w:r>
      <w:r>
        <w:rPr>
          <w:b/>
          <w:bCs/>
          <w:sz w:val="24"/>
          <w:szCs w:val="24"/>
        </w:rPr>
        <w:t xml:space="preserve"> </w:t>
      </w:r>
      <w:r w:rsidRPr="00CE70D4">
        <w:rPr>
          <w:sz w:val="24"/>
          <w:szCs w:val="24"/>
        </w:rPr>
        <w:tab/>
      </w:r>
      <w:r w:rsidRPr="00CE70D4">
        <w:rPr>
          <w:sz w:val="24"/>
          <w:szCs w:val="24"/>
        </w:rPr>
        <w:t xml:space="preserve">In this example, the condition </w:t>
      </w:r>
      <w:r w:rsidRPr="00CE70D4">
        <w:rPr>
          <w:sz w:val="24"/>
          <w:szCs w:val="24"/>
          <w:highlight w:val="darkGray"/>
        </w:rPr>
        <w:t>(number &gt; 0)</w:t>
      </w:r>
      <w:r w:rsidRPr="00CE70D4">
        <w:rPr>
          <w:sz w:val="24"/>
          <w:szCs w:val="24"/>
        </w:rPr>
        <w:t xml:space="preserve"> is true because the variable </w:t>
      </w:r>
      <w:r w:rsidRPr="00CE70D4">
        <w:rPr>
          <w:sz w:val="24"/>
          <w:szCs w:val="24"/>
          <w:highlight w:val="darkGray"/>
        </w:rPr>
        <w:t>number</w:t>
      </w:r>
      <w:r w:rsidRPr="00CE70D4">
        <w:rPr>
          <w:sz w:val="24"/>
          <w:szCs w:val="24"/>
        </w:rPr>
        <w:t xml:space="preserve"> equals 10. Therefore, the statement inside the </w:t>
      </w:r>
      <w:r w:rsidRPr="00CE70D4">
        <w:rPr>
          <w:sz w:val="24"/>
          <w:szCs w:val="24"/>
          <w:highlight w:val="darkGray"/>
        </w:rPr>
        <w:t>if</w:t>
      </w:r>
      <w:r w:rsidRPr="00CE70D4">
        <w:rPr>
          <w:sz w:val="24"/>
          <w:szCs w:val="24"/>
        </w:rPr>
        <w:t xml:space="preserve"> block executes and prints the message. If the number were less than or equal to 0, the program would skip the message entirely. This shows that </w:t>
      </w:r>
      <w:r w:rsidRPr="00CE70D4">
        <w:rPr>
          <w:sz w:val="24"/>
          <w:szCs w:val="24"/>
          <w:highlight w:val="darkGray"/>
        </w:rPr>
        <w:t>if</w:t>
      </w:r>
      <w:r w:rsidRPr="00CE70D4">
        <w:rPr>
          <w:sz w:val="24"/>
          <w:szCs w:val="24"/>
        </w:rPr>
        <w:t xml:space="preserve"> statements only execute code when a condition is satisfied. They are perfect for making simple one-way decisions in your program.</w:t>
      </w:r>
    </w:p>
    <w:p w:rsidR="00CE70D4" w:rsidP="00CE70D4" w:rsidRDefault="00CE70D4" w14:paraId="05462C8E" w14:textId="77777777">
      <w:pPr>
        <w:numPr>
          <w:ilvl w:val="0"/>
          <w:numId w:val="0"/>
        </w:numPr>
        <w:ind w:left="720"/>
        <w:rPr>
          <w:sz w:val="24"/>
          <w:szCs w:val="24"/>
        </w:rPr>
      </w:pPr>
    </w:p>
    <w:p w:rsidRPr="00DA7BA9" w:rsidR="00CE70D4" w:rsidP="00623EE5" w:rsidRDefault="00DA7BA9" w14:paraId="4A4EDAB0" w14:textId="6699610F">
      <w:pPr>
        <w:pStyle w:val="ListParagraph"/>
        <w:numPr>
          <w:ilvl w:val="0"/>
          <w:numId w:val="31"/>
        </w:numPr>
        <w:rPr>
          <w:b/>
          <w:bCs/>
          <w:sz w:val="24"/>
          <w:szCs w:val="24"/>
        </w:rPr>
      </w:pPr>
      <w:r w:rsidRPr="00DA7BA9">
        <w:rPr>
          <w:b/>
          <w:bCs/>
          <w:sz w:val="24"/>
          <w:szCs w:val="24"/>
        </w:rPr>
        <w:t>The if…else Statement</w:t>
      </w:r>
    </w:p>
    <w:p w:rsidR="00CE70D4" w:rsidP="00623EE5" w:rsidRDefault="00DA7BA9" w14:paraId="3F289E89" w14:textId="2C7144FC">
      <w:pPr>
        <w:pStyle w:val="ListParagraph"/>
        <w:numPr>
          <w:ilvl w:val="0"/>
          <w:numId w:val="15"/>
        </w:numPr>
        <w:rPr>
          <w:sz w:val="24"/>
          <w:szCs w:val="24"/>
        </w:rPr>
      </w:pPr>
      <w:r w:rsidRPr="00DA7BA9">
        <w:rPr>
          <w:sz w:val="24"/>
          <w:szCs w:val="24"/>
        </w:rPr>
        <w:t xml:space="preserve">The </w:t>
      </w:r>
      <w:r w:rsidRPr="00DA7BA9">
        <w:rPr>
          <w:sz w:val="24"/>
          <w:szCs w:val="24"/>
          <w:highlight w:val="darkGray"/>
        </w:rPr>
        <w:t>if…else</w:t>
      </w:r>
      <w:r w:rsidRPr="00DA7BA9">
        <w:rPr>
          <w:sz w:val="24"/>
          <w:szCs w:val="24"/>
        </w:rPr>
        <w:t xml:space="preserve"> statement provides two possible paths: one for when the condition is true and another when it is false. It is used when you want your program to choose between two opposite outcomes. If the </w:t>
      </w:r>
      <w:r w:rsidRPr="00DA7BA9">
        <w:rPr>
          <w:sz w:val="24"/>
          <w:szCs w:val="24"/>
          <w:highlight w:val="darkGray"/>
        </w:rPr>
        <w:t>if</w:t>
      </w:r>
      <w:r w:rsidRPr="00DA7BA9">
        <w:rPr>
          <w:sz w:val="24"/>
          <w:szCs w:val="24"/>
        </w:rPr>
        <w:t xml:space="preserve"> condition evaluates to true, the first block of code runs; otherwise, the </w:t>
      </w:r>
      <w:r w:rsidRPr="00DA7BA9">
        <w:rPr>
          <w:sz w:val="24"/>
          <w:szCs w:val="24"/>
          <w:highlight w:val="darkGray"/>
        </w:rPr>
        <w:t>else</w:t>
      </w:r>
      <w:r w:rsidRPr="00DA7BA9">
        <w:rPr>
          <w:sz w:val="24"/>
          <w:szCs w:val="24"/>
        </w:rPr>
        <w:t xml:space="preserve"> block executes. This makes your program more interactive and responsive to changing data. It’s a fundamental structure for creating decisions in any logical program.</w:t>
      </w:r>
    </w:p>
    <w:p w:rsidR="00DA7BA9" w:rsidP="00DA7BA9" w:rsidRDefault="00DA7BA9" w14:paraId="1240F5E2" w14:textId="77777777">
      <w:pPr>
        <w:numPr>
          <w:ilvl w:val="0"/>
          <w:numId w:val="0"/>
        </w:numPr>
        <w:rPr>
          <w:sz w:val="24"/>
          <w:szCs w:val="24"/>
        </w:rPr>
      </w:pPr>
    </w:p>
    <w:p w:rsidR="00DA7BA9" w:rsidP="00DA7BA9" w:rsidRDefault="00DA7BA9" w14:paraId="657AA12C" w14:textId="73674B9A">
      <w:pPr>
        <w:numPr>
          <w:ilvl w:val="0"/>
          <w:numId w:val="0"/>
        </w:numPr>
        <w:ind w:left="720"/>
        <w:rPr>
          <w:sz w:val="24"/>
          <w:szCs w:val="24"/>
        </w:rPr>
      </w:pPr>
      <w:r w:rsidRPr="007B245B">
        <w:rPr>
          <w:b/>
          <w:bCs/>
          <w:sz w:val="24"/>
          <w:szCs w:val="24"/>
        </w:rPr>
        <w:t>Example:</w:t>
      </w:r>
      <w:r>
        <w:rPr>
          <w:sz w:val="24"/>
          <w:szCs w:val="24"/>
        </w:rPr>
        <w:t xml:space="preserve"> </w:t>
      </w:r>
      <w:r w:rsidRPr="007B245B" w:rsidR="007B245B">
        <w:rPr>
          <w:sz w:val="24"/>
          <w:szCs w:val="24"/>
        </w:rPr>
        <w:t>We can use an if…else statement to check whether a student passed or failed based on their grade.</w:t>
      </w:r>
    </w:p>
    <w:p w:rsidR="007B245B" w:rsidP="00DA7BA9" w:rsidRDefault="007B245B" w14:paraId="06FE5D35" w14:textId="02DD489C">
      <w:pPr>
        <w:numPr>
          <w:ilvl w:val="0"/>
          <w:numId w:val="0"/>
        </w:numPr>
        <w:ind w:left="720"/>
        <w:rPr>
          <w:b/>
          <w:bCs/>
          <w:sz w:val="24"/>
          <w:szCs w:val="24"/>
        </w:rPr>
      </w:pPr>
      <w:r w:rsidRPr="007B245B">
        <w:rPr>
          <w:b/>
          <w:bCs/>
          <w:sz w:val="24"/>
          <w:szCs w:val="24"/>
        </w:rPr>
        <w:t xml:space="preserve">Sample code: </w:t>
      </w:r>
    </w:p>
    <w:p w:rsidRPr="007B245B" w:rsidR="007B245B" w:rsidP="007B245B" w:rsidRDefault="007B245B" w14:paraId="5F8D34F1" w14:textId="77777777">
      <w:pPr>
        <w:numPr>
          <w:ilvl w:val="0"/>
          <w:numId w:val="0"/>
        </w:numPr>
        <w:ind w:left="720"/>
        <w:rPr>
          <w:sz w:val="24"/>
          <w:szCs w:val="24"/>
          <w:highlight w:val="darkGray"/>
        </w:rPr>
      </w:pPr>
      <w:r w:rsidRPr="007B245B">
        <w:rPr>
          <w:sz w:val="24"/>
          <w:szCs w:val="24"/>
          <w:highlight w:val="darkGray"/>
        </w:rPr>
        <w:t xml:space="preserve">int grade = </w:t>
      </w:r>
      <w:proofErr w:type="gramStart"/>
      <w:r w:rsidRPr="007B245B">
        <w:rPr>
          <w:sz w:val="24"/>
          <w:szCs w:val="24"/>
          <w:highlight w:val="darkGray"/>
        </w:rPr>
        <w:t>70;</w:t>
      </w:r>
      <w:proofErr w:type="gramEnd"/>
    </w:p>
    <w:p w:rsidRPr="007B245B" w:rsidR="007B245B" w:rsidP="007B245B" w:rsidRDefault="007B245B" w14:paraId="4734DA91" w14:textId="77777777">
      <w:pPr>
        <w:numPr>
          <w:ilvl w:val="0"/>
          <w:numId w:val="0"/>
        </w:numPr>
        <w:ind w:left="720"/>
        <w:rPr>
          <w:sz w:val="24"/>
          <w:szCs w:val="24"/>
          <w:highlight w:val="darkGray"/>
        </w:rPr>
      </w:pPr>
    </w:p>
    <w:p w:rsidRPr="007B245B" w:rsidR="007B245B" w:rsidP="007B245B" w:rsidRDefault="007B245B" w14:paraId="51B1BE6C" w14:textId="77777777">
      <w:pPr>
        <w:numPr>
          <w:ilvl w:val="0"/>
          <w:numId w:val="0"/>
        </w:numPr>
        <w:ind w:left="720"/>
        <w:rPr>
          <w:sz w:val="24"/>
          <w:szCs w:val="24"/>
          <w:highlight w:val="darkGray"/>
        </w:rPr>
      </w:pPr>
      <w:r w:rsidRPr="007B245B">
        <w:rPr>
          <w:sz w:val="24"/>
          <w:szCs w:val="24"/>
          <w:highlight w:val="darkGray"/>
        </w:rPr>
        <w:t>if (grade &gt;= 75) {</w:t>
      </w:r>
    </w:p>
    <w:p w:rsidRPr="007B245B" w:rsidR="007B245B" w:rsidP="007B245B" w:rsidRDefault="007B245B" w14:paraId="2AE31598" w14:textId="77777777">
      <w:pPr>
        <w:numPr>
          <w:ilvl w:val="0"/>
          <w:numId w:val="0"/>
        </w:numPr>
        <w:ind w:left="720"/>
        <w:rPr>
          <w:sz w:val="24"/>
          <w:szCs w:val="24"/>
          <w:highlight w:val="darkGray"/>
        </w:rPr>
      </w:pPr>
      <w:r w:rsidRPr="007B245B">
        <w:rPr>
          <w:sz w:val="24"/>
          <w:szCs w:val="24"/>
          <w:highlight w:val="darkGray"/>
        </w:rPr>
        <w:t xml:space="preserve">    </w:t>
      </w:r>
      <w:proofErr w:type="spellStart"/>
      <w:r w:rsidRPr="007B245B">
        <w:rPr>
          <w:sz w:val="24"/>
          <w:szCs w:val="24"/>
          <w:highlight w:val="darkGray"/>
        </w:rPr>
        <w:t>System.out.println</w:t>
      </w:r>
      <w:proofErr w:type="spellEnd"/>
      <w:r w:rsidRPr="007B245B">
        <w:rPr>
          <w:sz w:val="24"/>
          <w:szCs w:val="24"/>
          <w:highlight w:val="darkGray"/>
        </w:rPr>
        <w:t>("You passed!"</w:t>
      </w:r>
      <w:proofErr w:type="gramStart"/>
      <w:r w:rsidRPr="007B245B">
        <w:rPr>
          <w:sz w:val="24"/>
          <w:szCs w:val="24"/>
          <w:highlight w:val="darkGray"/>
        </w:rPr>
        <w:t>);</w:t>
      </w:r>
      <w:proofErr w:type="gramEnd"/>
    </w:p>
    <w:p w:rsidRPr="007B245B" w:rsidR="007B245B" w:rsidP="007B245B" w:rsidRDefault="007B245B" w14:paraId="64C03252" w14:textId="77777777">
      <w:pPr>
        <w:numPr>
          <w:ilvl w:val="0"/>
          <w:numId w:val="0"/>
        </w:numPr>
        <w:ind w:left="720"/>
        <w:rPr>
          <w:sz w:val="24"/>
          <w:szCs w:val="24"/>
          <w:highlight w:val="darkGray"/>
        </w:rPr>
      </w:pPr>
      <w:r w:rsidRPr="007B245B">
        <w:rPr>
          <w:sz w:val="24"/>
          <w:szCs w:val="24"/>
          <w:highlight w:val="darkGray"/>
        </w:rPr>
        <w:t>} else {</w:t>
      </w:r>
    </w:p>
    <w:p w:rsidRPr="007B245B" w:rsidR="007B245B" w:rsidP="007B245B" w:rsidRDefault="007B245B" w14:paraId="3C576648" w14:textId="77777777">
      <w:pPr>
        <w:numPr>
          <w:ilvl w:val="0"/>
          <w:numId w:val="0"/>
        </w:numPr>
        <w:ind w:left="720"/>
        <w:rPr>
          <w:sz w:val="24"/>
          <w:szCs w:val="24"/>
          <w:highlight w:val="darkGray"/>
        </w:rPr>
      </w:pPr>
      <w:r w:rsidRPr="007B245B">
        <w:rPr>
          <w:sz w:val="24"/>
          <w:szCs w:val="24"/>
          <w:highlight w:val="darkGray"/>
        </w:rPr>
        <w:t xml:space="preserve">    </w:t>
      </w:r>
      <w:proofErr w:type="spellStart"/>
      <w:r w:rsidRPr="007B245B">
        <w:rPr>
          <w:sz w:val="24"/>
          <w:szCs w:val="24"/>
          <w:highlight w:val="darkGray"/>
        </w:rPr>
        <w:t>System.out.println</w:t>
      </w:r>
      <w:proofErr w:type="spellEnd"/>
      <w:r w:rsidRPr="007B245B">
        <w:rPr>
          <w:sz w:val="24"/>
          <w:szCs w:val="24"/>
          <w:highlight w:val="darkGray"/>
        </w:rPr>
        <w:t>("You failed."</w:t>
      </w:r>
      <w:proofErr w:type="gramStart"/>
      <w:r w:rsidRPr="007B245B">
        <w:rPr>
          <w:sz w:val="24"/>
          <w:szCs w:val="24"/>
          <w:highlight w:val="darkGray"/>
        </w:rPr>
        <w:t>);</w:t>
      </w:r>
      <w:proofErr w:type="gramEnd"/>
    </w:p>
    <w:p w:rsidR="007B245B" w:rsidP="007B245B" w:rsidRDefault="007B245B" w14:paraId="45D52FB3" w14:textId="7FFBA09C">
      <w:pPr>
        <w:numPr>
          <w:ilvl w:val="0"/>
          <w:numId w:val="0"/>
        </w:numPr>
        <w:ind w:left="720"/>
        <w:rPr>
          <w:sz w:val="24"/>
          <w:szCs w:val="24"/>
        </w:rPr>
      </w:pPr>
      <w:r w:rsidRPr="007B245B">
        <w:rPr>
          <w:sz w:val="24"/>
          <w:szCs w:val="24"/>
          <w:highlight w:val="darkGray"/>
        </w:rPr>
        <w:t>}</w:t>
      </w:r>
    </w:p>
    <w:p w:rsidRPr="007B245B" w:rsidR="007B245B" w:rsidP="007B245B" w:rsidRDefault="007B245B" w14:paraId="3144EA15" w14:textId="69A4B533">
      <w:pPr>
        <w:numPr>
          <w:ilvl w:val="0"/>
          <w:numId w:val="0"/>
        </w:numPr>
        <w:ind w:left="720"/>
        <w:rPr>
          <w:b/>
          <w:bCs/>
          <w:sz w:val="24"/>
          <w:szCs w:val="24"/>
        </w:rPr>
      </w:pPr>
      <w:r w:rsidRPr="007B245B">
        <w:rPr>
          <w:b/>
          <w:bCs/>
          <w:sz w:val="24"/>
          <w:szCs w:val="24"/>
        </w:rPr>
        <w:t>Output:</w:t>
      </w:r>
    </w:p>
    <w:p w:rsidR="007B245B" w:rsidP="00F4481F" w:rsidRDefault="007B245B" w14:paraId="14334044" w14:textId="12D62D38">
      <w:pPr>
        <w:numPr>
          <w:ilvl w:val="0"/>
          <w:numId w:val="0"/>
        </w:numPr>
        <w:ind w:left="720"/>
        <w:rPr>
          <w:sz w:val="24"/>
          <w:szCs w:val="24"/>
        </w:rPr>
      </w:pPr>
      <w:r w:rsidRPr="00D864A3">
        <w:rPr>
          <w:sz w:val="24"/>
          <w:szCs w:val="24"/>
          <w:highlight w:val="darkGray"/>
        </w:rPr>
        <w:t>You failed.</w:t>
      </w:r>
    </w:p>
    <w:p w:rsidR="00D864A3" w:rsidP="007B245B" w:rsidRDefault="00D864A3" w14:paraId="269174F2" w14:textId="49078E73">
      <w:pPr>
        <w:numPr>
          <w:ilvl w:val="0"/>
          <w:numId w:val="0"/>
        </w:numPr>
        <w:ind w:left="720"/>
        <w:rPr>
          <w:sz w:val="24"/>
          <w:szCs w:val="24"/>
        </w:rPr>
      </w:pPr>
      <w:r w:rsidRPr="00D864A3">
        <w:rPr>
          <w:b/>
          <w:bCs/>
          <w:sz w:val="24"/>
          <w:szCs w:val="24"/>
        </w:rPr>
        <w:t>Explanation:</w:t>
      </w:r>
      <w:r>
        <w:rPr>
          <w:sz w:val="24"/>
          <w:szCs w:val="24"/>
        </w:rPr>
        <w:t xml:space="preserve"> </w:t>
      </w:r>
      <w:r w:rsidRPr="00D864A3">
        <w:rPr>
          <w:sz w:val="24"/>
          <w:szCs w:val="24"/>
        </w:rPr>
        <w:t xml:space="preserve">The program checks whether </w:t>
      </w:r>
      <w:r w:rsidRPr="00F4481F">
        <w:rPr>
          <w:sz w:val="24"/>
          <w:szCs w:val="24"/>
          <w:highlight w:val="darkGray"/>
        </w:rPr>
        <w:t>grade</w:t>
      </w:r>
      <w:r w:rsidRPr="00D864A3">
        <w:rPr>
          <w:sz w:val="24"/>
          <w:szCs w:val="24"/>
        </w:rPr>
        <w:t xml:space="preserve"> is greater than or equal to 75. Because the condition is false (70 is less than 75), the </w:t>
      </w:r>
      <w:r w:rsidRPr="00F4481F">
        <w:rPr>
          <w:sz w:val="24"/>
          <w:szCs w:val="24"/>
          <w:highlight w:val="darkGray"/>
        </w:rPr>
        <w:t>else</w:t>
      </w:r>
      <w:r w:rsidRPr="00D864A3">
        <w:rPr>
          <w:sz w:val="24"/>
          <w:szCs w:val="24"/>
        </w:rPr>
        <w:t xml:space="preserve"> block executes instead. This results in the message “You failed.” If the condition had been true, only the “You passed!” message would have appeared. The </w:t>
      </w:r>
      <w:r w:rsidRPr="00F4481F">
        <w:rPr>
          <w:sz w:val="24"/>
          <w:szCs w:val="24"/>
          <w:highlight w:val="darkGray"/>
        </w:rPr>
        <w:t>if…else</w:t>
      </w:r>
      <w:r w:rsidRPr="00D864A3">
        <w:rPr>
          <w:sz w:val="24"/>
          <w:szCs w:val="24"/>
        </w:rPr>
        <w:t xml:space="preserve"> structure is useful for making clear, two-way decisions in your programs.</w:t>
      </w:r>
    </w:p>
    <w:p w:rsidR="00F4481F" w:rsidP="007B245B" w:rsidRDefault="00F4481F" w14:paraId="5FEC9F19" w14:textId="77777777">
      <w:pPr>
        <w:numPr>
          <w:ilvl w:val="0"/>
          <w:numId w:val="0"/>
        </w:numPr>
        <w:ind w:left="720"/>
        <w:rPr>
          <w:sz w:val="24"/>
          <w:szCs w:val="24"/>
        </w:rPr>
      </w:pPr>
    </w:p>
    <w:p w:rsidRPr="005D37E1" w:rsidR="00F4481F" w:rsidP="00623EE5" w:rsidRDefault="005D37E1" w14:paraId="0EB60793" w14:textId="74686959">
      <w:pPr>
        <w:pStyle w:val="ListParagraph"/>
        <w:numPr>
          <w:ilvl w:val="0"/>
          <w:numId w:val="31"/>
        </w:numPr>
        <w:rPr>
          <w:b/>
          <w:bCs/>
          <w:sz w:val="24"/>
          <w:szCs w:val="24"/>
        </w:rPr>
      </w:pPr>
      <w:r w:rsidRPr="005D37E1">
        <w:rPr>
          <w:b/>
          <w:bCs/>
          <w:sz w:val="24"/>
          <w:szCs w:val="24"/>
        </w:rPr>
        <w:t>Using Multiple Conditions (if…else if…else)</w:t>
      </w:r>
    </w:p>
    <w:p w:rsidR="007B245B" w:rsidP="00623EE5" w:rsidRDefault="005D37E1" w14:paraId="27FFCFFF" w14:textId="233EFEE8">
      <w:pPr>
        <w:pStyle w:val="ListParagraph"/>
        <w:numPr>
          <w:ilvl w:val="0"/>
          <w:numId w:val="15"/>
        </w:numPr>
        <w:rPr>
          <w:sz w:val="24"/>
          <w:szCs w:val="24"/>
        </w:rPr>
      </w:pPr>
      <w:r w:rsidRPr="005D37E1">
        <w:rPr>
          <w:sz w:val="24"/>
          <w:szCs w:val="24"/>
        </w:rPr>
        <w:t xml:space="preserve">Sometimes, your program needs to </w:t>
      </w:r>
      <w:r w:rsidRPr="005D37E1">
        <w:rPr>
          <w:b/>
          <w:bCs/>
          <w:sz w:val="24"/>
          <w:szCs w:val="24"/>
        </w:rPr>
        <w:t>check more than two possible conditions.</w:t>
      </w:r>
      <w:r w:rsidRPr="005D37E1">
        <w:rPr>
          <w:sz w:val="24"/>
          <w:szCs w:val="24"/>
        </w:rPr>
        <w:t xml:space="preserve"> You can do this by adding </w:t>
      </w:r>
      <w:r w:rsidRPr="005D37E1">
        <w:rPr>
          <w:sz w:val="24"/>
          <w:szCs w:val="24"/>
          <w:highlight w:val="darkGray"/>
        </w:rPr>
        <w:t>else if</w:t>
      </w:r>
      <w:r w:rsidRPr="005D37E1">
        <w:rPr>
          <w:sz w:val="24"/>
          <w:szCs w:val="24"/>
        </w:rPr>
        <w:t xml:space="preserve"> blocks between </w:t>
      </w:r>
      <w:proofErr w:type="spellStart"/>
      <w:r w:rsidRPr="005D37E1">
        <w:rPr>
          <w:sz w:val="24"/>
          <w:szCs w:val="24"/>
          <w:highlight w:val="darkGray"/>
        </w:rPr>
        <w:t>if</w:t>
      </w:r>
      <w:proofErr w:type="spellEnd"/>
      <w:r w:rsidRPr="005D37E1">
        <w:rPr>
          <w:sz w:val="24"/>
          <w:szCs w:val="24"/>
        </w:rPr>
        <w:t xml:space="preserve"> and </w:t>
      </w:r>
      <w:r w:rsidRPr="005D37E1">
        <w:rPr>
          <w:sz w:val="24"/>
          <w:szCs w:val="24"/>
          <w:highlight w:val="darkGray"/>
        </w:rPr>
        <w:t>else</w:t>
      </w:r>
      <w:r w:rsidRPr="005D37E1">
        <w:rPr>
          <w:sz w:val="24"/>
          <w:szCs w:val="24"/>
        </w:rPr>
        <w:t xml:space="preserve">. Each condition is tested in order, and the first one that is true will execute its corresponding block. If none of the conditions are true, the </w:t>
      </w:r>
      <w:r w:rsidRPr="005D37E1">
        <w:rPr>
          <w:sz w:val="24"/>
          <w:szCs w:val="24"/>
          <w:highlight w:val="darkGray"/>
        </w:rPr>
        <w:t>else</w:t>
      </w:r>
      <w:r w:rsidRPr="005D37E1">
        <w:rPr>
          <w:sz w:val="24"/>
          <w:szCs w:val="24"/>
        </w:rPr>
        <w:t xml:space="preserve"> block runs as a final option. This structure helps you manage multiple outcomes efficiently.</w:t>
      </w:r>
    </w:p>
    <w:p w:rsidR="005D37E1" w:rsidP="00FF74CF" w:rsidRDefault="005D37E1" w14:paraId="3A03CD46" w14:textId="77777777">
      <w:pPr>
        <w:numPr>
          <w:ilvl w:val="0"/>
          <w:numId w:val="0"/>
        </w:numPr>
        <w:ind w:left="720"/>
        <w:rPr>
          <w:sz w:val="24"/>
          <w:szCs w:val="24"/>
        </w:rPr>
      </w:pPr>
    </w:p>
    <w:p w:rsidR="00FF74CF" w:rsidP="00FF74CF" w:rsidRDefault="00FF74CF" w14:paraId="05A466D7" w14:textId="5E54C9C4">
      <w:pPr>
        <w:numPr>
          <w:ilvl w:val="0"/>
          <w:numId w:val="0"/>
        </w:numPr>
        <w:ind w:left="720"/>
        <w:rPr>
          <w:sz w:val="24"/>
          <w:szCs w:val="24"/>
        </w:rPr>
      </w:pPr>
      <w:r w:rsidRPr="00FF74CF">
        <w:rPr>
          <w:b/>
          <w:bCs/>
          <w:sz w:val="24"/>
          <w:szCs w:val="24"/>
        </w:rPr>
        <w:t>Example:</w:t>
      </w:r>
      <w:r>
        <w:rPr>
          <w:sz w:val="24"/>
          <w:szCs w:val="24"/>
        </w:rPr>
        <w:t xml:space="preserve"> </w:t>
      </w:r>
      <w:r w:rsidRPr="00FF74CF">
        <w:rPr>
          <w:sz w:val="24"/>
          <w:szCs w:val="24"/>
        </w:rPr>
        <w:t xml:space="preserve">We can use an </w:t>
      </w:r>
      <w:r w:rsidRPr="00FF74CF">
        <w:rPr>
          <w:sz w:val="24"/>
          <w:szCs w:val="24"/>
          <w:highlight w:val="darkGray"/>
        </w:rPr>
        <w:t>if…else if…else</w:t>
      </w:r>
      <w:r w:rsidRPr="00FF74CF">
        <w:rPr>
          <w:sz w:val="24"/>
          <w:szCs w:val="24"/>
        </w:rPr>
        <w:t xml:space="preserve"> structure to categorize a grade as excellent, good, or poor.</w:t>
      </w:r>
    </w:p>
    <w:p w:rsidRPr="00FF74CF" w:rsidR="00FF74CF" w:rsidP="00FF74CF" w:rsidRDefault="00FF74CF" w14:paraId="06436200" w14:textId="051CF383">
      <w:pPr>
        <w:numPr>
          <w:ilvl w:val="0"/>
          <w:numId w:val="0"/>
        </w:numPr>
        <w:ind w:left="720"/>
        <w:rPr>
          <w:b/>
          <w:bCs/>
          <w:sz w:val="24"/>
          <w:szCs w:val="24"/>
        </w:rPr>
      </w:pPr>
      <w:r w:rsidRPr="00FF74CF">
        <w:rPr>
          <w:b/>
          <w:bCs/>
          <w:sz w:val="24"/>
          <w:szCs w:val="24"/>
        </w:rPr>
        <w:t>Sample code:</w:t>
      </w:r>
    </w:p>
    <w:p w:rsidRPr="00A90465" w:rsidR="00A90465" w:rsidP="00A90465" w:rsidRDefault="00A90465" w14:paraId="48206462" w14:textId="77777777">
      <w:pPr>
        <w:numPr>
          <w:ilvl w:val="0"/>
          <w:numId w:val="0"/>
        </w:numPr>
        <w:ind w:left="720"/>
        <w:rPr>
          <w:sz w:val="24"/>
          <w:szCs w:val="24"/>
        </w:rPr>
      </w:pPr>
      <w:r w:rsidRPr="00A90465">
        <w:rPr>
          <w:sz w:val="24"/>
          <w:szCs w:val="24"/>
        </w:rPr>
        <w:t xml:space="preserve">int score = </w:t>
      </w:r>
      <w:proofErr w:type="gramStart"/>
      <w:r w:rsidRPr="00A90465">
        <w:rPr>
          <w:sz w:val="24"/>
          <w:szCs w:val="24"/>
        </w:rPr>
        <w:t>85;</w:t>
      </w:r>
      <w:proofErr w:type="gramEnd"/>
    </w:p>
    <w:p w:rsidRPr="00A90465" w:rsidR="00A90465" w:rsidP="00A90465" w:rsidRDefault="00A90465" w14:paraId="1DB7DBA5" w14:textId="77777777">
      <w:pPr>
        <w:numPr>
          <w:ilvl w:val="0"/>
          <w:numId w:val="0"/>
        </w:numPr>
        <w:ind w:left="720"/>
        <w:rPr>
          <w:sz w:val="24"/>
          <w:szCs w:val="24"/>
        </w:rPr>
      </w:pPr>
    </w:p>
    <w:p w:rsidRPr="00A90465" w:rsidR="00A90465" w:rsidP="00A90465" w:rsidRDefault="00A90465" w14:paraId="31720CD4" w14:textId="77777777">
      <w:pPr>
        <w:numPr>
          <w:ilvl w:val="0"/>
          <w:numId w:val="0"/>
        </w:numPr>
        <w:ind w:left="720"/>
        <w:rPr>
          <w:sz w:val="24"/>
          <w:szCs w:val="24"/>
        </w:rPr>
      </w:pPr>
      <w:r w:rsidRPr="00A90465">
        <w:rPr>
          <w:sz w:val="24"/>
          <w:szCs w:val="24"/>
        </w:rPr>
        <w:t>if (score &gt;= 90) {</w:t>
      </w:r>
    </w:p>
    <w:p w:rsidRPr="00A90465" w:rsidR="00A90465" w:rsidP="00A90465" w:rsidRDefault="00A90465" w14:paraId="7F62EA38" w14:textId="77777777">
      <w:pPr>
        <w:numPr>
          <w:ilvl w:val="0"/>
          <w:numId w:val="0"/>
        </w:numPr>
        <w:ind w:left="720"/>
        <w:rPr>
          <w:sz w:val="24"/>
          <w:szCs w:val="24"/>
        </w:rPr>
      </w:pPr>
      <w:r w:rsidRPr="00A90465">
        <w:rPr>
          <w:sz w:val="24"/>
          <w:szCs w:val="24"/>
        </w:rPr>
        <w:t xml:space="preserve">    </w:t>
      </w:r>
      <w:proofErr w:type="spellStart"/>
      <w:r w:rsidRPr="00A90465">
        <w:rPr>
          <w:sz w:val="24"/>
          <w:szCs w:val="24"/>
        </w:rPr>
        <w:t>System.out.println</w:t>
      </w:r>
      <w:proofErr w:type="spellEnd"/>
      <w:r w:rsidRPr="00A90465">
        <w:rPr>
          <w:sz w:val="24"/>
          <w:szCs w:val="24"/>
        </w:rPr>
        <w:t>("Excellent!"</w:t>
      </w:r>
      <w:proofErr w:type="gramStart"/>
      <w:r w:rsidRPr="00A90465">
        <w:rPr>
          <w:sz w:val="24"/>
          <w:szCs w:val="24"/>
        </w:rPr>
        <w:t>);</w:t>
      </w:r>
      <w:proofErr w:type="gramEnd"/>
    </w:p>
    <w:p w:rsidRPr="00A90465" w:rsidR="00A90465" w:rsidP="00A90465" w:rsidRDefault="00A90465" w14:paraId="10C051F2" w14:textId="77777777">
      <w:pPr>
        <w:numPr>
          <w:ilvl w:val="0"/>
          <w:numId w:val="0"/>
        </w:numPr>
        <w:ind w:left="720"/>
        <w:rPr>
          <w:sz w:val="24"/>
          <w:szCs w:val="24"/>
        </w:rPr>
      </w:pPr>
      <w:r w:rsidRPr="00A90465">
        <w:rPr>
          <w:sz w:val="24"/>
          <w:szCs w:val="24"/>
        </w:rPr>
        <w:t>} else if (score &gt;= 75) {</w:t>
      </w:r>
    </w:p>
    <w:p w:rsidRPr="00A90465" w:rsidR="00A90465" w:rsidP="00A90465" w:rsidRDefault="00A90465" w14:paraId="3D145E19" w14:textId="77777777">
      <w:pPr>
        <w:numPr>
          <w:ilvl w:val="0"/>
          <w:numId w:val="0"/>
        </w:numPr>
        <w:ind w:left="720"/>
        <w:rPr>
          <w:sz w:val="24"/>
          <w:szCs w:val="24"/>
        </w:rPr>
      </w:pPr>
      <w:r w:rsidRPr="00A90465">
        <w:rPr>
          <w:sz w:val="24"/>
          <w:szCs w:val="24"/>
        </w:rPr>
        <w:t xml:space="preserve">    </w:t>
      </w:r>
      <w:proofErr w:type="spellStart"/>
      <w:r w:rsidRPr="00A90465">
        <w:rPr>
          <w:sz w:val="24"/>
          <w:szCs w:val="24"/>
        </w:rPr>
        <w:t>System.out.println</w:t>
      </w:r>
      <w:proofErr w:type="spellEnd"/>
      <w:r w:rsidRPr="00A90465">
        <w:rPr>
          <w:sz w:val="24"/>
          <w:szCs w:val="24"/>
        </w:rPr>
        <w:t>("Good job!"</w:t>
      </w:r>
      <w:proofErr w:type="gramStart"/>
      <w:r w:rsidRPr="00A90465">
        <w:rPr>
          <w:sz w:val="24"/>
          <w:szCs w:val="24"/>
        </w:rPr>
        <w:t>);</w:t>
      </w:r>
      <w:proofErr w:type="gramEnd"/>
    </w:p>
    <w:p w:rsidRPr="00A90465" w:rsidR="00A90465" w:rsidP="00A90465" w:rsidRDefault="00A90465" w14:paraId="516AACDD" w14:textId="77777777">
      <w:pPr>
        <w:numPr>
          <w:ilvl w:val="0"/>
          <w:numId w:val="0"/>
        </w:numPr>
        <w:ind w:left="720"/>
        <w:rPr>
          <w:sz w:val="24"/>
          <w:szCs w:val="24"/>
        </w:rPr>
      </w:pPr>
      <w:r w:rsidRPr="00A90465">
        <w:rPr>
          <w:sz w:val="24"/>
          <w:szCs w:val="24"/>
        </w:rPr>
        <w:t>} else {</w:t>
      </w:r>
    </w:p>
    <w:p w:rsidRPr="00A90465" w:rsidR="00A90465" w:rsidP="00A90465" w:rsidRDefault="00A90465" w14:paraId="04767494" w14:textId="77777777">
      <w:pPr>
        <w:numPr>
          <w:ilvl w:val="0"/>
          <w:numId w:val="0"/>
        </w:numPr>
        <w:ind w:left="720"/>
        <w:rPr>
          <w:sz w:val="24"/>
          <w:szCs w:val="24"/>
        </w:rPr>
      </w:pPr>
      <w:r w:rsidRPr="00A90465">
        <w:rPr>
          <w:sz w:val="24"/>
          <w:szCs w:val="24"/>
        </w:rPr>
        <w:t xml:space="preserve">    </w:t>
      </w:r>
      <w:proofErr w:type="spellStart"/>
      <w:r w:rsidRPr="00A90465">
        <w:rPr>
          <w:sz w:val="24"/>
          <w:szCs w:val="24"/>
        </w:rPr>
        <w:t>System.out.println</w:t>
      </w:r>
      <w:proofErr w:type="spellEnd"/>
      <w:r w:rsidRPr="00A90465">
        <w:rPr>
          <w:sz w:val="24"/>
          <w:szCs w:val="24"/>
        </w:rPr>
        <w:t>("Needs improvement."</w:t>
      </w:r>
      <w:proofErr w:type="gramStart"/>
      <w:r w:rsidRPr="00A90465">
        <w:rPr>
          <w:sz w:val="24"/>
          <w:szCs w:val="24"/>
        </w:rPr>
        <w:t>);</w:t>
      </w:r>
      <w:proofErr w:type="gramEnd"/>
    </w:p>
    <w:p w:rsidR="00FF74CF" w:rsidP="00A90465" w:rsidRDefault="00A90465" w14:paraId="709FA017" w14:textId="4F630085">
      <w:pPr>
        <w:numPr>
          <w:ilvl w:val="0"/>
          <w:numId w:val="0"/>
        </w:numPr>
        <w:ind w:left="720"/>
        <w:rPr>
          <w:sz w:val="24"/>
          <w:szCs w:val="24"/>
        </w:rPr>
      </w:pPr>
      <w:r w:rsidRPr="00A90465">
        <w:rPr>
          <w:sz w:val="24"/>
          <w:szCs w:val="24"/>
        </w:rPr>
        <w:t>}</w:t>
      </w:r>
    </w:p>
    <w:p w:rsidR="00A90465" w:rsidP="00A90465" w:rsidRDefault="00A90465" w14:paraId="20CAA7B4" w14:textId="77777777">
      <w:pPr>
        <w:numPr>
          <w:ilvl w:val="0"/>
          <w:numId w:val="0"/>
        </w:numPr>
        <w:ind w:left="720"/>
        <w:rPr>
          <w:sz w:val="24"/>
          <w:szCs w:val="24"/>
        </w:rPr>
      </w:pPr>
    </w:p>
    <w:p w:rsidR="00A90465" w:rsidP="00A90465" w:rsidRDefault="00A90465" w14:paraId="5C295911" w14:textId="607E438C">
      <w:pPr>
        <w:numPr>
          <w:ilvl w:val="0"/>
          <w:numId w:val="0"/>
        </w:numPr>
        <w:ind w:left="720"/>
        <w:rPr>
          <w:b/>
          <w:bCs/>
          <w:sz w:val="24"/>
          <w:szCs w:val="24"/>
        </w:rPr>
      </w:pPr>
      <w:r w:rsidRPr="00A90465">
        <w:rPr>
          <w:b/>
          <w:bCs/>
          <w:sz w:val="24"/>
          <w:szCs w:val="24"/>
        </w:rPr>
        <w:t>Output:</w:t>
      </w:r>
    </w:p>
    <w:p w:rsidR="00A90465" w:rsidP="00A90465" w:rsidRDefault="00A90465" w14:paraId="7796B4C0" w14:textId="2B712EB9">
      <w:pPr>
        <w:numPr>
          <w:ilvl w:val="0"/>
          <w:numId w:val="0"/>
        </w:numPr>
        <w:ind w:left="720"/>
        <w:rPr>
          <w:sz w:val="24"/>
          <w:szCs w:val="24"/>
        </w:rPr>
      </w:pPr>
      <w:r w:rsidRPr="00A90465">
        <w:rPr>
          <w:sz w:val="24"/>
          <w:szCs w:val="24"/>
          <w:highlight w:val="darkGray"/>
        </w:rPr>
        <w:t>Good job!</w:t>
      </w:r>
    </w:p>
    <w:p w:rsidR="00A90465" w:rsidP="00A90465" w:rsidRDefault="00A90465" w14:paraId="76BCB937" w14:textId="77777777">
      <w:pPr>
        <w:numPr>
          <w:ilvl w:val="0"/>
          <w:numId w:val="0"/>
        </w:numPr>
        <w:ind w:left="720"/>
        <w:rPr>
          <w:sz w:val="24"/>
          <w:szCs w:val="24"/>
        </w:rPr>
      </w:pPr>
    </w:p>
    <w:p w:rsidR="00A90465" w:rsidP="00A90465" w:rsidRDefault="00A90465" w14:paraId="2EBEC407" w14:textId="69924441">
      <w:pPr>
        <w:numPr>
          <w:ilvl w:val="0"/>
          <w:numId w:val="0"/>
        </w:numPr>
        <w:ind w:left="720"/>
        <w:rPr>
          <w:sz w:val="24"/>
          <w:szCs w:val="24"/>
        </w:rPr>
      </w:pPr>
      <w:r w:rsidRPr="00A90465">
        <w:rPr>
          <w:b/>
          <w:bCs/>
          <w:sz w:val="24"/>
          <w:szCs w:val="24"/>
        </w:rPr>
        <w:t>Explanation:</w:t>
      </w:r>
      <w:r>
        <w:rPr>
          <w:b/>
          <w:bCs/>
          <w:sz w:val="24"/>
          <w:szCs w:val="24"/>
        </w:rPr>
        <w:t xml:space="preserve"> </w:t>
      </w:r>
      <w:r w:rsidRPr="00592BB5" w:rsidR="00592BB5">
        <w:rPr>
          <w:sz w:val="24"/>
          <w:szCs w:val="24"/>
        </w:rPr>
        <w:t xml:space="preserve">The program checks each condition from top to bottom. Since the score is 85, the first condition </w:t>
      </w:r>
      <w:r w:rsidRPr="00592BB5" w:rsidR="00592BB5">
        <w:rPr>
          <w:sz w:val="24"/>
          <w:szCs w:val="24"/>
          <w:highlight w:val="darkGray"/>
        </w:rPr>
        <w:t>(score &gt;= 90)</w:t>
      </w:r>
      <w:r w:rsidRPr="00592BB5" w:rsidR="00592BB5">
        <w:rPr>
          <w:sz w:val="24"/>
          <w:szCs w:val="24"/>
        </w:rPr>
        <w:t xml:space="preserve"> is false, but the second condition </w:t>
      </w:r>
      <w:r w:rsidRPr="00592BB5" w:rsidR="00592BB5">
        <w:rPr>
          <w:sz w:val="24"/>
          <w:szCs w:val="24"/>
          <w:highlight w:val="darkGray"/>
        </w:rPr>
        <w:t>(score &gt;= 75)</w:t>
      </w:r>
      <w:r w:rsidRPr="00592BB5" w:rsidR="00592BB5">
        <w:rPr>
          <w:sz w:val="24"/>
          <w:szCs w:val="24"/>
        </w:rPr>
        <w:t xml:space="preserve"> is true, so it prints “Good job!” The program then skips the rest of the conditions. If both conditions were false, the </w:t>
      </w:r>
      <w:r w:rsidRPr="00592BB5" w:rsidR="00592BB5">
        <w:rPr>
          <w:sz w:val="24"/>
          <w:szCs w:val="24"/>
          <w:highlight w:val="darkGray"/>
        </w:rPr>
        <w:t>else</w:t>
      </w:r>
      <w:r w:rsidRPr="00592BB5" w:rsidR="00592BB5">
        <w:rPr>
          <w:sz w:val="24"/>
          <w:szCs w:val="24"/>
        </w:rPr>
        <w:t xml:space="preserve"> part would execute. This type of structure is best for handling several possible results from a single test value.</w:t>
      </w:r>
    </w:p>
    <w:p w:rsidR="00592BB5" w:rsidP="00A90465" w:rsidRDefault="00592BB5" w14:paraId="37273120" w14:textId="77777777">
      <w:pPr>
        <w:numPr>
          <w:ilvl w:val="0"/>
          <w:numId w:val="0"/>
        </w:numPr>
        <w:ind w:left="720"/>
        <w:rPr>
          <w:sz w:val="24"/>
          <w:szCs w:val="24"/>
        </w:rPr>
      </w:pPr>
    </w:p>
    <w:p w:rsidR="00592BB5" w:rsidP="00A90465" w:rsidRDefault="00592BB5" w14:paraId="5A7C7676" w14:textId="77777777">
      <w:pPr>
        <w:numPr>
          <w:ilvl w:val="0"/>
          <w:numId w:val="0"/>
        </w:numPr>
        <w:ind w:left="720"/>
        <w:rPr>
          <w:sz w:val="24"/>
          <w:szCs w:val="24"/>
        </w:rPr>
      </w:pPr>
    </w:p>
    <w:p w:rsidR="00592BB5" w:rsidP="00623EE5" w:rsidRDefault="000B7CE3" w14:paraId="79C6D713" w14:textId="087BA098">
      <w:pPr>
        <w:pStyle w:val="ListParagraph"/>
        <w:numPr>
          <w:ilvl w:val="0"/>
          <w:numId w:val="31"/>
        </w:numPr>
        <w:rPr>
          <w:b/>
          <w:bCs/>
          <w:sz w:val="24"/>
          <w:szCs w:val="24"/>
        </w:rPr>
      </w:pPr>
      <w:r w:rsidRPr="000B7CE3">
        <w:rPr>
          <w:b/>
          <w:bCs/>
          <w:sz w:val="24"/>
          <w:szCs w:val="24"/>
        </w:rPr>
        <w:t>Nested if Statements</w:t>
      </w:r>
    </w:p>
    <w:p w:rsidR="000B7CE3" w:rsidP="00623EE5" w:rsidRDefault="000B7CE3" w14:paraId="2C60EB9F" w14:textId="7D6B4F11">
      <w:pPr>
        <w:pStyle w:val="ListParagraph"/>
        <w:numPr>
          <w:ilvl w:val="0"/>
          <w:numId w:val="15"/>
        </w:numPr>
        <w:rPr>
          <w:sz w:val="24"/>
          <w:szCs w:val="24"/>
        </w:rPr>
      </w:pPr>
      <w:r w:rsidRPr="000B7CE3">
        <w:rPr>
          <w:sz w:val="24"/>
          <w:szCs w:val="24"/>
        </w:rPr>
        <w:t xml:space="preserve">A nested </w:t>
      </w:r>
      <w:r w:rsidRPr="000B7CE3">
        <w:rPr>
          <w:sz w:val="24"/>
          <w:szCs w:val="24"/>
          <w:highlight w:val="darkGray"/>
        </w:rPr>
        <w:t>if</w:t>
      </w:r>
      <w:r w:rsidRPr="000B7CE3">
        <w:rPr>
          <w:sz w:val="24"/>
          <w:szCs w:val="24"/>
        </w:rPr>
        <w:t xml:space="preserve"> statement means placing one </w:t>
      </w:r>
      <w:r w:rsidRPr="000B7CE3">
        <w:rPr>
          <w:sz w:val="24"/>
          <w:szCs w:val="24"/>
          <w:highlight w:val="darkGray"/>
        </w:rPr>
        <w:t>if</w:t>
      </w:r>
      <w:r w:rsidRPr="000B7CE3">
        <w:rPr>
          <w:sz w:val="24"/>
          <w:szCs w:val="24"/>
        </w:rPr>
        <w:t xml:space="preserve"> statement inside another. It is used when one decision depends on the result of another. This allows your program to perform more detailed checks before executing an action. However, using too many nested conditions can make your code harder to read, so they should be used carefully. Nested </w:t>
      </w:r>
      <w:r w:rsidRPr="000B7CE3">
        <w:rPr>
          <w:sz w:val="24"/>
          <w:szCs w:val="24"/>
          <w:highlight w:val="darkGray"/>
        </w:rPr>
        <w:t>if</w:t>
      </w:r>
      <w:r w:rsidRPr="000B7CE3">
        <w:rPr>
          <w:sz w:val="24"/>
          <w:szCs w:val="24"/>
        </w:rPr>
        <w:t xml:space="preserve"> statements are useful when handling complex logic, such as multi-step authentication or layered conditions.</w:t>
      </w:r>
    </w:p>
    <w:p w:rsidR="000B7CE3" w:rsidP="000B7CE3" w:rsidRDefault="000B7CE3" w14:paraId="3A9FDF2F" w14:textId="77777777">
      <w:pPr>
        <w:numPr>
          <w:ilvl w:val="0"/>
          <w:numId w:val="0"/>
        </w:numPr>
        <w:rPr>
          <w:sz w:val="24"/>
          <w:szCs w:val="24"/>
        </w:rPr>
      </w:pPr>
    </w:p>
    <w:p w:rsidR="000B7CE3" w:rsidP="000B7CE3" w:rsidRDefault="000B7CE3" w14:paraId="04F86283" w14:textId="2C69395D">
      <w:pPr>
        <w:numPr>
          <w:ilvl w:val="0"/>
          <w:numId w:val="0"/>
        </w:numPr>
        <w:ind w:left="720"/>
        <w:rPr>
          <w:sz w:val="24"/>
          <w:szCs w:val="24"/>
        </w:rPr>
      </w:pPr>
      <w:r>
        <w:rPr>
          <w:sz w:val="24"/>
          <w:szCs w:val="24"/>
        </w:rPr>
        <w:t xml:space="preserve">Example: </w:t>
      </w:r>
      <w:r w:rsidRPr="0082127C" w:rsidR="0082127C">
        <w:rPr>
          <w:sz w:val="24"/>
          <w:szCs w:val="24"/>
        </w:rPr>
        <w:t xml:space="preserve">We can use nested </w:t>
      </w:r>
      <w:r w:rsidRPr="0082127C" w:rsidR="0082127C">
        <w:rPr>
          <w:sz w:val="24"/>
          <w:szCs w:val="24"/>
          <w:highlight w:val="darkGray"/>
        </w:rPr>
        <w:t>if</w:t>
      </w:r>
      <w:r w:rsidRPr="0082127C" w:rsidR="0082127C">
        <w:rPr>
          <w:sz w:val="24"/>
          <w:szCs w:val="24"/>
        </w:rPr>
        <w:t xml:space="preserve"> statements to check multiple related conditions, like verifying both username and password.</w:t>
      </w:r>
    </w:p>
    <w:p w:rsidRPr="0082127C" w:rsidR="0082127C" w:rsidP="000B7CE3" w:rsidRDefault="0082127C" w14:paraId="3953888C" w14:textId="2F0384C0">
      <w:pPr>
        <w:numPr>
          <w:ilvl w:val="0"/>
          <w:numId w:val="0"/>
        </w:numPr>
        <w:ind w:left="720"/>
        <w:rPr>
          <w:b/>
          <w:bCs/>
          <w:sz w:val="24"/>
          <w:szCs w:val="24"/>
        </w:rPr>
      </w:pPr>
      <w:r w:rsidRPr="0082127C">
        <w:rPr>
          <w:b/>
          <w:bCs/>
          <w:sz w:val="24"/>
          <w:szCs w:val="24"/>
        </w:rPr>
        <w:t>Sample code:</w:t>
      </w:r>
    </w:p>
    <w:p w:rsidRPr="0082127C" w:rsidR="0082127C" w:rsidP="0082127C" w:rsidRDefault="0082127C" w14:paraId="6E9A732B" w14:textId="77777777">
      <w:pPr>
        <w:numPr>
          <w:ilvl w:val="0"/>
          <w:numId w:val="0"/>
        </w:numPr>
        <w:ind w:left="720"/>
        <w:rPr>
          <w:sz w:val="24"/>
          <w:szCs w:val="24"/>
          <w:highlight w:val="darkGray"/>
        </w:rPr>
      </w:pPr>
      <w:r w:rsidRPr="0082127C">
        <w:rPr>
          <w:sz w:val="24"/>
          <w:szCs w:val="24"/>
          <w:highlight w:val="darkGray"/>
        </w:rPr>
        <w:t>String username = "Carl</w:t>
      </w:r>
      <w:proofErr w:type="gramStart"/>
      <w:r w:rsidRPr="0082127C">
        <w:rPr>
          <w:sz w:val="24"/>
          <w:szCs w:val="24"/>
          <w:highlight w:val="darkGray"/>
        </w:rPr>
        <w:t>";</w:t>
      </w:r>
      <w:proofErr w:type="gramEnd"/>
    </w:p>
    <w:p w:rsidRPr="0082127C" w:rsidR="0082127C" w:rsidP="0082127C" w:rsidRDefault="0082127C" w14:paraId="36413980" w14:textId="77777777">
      <w:pPr>
        <w:numPr>
          <w:ilvl w:val="0"/>
          <w:numId w:val="0"/>
        </w:numPr>
        <w:ind w:left="720"/>
        <w:rPr>
          <w:sz w:val="24"/>
          <w:szCs w:val="24"/>
          <w:highlight w:val="darkGray"/>
        </w:rPr>
      </w:pPr>
      <w:r w:rsidRPr="0082127C">
        <w:rPr>
          <w:sz w:val="24"/>
          <w:szCs w:val="24"/>
          <w:highlight w:val="darkGray"/>
        </w:rPr>
        <w:t>String password = "1234</w:t>
      </w:r>
      <w:proofErr w:type="gramStart"/>
      <w:r w:rsidRPr="0082127C">
        <w:rPr>
          <w:sz w:val="24"/>
          <w:szCs w:val="24"/>
          <w:highlight w:val="darkGray"/>
        </w:rPr>
        <w:t>";</w:t>
      </w:r>
      <w:proofErr w:type="gramEnd"/>
    </w:p>
    <w:p w:rsidRPr="0082127C" w:rsidR="0082127C" w:rsidP="0082127C" w:rsidRDefault="0082127C" w14:paraId="7F47A728" w14:textId="77777777">
      <w:pPr>
        <w:numPr>
          <w:ilvl w:val="0"/>
          <w:numId w:val="0"/>
        </w:numPr>
        <w:ind w:left="720"/>
        <w:rPr>
          <w:sz w:val="24"/>
          <w:szCs w:val="24"/>
          <w:highlight w:val="darkGray"/>
        </w:rPr>
      </w:pPr>
    </w:p>
    <w:p w:rsidRPr="0082127C" w:rsidR="0082127C" w:rsidP="0082127C" w:rsidRDefault="0082127C" w14:paraId="7AE4AA8E" w14:textId="77777777">
      <w:pPr>
        <w:numPr>
          <w:ilvl w:val="0"/>
          <w:numId w:val="0"/>
        </w:numPr>
        <w:ind w:left="720"/>
        <w:rPr>
          <w:sz w:val="24"/>
          <w:szCs w:val="24"/>
          <w:highlight w:val="darkGray"/>
        </w:rPr>
      </w:pPr>
      <w:r w:rsidRPr="0082127C">
        <w:rPr>
          <w:sz w:val="24"/>
          <w:szCs w:val="24"/>
          <w:highlight w:val="darkGray"/>
        </w:rPr>
        <w:t>if (</w:t>
      </w:r>
      <w:proofErr w:type="spellStart"/>
      <w:proofErr w:type="gramStart"/>
      <w:r w:rsidRPr="0082127C">
        <w:rPr>
          <w:sz w:val="24"/>
          <w:szCs w:val="24"/>
          <w:highlight w:val="darkGray"/>
        </w:rPr>
        <w:t>username.equals</w:t>
      </w:r>
      <w:proofErr w:type="spellEnd"/>
      <w:proofErr w:type="gramEnd"/>
      <w:r w:rsidRPr="0082127C">
        <w:rPr>
          <w:sz w:val="24"/>
          <w:szCs w:val="24"/>
          <w:highlight w:val="darkGray"/>
        </w:rPr>
        <w:t>("Carl")) {</w:t>
      </w:r>
    </w:p>
    <w:p w:rsidRPr="0082127C" w:rsidR="0082127C" w:rsidP="0082127C" w:rsidRDefault="0082127C" w14:paraId="317001B2" w14:textId="77777777">
      <w:pPr>
        <w:numPr>
          <w:ilvl w:val="0"/>
          <w:numId w:val="0"/>
        </w:numPr>
        <w:ind w:left="720"/>
        <w:rPr>
          <w:sz w:val="24"/>
          <w:szCs w:val="24"/>
          <w:highlight w:val="darkGray"/>
        </w:rPr>
      </w:pPr>
      <w:r w:rsidRPr="0082127C">
        <w:rPr>
          <w:sz w:val="24"/>
          <w:szCs w:val="24"/>
          <w:highlight w:val="darkGray"/>
        </w:rPr>
        <w:t xml:space="preserve">    if (</w:t>
      </w:r>
      <w:proofErr w:type="spellStart"/>
      <w:proofErr w:type="gramStart"/>
      <w:r w:rsidRPr="0082127C">
        <w:rPr>
          <w:sz w:val="24"/>
          <w:szCs w:val="24"/>
          <w:highlight w:val="darkGray"/>
        </w:rPr>
        <w:t>password.equals</w:t>
      </w:r>
      <w:proofErr w:type="spellEnd"/>
      <w:proofErr w:type="gramEnd"/>
      <w:r w:rsidRPr="0082127C">
        <w:rPr>
          <w:sz w:val="24"/>
          <w:szCs w:val="24"/>
          <w:highlight w:val="darkGray"/>
        </w:rPr>
        <w:t>("1234")) {</w:t>
      </w:r>
    </w:p>
    <w:p w:rsidRPr="0082127C" w:rsidR="0082127C" w:rsidP="0082127C" w:rsidRDefault="0082127C" w14:paraId="30FDEA19" w14:textId="77777777">
      <w:pPr>
        <w:numPr>
          <w:ilvl w:val="0"/>
          <w:numId w:val="0"/>
        </w:numPr>
        <w:ind w:left="720"/>
        <w:rPr>
          <w:sz w:val="24"/>
          <w:szCs w:val="24"/>
          <w:highlight w:val="darkGray"/>
        </w:rPr>
      </w:pPr>
      <w:r w:rsidRPr="0082127C">
        <w:rPr>
          <w:sz w:val="24"/>
          <w:szCs w:val="24"/>
          <w:highlight w:val="darkGray"/>
        </w:rPr>
        <w:t xml:space="preserve">        </w:t>
      </w:r>
      <w:proofErr w:type="spellStart"/>
      <w:r w:rsidRPr="0082127C">
        <w:rPr>
          <w:sz w:val="24"/>
          <w:szCs w:val="24"/>
          <w:highlight w:val="darkGray"/>
        </w:rPr>
        <w:t>System.out.println</w:t>
      </w:r>
      <w:proofErr w:type="spellEnd"/>
      <w:r w:rsidRPr="0082127C">
        <w:rPr>
          <w:sz w:val="24"/>
          <w:szCs w:val="24"/>
          <w:highlight w:val="darkGray"/>
        </w:rPr>
        <w:t>("Login successful!"</w:t>
      </w:r>
      <w:proofErr w:type="gramStart"/>
      <w:r w:rsidRPr="0082127C">
        <w:rPr>
          <w:sz w:val="24"/>
          <w:szCs w:val="24"/>
          <w:highlight w:val="darkGray"/>
        </w:rPr>
        <w:t>);</w:t>
      </w:r>
      <w:proofErr w:type="gramEnd"/>
    </w:p>
    <w:p w:rsidRPr="0082127C" w:rsidR="0082127C" w:rsidP="0082127C" w:rsidRDefault="0082127C" w14:paraId="180A9228" w14:textId="77777777">
      <w:pPr>
        <w:numPr>
          <w:ilvl w:val="0"/>
          <w:numId w:val="0"/>
        </w:numPr>
        <w:ind w:left="720"/>
        <w:rPr>
          <w:sz w:val="24"/>
          <w:szCs w:val="24"/>
          <w:highlight w:val="darkGray"/>
        </w:rPr>
      </w:pPr>
      <w:r w:rsidRPr="0082127C">
        <w:rPr>
          <w:sz w:val="24"/>
          <w:szCs w:val="24"/>
          <w:highlight w:val="darkGray"/>
        </w:rPr>
        <w:t xml:space="preserve">    } else {</w:t>
      </w:r>
    </w:p>
    <w:p w:rsidRPr="0082127C" w:rsidR="0082127C" w:rsidP="0082127C" w:rsidRDefault="0082127C" w14:paraId="6895D089" w14:textId="77777777">
      <w:pPr>
        <w:numPr>
          <w:ilvl w:val="0"/>
          <w:numId w:val="0"/>
        </w:numPr>
        <w:ind w:left="720"/>
        <w:rPr>
          <w:sz w:val="24"/>
          <w:szCs w:val="24"/>
          <w:highlight w:val="darkGray"/>
        </w:rPr>
      </w:pPr>
      <w:r w:rsidRPr="0082127C">
        <w:rPr>
          <w:sz w:val="24"/>
          <w:szCs w:val="24"/>
          <w:highlight w:val="darkGray"/>
        </w:rPr>
        <w:t xml:space="preserve">        </w:t>
      </w:r>
      <w:proofErr w:type="spellStart"/>
      <w:r w:rsidRPr="0082127C">
        <w:rPr>
          <w:sz w:val="24"/>
          <w:szCs w:val="24"/>
          <w:highlight w:val="darkGray"/>
        </w:rPr>
        <w:t>System.out.println</w:t>
      </w:r>
      <w:proofErr w:type="spellEnd"/>
      <w:r w:rsidRPr="0082127C">
        <w:rPr>
          <w:sz w:val="24"/>
          <w:szCs w:val="24"/>
          <w:highlight w:val="darkGray"/>
        </w:rPr>
        <w:t>("Incorrect password."</w:t>
      </w:r>
      <w:proofErr w:type="gramStart"/>
      <w:r w:rsidRPr="0082127C">
        <w:rPr>
          <w:sz w:val="24"/>
          <w:szCs w:val="24"/>
          <w:highlight w:val="darkGray"/>
        </w:rPr>
        <w:t>);</w:t>
      </w:r>
      <w:proofErr w:type="gramEnd"/>
    </w:p>
    <w:p w:rsidRPr="0082127C" w:rsidR="0082127C" w:rsidP="0082127C" w:rsidRDefault="0082127C" w14:paraId="566E06F6" w14:textId="77777777">
      <w:pPr>
        <w:numPr>
          <w:ilvl w:val="0"/>
          <w:numId w:val="0"/>
        </w:numPr>
        <w:ind w:left="720"/>
        <w:rPr>
          <w:sz w:val="24"/>
          <w:szCs w:val="24"/>
          <w:highlight w:val="darkGray"/>
        </w:rPr>
      </w:pPr>
      <w:r w:rsidRPr="0082127C">
        <w:rPr>
          <w:sz w:val="24"/>
          <w:szCs w:val="24"/>
          <w:highlight w:val="darkGray"/>
        </w:rPr>
        <w:t xml:space="preserve">    }</w:t>
      </w:r>
    </w:p>
    <w:p w:rsidRPr="0082127C" w:rsidR="0082127C" w:rsidP="0082127C" w:rsidRDefault="0082127C" w14:paraId="560DFA7C" w14:textId="77777777">
      <w:pPr>
        <w:numPr>
          <w:ilvl w:val="0"/>
          <w:numId w:val="0"/>
        </w:numPr>
        <w:ind w:left="720"/>
        <w:rPr>
          <w:sz w:val="24"/>
          <w:szCs w:val="24"/>
          <w:highlight w:val="darkGray"/>
        </w:rPr>
      </w:pPr>
      <w:r w:rsidRPr="0082127C">
        <w:rPr>
          <w:sz w:val="24"/>
          <w:szCs w:val="24"/>
          <w:highlight w:val="darkGray"/>
        </w:rPr>
        <w:t>} else {</w:t>
      </w:r>
    </w:p>
    <w:p w:rsidRPr="0082127C" w:rsidR="0082127C" w:rsidP="0082127C" w:rsidRDefault="0082127C" w14:paraId="714F4F32" w14:textId="77777777">
      <w:pPr>
        <w:numPr>
          <w:ilvl w:val="0"/>
          <w:numId w:val="0"/>
        </w:numPr>
        <w:ind w:left="720"/>
        <w:rPr>
          <w:sz w:val="24"/>
          <w:szCs w:val="24"/>
          <w:highlight w:val="darkGray"/>
        </w:rPr>
      </w:pPr>
      <w:r w:rsidRPr="0082127C">
        <w:rPr>
          <w:sz w:val="24"/>
          <w:szCs w:val="24"/>
          <w:highlight w:val="darkGray"/>
        </w:rPr>
        <w:t xml:space="preserve">    </w:t>
      </w:r>
      <w:proofErr w:type="spellStart"/>
      <w:r w:rsidRPr="0082127C">
        <w:rPr>
          <w:sz w:val="24"/>
          <w:szCs w:val="24"/>
          <w:highlight w:val="darkGray"/>
        </w:rPr>
        <w:t>System.out.println</w:t>
      </w:r>
      <w:proofErr w:type="spellEnd"/>
      <w:r w:rsidRPr="0082127C">
        <w:rPr>
          <w:sz w:val="24"/>
          <w:szCs w:val="24"/>
          <w:highlight w:val="darkGray"/>
        </w:rPr>
        <w:t>("Username not found."</w:t>
      </w:r>
      <w:proofErr w:type="gramStart"/>
      <w:r w:rsidRPr="0082127C">
        <w:rPr>
          <w:sz w:val="24"/>
          <w:szCs w:val="24"/>
          <w:highlight w:val="darkGray"/>
        </w:rPr>
        <w:t>);</w:t>
      </w:r>
      <w:proofErr w:type="gramEnd"/>
    </w:p>
    <w:p w:rsidR="0082127C" w:rsidP="0082127C" w:rsidRDefault="0082127C" w14:paraId="21E55E21" w14:textId="0A9E1D70">
      <w:pPr>
        <w:numPr>
          <w:ilvl w:val="0"/>
          <w:numId w:val="0"/>
        </w:numPr>
        <w:ind w:left="720"/>
        <w:rPr>
          <w:sz w:val="24"/>
          <w:szCs w:val="24"/>
        </w:rPr>
      </w:pPr>
      <w:r w:rsidRPr="0082127C">
        <w:rPr>
          <w:sz w:val="24"/>
          <w:szCs w:val="24"/>
          <w:highlight w:val="darkGray"/>
        </w:rPr>
        <w:t>}</w:t>
      </w:r>
    </w:p>
    <w:p w:rsidR="0082127C" w:rsidP="0082127C" w:rsidRDefault="0082127C" w14:paraId="4F2430FF" w14:textId="077A17FD">
      <w:pPr>
        <w:numPr>
          <w:ilvl w:val="0"/>
          <w:numId w:val="0"/>
        </w:numPr>
        <w:ind w:left="720"/>
        <w:rPr>
          <w:b/>
          <w:bCs/>
          <w:sz w:val="24"/>
          <w:szCs w:val="24"/>
        </w:rPr>
      </w:pPr>
      <w:r w:rsidRPr="0082127C">
        <w:rPr>
          <w:b/>
          <w:bCs/>
          <w:sz w:val="24"/>
          <w:szCs w:val="24"/>
        </w:rPr>
        <w:t xml:space="preserve">Output: </w:t>
      </w:r>
    </w:p>
    <w:p w:rsidR="0082127C" w:rsidP="0082127C" w:rsidRDefault="00411441" w14:paraId="29AC8AC3" w14:textId="2404DE14">
      <w:pPr>
        <w:numPr>
          <w:ilvl w:val="0"/>
          <w:numId w:val="0"/>
        </w:numPr>
        <w:ind w:left="720"/>
        <w:rPr>
          <w:sz w:val="24"/>
          <w:szCs w:val="24"/>
        </w:rPr>
      </w:pPr>
      <w:r w:rsidRPr="00411441">
        <w:rPr>
          <w:sz w:val="24"/>
          <w:szCs w:val="24"/>
          <w:highlight w:val="darkGray"/>
        </w:rPr>
        <w:t>Login successful!</w:t>
      </w:r>
    </w:p>
    <w:p w:rsidR="00411441" w:rsidP="0082127C" w:rsidRDefault="00411441" w14:paraId="48B8E366" w14:textId="77777777">
      <w:pPr>
        <w:numPr>
          <w:ilvl w:val="0"/>
          <w:numId w:val="0"/>
        </w:numPr>
        <w:ind w:left="720"/>
        <w:rPr>
          <w:sz w:val="24"/>
          <w:szCs w:val="24"/>
        </w:rPr>
      </w:pPr>
    </w:p>
    <w:p w:rsidR="00411441" w:rsidP="0082127C" w:rsidRDefault="00411441" w14:paraId="17293862" w14:textId="3FBA3BD8">
      <w:pPr>
        <w:numPr>
          <w:ilvl w:val="0"/>
          <w:numId w:val="0"/>
        </w:numPr>
        <w:ind w:left="720"/>
        <w:rPr>
          <w:sz w:val="24"/>
          <w:szCs w:val="24"/>
        </w:rPr>
      </w:pPr>
      <w:r w:rsidRPr="00411441">
        <w:rPr>
          <w:b/>
          <w:bCs/>
          <w:sz w:val="24"/>
          <w:szCs w:val="24"/>
        </w:rPr>
        <w:t>Explanation</w:t>
      </w:r>
      <w:r>
        <w:rPr>
          <w:sz w:val="24"/>
          <w:szCs w:val="24"/>
        </w:rPr>
        <w:t xml:space="preserve">: </w:t>
      </w:r>
      <w:r w:rsidRPr="00411441">
        <w:rPr>
          <w:sz w:val="24"/>
          <w:szCs w:val="24"/>
        </w:rPr>
        <w:t xml:space="preserve">The outer </w:t>
      </w:r>
      <w:r w:rsidRPr="00411441">
        <w:rPr>
          <w:sz w:val="24"/>
          <w:szCs w:val="24"/>
          <w:highlight w:val="darkGray"/>
        </w:rPr>
        <w:t>if</w:t>
      </w:r>
      <w:r w:rsidRPr="00411441">
        <w:rPr>
          <w:sz w:val="24"/>
          <w:szCs w:val="24"/>
        </w:rPr>
        <w:t xml:space="preserve"> checks if the username is correct, and only if that is true does the inner </w:t>
      </w:r>
      <w:r w:rsidRPr="007E700D">
        <w:rPr>
          <w:sz w:val="24"/>
          <w:szCs w:val="24"/>
          <w:highlight w:val="darkGray"/>
        </w:rPr>
        <w:t>if</w:t>
      </w:r>
      <w:r w:rsidRPr="00411441">
        <w:rPr>
          <w:sz w:val="24"/>
          <w:szCs w:val="24"/>
        </w:rPr>
        <w:t xml:space="preserve"> check the password. Both conditions must be true for the success message to appear. If either one fails, the program will execute the corresponding </w:t>
      </w:r>
      <w:r w:rsidRPr="007E700D">
        <w:rPr>
          <w:sz w:val="24"/>
          <w:szCs w:val="24"/>
          <w:highlight w:val="darkGray"/>
        </w:rPr>
        <w:t>else</w:t>
      </w:r>
      <w:r w:rsidRPr="00411441">
        <w:rPr>
          <w:sz w:val="24"/>
          <w:szCs w:val="24"/>
        </w:rPr>
        <w:t xml:space="preserve"> part. This structure gives you precise control over multiple connected decisions. It’s often used in programs that require multiple layers of verification.</w:t>
      </w:r>
    </w:p>
    <w:p w:rsidR="007E700D" w:rsidP="0082127C" w:rsidRDefault="007E700D" w14:paraId="7785CD7E" w14:textId="77777777">
      <w:pPr>
        <w:numPr>
          <w:ilvl w:val="0"/>
          <w:numId w:val="0"/>
        </w:numPr>
        <w:ind w:left="720"/>
        <w:rPr>
          <w:sz w:val="24"/>
          <w:szCs w:val="24"/>
        </w:rPr>
      </w:pPr>
    </w:p>
    <w:p w:rsidR="007E700D" w:rsidP="0082127C" w:rsidRDefault="007E700D" w14:paraId="6D86A957" w14:textId="676A1117">
      <w:pPr>
        <w:numPr>
          <w:ilvl w:val="0"/>
          <w:numId w:val="0"/>
        </w:numPr>
        <w:ind w:left="720"/>
        <w:rPr>
          <w:b/>
          <w:bCs/>
          <w:sz w:val="24"/>
          <w:szCs w:val="24"/>
        </w:rPr>
      </w:pPr>
      <w:r w:rsidRPr="007E700D">
        <w:rPr>
          <w:b/>
          <w:bCs/>
          <w:sz w:val="24"/>
          <w:szCs w:val="24"/>
        </w:rPr>
        <w:t>Tips:</w:t>
      </w:r>
    </w:p>
    <w:p w:rsidRPr="0056769F" w:rsidR="0056769F" w:rsidP="00623EE5" w:rsidRDefault="0056769F" w14:paraId="708B1DC5" w14:textId="202F76D5">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56769F">
        <w:rPr>
          <w:rFonts w:eastAsia="Times New Roman" w:cs="Times New Roman"/>
          <w:kern w:val="0"/>
          <w:sz w:val="24"/>
          <w:szCs w:val="24"/>
          <w:lang w:eastAsia="en-PH"/>
          <w14:ligatures w14:val="none"/>
        </w:rPr>
        <w:t xml:space="preserve"> Always write conditions that can be evaluated to either </w:t>
      </w:r>
      <w:r w:rsidRPr="0056769F">
        <w:rPr>
          <w:rFonts w:eastAsia="Times New Roman" w:cs="Times New Roman"/>
          <w:b/>
          <w:bCs/>
          <w:kern w:val="0"/>
          <w:sz w:val="24"/>
          <w:szCs w:val="24"/>
          <w:lang w:eastAsia="en-PH"/>
          <w14:ligatures w14:val="none"/>
        </w:rPr>
        <w:t>true</w:t>
      </w:r>
      <w:r w:rsidRPr="0056769F">
        <w:rPr>
          <w:rFonts w:eastAsia="Times New Roman" w:cs="Times New Roman"/>
          <w:kern w:val="0"/>
          <w:sz w:val="24"/>
          <w:szCs w:val="24"/>
          <w:lang w:eastAsia="en-PH"/>
          <w14:ligatures w14:val="none"/>
        </w:rPr>
        <w:t xml:space="preserve"> or </w:t>
      </w:r>
      <w:r w:rsidRPr="0056769F">
        <w:rPr>
          <w:rFonts w:eastAsia="Times New Roman" w:cs="Times New Roman"/>
          <w:b/>
          <w:bCs/>
          <w:kern w:val="0"/>
          <w:sz w:val="24"/>
          <w:szCs w:val="24"/>
          <w:lang w:eastAsia="en-PH"/>
          <w14:ligatures w14:val="none"/>
        </w:rPr>
        <w:t>false</w:t>
      </w:r>
      <w:r w:rsidRPr="0056769F">
        <w:rPr>
          <w:rFonts w:eastAsia="Times New Roman" w:cs="Times New Roman"/>
          <w:kern w:val="0"/>
          <w:sz w:val="24"/>
          <w:szCs w:val="24"/>
          <w:lang w:eastAsia="en-PH"/>
          <w14:ligatures w14:val="none"/>
        </w:rPr>
        <w:t>.</w:t>
      </w:r>
    </w:p>
    <w:p w:rsidRPr="0056769F" w:rsidR="0056769F" w:rsidP="00623EE5" w:rsidRDefault="0056769F" w14:paraId="2401FBBD" w14:textId="56C1E63A">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56769F">
        <w:rPr>
          <w:rFonts w:eastAsia="Times New Roman" w:cs="Times New Roman"/>
          <w:kern w:val="0"/>
          <w:sz w:val="24"/>
          <w:szCs w:val="24"/>
          <w:lang w:eastAsia="en-PH"/>
          <w14:ligatures w14:val="none"/>
        </w:rPr>
        <w:t xml:space="preserve">Use </w:t>
      </w:r>
      <w:r w:rsidRPr="0056769F">
        <w:rPr>
          <w:rFonts w:eastAsia="Times New Roman" w:cs="Times New Roman"/>
          <w:b/>
          <w:bCs/>
          <w:kern w:val="0"/>
          <w:sz w:val="24"/>
          <w:szCs w:val="24"/>
          <w:lang w:eastAsia="en-PH"/>
          <w14:ligatures w14:val="none"/>
        </w:rPr>
        <w:t xml:space="preserve">braces </w:t>
      </w:r>
      <w:r w:rsidRPr="0056769F">
        <w:rPr>
          <w:rFonts w:eastAsia="Times New Roman" w:cs="Courier New"/>
          <w:b/>
          <w:bCs/>
          <w:kern w:val="0"/>
          <w:sz w:val="20"/>
          <w:szCs w:val="20"/>
          <w:lang w:eastAsia="en-PH"/>
          <w14:ligatures w14:val="none"/>
        </w:rPr>
        <w:t>{}</w:t>
      </w:r>
      <w:r w:rsidRPr="0056769F">
        <w:rPr>
          <w:rFonts w:eastAsia="Times New Roman" w:cs="Times New Roman"/>
          <w:kern w:val="0"/>
          <w:sz w:val="24"/>
          <w:szCs w:val="24"/>
          <w:lang w:eastAsia="en-PH"/>
          <w14:ligatures w14:val="none"/>
        </w:rPr>
        <w:t xml:space="preserve"> for clarity, even if the </w:t>
      </w:r>
      <w:r w:rsidRPr="0056769F">
        <w:rPr>
          <w:rFonts w:eastAsia="Times New Roman" w:cs="Courier New"/>
          <w:kern w:val="0"/>
          <w:sz w:val="20"/>
          <w:szCs w:val="20"/>
          <w:lang w:eastAsia="en-PH"/>
          <w14:ligatures w14:val="none"/>
        </w:rPr>
        <w:t>if</w:t>
      </w:r>
      <w:r w:rsidRPr="0056769F">
        <w:rPr>
          <w:rFonts w:eastAsia="Times New Roman" w:cs="Times New Roman"/>
          <w:kern w:val="0"/>
          <w:sz w:val="24"/>
          <w:szCs w:val="24"/>
          <w:lang w:eastAsia="en-PH"/>
          <w14:ligatures w14:val="none"/>
        </w:rPr>
        <w:t xml:space="preserve"> or </w:t>
      </w:r>
      <w:r w:rsidRPr="0056769F">
        <w:rPr>
          <w:rFonts w:eastAsia="Times New Roman" w:cs="Courier New"/>
          <w:kern w:val="0"/>
          <w:sz w:val="20"/>
          <w:szCs w:val="20"/>
          <w:lang w:eastAsia="en-PH"/>
          <w14:ligatures w14:val="none"/>
        </w:rPr>
        <w:t>else</w:t>
      </w:r>
      <w:r w:rsidRPr="0056769F">
        <w:rPr>
          <w:rFonts w:eastAsia="Times New Roman" w:cs="Times New Roman"/>
          <w:kern w:val="0"/>
          <w:sz w:val="24"/>
          <w:szCs w:val="24"/>
          <w:lang w:eastAsia="en-PH"/>
          <w14:ligatures w14:val="none"/>
        </w:rPr>
        <w:t xml:space="preserve"> block contains only one line.</w:t>
      </w:r>
    </w:p>
    <w:p w:rsidRPr="0056769F" w:rsidR="0056769F" w:rsidP="00623EE5" w:rsidRDefault="0056769F" w14:paraId="7B234E29" w14:textId="56CA3048">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56769F">
        <w:rPr>
          <w:rFonts w:eastAsia="Times New Roman" w:cs="Times New Roman"/>
          <w:kern w:val="0"/>
          <w:sz w:val="24"/>
          <w:szCs w:val="24"/>
          <w:lang w:eastAsia="en-PH"/>
          <w14:ligatures w14:val="none"/>
        </w:rPr>
        <w:t xml:space="preserve">Avoid writing too many nested </w:t>
      </w:r>
      <w:r w:rsidRPr="0056769F">
        <w:rPr>
          <w:rFonts w:eastAsia="Times New Roman" w:cs="Courier New"/>
          <w:kern w:val="0"/>
          <w:sz w:val="20"/>
          <w:szCs w:val="20"/>
          <w:lang w:eastAsia="en-PH"/>
          <w14:ligatures w14:val="none"/>
        </w:rPr>
        <w:t>if</w:t>
      </w:r>
      <w:r w:rsidRPr="0056769F">
        <w:rPr>
          <w:rFonts w:eastAsia="Times New Roman" w:cs="Times New Roman"/>
          <w:kern w:val="0"/>
          <w:sz w:val="24"/>
          <w:szCs w:val="24"/>
          <w:lang w:eastAsia="en-PH"/>
          <w14:ligatures w14:val="none"/>
        </w:rPr>
        <w:t xml:space="preserve"> statements to keep your code readable.</w:t>
      </w:r>
    </w:p>
    <w:p w:rsidRPr="0056769F" w:rsidR="0056769F" w:rsidP="00623EE5" w:rsidRDefault="0056769F" w14:paraId="147A6632" w14:textId="0058AB01">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56769F">
        <w:rPr>
          <w:rFonts w:eastAsia="Times New Roman" w:cs="Times New Roman"/>
          <w:kern w:val="0"/>
          <w:sz w:val="24"/>
          <w:szCs w:val="24"/>
          <w:lang w:eastAsia="en-PH"/>
          <w14:ligatures w14:val="none"/>
        </w:rPr>
        <w:t xml:space="preserve">Use </w:t>
      </w:r>
      <w:r w:rsidRPr="0056769F">
        <w:rPr>
          <w:rFonts w:eastAsia="Times New Roman" w:cs="Times New Roman"/>
          <w:b/>
          <w:bCs/>
          <w:kern w:val="0"/>
          <w:sz w:val="24"/>
          <w:szCs w:val="24"/>
          <w:lang w:eastAsia="en-PH"/>
          <w14:ligatures w14:val="none"/>
        </w:rPr>
        <w:t>logical operators (</w:t>
      </w:r>
      <w:r w:rsidRPr="0056769F">
        <w:rPr>
          <w:rFonts w:eastAsia="Times New Roman" w:cs="Courier New"/>
          <w:b/>
          <w:bCs/>
          <w:kern w:val="0"/>
          <w:sz w:val="20"/>
          <w:szCs w:val="20"/>
          <w:lang w:eastAsia="en-PH"/>
          <w14:ligatures w14:val="none"/>
        </w:rPr>
        <w:t>&amp;&amp;</w:t>
      </w:r>
      <w:r w:rsidRPr="0056769F">
        <w:rPr>
          <w:rFonts w:eastAsia="Times New Roman" w:cs="Times New Roman"/>
          <w:b/>
          <w:bCs/>
          <w:kern w:val="0"/>
          <w:sz w:val="24"/>
          <w:szCs w:val="24"/>
          <w:lang w:eastAsia="en-PH"/>
          <w14:ligatures w14:val="none"/>
        </w:rPr>
        <w:t xml:space="preserve">, </w:t>
      </w:r>
      <w:r w:rsidRPr="0056769F">
        <w:rPr>
          <w:rFonts w:eastAsia="Times New Roman" w:cs="Courier New"/>
          <w:b/>
          <w:bCs/>
          <w:kern w:val="0"/>
          <w:sz w:val="20"/>
          <w:szCs w:val="20"/>
          <w:lang w:eastAsia="en-PH"/>
          <w14:ligatures w14:val="none"/>
        </w:rPr>
        <w:t>||</w:t>
      </w:r>
      <w:r w:rsidRPr="0056769F">
        <w:rPr>
          <w:rFonts w:eastAsia="Times New Roman" w:cs="Times New Roman"/>
          <w:b/>
          <w:bCs/>
          <w:kern w:val="0"/>
          <w:sz w:val="24"/>
          <w:szCs w:val="24"/>
          <w:lang w:eastAsia="en-PH"/>
          <w14:ligatures w14:val="none"/>
        </w:rPr>
        <w:t>)</w:t>
      </w:r>
      <w:r w:rsidRPr="0056769F">
        <w:rPr>
          <w:rFonts w:eastAsia="Times New Roman" w:cs="Times New Roman"/>
          <w:kern w:val="0"/>
          <w:sz w:val="24"/>
          <w:szCs w:val="24"/>
          <w:lang w:eastAsia="en-PH"/>
          <w14:ligatures w14:val="none"/>
        </w:rPr>
        <w:t xml:space="preserve"> when you need to combine multiple conditions.</w:t>
      </w:r>
    </w:p>
    <w:p w:rsidRPr="0056769F" w:rsidR="0056769F" w:rsidP="00623EE5" w:rsidRDefault="0056769F" w14:paraId="36AF43D6" w14:textId="707C47BE">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56769F">
        <w:rPr>
          <w:rFonts w:eastAsia="Times New Roman" w:cs="Times New Roman"/>
          <w:kern w:val="0"/>
          <w:sz w:val="24"/>
          <w:szCs w:val="24"/>
          <w:lang w:eastAsia="en-PH"/>
          <w14:ligatures w14:val="none"/>
        </w:rPr>
        <w:t xml:space="preserve">Remember that Java is </w:t>
      </w:r>
      <w:r w:rsidRPr="0056769F">
        <w:rPr>
          <w:rFonts w:eastAsia="Times New Roman" w:cs="Times New Roman"/>
          <w:b/>
          <w:bCs/>
          <w:kern w:val="0"/>
          <w:sz w:val="24"/>
          <w:szCs w:val="24"/>
          <w:lang w:eastAsia="en-PH"/>
          <w14:ligatures w14:val="none"/>
        </w:rPr>
        <w:t>case-sensitive</w:t>
      </w:r>
      <w:r w:rsidRPr="0056769F">
        <w:rPr>
          <w:rFonts w:eastAsia="Times New Roman" w:cs="Times New Roman"/>
          <w:kern w:val="0"/>
          <w:sz w:val="24"/>
          <w:szCs w:val="24"/>
          <w:lang w:eastAsia="en-PH"/>
          <w14:ligatures w14:val="none"/>
        </w:rPr>
        <w:t xml:space="preserve">, so comparisons like </w:t>
      </w:r>
      <w:r w:rsidRPr="0056769F">
        <w:rPr>
          <w:rFonts w:eastAsia="Times New Roman" w:cs="Courier New"/>
          <w:kern w:val="0"/>
          <w:sz w:val="20"/>
          <w:szCs w:val="20"/>
          <w:lang w:eastAsia="en-PH"/>
          <w14:ligatures w14:val="none"/>
        </w:rPr>
        <w:t>"Hello"</w:t>
      </w:r>
      <w:r w:rsidRPr="0056769F">
        <w:rPr>
          <w:rFonts w:eastAsia="Times New Roman" w:cs="Times New Roman"/>
          <w:kern w:val="0"/>
          <w:sz w:val="24"/>
          <w:szCs w:val="24"/>
          <w:lang w:eastAsia="en-PH"/>
          <w14:ligatures w14:val="none"/>
        </w:rPr>
        <w:t xml:space="preserve"> and </w:t>
      </w:r>
      <w:r w:rsidRPr="0056769F">
        <w:rPr>
          <w:rFonts w:eastAsia="Times New Roman" w:cs="Courier New"/>
          <w:kern w:val="0"/>
          <w:sz w:val="20"/>
          <w:szCs w:val="20"/>
          <w:lang w:eastAsia="en-PH"/>
          <w14:ligatures w14:val="none"/>
        </w:rPr>
        <w:t>"hello"</w:t>
      </w:r>
      <w:r w:rsidRPr="0056769F">
        <w:rPr>
          <w:rFonts w:eastAsia="Times New Roman" w:cs="Times New Roman"/>
          <w:kern w:val="0"/>
          <w:sz w:val="24"/>
          <w:szCs w:val="24"/>
          <w:lang w:eastAsia="en-PH"/>
          <w14:ligatures w14:val="none"/>
        </w:rPr>
        <w:t xml:space="preserve"> are not the same.</w:t>
      </w:r>
    </w:p>
    <w:p w:rsidR="00D30CBB" w:rsidP="000F1185" w:rsidRDefault="000F1185" w14:paraId="03C567E4" w14:textId="4691FAD9">
      <w:pPr>
        <w:numPr>
          <w:ilvl w:val="0"/>
          <w:numId w:val="0"/>
        </w:numPr>
        <w:rPr>
          <w:b/>
          <w:bCs/>
          <w:sz w:val="24"/>
          <w:szCs w:val="24"/>
        </w:rPr>
      </w:pPr>
      <w:r>
        <w:rPr>
          <w:b/>
          <w:bCs/>
          <w:sz w:val="24"/>
          <w:szCs w:val="24"/>
        </w:rPr>
        <w:t xml:space="preserve">Video Link: </w:t>
      </w:r>
      <w:hyperlink w:history="1" r:id="rId22">
        <w:r w:rsidRPr="00FF62EB" w:rsidR="00201482">
          <w:rPr>
            <w:rStyle w:val="Hyperlink"/>
            <w:b/>
            <w:bCs/>
            <w:sz w:val="24"/>
            <w:szCs w:val="24"/>
          </w:rPr>
          <w:t>https://youtu.be/MY03bt_0JQI?si=enzLT3zeVYxE4c-</w:t>
        </w:r>
        <w:r w:rsidRPr="00FF62EB" w:rsidR="00201482">
          <w:rPr>
            <w:rStyle w:val="Hyperlink"/>
            <w:b/>
            <w:bCs/>
            <w:sz w:val="24"/>
            <w:szCs w:val="24"/>
          </w:rPr>
          <w:t>g</w:t>
        </w:r>
      </w:hyperlink>
      <w:r w:rsidR="00201482">
        <w:rPr>
          <w:b/>
          <w:bCs/>
          <w:sz w:val="24"/>
          <w:szCs w:val="24"/>
        </w:rPr>
        <w:t xml:space="preserve"> </w:t>
      </w:r>
    </w:p>
    <w:p w:rsidRPr="00451832" w:rsidR="00FE330E" w:rsidP="0082127C" w:rsidRDefault="00D30CBB" w14:paraId="2BA23F1E" w14:textId="08F337B7">
      <w:pPr>
        <w:numPr>
          <w:ilvl w:val="0"/>
          <w:numId w:val="0"/>
        </w:numPr>
        <w:ind w:left="720"/>
        <w:rPr>
          <w:b/>
          <w:bCs/>
          <w:color w:val="EE0000"/>
          <w:sz w:val="24"/>
          <w:szCs w:val="24"/>
        </w:rPr>
      </w:pPr>
      <w:r w:rsidRPr="00451832">
        <w:rPr>
          <w:b/>
          <w:bCs/>
          <w:color w:val="EE0000"/>
          <w:sz w:val="24"/>
          <w:szCs w:val="24"/>
        </w:rPr>
        <w:t xml:space="preserve">b. Logical Operators (AND </w:t>
      </w:r>
      <w:proofErr w:type="spellStart"/>
      <w:r w:rsidRPr="00451832">
        <w:rPr>
          <w:b/>
          <w:bCs/>
          <w:color w:val="EE0000"/>
          <w:sz w:val="24"/>
          <w:szCs w:val="24"/>
        </w:rPr>
        <w:t>and</w:t>
      </w:r>
      <w:proofErr w:type="spellEnd"/>
      <w:r w:rsidRPr="00451832">
        <w:rPr>
          <w:b/>
          <w:bCs/>
          <w:color w:val="EE0000"/>
          <w:sz w:val="24"/>
          <w:szCs w:val="24"/>
        </w:rPr>
        <w:t xml:space="preserve"> OR)</w:t>
      </w:r>
    </w:p>
    <w:p w:rsidR="00D30CBB" w:rsidP="0082127C" w:rsidRDefault="00D30CBB" w14:paraId="2BB21417" w14:textId="0EF0F1E1">
      <w:pPr>
        <w:numPr>
          <w:ilvl w:val="0"/>
          <w:numId w:val="0"/>
        </w:numPr>
        <w:ind w:left="720"/>
        <w:rPr>
          <w:sz w:val="24"/>
          <w:szCs w:val="24"/>
        </w:rPr>
      </w:pPr>
      <w:r>
        <w:rPr>
          <w:b/>
          <w:bCs/>
          <w:sz w:val="24"/>
          <w:szCs w:val="24"/>
        </w:rPr>
        <w:t xml:space="preserve">- </w:t>
      </w:r>
      <w:r w:rsidRPr="00B87EE4" w:rsidR="00B87EE4">
        <w:rPr>
          <w:sz w:val="24"/>
          <w:szCs w:val="24"/>
        </w:rPr>
        <w:t xml:space="preserve">In Java, logical operators are used to combine two or more conditions in decision-making statements. They allow your program to check multiple expressions at once and determine the result as either true or false. Logical operators are very useful when one condition alone isn’t enough to </w:t>
      </w:r>
      <w:proofErr w:type="gramStart"/>
      <w:r w:rsidRPr="00B87EE4" w:rsidR="00B87EE4">
        <w:rPr>
          <w:sz w:val="24"/>
          <w:szCs w:val="24"/>
        </w:rPr>
        <w:t>make a decision</w:t>
      </w:r>
      <w:proofErr w:type="gramEnd"/>
      <w:r w:rsidRPr="00B87EE4" w:rsidR="00B87EE4">
        <w:rPr>
          <w:sz w:val="24"/>
          <w:szCs w:val="24"/>
        </w:rPr>
        <w:t>. The two most common ones are the AND (</w:t>
      </w:r>
      <w:r w:rsidRPr="00B87EE4" w:rsidR="00B87EE4">
        <w:rPr>
          <w:sz w:val="24"/>
          <w:szCs w:val="24"/>
          <w:highlight w:val="darkGray"/>
        </w:rPr>
        <w:t>&amp;&amp;</w:t>
      </w:r>
      <w:r w:rsidRPr="00B87EE4" w:rsidR="00B87EE4">
        <w:rPr>
          <w:sz w:val="24"/>
          <w:szCs w:val="24"/>
        </w:rPr>
        <w:t>) and OR (</w:t>
      </w:r>
      <w:r w:rsidRPr="00B87EE4" w:rsidR="00B87EE4">
        <w:rPr>
          <w:sz w:val="24"/>
          <w:szCs w:val="24"/>
          <w:highlight w:val="darkGray"/>
        </w:rPr>
        <w:t>||</w:t>
      </w:r>
      <w:r w:rsidRPr="00B87EE4" w:rsidR="00B87EE4">
        <w:rPr>
          <w:sz w:val="24"/>
          <w:szCs w:val="24"/>
        </w:rPr>
        <w:t>) operators. These help make your code more flexible and intelligent by allowing multiple comparisons in a single line.</w:t>
      </w:r>
    </w:p>
    <w:p w:rsidR="00B87EE4" w:rsidP="0082127C" w:rsidRDefault="00B87EE4" w14:paraId="0DF576FA" w14:textId="77777777">
      <w:pPr>
        <w:numPr>
          <w:ilvl w:val="0"/>
          <w:numId w:val="0"/>
        </w:numPr>
        <w:ind w:left="720"/>
        <w:rPr>
          <w:sz w:val="24"/>
          <w:szCs w:val="24"/>
        </w:rPr>
      </w:pPr>
    </w:p>
    <w:p w:rsidR="00B87EE4" w:rsidP="00623EE5" w:rsidRDefault="00FD4A71" w14:paraId="27F78B2D" w14:textId="241C7B0D">
      <w:pPr>
        <w:pStyle w:val="ListParagraph"/>
        <w:numPr>
          <w:ilvl w:val="0"/>
          <w:numId w:val="31"/>
        </w:numPr>
        <w:rPr>
          <w:b/>
          <w:bCs/>
          <w:sz w:val="24"/>
          <w:szCs w:val="24"/>
        </w:rPr>
      </w:pPr>
      <w:r w:rsidRPr="00FD4A71">
        <w:rPr>
          <w:b/>
          <w:bCs/>
          <w:sz w:val="24"/>
          <w:szCs w:val="24"/>
        </w:rPr>
        <w:t>The AND Operator (&amp;&amp;)</w:t>
      </w:r>
    </w:p>
    <w:p w:rsidR="00FD4A71" w:rsidP="00623EE5" w:rsidRDefault="00FD4A71" w14:paraId="3AEDF162" w14:textId="21E2FCF3">
      <w:pPr>
        <w:pStyle w:val="ListParagraph"/>
        <w:numPr>
          <w:ilvl w:val="0"/>
          <w:numId w:val="15"/>
        </w:numPr>
        <w:rPr>
          <w:sz w:val="24"/>
          <w:szCs w:val="24"/>
        </w:rPr>
      </w:pPr>
      <w:r w:rsidRPr="00FD4A71">
        <w:rPr>
          <w:sz w:val="24"/>
          <w:szCs w:val="24"/>
        </w:rPr>
        <w:t>The AND operator (</w:t>
      </w:r>
      <w:r w:rsidRPr="00FD4A71">
        <w:rPr>
          <w:sz w:val="24"/>
          <w:szCs w:val="24"/>
          <w:highlight w:val="darkGray"/>
        </w:rPr>
        <w:t>&amp;&amp;</w:t>
      </w:r>
      <w:r w:rsidRPr="00FD4A71">
        <w:rPr>
          <w:sz w:val="24"/>
          <w:szCs w:val="24"/>
        </w:rPr>
        <w:t>) returns true only when both conditions being compared are true. If even one of the conditions is false, the entire expression becomes false. This is useful when your program needs to confirm that all requirements are met before performing an action. The AND operator is commonly used in checks like login validation, score evaluation, or range testing. It ensures that every condition must be satisfied before the code executes.</w:t>
      </w:r>
    </w:p>
    <w:p w:rsidR="00233F31" w:rsidP="00233F31" w:rsidRDefault="00233F31" w14:paraId="749E5676" w14:textId="77777777">
      <w:pPr>
        <w:numPr>
          <w:ilvl w:val="0"/>
          <w:numId w:val="0"/>
        </w:numPr>
        <w:rPr>
          <w:sz w:val="24"/>
          <w:szCs w:val="24"/>
        </w:rPr>
      </w:pPr>
    </w:p>
    <w:p w:rsidR="00233F31" w:rsidP="00233F31" w:rsidRDefault="00233F31" w14:paraId="75D20E1F" w14:textId="7BD4F43F">
      <w:pPr>
        <w:numPr>
          <w:ilvl w:val="0"/>
          <w:numId w:val="0"/>
        </w:numPr>
        <w:ind w:left="720"/>
        <w:rPr>
          <w:sz w:val="24"/>
          <w:szCs w:val="24"/>
        </w:rPr>
      </w:pPr>
      <w:r w:rsidRPr="00233F31">
        <w:rPr>
          <w:b/>
          <w:bCs/>
          <w:sz w:val="24"/>
          <w:szCs w:val="24"/>
        </w:rPr>
        <w:t xml:space="preserve">Example: </w:t>
      </w:r>
      <w:r w:rsidRPr="00194B32" w:rsidR="00194B32">
        <w:rPr>
          <w:sz w:val="24"/>
          <w:szCs w:val="24"/>
        </w:rPr>
        <w:t>We can use the &amp;&amp; operator to check if a student’s score is between 75 and 100 before displaying “You passed!”</w:t>
      </w:r>
    </w:p>
    <w:p w:rsidR="00194B32" w:rsidP="00233F31" w:rsidRDefault="00194B32" w14:paraId="1EEA9FA1" w14:textId="09BAD83D">
      <w:pPr>
        <w:numPr>
          <w:ilvl w:val="0"/>
          <w:numId w:val="0"/>
        </w:numPr>
        <w:ind w:left="720"/>
        <w:rPr>
          <w:sz w:val="24"/>
          <w:szCs w:val="24"/>
        </w:rPr>
      </w:pPr>
      <w:r>
        <w:rPr>
          <w:b/>
          <w:bCs/>
          <w:sz w:val="24"/>
          <w:szCs w:val="24"/>
        </w:rPr>
        <w:t>Sample code:</w:t>
      </w:r>
      <w:r>
        <w:rPr>
          <w:sz w:val="24"/>
          <w:szCs w:val="24"/>
        </w:rPr>
        <w:t xml:space="preserve"> </w:t>
      </w:r>
    </w:p>
    <w:p w:rsidRPr="00084DA4" w:rsidR="00194B32" w:rsidP="00194B32" w:rsidRDefault="00194B32" w14:paraId="79B18089" w14:textId="77777777">
      <w:pPr>
        <w:numPr>
          <w:ilvl w:val="0"/>
          <w:numId w:val="0"/>
        </w:numPr>
        <w:ind w:left="720"/>
        <w:rPr>
          <w:sz w:val="24"/>
          <w:szCs w:val="24"/>
          <w:highlight w:val="darkGray"/>
        </w:rPr>
      </w:pPr>
      <w:r w:rsidRPr="00084DA4">
        <w:rPr>
          <w:sz w:val="24"/>
          <w:szCs w:val="24"/>
          <w:highlight w:val="darkGray"/>
        </w:rPr>
        <w:t xml:space="preserve">int score = </w:t>
      </w:r>
      <w:proofErr w:type="gramStart"/>
      <w:r w:rsidRPr="00084DA4">
        <w:rPr>
          <w:sz w:val="24"/>
          <w:szCs w:val="24"/>
          <w:highlight w:val="darkGray"/>
        </w:rPr>
        <w:t>85;</w:t>
      </w:r>
      <w:proofErr w:type="gramEnd"/>
    </w:p>
    <w:p w:rsidRPr="00084DA4" w:rsidR="00194B32" w:rsidP="00194B32" w:rsidRDefault="00194B32" w14:paraId="299D09C6" w14:textId="77777777">
      <w:pPr>
        <w:numPr>
          <w:ilvl w:val="0"/>
          <w:numId w:val="0"/>
        </w:numPr>
        <w:ind w:left="720"/>
        <w:rPr>
          <w:sz w:val="24"/>
          <w:szCs w:val="24"/>
          <w:highlight w:val="darkGray"/>
        </w:rPr>
      </w:pPr>
    </w:p>
    <w:p w:rsidRPr="00084DA4" w:rsidR="00194B32" w:rsidP="00194B32" w:rsidRDefault="00194B32" w14:paraId="088CAA1B" w14:textId="77777777">
      <w:pPr>
        <w:numPr>
          <w:ilvl w:val="0"/>
          <w:numId w:val="0"/>
        </w:numPr>
        <w:ind w:left="720"/>
        <w:rPr>
          <w:sz w:val="24"/>
          <w:szCs w:val="24"/>
          <w:highlight w:val="darkGray"/>
        </w:rPr>
      </w:pPr>
      <w:r w:rsidRPr="00084DA4">
        <w:rPr>
          <w:sz w:val="24"/>
          <w:szCs w:val="24"/>
          <w:highlight w:val="darkGray"/>
        </w:rPr>
        <w:t>if (score &gt;= 75 &amp;&amp; score &lt;= 100) {</w:t>
      </w:r>
    </w:p>
    <w:p w:rsidRPr="00084DA4" w:rsidR="00194B32" w:rsidP="00194B32" w:rsidRDefault="00194B32" w14:paraId="176671A1" w14:textId="77777777">
      <w:pPr>
        <w:numPr>
          <w:ilvl w:val="0"/>
          <w:numId w:val="0"/>
        </w:numPr>
        <w:ind w:left="720"/>
        <w:rPr>
          <w:sz w:val="24"/>
          <w:szCs w:val="24"/>
          <w:highlight w:val="darkGray"/>
        </w:rPr>
      </w:pPr>
      <w:r w:rsidRPr="00084DA4">
        <w:rPr>
          <w:sz w:val="24"/>
          <w:szCs w:val="24"/>
          <w:highlight w:val="darkGray"/>
        </w:rPr>
        <w:t xml:space="preserve">    </w:t>
      </w:r>
      <w:proofErr w:type="spellStart"/>
      <w:r w:rsidRPr="00084DA4">
        <w:rPr>
          <w:sz w:val="24"/>
          <w:szCs w:val="24"/>
          <w:highlight w:val="darkGray"/>
        </w:rPr>
        <w:t>System.out.println</w:t>
      </w:r>
      <w:proofErr w:type="spellEnd"/>
      <w:r w:rsidRPr="00084DA4">
        <w:rPr>
          <w:sz w:val="24"/>
          <w:szCs w:val="24"/>
          <w:highlight w:val="darkGray"/>
        </w:rPr>
        <w:t>("You passed!"</w:t>
      </w:r>
      <w:proofErr w:type="gramStart"/>
      <w:r w:rsidRPr="00084DA4">
        <w:rPr>
          <w:sz w:val="24"/>
          <w:szCs w:val="24"/>
          <w:highlight w:val="darkGray"/>
        </w:rPr>
        <w:t>);</w:t>
      </w:r>
      <w:proofErr w:type="gramEnd"/>
    </w:p>
    <w:p w:rsidRPr="00084DA4" w:rsidR="00194B32" w:rsidP="00194B32" w:rsidRDefault="00194B32" w14:paraId="5021DA38" w14:textId="77777777">
      <w:pPr>
        <w:numPr>
          <w:ilvl w:val="0"/>
          <w:numId w:val="0"/>
        </w:numPr>
        <w:ind w:left="720"/>
        <w:rPr>
          <w:sz w:val="24"/>
          <w:szCs w:val="24"/>
          <w:highlight w:val="darkGray"/>
        </w:rPr>
      </w:pPr>
      <w:r w:rsidRPr="00084DA4">
        <w:rPr>
          <w:sz w:val="24"/>
          <w:szCs w:val="24"/>
          <w:highlight w:val="darkGray"/>
        </w:rPr>
        <w:t>} else {</w:t>
      </w:r>
    </w:p>
    <w:p w:rsidRPr="00084DA4" w:rsidR="00194B32" w:rsidP="00194B32" w:rsidRDefault="00194B32" w14:paraId="3DBD810B" w14:textId="77777777">
      <w:pPr>
        <w:numPr>
          <w:ilvl w:val="0"/>
          <w:numId w:val="0"/>
        </w:numPr>
        <w:ind w:left="720"/>
        <w:rPr>
          <w:sz w:val="24"/>
          <w:szCs w:val="24"/>
          <w:highlight w:val="darkGray"/>
        </w:rPr>
      </w:pPr>
      <w:r w:rsidRPr="00084DA4">
        <w:rPr>
          <w:sz w:val="24"/>
          <w:szCs w:val="24"/>
          <w:highlight w:val="darkGray"/>
        </w:rPr>
        <w:t xml:space="preserve">    </w:t>
      </w:r>
      <w:proofErr w:type="spellStart"/>
      <w:r w:rsidRPr="00084DA4">
        <w:rPr>
          <w:sz w:val="24"/>
          <w:szCs w:val="24"/>
          <w:highlight w:val="darkGray"/>
        </w:rPr>
        <w:t>System.out.println</w:t>
      </w:r>
      <w:proofErr w:type="spellEnd"/>
      <w:r w:rsidRPr="00084DA4">
        <w:rPr>
          <w:sz w:val="24"/>
          <w:szCs w:val="24"/>
          <w:highlight w:val="darkGray"/>
        </w:rPr>
        <w:t>("You failed."</w:t>
      </w:r>
      <w:proofErr w:type="gramStart"/>
      <w:r w:rsidRPr="00084DA4">
        <w:rPr>
          <w:sz w:val="24"/>
          <w:szCs w:val="24"/>
          <w:highlight w:val="darkGray"/>
        </w:rPr>
        <w:t>);</w:t>
      </w:r>
      <w:proofErr w:type="gramEnd"/>
    </w:p>
    <w:p w:rsidR="00194B32" w:rsidP="00194B32" w:rsidRDefault="00194B32" w14:paraId="7009D0C7" w14:textId="2A0C4FA6">
      <w:pPr>
        <w:numPr>
          <w:ilvl w:val="0"/>
          <w:numId w:val="0"/>
        </w:numPr>
        <w:ind w:left="720"/>
        <w:rPr>
          <w:sz w:val="24"/>
          <w:szCs w:val="24"/>
        </w:rPr>
      </w:pPr>
      <w:r w:rsidRPr="00084DA4">
        <w:rPr>
          <w:sz w:val="24"/>
          <w:szCs w:val="24"/>
          <w:highlight w:val="darkGray"/>
        </w:rPr>
        <w:t>}</w:t>
      </w:r>
    </w:p>
    <w:p w:rsidR="00084DA4" w:rsidP="00194B32" w:rsidRDefault="00084DA4" w14:paraId="715FC63A" w14:textId="3FAAE2ED">
      <w:pPr>
        <w:numPr>
          <w:ilvl w:val="0"/>
          <w:numId w:val="0"/>
        </w:numPr>
        <w:ind w:left="720"/>
        <w:rPr>
          <w:b/>
          <w:bCs/>
          <w:sz w:val="24"/>
          <w:szCs w:val="24"/>
        </w:rPr>
      </w:pPr>
      <w:r w:rsidRPr="00084DA4">
        <w:rPr>
          <w:b/>
          <w:bCs/>
          <w:sz w:val="24"/>
          <w:szCs w:val="24"/>
        </w:rPr>
        <w:t>Output:</w:t>
      </w:r>
    </w:p>
    <w:p w:rsidR="00084DA4" w:rsidP="00194B32" w:rsidRDefault="00084DA4" w14:paraId="6EB2970E" w14:textId="3D9AD35A">
      <w:pPr>
        <w:numPr>
          <w:ilvl w:val="0"/>
          <w:numId w:val="0"/>
        </w:numPr>
        <w:ind w:left="720"/>
        <w:rPr>
          <w:sz w:val="24"/>
          <w:szCs w:val="24"/>
        </w:rPr>
      </w:pPr>
      <w:r w:rsidRPr="00084DA4">
        <w:rPr>
          <w:sz w:val="24"/>
          <w:szCs w:val="24"/>
          <w:highlight w:val="darkGray"/>
        </w:rPr>
        <w:t>You passed!</w:t>
      </w:r>
    </w:p>
    <w:p w:rsidR="00084DA4" w:rsidP="00194B32" w:rsidRDefault="00084DA4" w14:paraId="747A11B3" w14:textId="77777777">
      <w:pPr>
        <w:numPr>
          <w:ilvl w:val="0"/>
          <w:numId w:val="0"/>
        </w:numPr>
        <w:ind w:left="720"/>
        <w:rPr>
          <w:sz w:val="24"/>
          <w:szCs w:val="24"/>
        </w:rPr>
      </w:pPr>
    </w:p>
    <w:p w:rsidR="00084DA4" w:rsidP="00194B32" w:rsidRDefault="00084DA4" w14:paraId="21553F6D" w14:textId="7D99A02A">
      <w:pPr>
        <w:numPr>
          <w:ilvl w:val="0"/>
          <w:numId w:val="0"/>
        </w:numPr>
        <w:ind w:left="720"/>
        <w:rPr>
          <w:sz w:val="24"/>
          <w:szCs w:val="24"/>
        </w:rPr>
      </w:pPr>
      <w:r w:rsidRPr="001A6FEC">
        <w:rPr>
          <w:b/>
          <w:bCs/>
          <w:sz w:val="24"/>
          <w:szCs w:val="24"/>
        </w:rPr>
        <w:t>Explanation:</w:t>
      </w:r>
      <w:r w:rsidRPr="001A6FEC" w:rsidR="001A6FEC">
        <w:rPr>
          <w:b/>
          <w:bCs/>
          <w:sz w:val="24"/>
          <w:szCs w:val="24"/>
        </w:rPr>
        <w:t xml:space="preserve"> </w:t>
      </w:r>
      <w:r w:rsidRPr="001A6FEC" w:rsidR="001A6FEC">
        <w:rPr>
          <w:sz w:val="24"/>
          <w:szCs w:val="24"/>
        </w:rPr>
        <w:t xml:space="preserve">The </w:t>
      </w:r>
      <w:r w:rsidRPr="001A6FEC" w:rsidR="001A6FEC">
        <w:rPr>
          <w:sz w:val="24"/>
          <w:szCs w:val="24"/>
          <w:highlight w:val="darkGray"/>
        </w:rPr>
        <w:t>&amp;&amp;</w:t>
      </w:r>
      <w:r w:rsidRPr="001A6FEC" w:rsidR="001A6FEC">
        <w:rPr>
          <w:sz w:val="24"/>
          <w:szCs w:val="24"/>
        </w:rPr>
        <w:t xml:space="preserve"> operator checks if both conditions </w:t>
      </w:r>
      <w:r w:rsidRPr="001A6FEC" w:rsidR="001A6FEC">
        <w:rPr>
          <w:sz w:val="24"/>
          <w:szCs w:val="24"/>
          <w:highlight w:val="darkGray"/>
        </w:rPr>
        <w:t>(score &gt;= 75)</w:t>
      </w:r>
      <w:r w:rsidRPr="001A6FEC" w:rsidR="001A6FEC">
        <w:rPr>
          <w:sz w:val="24"/>
          <w:szCs w:val="24"/>
        </w:rPr>
        <w:t xml:space="preserve"> and </w:t>
      </w:r>
      <w:r w:rsidRPr="001A6FEC" w:rsidR="001A6FEC">
        <w:rPr>
          <w:sz w:val="24"/>
          <w:szCs w:val="24"/>
          <w:highlight w:val="darkGray"/>
        </w:rPr>
        <w:t>(score &lt;= 100)</w:t>
      </w:r>
      <w:r w:rsidRPr="001A6FEC" w:rsidR="001A6FEC">
        <w:rPr>
          <w:sz w:val="24"/>
          <w:szCs w:val="24"/>
        </w:rPr>
        <w:t xml:space="preserve"> are true. Since 85 meets both conditions, the output is “You passed!”. If the score were below 75 or above 100, the result would be false, and the message “You failed.” would appear. This makes </w:t>
      </w:r>
      <w:r w:rsidRPr="001A6FEC" w:rsidR="001A6FEC">
        <w:rPr>
          <w:sz w:val="24"/>
          <w:szCs w:val="24"/>
          <w:highlight w:val="darkGray"/>
        </w:rPr>
        <w:t>&amp;&amp;</w:t>
      </w:r>
      <w:r w:rsidRPr="001A6FEC" w:rsidR="001A6FEC">
        <w:rPr>
          <w:sz w:val="24"/>
          <w:szCs w:val="24"/>
        </w:rPr>
        <w:t xml:space="preserve"> very effective for checking if a value lies within a certain range. Always remember that all parts of an AND condition must be true for the statement to run.</w:t>
      </w:r>
    </w:p>
    <w:p w:rsidR="001A6FEC" w:rsidP="00194B32" w:rsidRDefault="001A6FEC" w14:paraId="26CDD1EC" w14:textId="77777777">
      <w:pPr>
        <w:numPr>
          <w:ilvl w:val="0"/>
          <w:numId w:val="0"/>
        </w:numPr>
        <w:ind w:left="720"/>
        <w:rPr>
          <w:sz w:val="24"/>
          <w:szCs w:val="24"/>
        </w:rPr>
      </w:pPr>
    </w:p>
    <w:p w:rsidR="001A6FEC" w:rsidP="00623EE5" w:rsidRDefault="009010F7" w14:paraId="78D1A575" w14:textId="343833D7">
      <w:pPr>
        <w:pStyle w:val="ListParagraph"/>
        <w:numPr>
          <w:ilvl w:val="0"/>
          <w:numId w:val="31"/>
        </w:numPr>
        <w:rPr>
          <w:sz w:val="24"/>
          <w:szCs w:val="24"/>
        </w:rPr>
      </w:pPr>
      <w:r w:rsidRPr="009010F7">
        <w:rPr>
          <w:sz w:val="24"/>
          <w:szCs w:val="24"/>
        </w:rPr>
        <w:t>The OR Operator (||)</w:t>
      </w:r>
    </w:p>
    <w:p w:rsidR="009010F7" w:rsidP="00623EE5" w:rsidRDefault="009010F7" w14:paraId="1D3FFE46" w14:textId="5D4A9381">
      <w:pPr>
        <w:pStyle w:val="ListParagraph"/>
        <w:numPr>
          <w:ilvl w:val="0"/>
          <w:numId w:val="15"/>
        </w:numPr>
        <w:rPr>
          <w:sz w:val="24"/>
          <w:szCs w:val="24"/>
        </w:rPr>
      </w:pPr>
      <w:r w:rsidRPr="009010F7">
        <w:rPr>
          <w:sz w:val="24"/>
          <w:szCs w:val="24"/>
        </w:rPr>
        <w:t>The OR operator (</w:t>
      </w:r>
      <w:r w:rsidRPr="009010F7">
        <w:rPr>
          <w:sz w:val="24"/>
          <w:szCs w:val="24"/>
          <w:highlight w:val="darkGray"/>
        </w:rPr>
        <w:t>||</w:t>
      </w:r>
      <w:r w:rsidRPr="009010F7">
        <w:rPr>
          <w:sz w:val="24"/>
          <w:szCs w:val="24"/>
        </w:rPr>
        <w:t xml:space="preserve">) returns </w:t>
      </w:r>
      <w:r w:rsidRPr="009010F7">
        <w:rPr>
          <w:b/>
          <w:bCs/>
          <w:sz w:val="24"/>
          <w:szCs w:val="24"/>
        </w:rPr>
        <w:t>true</w:t>
      </w:r>
      <w:r w:rsidRPr="009010F7">
        <w:rPr>
          <w:sz w:val="24"/>
          <w:szCs w:val="24"/>
        </w:rPr>
        <w:t xml:space="preserve"> if at least one of the conditions** is </w:t>
      </w:r>
      <w:proofErr w:type="gramStart"/>
      <w:r w:rsidRPr="009010F7">
        <w:rPr>
          <w:sz w:val="24"/>
          <w:szCs w:val="24"/>
        </w:rPr>
        <w:t>true.*</w:t>
      </w:r>
      <w:proofErr w:type="gramEnd"/>
      <w:r w:rsidRPr="009010F7">
        <w:rPr>
          <w:sz w:val="24"/>
          <w:szCs w:val="24"/>
        </w:rPr>
        <w:t xml:space="preserve">* It only returns false when </w:t>
      </w:r>
      <w:r w:rsidRPr="009010F7">
        <w:rPr>
          <w:b/>
          <w:bCs/>
          <w:sz w:val="24"/>
          <w:szCs w:val="24"/>
        </w:rPr>
        <w:t>both</w:t>
      </w:r>
      <w:r w:rsidRPr="009010F7">
        <w:rPr>
          <w:sz w:val="24"/>
          <w:szCs w:val="24"/>
        </w:rPr>
        <w:t xml:space="preserve"> conditions are false. This is helpful when your program should act if </w:t>
      </w:r>
      <w:r w:rsidRPr="009010F7">
        <w:rPr>
          <w:b/>
          <w:bCs/>
          <w:sz w:val="24"/>
          <w:szCs w:val="24"/>
        </w:rPr>
        <w:t>any</w:t>
      </w:r>
      <w:r w:rsidRPr="009010F7">
        <w:rPr>
          <w:sz w:val="24"/>
          <w:szCs w:val="24"/>
        </w:rPr>
        <w:t xml:space="preserve"> of multiple possible conditions are met. The OR operator is often used for options, shortcuts, or backup conditions. It gives your program flexibility when there are several acceptable outcomes.</w:t>
      </w:r>
    </w:p>
    <w:p w:rsidR="009010F7" w:rsidP="001E7056" w:rsidRDefault="001E7056" w14:paraId="25C783B9" w14:textId="3F8A8A6C">
      <w:pPr>
        <w:numPr>
          <w:ilvl w:val="0"/>
          <w:numId w:val="0"/>
        </w:numPr>
        <w:ind w:left="720"/>
        <w:rPr>
          <w:sz w:val="24"/>
          <w:szCs w:val="24"/>
        </w:rPr>
      </w:pPr>
      <w:r w:rsidRPr="001E7056">
        <w:rPr>
          <w:b/>
          <w:bCs/>
          <w:sz w:val="24"/>
          <w:szCs w:val="24"/>
        </w:rPr>
        <w:t>Example:</w:t>
      </w:r>
      <w:r>
        <w:rPr>
          <w:sz w:val="24"/>
          <w:szCs w:val="24"/>
        </w:rPr>
        <w:t xml:space="preserve"> </w:t>
      </w:r>
      <w:r w:rsidRPr="001E7056">
        <w:rPr>
          <w:sz w:val="24"/>
          <w:szCs w:val="24"/>
        </w:rPr>
        <w:t>We can use the || operator to check if a student’s grade is 90 or if they have extra credit before printing “Excellent!”</w:t>
      </w:r>
    </w:p>
    <w:p w:rsidR="001E7056" w:rsidP="001E7056" w:rsidRDefault="001E7056" w14:paraId="7B5DA764" w14:textId="6C2A170F">
      <w:pPr>
        <w:numPr>
          <w:ilvl w:val="0"/>
          <w:numId w:val="0"/>
        </w:numPr>
        <w:ind w:left="720"/>
        <w:rPr>
          <w:sz w:val="24"/>
          <w:szCs w:val="24"/>
        </w:rPr>
      </w:pPr>
      <w:r>
        <w:rPr>
          <w:b/>
          <w:bCs/>
          <w:sz w:val="24"/>
          <w:szCs w:val="24"/>
        </w:rPr>
        <w:t>Sample code:</w:t>
      </w:r>
    </w:p>
    <w:p w:rsidRPr="001E7056" w:rsidR="001E7056" w:rsidP="001E7056" w:rsidRDefault="001E7056" w14:paraId="57E91756" w14:textId="77777777">
      <w:pPr>
        <w:numPr>
          <w:ilvl w:val="0"/>
          <w:numId w:val="0"/>
        </w:numPr>
        <w:ind w:left="720"/>
        <w:rPr>
          <w:sz w:val="24"/>
          <w:szCs w:val="24"/>
          <w:highlight w:val="darkGray"/>
        </w:rPr>
      </w:pPr>
      <w:r w:rsidRPr="001E7056">
        <w:rPr>
          <w:sz w:val="24"/>
          <w:szCs w:val="24"/>
          <w:highlight w:val="darkGray"/>
        </w:rPr>
        <w:t xml:space="preserve">int grade = </w:t>
      </w:r>
      <w:proofErr w:type="gramStart"/>
      <w:r w:rsidRPr="001E7056">
        <w:rPr>
          <w:sz w:val="24"/>
          <w:szCs w:val="24"/>
          <w:highlight w:val="darkGray"/>
        </w:rPr>
        <w:t>85;</w:t>
      </w:r>
      <w:proofErr w:type="gramEnd"/>
    </w:p>
    <w:p w:rsidRPr="001E7056" w:rsidR="001E7056" w:rsidP="001E7056" w:rsidRDefault="001E7056" w14:paraId="24312E0A" w14:textId="77777777">
      <w:pPr>
        <w:numPr>
          <w:ilvl w:val="0"/>
          <w:numId w:val="0"/>
        </w:numPr>
        <w:ind w:left="720"/>
        <w:rPr>
          <w:sz w:val="24"/>
          <w:szCs w:val="24"/>
          <w:highlight w:val="darkGray"/>
        </w:rPr>
      </w:pPr>
      <w:proofErr w:type="spellStart"/>
      <w:r w:rsidRPr="001E7056">
        <w:rPr>
          <w:sz w:val="24"/>
          <w:szCs w:val="24"/>
          <w:highlight w:val="darkGray"/>
        </w:rPr>
        <w:t>boolean</w:t>
      </w:r>
      <w:proofErr w:type="spellEnd"/>
      <w:r w:rsidRPr="001E7056">
        <w:rPr>
          <w:sz w:val="24"/>
          <w:szCs w:val="24"/>
          <w:highlight w:val="darkGray"/>
        </w:rPr>
        <w:t xml:space="preserve"> </w:t>
      </w:r>
      <w:proofErr w:type="spellStart"/>
      <w:r w:rsidRPr="001E7056">
        <w:rPr>
          <w:sz w:val="24"/>
          <w:szCs w:val="24"/>
          <w:highlight w:val="darkGray"/>
        </w:rPr>
        <w:t>extraCredit</w:t>
      </w:r>
      <w:proofErr w:type="spellEnd"/>
      <w:r w:rsidRPr="001E7056">
        <w:rPr>
          <w:sz w:val="24"/>
          <w:szCs w:val="24"/>
          <w:highlight w:val="darkGray"/>
        </w:rPr>
        <w:t xml:space="preserve"> = </w:t>
      </w:r>
      <w:proofErr w:type="gramStart"/>
      <w:r w:rsidRPr="001E7056">
        <w:rPr>
          <w:sz w:val="24"/>
          <w:szCs w:val="24"/>
          <w:highlight w:val="darkGray"/>
        </w:rPr>
        <w:t>true;</w:t>
      </w:r>
      <w:proofErr w:type="gramEnd"/>
    </w:p>
    <w:p w:rsidRPr="001E7056" w:rsidR="001E7056" w:rsidP="001E7056" w:rsidRDefault="001E7056" w14:paraId="0DBFE969" w14:textId="77777777">
      <w:pPr>
        <w:numPr>
          <w:ilvl w:val="0"/>
          <w:numId w:val="0"/>
        </w:numPr>
        <w:ind w:left="720"/>
        <w:rPr>
          <w:sz w:val="24"/>
          <w:szCs w:val="24"/>
          <w:highlight w:val="darkGray"/>
        </w:rPr>
      </w:pPr>
    </w:p>
    <w:p w:rsidRPr="001E7056" w:rsidR="001E7056" w:rsidP="001E7056" w:rsidRDefault="001E7056" w14:paraId="166A2854" w14:textId="77777777">
      <w:pPr>
        <w:numPr>
          <w:ilvl w:val="0"/>
          <w:numId w:val="0"/>
        </w:numPr>
        <w:ind w:left="720"/>
        <w:rPr>
          <w:sz w:val="24"/>
          <w:szCs w:val="24"/>
          <w:highlight w:val="darkGray"/>
        </w:rPr>
      </w:pPr>
      <w:r w:rsidRPr="001E7056">
        <w:rPr>
          <w:sz w:val="24"/>
          <w:szCs w:val="24"/>
          <w:highlight w:val="darkGray"/>
        </w:rPr>
        <w:t xml:space="preserve">if (grade &gt;= 90 || </w:t>
      </w:r>
      <w:proofErr w:type="spellStart"/>
      <w:r w:rsidRPr="001E7056">
        <w:rPr>
          <w:sz w:val="24"/>
          <w:szCs w:val="24"/>
          <w:highlight w:val="darkGray"/>
        </w:rPr>
        <w:t>extraCredit</w:t>
      </w:r>
      <w:proofErr w:type="spellEnd"/>
      <w:r w:rsidRPr="001E7056">
        <w:rPr>
          <w:sz w:val="24"/>
          <w:szCs w:val="24"/>
          <w:highlight w:val="darkGray"/>
        </w:rPr>
        <w:t xml:space="preserve"> == true) {</w:t>
      </w:r>
    </w:p>
    <w:p w:rsidRPr="001E7056" w:rsidR="001E7056" w:rsidP="001E7056" w:rsidRDefault="001E7056" w14:paraId="0199E76D" w14:textId="77777777">
      <w:pPr>
        <w:numPr>
          <w:ilvl w:val="0"/>
          <w:numId w:val="0"/>
        </w:numPr>
        <w:ind w:left="720"/>
        <w:rPr>
          <w:sz w:val="24"/>
          <w:szCs w:val="24"/>
          <w:highlight w:val="darkGray"/>
        </w:rPr>
      </w:pPr>
      <w:r w:rsidRPr="001E7056">
        <w:rPr>
          <w:sz w:val="24"/>
          <w:szCs w:val="24"/>
          <w:highlight w:val="darkGray"/>
        </w:rPr>
        <w:t xml:space="preserve">    </w:t>
      </w:r>
      <w:proofErr w:type="spellStart"/>
      <w:r w:rsidRPr="001E7056">
        <w:rPr>
          <w:sz w:val="24"/>
          <w:szCs w:val="24"/>
          <w:highlight w:val="darkGray"/>
        </w:rPr>
        <w:t>System.out.println</w:t>
      </w:r>
      <w:proofErr w:type="spellEnd"/>
      <w:r w:rsidRPr="001E7056">
        <w:rPr>
          <w:sz w:val="24"/>
          <w:szCs w:val="24"/>
          <w:highlight w:val="darkGray"/>
        </w:rPr>
        <w:t>("Excellent!"</w:t>
      </w:r>
      <w:proofErr w:type="gramStart"/>
      <w:r w:rsidRPr="001E7056">
        <w:rPr>
          <w:sz w:val="24"/>
          <w:szCs w:val="24"/>
          <w:highlight w:val="darkGray"/>
        </w:rPr>
        <w:t>);</w:t>
      </w:r>
      <w:proofErr w:type="gramEnd"/>
    </w:p>
    <w:p w:rsidRPr="001E7056" w:rsidR="001E7056" w:rsidP="001E7056" w:rsidRDefault="001E7056" w14:paraId="084FE9F6" w14:textId="77777777">
      <w:pPr>
        <w:numPr>
          <w:ilvl w:val="0"/>
          <w:numId w:val="0"/>
        </w:numPr>
        <w:ind w:left="720"/>
        <w:rPr>
          <w:sz w:val="24"/>
          <w:szCs w:val="24"/>
          <w:highlight w:val="darkGray"/>
        </w:rPr>
      </w:pPr>
      <w:r w:rsidRPr="001E7056">
        <w:rPr>
          <w:sz w:val="24"/>
          <w:szCs w:val="24"/>
          <w:highlight w:val="darkGray"/>
        </w:rPr>
        <w:t>} else {</w:t>
      </w:r>
    </w:p>
    <w:p w:rsidRPr="001E7056" w:rsidR="001E7056" w:rsidP="001E7056" w:rsidRDefault="001E7056" w14:paraId="7CCF4008" w14:textId="77777777">
      <w:pPr>
        <w:numPr>
          <w:ilvl w:val="0"/>
          <w:numId w:val="0"/>
        </w:numPr>
        <w:ind w:left="720"/>
        <w:rPr>
          <w:sz w:val="24"/>
          <w:szCs w:val="24"/>
          <w:highlight w:val="darkGray"/>
        </w:rPr>
      </w:pPr>
      <w:r w:rsidRPr="001E7056">
        <w:rPr>
          <w:sz w:val="24"/>
          <w:szCs w:val="24"/>
          <w:highlight w:val="darkGray"/>
        </w:rPr>
        <w:t xml:space="preserve">    </w:t>
      </w:r>
      <w:proofErr w:type="spellStart"/>
      <w:r w:rsidRPr="001E7056">
        <w:rPr>
          <w:sz w:val="24"/>
          <w:szCs w:val="24"/>
          <w:highlight w:val="darkGray"/>
        </w:rPr>
        <w:t>System.out.println</w:t>
      </w:r>
      <w:proofErr w:type="spellEnd"/>
      <w:r w:rsidRPr="001E7056">
        <w:rPr>
          <w:sz w:val="24"/>
          <w:szCs w:val="24"/>
          <w:highlight w:val="darkGray"/>
        </w:rPr>
        <w:t>("Try harder next time."</w:t>
      </w:r>
      <w:proofErr w:type="gramStart"/>
      <w:r w:rsidRPr="001E7056">
        <w:rPr>
          <w:sz w:val="24"/>
          <w:szCs w:val="24"/>
          <w:highlight w:val="darkGray"/>
        </w:rPr>
        <w:t>);</w:t>
      </w:r>
      <w:proofErr w:type="gramEnd"/>
    </w:p>
    <w:p w:rsidR="001E7056" w:rsidP="001E7056" w:rsidRDefault="001E7056" w14:paraId="59E8E33E" w14:textId="35D86B0E">
      <w:pPr>
        <w:numPr>
          <w:ilvl w:val="0"/>
          <w:numId w:val="0"/>
        </w:numPr>
        <w:ind w:left="720"/>
        <w:rPr>
          <w:sz w:val="24"/>
          <w:szCs w:val="24"/>
        </w:rPr>
      </w:pPr>
      <w:r w:rsidRPr="001E7056">
        <w:rPr>
          <w:sz w:val="24"/>
          <w:szCs w:val="24"/>
          <w:highlight w:val="darkGray"/>
        </w:rPr>
        <w:t>}</w:t>
      </w:r>
    </w:p>
    <w:p w:rsidRPr="005E7E2F" w:rsidR="005E7E2F" w:rsidP="001E7056" w:rsidRDefault="001E7056" w14:paraId="2E01D5D2" w14:textId="77777777">
      <w:pPr>
        <w:numPr>
          <w:ilvl w:val="0"/>
          <w:numId w:val="0"/>
        </w:numPr>
        <w:ind w:left="720"/>
        <w:rPr>
          <w:b/>
          <w:bCs/>
          <w:sz w:val="24"/>
          <w:szCs w:val="24"/>
        </w:rPr>
      </w:pPr>
      <w:r w:rsidRPr="005E7E2F">
        <w:rPr>
          <w:b/>
          <w:bCs/>
          <w:sz w:val="24"/>
          <w:szCs w:val="24"/>
        </w:rPr>
        <w:t>Output:</w:t>
      </w:r>
      <w:r w:rsidRPr="005E7E2F" w:rsidR="005E7E2F">
        <w:rPr>
          <w:b/>
          <w:bCs/>
          <w:sz w:val="24"/>
          <w:szCs w:val="24"/>
        </w:rPr>
        <w:t xml:space="preserve"> </w:t>
      </w:r>
    </w:p>
    <w:p w:rsidR="001E7056" w:rsidP="001E7056" w:rsidRDefault="005E7E2F" w14:paraId="19D97BD0" w14:textId="26413102">
      <w:pPr>
        <w:numPr>
          <w:ilvl w:val="0"/>
          <w:numId w:val="0"/>
        </w:numPr>
        <w:ind w:left="720"/>
        <w:rPr>
          <w:sz w:val="24"/>
          <w:szCs w:val="24"/>
        </w:rPr>
      </w:pPr>
      <w:r w:rsidRPr="005E7E2F">
        <w:rPr>
          <w:sz w:val="24"/>
          <w:szCs w:val="24"/>
          <w:highlight w:val="darkGray"/>
        </w:rPr>
        <w:t>Excellent!</w:t>
      </w:r>
    </w:p>
    <w:p w:rsidR="005E7E2F" w:rsidP="001E7056" w:rsidRDefault="005E7E2F" w14:paraId="712BA020" w14:textId="77777777">
      <w:pPr>
        <w:numPr>
          <w:ilvl w:val="0"/>
          <w:numId w:val="0"/>
        </w:numPr>
        <w:ind w:left="720"/>
        <w:rPr>
          <w:sz w:val="24"/>
          <w:szCs w:val="24"/>
        </w:rPr>
      </w:pPr>
    </w:p>
    <w:p w:rsidR="005E7E2F" w:rsidP="001E7056" w:rsidRDefault="005E7E2F" w14:paraId="041D81AA" w14:textId="0519F144">
      <w:pPr>
        <w:numPr>
          <w:ilvl w:val="0"/>
          <w:numId w:val="0"/>
        </w:numPr>
        <w:ind w:left="720"/>
        <w:rPr>
          <w:sz w:val="24"/>
          <w:szCs w:val="24"/>
        </w:rPr>
      </w:pPr>
      <w:r w:rsidRPr="005E7E2F">
        <w:rPr>
          <w:b/>
          <w:bCs/>
          <w:sz w:val="24"/>
          <w:szCs w:val="24"/>
        </w:rPr>
        <w:t>Explanation:</w:t>
      </w:r>
      <w:r>
        <w:rPr>
          <w:sz w:val="24"/>
          <w:szCs w:val="24"/>
        </w:rPr>
        <w:t xml:space="preserve"> </w:t>
      </w:r>
      <w:r w:rsidRPr="005E7E2F">
        <w:rPr>
          <w:sz w:val="24"/>
          <w:szCs w:val="24"/>
        </w:rPr>
        <w:t xml:space="preserve">The condition checks whether the grade is at least 90 </w:t>
      </w:r>
      <w:r w:rsidRPr="005E7E2F">
        <w:rPr>
          <w:b/>
          <w:bCs/>
          <w:sz w:val="24"/>
          <w:szCs w:val="24"/>
        </w:rPr>
        <w:t>or</w:t>
      </w:r>
      <w:r w:rsidRPr="005E7E2F">
        <w:rPr>
          <w:sz w:val="24"/>
          <w:szCs w:val="24"/>
        </w:rPr>
        <w:t xml:space="preserve"> if extra credit is true. Even though the grade is below 90, the second condition (</w:t>
      </w:r>
      <w:proofErr w:type="spellStart"/>
      <w:r w:rsidRPr="00D26F3B">
        <w:rPr>
          <w:sz w:val="24"/>
          <w:szCs w:val="24"/>
          <w:highlight w:val="darkGray"/>
        </w:rPr>
        <w:t>extraCredit</w:t>
      </w:r>
      <w:proofErr w:type="spellEnd"/>
      <w:r w:rsidRPr="00D26F3B">
        <w:rPr>
          <w:sz w:val="24"/>
          <w:szCs w:val="24"/>
          <w:highlight w:val="darkGray"/>
        </w:rPr>
        <w:t xml:space="preserve"> == true</w:t>
      </w:r>
      <w:r w:rsidRPr="005E7E2F">
        <w:rPr>
          <w:sz w:val="24"/>
          <w:szCs w:val="24"/>
        </w:rPr>
        <w:t>) is true, so the entire expression becomes true. This makes the program print “Excellent!”. The OR operator helps handle cases where more than one possible condition can lead to success. It’s useful for flexible rules where not everything must be perfect.</w:t>
      </w:r>
    </w:p>
    <w:p w:rsidR="00D26F3B" w:rsidP="001E7056" w:rsidRDefault="00D26F3B" w14:paraId="1AE719A3" w14:textId="77777777">
      <w:pPr>
        <w:numPr>
          <w:ilvl w:val="0"/>
          <w:numId w:val="0"/>
        </w:numPr>
        <w:ind w:left="720"/>
        <w:rPr>
          <w:sz w:val="24"/>
          <w:szCs w:val="24"/>
        </w:rPr>
      </w:pPr>
    </w:p>
    <w:p w:rsidRPr="00D26F3B" w:rsidR="00D26F3B" w:rsidP="00623EE5" w:rsidRDefault="00D26F3B" w14:paraId="5DD89E25" w14:textId="799C7CBF">
      <w:pPr>
        <w:pStyle w:val="ListParagraph"/>
        <w:numPr>
          <w:ilvl w:val="0"/>
          <w:numId w:val="31"/>
        </w:numPr>
        <w:rPr>
          <w:sz w:val="24"/>
          <w:szCs w:val="24"/>
        </w:rPr>
      </w:pPr>
      <w:r w:rsidRPr="00D26F3B">
        <w:rPr>
          <w:b/>
          <w:bCs/>
          <w:sz w:val="24"/>
          <w:szCs w:val="24"/>
        </w:rPr>
        <w:t xml:space="preserve">Combining AND </w:t>
      </w:r>
      <w:proofErr w:type="spellStart"/>
      <w:r w:rsidRPr="00D26F3B">
        <w:rPr>
          <w:b/>
          <w:bCs/>
          <w:sz w:val="24"/>
          <w:szCs w:val="24"/>
        </w:rPr>
        <w:t>and</w:t>
      </w:r>
      <w:proofErr w:type="spellEnd"/>
      <w:r w:rsidRPr="00D26F3B">
        <w:rPr>
          <w:b/>
          <w:bCs/>
          <w:sz w:val="24"/>
          <w:szCs w:val="24"/>
        </w:rPr>
        <w:t xml:space="preserve"> OR</w:t>
      </w:r>
    </w:p>
    <w:p w:rsidR="00D26F3B" w:rsidP="00623EE5" w:rsidRDefault="00CD2813" w14:paraId="32EE1383" w14:textId="0664B7A3">
      <w:pPr>
        <w:pStyle w:val="ListParagraph"/>
        <w:numPr>
          <w:ilvl w:val="0"/>
          <w:numId w:val="15"/>
        </w:numPr>
        <w:rPr>
          <w:sz w:val="24"/>
          <w:szCs w:val="24"/>
        </w:rPr>
      </w:pPr>
      <w:r w:rsidRPr="00CD2813">
        <w:rPr>
          <w:sz w:val="24"/>
          <w:szCs w:val="24"/>
        </w:rPr>
        <w:t xml:space="preserve">You can combine </w:t>
      </w:r>
      <w:r w:rsidRPr="00CD2813">
        <w:rPr>
          <w:sz w:val="24"/>
          <w:szCs w:val="24"/>
          <w:highlight w:val="darkGray"/>
        </w:rPr>
        <w:t>&amp;&amp;</w:t>
      </w:r>
      <w:r w:rsidRPr="00CD2813">
        <w:rPr>
          <w:sz w:val="24"/>
          <w:szCs w:val="24"/>
        </w:rPr>
        <w:t xml:space="preserve"> and </w:t>
      </w:r>
      <w:r w:rsidRPr="00CD2813">
        <w:rPr>
          <w:sz w:val="24"/>
          <w:szCs w:val="24"/>
          <w:highlight w:val="darkGray"/>
        </w:rPr>
        <w:t>||</w:t>
      </w:r>
      <w:r w:rsidRPr="00CD2813">
        <w:rPr>
          <w:sz w:val="24"/>
          <w:szCs w:val="24"/>
        </w:rPr>
        <w:t xml:space="preserve"> operators in a single condition to create more complex logic. Java evaluates them from left to right, but you can use </w:t>
      </w:r>
      <w:r w:rsidRPr="00CD2813">
        <w:rPr>
          <w:b/>
          <w:bCs/>
          <w:sz w:val="24"/>
          <w:szCs w:val="24"/>
        </w:rPr>
        <w:t xml:space="preserve">parentheses </w:t>
      </w:r>
      <w:proofErr w:type="gramStart"/>
      <w:r w:rsidRPr="00CD2813">
        <w:rPr>
          <w:b/>
          <w:bCs/>
          <w:sz w:val="24"/>
          <w:szCs w:val="24"/>
          <w:highlight w:val="darkGray"/>
        </w:rPr>
        <w:t>( )</w:t>
      </w:r>
      <w:proofErr w:type="gramEnd"/>
      <w:r w:rsidRPr="00CD2813">
        <w:rPr>
          <w:sz w:val="24"/>
          <w:szCs w:val="24"/>
        </w:rPr>
        <w:t xml:space="preserve"> to control the order. This allows you to express multiple conditions clearly and accurately. Be careful with operator precedence to ensure your code runs as intended. Combining these operators gives your program more decision-making power.</w:t>
      </w:r>
    </w:p>
    <w:p w:rsidR="00CD2813" w:rsidP="00CD2813" w:rsidRDefault="00CD2813" w14:paraId="2C02818E" w14:textId="77777777">
      <w:pPr>
        <w:numPr>
          <w:ilvl w:val="0"/>
          <w:numId w:val="0"/>
        </w:numPr>
        <w:rPr>
          <w:sz w:val="24"/>
          <w:szCs w:val="24"/>
        </w:rPr>
      </w:pPr>
    </w:p>
    <w:p w:rsidR="00CD2813" w:rsidP="00CD2813" w:rsidRDefault="00CD2813" w14:paraId="32DA1EBD" w14:textId="68F5F1E8">
      <w:pPr>
        <w:numPr>
          <w:ilvl w:val="0"/>
          <w:numId w:val="0"/>
        </w:numPr>
        <w:ind w:left="720"/>
        <w:rPr>
          <w:sz w:val="24"/>
          <w:szCs w:val="24"/>
        </w:rPr>
      </w:pPr>
      <w:r w:rsidRPr="00CD2813">
        <w:rPr>
          <w:b/>
          <w:bCs/>
          <w:sz w:val="24"/>
          <w:szCs w:val="24"/>
        </w:rPr>
        <w:t xml:space="preserve">Example: </w:t>
      </w:r>
      <w:r w:rsidRPr="00C71D1A" w:rsidR="00C71D1A">
        <w:rPr>
          <w:sz w:val="24"/>
          <w:szCs w:val="24"/>
        </w:rPr>
        <w:t>We can combine &amp;&amp; and || to check if a person is eligible to vote based on both age and citizenship.</w:t>
      </w:r>
    </w:p>
    <w:p w:rsidR="00C71D1A" w:rsidP="00CD2813" w:rsidRDefault="00C71D1A" w14:paraId="22804309" w14:textId="77777777">
      <w:pPr>
        <w:numPr>
          <w:ilvl w:val="0"/>
          <w:numId w:val="0"/>
        </w:numPr>
        <w:ind w:left="720"/>
        <w:rPr>
          <w:sz w:val="24"/>
          <w:szCs w:val="24"/>
        </w:rPr>
      </w:pPr>
    </w:p>
    <w:p w:rsidR="00C71D1A" w:rsidP="00CD2813" w:rsidRDefault="00C71D1A" w14:paraId="4B7F1951" w14:textId="77777777">
      <w:pPr>
        <w:numPr>
          <w:ilvl w:val="0"/>
          <w:numId w:val="0"/>
        </w:numPr>
        <w:ind w:left="720"/>
        <w:rPr>
          <w:sz w:val="24"/>
          <w:szCs w:val="24"/>
        </w:rPr>
      </w:pPr>
    </w:p>
    <w:p w:rsidR="00C71D1A" w:rsidP="00CD2813" w:rsidRDefault="00C71D1A" w14:paraId="293940C1" w14:textId="1386D33C">
      <w:pPr>
        <w:numPr>
          <w:ilvl w:val="0"/>
          <w:numId w:val="0"/>
        </w:numPr>
        <w:ind w:left="720"/>
        <w:rPr>
          <w:sz w:val="24"/>
          <w:szCs w:val="24"/>
        </w:rPr>
      </w:pPr>
      <w:r>
        <w:rPr>
          <w:b/>
          <w:bCs/>
          <w:sz w:val="24"/>
          <w:szCs w:val="24"/>
        </w:rPr>
        <w:t>Sample code:</w:t>
      </w:r>
    </w:p>
    <w:p w:rsidRPr="00C71D1A" w:rsidR="00C71D1A" w:rsidP="00C71D1A" w:rsidRDefault="00C71D1A" w14:paraId="2C1DA263" w14:textId="77777777">
      <w:pPr>
        <w:numPr>
          <w:ilvl w:val="0"/>
          <w:numId w:val="0"/>
        </w:numPr>
        <w:ind w:left="720"/>
        <w:rPr>
          <w:sz w:val="24"/>
          <w:szCs w:val="24"/>
          <w:highlight w:val="darkGray"/>
        </w:rPr>
      </w:pPr>
      <w:r w:rsidRPr="00C71D1A">
        <w:rPr>
          <w:sz w:val="24"/>
          <w:szCs w:val="24"/>
          <w:highlight w:val="darkGray"/>
        </w:rPr>
        <w:t xml:space="preserve">int age = </w:t>
      </w:r>
      <w:proofErr w:type="gramStart"/>
      <w:r w:rsidRPr="00C71D1A">
        <w:rPr>
          <w:sz w:val="24"/>
          <w:szCs w:val="24"/>
          <w:highlight w:val="darkGray"/>
        </w:rPr>
        <w:t>20;</w:t>
      </w:r>
      <w:proofErr w:type="gramEnd"/>
    </w:p>
    <w:p w:rsidRPr="00C71D1A" w:rsidR="00C71D1A" w:rsidP="00C71D1A" w:rsidRDefault="00C71D1A" w14:paraId="07EB708F" w14:textId="77777777">
      <w:pPr>
        <w:numPr>
          <w:ilvl w:val="0"/>
          <w:numId w:val="0"/>
        </w:numPr>
        <w:ind w:left="720"/>
        <w:rPr>
          <w:sz w:val="24"/>
          <w:szCs w:val="24"/>
          <w:highlight w:val="darkGray"/>
        </w:rPr>
      </w:pPr>
      <w:proofErr w:type="spellStart"/>
      <w:r w:rsidRPr="00C71D1A">
        <w:rPr>
          <w:sz w:val="24"/>
          <w:szCs w:val="24"/>
          <w:highlight w:val="darkGray"/>
        </w:rPr>
        <w:t>boolean</w:t>
      </w:r>
      <w:proofErr w:type="spellEnd"/>
      <w:r w:rsidRPr="00C71D1A">
        <w:rPr>
          <w:sz w:val="24"/>
          <w:szCs w:val="24"/>
          <w:highlight w:val="darkGray"/>
        </w:rPr>
        <w:t xml:space="preserve"> </w:t>
      </w:r>
      <w:proofErr w:type="spellStart"/>
      <w:r w:rsidRPr="00C71D1A">
        <w:rPr>
          <w:sz w:val="24"/>
          <w:szCs w:val="24"/>
          <w:highlight w:val="darkGray"/>
        </w:rPr>
        <w:t>isCitizen</w:t>
      </w:r>
      <w:proofErr w:type="spellEnd"/>
      <w:r w:rsidRPr="00C71D1A">
        <w:rPr>
          <w:sz w:val="24"/>
          <w:szCs w:val="24"/>
          <w:highlight w:val="darkGray"/>
        </w:rPr>
        <w:t xml:space="preserve"> = </w:t>
      </w:r>
      <w:proofErr w:type="gramStart"/>
      <w:r w:rsidRPr="00C71D1A">
        <w:rPr>
          <w:sz w:val="24"/>
          <w:szCs w:val="24"/>
          <w:highlight w:val="darkGray"/>
        </w:rPr>
        <w:t>true;</w:t>
      </w:r>
      <w:proofErr w:type="gramEnd"/>
    </w:p>
    <w:p w:rsidRPr="00C71D1A" w:rsidR="00C71D1A" w:rsidP="00C71D1A" w:rsidRDefault="00C71D1A" w14:paraId="6E49C117" w14:textId="77777777">
      <w:pPr>
        <w:numPr>
          <w:ilvl w:val="0"/>
          <w:numId w:val="0"/>
        </w:numPr>
        <w:ind w:left="720"/>
        <w:rPr>
          <w:sz w:val="24"/>
          <w:szCs w:val="24"/>
          <w:highlight w:val="darkGray"/>
        </w:rPr>
      </w:pPr>
      <w:proofErr w:type="spellStart"/>
      <w:r w:rsidRPr="00C71D1A">
        <w:rPr>
          <w:sz w:val="24"/>
          <w:szCs w:val="24"/>
          <w:highlight w:val="darkGray"/>
        </w:rPr>
        <w:t>boolean</w:t>
      </w:r>
      <w:proofErr w:type="spellEnd"/>
      <w:r w:rsidRPr="00C71D1A">
        <w:rPr>
          <w:sz w:val="24"/>
          <w:szCs w:val="24"/>
          <w:highlight w:val="darkGray"/>
        </w:rPr>
        <w:t xml:space="preserve"> </w:t>
      </w:r>
      <w:proofErr w:type="spellStart"/>
      <w:r w:rsidRPr="00C71D1A">
        <w:rPr>
          <w:sz w:val="24"/>
          <w:szCs w:val="24"/>
          <w:highlight w:val="darkGray"/>
        </w:rPr>
        <w:t>hasVoterID</w:t>
      </w:r>
      <w:proofErr w:type="spellEnd"/>
      <w:r w:rsidRPr="00C71D1A">
        <w:rPr>
          <w:sz w:val="24"/>
          <w:szCs w:val="24"/>
          <w:highlight w:val="darkGray"/>
        </w:rPr>
        <w:t xml:space="preserve"> = </w:t>
      </w:r>
      <w:proofErr w:type="gramStart"/>
      <w:r w:rsidRPr="00C71D1A">
        <w:rPr>
          <w:sz w:val="24"/>
          <w:szCs w:val="24"/>
          <w:highlight w:val="darkGray"/>
        </w:rPr>
        <w:t>false;</w:t>
      </w:r>
      <w:proofErr w:type="gramEnd"/>
    </w:p>
    <w:p w:rsidRPr="00C71D1A" w:rsidR="00C71D1A" w:rsidP="00C71D1A" w:rsidRDefault="00C71D1A" w14:paraId="1E817077" w14:textId="77777777">
      <w:pPr>
        <w:numPr>
          <w:ilvl w:val="0"/>
          <w:numId w:val="0"/>
        </w:numPr>
        <w:ind w:left="720"/>
        <w:rPr>
          <w:sz w:val="24"/>
          <w:szCs w:val="24"/>
          <w:highlight w:val="darkGray"/>
        </w:rPr>
      </w:pPr>
    </w:p>
    <w:p w:rsidRPr="00C71D1A" w:rsidR="00C71D1A" w:rsidP="00C71D1A" w:rsidRDefault="00C71D1A" w14:paraId="66C4484A" w14:textId="77777777">
      <w:pPr>
        <w:numPr>
          <w:ilvl w:val="0"/>
          <w:numId w:val="0"/>
        </w:numPr>
        <w:ind w:left="720"/>
        <w:rPr>
          <w:sz w:val="24"/>
          <w:szCs w:val="24"/>
          <w:highlight w:val="darkGray"/>
        </w:rPr>
      </w:pPr>
      <w:r w:rsidRPr="00C71D1A">
        <w:rPr>
          <w:sz w:val="24"/>
          <w:szCs w:val="24"/>
          <w:highlight w:val="darkGray"/>
        </w:rPr>
        <w:t xml:space="preserve">if ((age &gt;= 18 &amp;&amp; </w:t>
      </w:r>
      <w:proofErr w:type="spellStart"/>
      <w:r w:rsidRPr="00C71D1A">
        <w:rPr>
          <w:sz w:val="24"/>
          <w:szCs w:val="24"/>
          <w:highlight w:val="darkGray"/>
        </w:rPr>
        <w:t>isCitizen</w:t>
      </w:r>
      <w:proofErr w:type="spellEnd"/>
      <w:r w:rsidRPr="00C71D1A">
        <w:rPr>
          <w:sz w:val="24"/>
          <w:szCs w:val="24"/>
          <w:highlight w:val="darkGray"/>
        </w:rPr>
        <w:t xml:space="preserve"> == true) || </w:t>
      </w:r>
      <w:proofErr w:type="spellStart"/>
      <w:r w:rsidRPr="00C71D1A">
        <w:rPr>
          <w:sz w:val="24"/>
          <w:szCs w:val="24"/>
          <w:highlight w:val="darkGray"/>
        </w:rPr>
        <w:t>hasVoterID</w:t>
      </w:r>
      <w:proofErr w:type="spellEnd"/>
      <w:r w:rsidRPr="00C71D1A">
        <w:rPr>
          <w:sz w:val="24"/>
          <w:szCs w:val="24"/>
          <w:highlight w:val="darkGray"/>
        </w:rPr>
        <w:t xml:space="preserve"> == true) {</w:t>
      </w:r>
    </w:p>
    <w:p w:rsidRPr="00C71D1A" w:rsidR="00C71D1A" w:rsidP="00C71D1A" w:rsidRDefault="00C71D1A" w14:paraId="13162E87" w14:textId="77777777">
      <w:pPr>
        <w:numPr>
          <w:ilvl w:val="0"/>
          <w:numId w:val="0"/>
        </w:numPr>
        <w:ind w:left="720"/>
        <w:rPr>
          <w:sz w:val="24"/>
          <w:szCs w:val="24"/>
          <w:highlight w:val="darkGray"/>
        </w:rPr>
      </w:pPr>
      <w:r w:rsidRPr="00C71D1A">
        <w:rPr>
          <w:sz w:val="24"/>
          <w:szCs w:val="24"/>
          <w:highlight w:val="darkGray"/>
        </w:rPr>
        <w:t xml:space="preserve">    </w:t>
      </w:r>
      <w:proofErr w:type="spellStart"/>
      <w:r w:rsidRPr="00C71D1A">
        <w:rPr>
          <w:sz w:val="24"/>
          <w:szCs w:val="24"/>
          <w:highlight w:val="darkGray"/>
        </w:rPr>
        <w:t>System.out.println</w:t>
      </w:r>
      <w:proofErr w:type="spellEnd"/>
      <w:r w:rsidRPr="00C71D1A">
        <w:rPr>
          <w:sz w:val="24"/>
          <w:szCs w:val="24"/>
          <w:highlight w:val="darkGray"/>
        </w:rPr>
        <w:t>("You can vote!"</w:t>
      </w:r>
      <w:proofErr w:type="gramStart"/>
      <w:r w:rsidRPr="00C71D1A">
        <w:rPr>
          <w:sz w:val="24"/>
          <w:szCs w:val="24"/>
          <w:highlight w:val="darkGray"/>
        </w:rPr>
        <w:t>);</w:t>
      </w:r>
      <w:proofErr w:type="gramEnd"/>
    </w:p>
    <w:p w:rsidRPr="00C71D1A" w:rsidR="00C71D1A" w:rsidP="00C71D1A" w:rsidRDefault="00C71D1A" w14:paraId="5503BD3E" w14:textId="77777777">
      <w:pPr>
        <w:numPr>
          <w:ilvl w:val="0"/>
          <w:numId w:val="0"/>
        </w:numPr>
        <w:ind w:left="720"/>
        <w:rPr>
          <w:sz w:val="24"/>
          <w:szCs w:val="24"/>
          <w:highlight w:val="darkGray"/>
        </w:rPr>
      </w:pPr>
      <w:r w:rsidRPr="00C71D1A">
        <w:rPr>
          <w:sz w:val="24"/>
          <w:szCs w:val="24"/>
          <w:highlight w:val="darkGray"/>
        </w:rPr>
        <w:t>} else {</w:t>
      </w:r>
    </w:p>
    <w:p w:rsidRPr="00C71D1A" w:rsidR="00C71D1A" w:rsidP="00C71D1A" w:rsidRDefault="00C71D1A" w14:paraId="0B7FE950" w14:textId="77777777">
      <w:pPr>
        <w:numPr>
          <w:ilvl w:val="0"/>
          <w:numId w:val="0"/>
        </w:numPr>
        <w:ind w:left="720"/>
        <w:rPr>
          <w:sz w:val="24"/>
          <w:szCs w:val="24"/>
          <w:highlight w:val="darkGray"/>
        </w:rPr>
      </w:pPr>
      <w:r w:rsidRPr="00C71D1A">
        <w:rPr>
          <w:sz w:val="24"/>
          <w:szCs w:val="24"/>
          <w:highlight w:val="darkGray"/>
        </w:rPr>
        <w:t xml:space="preserve">    </w:t>
      </w:r>
      <w:proofErr w:type="spellStart"/>
      <w:r w:rsidRPr="00C71D1A">
        <w:rPr>
          <w:sz w:val="24"/>
          <w:szCs w:val="24"/>
          <w:highlight w:val="darkGray"/>
        </w:rPr>
        <w:t>System.out.println</w:t>
      </w:r>
      <w:proofErr w:type="spellEnd"/>
      <w:r w:rsidRPr="00C71D1A">
        <w:rPr>
          <w:sz w:val="24"/>
          <w:szCs w:val="24"/>
          <w:highlight w:val="darkGray"/>
        </w:rPr>
        <w:t>("You cannot vote."</w:t>
      </w:r>
      <w:proofErr w:type="gramStart"/>
      <w:r w:rsidRPr="00C71D1A">
        <w:rPr>
          <w:sz w:val="24"/>
          <w:szCs w:val="24"/>
          <w:highlight w:val="darkGray"/>
        </w:rPr>
        <w:t>);</w:t>
      </w:r>
      <w:proofErr w:type="gramEnd"/>
    </w:p>
    <w:p w:rsidR="00C71D1A" w:rsidP="00C71D1A" w:rsidRDefault="00C71D1A" w14:paraId="768ADF78" w14:textId="45266A38">
      <w:pPr>
        <w:numPr>
          <w:ilvl w:val="0"/>
          <w:numId w:val="0"/>
        </w:numPr>
        <w:ind w:left="720"/>
        <w:rPr>
          <w:sz w:val="24"/>
          <w:szCs w:val="24"/>
        </w:rPr>
      </w:pPr>
      <w:r w:rsidRPr="00C71D1A">
        <w:rPr>
          <w:sz w:val="24"/>
          <w:szCs w:val="24"/>
          <w:highlight w:val="darkGray"/>
        </w:rPr>
        <w:t>}</w:t>
      </w:r>
    </w:p>
    <w:p w:rsidRPr="00C71D1A" w:rsidR="00C71D1A" w:rsidP="00C71D1A" w:rsidRDefault="00C71D1A" w14:paraId="6A7D1D72" w14:textId="6E183AE1">
      <w:pPr>
        <w:numPr>
          <w:ilvl w:val="0"/>
          <w:numId w:val="0"/>
        </w:numPr>
        <w:ind w:left="720"/>
        <w:rPr>
          <w:b/>
          <w:bCs/>
          <w:sz w:val="24"/>
          <w:szCs w:val="24"/>
        </w:rPr>
      </w:pPr>
      <w:r w:rsidRPr="00C71D1A">
        <w:rPr>
          <w:b/>
          <w:bCs/>
          <w:sz w:val="24"/>
          <w:szCs w:val="24"/>
        </w:rPr>
        <w:t>Output:</w:t>
      </w:r>
    </w:p>
    <w:p w:rsidR="00C71D1A" w:rsidP="00C71D1A" w:rsidRDefault="00C71D1A" w14:paraId="7F4B6C6C" w14:textId="41B2F113">
      <w:pPr>
        <w:numPr>
          <w:ilvl w:val="0"/>
          <w:numId w:val="0"/>
        </w:numPr>
        <w:ind w:left="720"/>
        <w:rPr>
          <w:sz w:val="24"/>
          <w:szCs w:val="24"/>
        </w:rPr>
      </w:pPr>
      <w:r w:rsidRPr="00C71D1A">
        <w:rPr>
          <w:sz w:val="24"/>
          <w:szCs w:val="24"/>
          <w:highlight w:val="darkGray"/>
        </w:rPr>
        <w:t>You can vote!</w:t>
      </w:r>
    </w:p>
    <w:p w:rsidR="00C71D1A" w:rsidP="00C71D1A" w:rsidRDefault="00C71D1A" w14:paraId="46FF9350" w14:textId="77777777">
      <w:pPr>
        <w:numPr>
          <w:ilvl w:val="0"/>
          <w:numId w:val="0"/>
        </w:numPr>
        <w:ind w:left="720"/>
        <w:rPr>
          <w:sz w:val="24"/>
          <w:szCs w:val="24"/>
        </w:rPr>
      </w:pPr>
    </w:p>
    <w:p w:rsidR="003E71A0" w:rsidP="00C71D1A" w:rsidRDefault="003E71A0" w14:paraId="562D5E4A" w14:textId="05A53D79">
      <w:pPr>
        <w:numPr>
          <w:ilvl w:val="0"/>
          <w:numId w:val="0"/>
        </w:numPr>
        <w:ind w:left="720"/>
        <w:rPr>
          <w:sz w:val="24"/>
          <w:szCs w:val="24"/>
        </w:rPr>
      </w:pPr>
      <w:r w:rsidRPr="003E71A0">
        <w:rPr>
          <w:b/>
          <w:bCs/>
          <w:sz w:val="24"/>
          <w:szCs w:val="24"/>
        </w:rPr>
        <w:t>Explanation:</w:t>
      </w:r>
      <w:r>
        <w:rPr>
          <w:sz w:val="24"/>
          <w:szCs w:val="24"/>
        </w:rPr>
        <w:t xml:space="preserve"> </w:t>
      </w:r>
      <w:r w:rsidRPr="003E71A0">
        <w:rPr>
          <w:sz w:val="24"/>
          <w:szCs w:val="24"/>
        </w:rPr>
        <w:t xml:space="preserve">The program checks whether the person is at least 18 </w:t>
      </w:r>
      <w:r w:rsidRPr="003E71A0">
        <w:rPr>
          <w:b/>
          <w:bCs/>
          <w:sz w:val="24"/>
          <w:szCs w:val="24"/>
        </w:rPr>
        <w:t>and</w:t>
      </w:r>
      <w:r w:rsidRPr="003E71A0">
        <w:rPr>
          <w:sz w:val="24"/>
          <w:szCs w:val="24"/>
        </w:rPr>
        <w:t xml:space="preserve"> a citizen, or if they have a voter ID. Since the person is 20 and a citizen, the condition </w:t>
      </w:r>
      <w:r w:rsidRPr="003E71A0">
        <w:rPr>
          <w:sz w:val="24"/>
          <w:szCs w:val="24"/>
          <w:highlight w:val="darkGray"/>
        </w:rPr>
        <w:t xml:space="preserve">(age &gt;= 18 &amp;&amp; </w:t>
      </w:r>
      <w:proofErr w:type="spellStart"/>
      <w:r w:rsidRPr="003E71A0">
        <w:rPr>
          <w:sz w:val="24"/>
          <w:szCs w:val="24"/>
          <w:highlight w:val="darkGray"/>
        </w:rPr>
        <w:t>isCitizen</w:t>
      </w:r>
      <w:proofErr w:type="spellEnd"/>
      <w:r w:rsidRPr="003E71A0">
        <w:rPr>
          <w:sz w:val="24"/>
          <w:szCs w:val="24"/>
          <w:highlight w:val="darkGray"/>
        </w:rPr>
        <w:t xml:space="preserve"> == true)</w:t>
      </w:r>
      <w:r w:rsidRPr="003E71A0">
        <w:rPr>
          <w:sz w:val="24"/>
          <w:szCs w:val="24"/>
        </w:rPr>
        <w:t xml:space="preserve"> is true, so the entire expression becomes true. Even without a voter ID, the program still allows them to vote. The combination of AND </w:t>
      </w:r>
      <w:proofErr w:type="spellStart"/>
      <w:r w:rsidRPr="003E71A0">
        <w:rPr>
          <w:sz w:val="24"/>
          <w:szCs w:val="24"/>
        </w:rPr>
        <w:t>and</w:t>
      </w:r>
      <w:proofErr w:type="spellEnd"/>
      <w:r w:rsidRPr="003E71A0">
        <w:rPr>
          <w:sz w:val="24"/>
          <w:szCs w:val="24"/>
        </w:rPr>
        <w:t xml:space="preserve"> OR provides flexible control over complex logical decisions. This structure is often used in authentication, eligibility, or access control programs.</w:t>
      </w:r>
    </w:p>
    <w:p w:rsidR="003E71A0" w:rsidP="00C71D1A" w:rsidRDefault="003E71A0" w14:paraId="378F3766" w14:textId="77777777">
      <w:pPr>
        <w:numPr>
          <w:ilvl w:val="0"/>
          <w:numId w:val="0"/>
        </w:numPr>
        <w:ind w:left="720"/>
        <w:rPr>
          <w:sz w:val="24"/>
          <w:szCs w:val="24"/>
        </w:rPr>
      </w:pPr>
    </w:p>
    <w:p w:rsidR="003E71A0" w:rsidP="00623EE5" w:rsidRDefault="003E71A0" w14:paraId="023671C3" w14:textId="790C4E23">
      <w:pPr>
        <w:pStyle w:val="ListParagraph"/>
        <w:numPr>
          <w:ilvl w:val="0"/>
          <w:numId w:val="31"/>
        </w:numPr>
        <w:rPr>
          <w:b/>
          <w:bCs/>
          <w:sz w:val="24"/>
          <w:szCs w:val="24"/>
        </w:rPr>
      </w:pPr>
      <w:r w:rsidRPr="003E71A0">
        <w:rPr>
          <w:b/>
          <w:bCs/>
          <w:sz w:val="24"/>
          <w:szCs w:val="24"/>
        </w:rPr>
        <w:t>Common Mistakes to Avoid</w:t>
      </w:r>
    </w:p>
    <w:p w:rsidRPr="000215D2" w:rsidR="00FD72E5" w:rsidP="00623EE5" w:rsidRDefault="00FD72E5" w14:paraId="692FEA1D" w14:textId="4F28A189">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0215D2">
        <w:rPr>
          <w:rFonts w:eastAsia="Times New Roman" w:cs="Times New Roman"/>
          <w:kern w:val="0"/>
          <w:sz w:val="24"/>
          <w:szCs w:val="24"/>
          <w:lang w:eastAsia="en-PH"/>
          <w14:ligatures w14:val="none"/>
        </w:rPr>
        <w:t xml:space="preserve">Using </w:t>
      </w:r>
      <w:r w:rsidRPr="000215D2">
        <w:rPr>
          <w:rFonts w:eastAsia="Times New Roman" w:cs="Courier New"/>
          <w:kern w:val="0"/>
          <w:sz w:val="20"/>
          <w:szCs w:val="20"/>
          <w:highlight w:val="darkGray"/>
          <w:lang w:eastAsia="en-PH"/>
          <w14:ligatures w14:val="none"/>
        </w:rPr>
        <w:t>&amp;</w:t>
      </w:r>
      <w:r w:rsidRPr="000215D2">
        <w:rPr>
          <w:rFonts w:eastAsia="Times New Roman" w:cs="Times New Roman"/>
          <w:kern w:val="0"/>
          <w:sz w:val="24"/>
          <w:szCs w:val="24"/>
          <w:lang w:eastAsia="en-PH"/>
          <w14:ligatures w14:val="none"/>
        </w:rPr>
        <w:t xml:space="preserve"> or </w:t>
      </w:r>
      <w:r w:rsidRPr="000215D2">
        <w:rPr>
          <w:rFonts w:eastAsia="Times New Roman" w:cs="Courier New"/>
          <w:kern w:val="0"/>
          <w:sz w:val="20"/>
          <w:szCs w:val="20"/>
          <w:highlight w:val="darkGray"/>
          <w:lang w:eastAsia="en-PH"/>
          <w14:ligatures w14:val="none"/>
        </w:rPr>
        <w:t>|</w:t>
      </w:r>
      <w:r w:rsidRPr="000215D2">
        <w:rPr>
          <w:rFonts w:eastAsia="Times New Roman" w:cs="Times New Roman"/>
          <w:kern w:val="0"/>
          <w:sz w:val="24"/>
          <w:szCs w:val="24"/>
          <w:lang w:eastAsia="en-PH"/>
          <w14:ligatures w14:val="none"/>
        </w:rPr>
        <w:t xml:space="preserve"> instead of </w:t>
      </w:r>
      <w:r w:rsidRPr="000215D2">
        <w:rPr>
          <w:rFonts w:eastAsia="Times New Roman" w:cs="Courier New"/>
          <w:kern w:val="0"/>
          <w:sz w:val="20"/>
          <w:szCs w:val="20"/>
          <w:highlight w:val="darkGray"/>
          <w:lang w:eastAsia="en-PH"/>
          <w14:ligatures w14:val="none"/>
        </w:rPr>
        <w:t>&amp;&amp;</w:t>
      </w:r>
      <w:r w:rsidRPr="000215D2">
        <w:rPr>
          <w:rFonts w:eastAsia="Times New Roman" w:cs="Times New Roman"/>
          <w:kern w:val="0"/>
          <w:sz w:val="24"/>
          <w:szCs w:val="24"/>
          <w:lang w:eastAsia="en-PH"/>
          <w14:ligatures w14:val="none"/>
        </w:rPr>
        <w:t xml:space="preserve"> and </w:t>
      </w:r>
      <w:r w:rsidRPr="000215D2">
        <w:rPr>
          <w:rFonts w:eastAsia="Times New Roman" w:cs="Courier New"/>
          <w:kern w:val="0"/>
          <w:sz w:val="20"/>
          <w:szCs w:val="20"/>
          <w:highlight w:val="darkGray"/>
          <w:lang w:eastAsia="en-PH"/>
          <w14:ligatures w14:val="none"/>
        </w:rPr>
        <w:t>||</w:t>
      </w:r>
      <w:r w:rsidRPr="000215D2">
        <w:rPr>
          <w:rFonts w:eastAsia="Times New Roman" w:cs="Times New Roman"/>
          <w:kern w:val="0"/>
          <w:sz w:val="24"/>
          <w:szCs w:val="24"/>
          <w:lang w:eastAsia="en-PH"/>
          <w14:ligatures w14:val="none"/>
        </w:rPr>
        <w:t xml:space="preserve"> — single symbols work differently and can cause logical errors.</w:t>
      </w:r>
    </w:p>
    <w:p w:rsidRPr="000215D2" w:rsidR="00FD72E5" w:rsidP="00623EE5" w:rsidRDefault="00FD72E5" w14:paraId="6E353CFD" w14:textId="789872B3">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0215D2">
        <w:rPr>
          <w:rFonts w:eastAsia="Times New Roman" w:cs="Times New Roman"/>
          <w:kern w:val="0"/>
          <w:sz w:val="24"/>
          <w:szCs w:val="24"/>
          <w:lang w:eastAsia="en-PH"/>
          <w14:ligatures w14:val="none"/>
        </w:rPr>
        <w:t xml:space="preserve">Forgetting parentheses when mixing AND </w:t>
      </w:r>
      <w:proofErr w:type="spellStart"/>
      <w:r w:rsidRPr="000215D2">
        <w:rPr>
          <w:rFonts w:eastAsia="Times New Roman" w:cs="Times New Roman"/>
          <w:kern w:val="0"/>
          <w:sz w:val="24"/>
          <w:szCs w:val="24"/>
          <w:lang w:eastAsia="en-PH"/>
          <w14:ligatures w14:val="none"/>
        </w:rPr>
        <w:t>and</w:t>
      </w:r>
      <w:proofErr w:type="spellEnd"/>
      <w:r w:rsidRPr="000215D2">
        <w:rPr>
          <w:rFonts w:eastAsia="Times New Roman" w:cs="Times New Roman"/>
          <w:kern w:val="0"/>
          <w:sz w:val="24"/>
          <w:szCs w:val="24"/>
          <w:lang w:eastAsia="en-PH"/>
          <w14:ligatures w14:val="none"/>
        </w:rPr>
        <w:t xml:space="preserve"> OR can lead to unexpected results.</w:t>
      </w:r>
    </w:p>
    <w:p w:rsidRPr="000215D2" w:rsidR="00FD72E5" w:rsidP="00623EE5" w:rsidRDefault="00FD72E5" w14:paraId="0B71A9AE" w14:textId="7C3EE0C6">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0215D2">
        <w:rPr>
          <w:rFonts w:eastAsia="Times New Roman" w:cs="Times New Roman"/>
          <w:kern w:val="0"/>
          <w:sz w:val="24"/>
          <w:szCs w:val="24"/>
          <w:lang w:eastAsia="en-PH"/>
          <w14:ligatures w14:val="none"/>
        </w:rPr>
        <w:t>Writing too many conditions in one line can make your code harder to read.</w:t>
      </w:r>
    </w:p>
    <w:p w:rsidRPr="000215D2" w:rsidR="00FD72E5" w:rsidP="00623EE5" w:rsidRDefault="00FD72E5" w14:paraId="22871DC1" w14:textId="4DB84891">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0215D2">
        <w:rPr>
          <w:rFonts w:eastAsia="Times New Roman" w:cs="Times New Roman"/>
          <w:kern w:val="0"/>
          <w:sz w:val="24"/>
          <w:szCs w:val="24"/>
          <w:lang w:eastAsia="en-PH"/>
          <w14:ligatures w14:val="none"/>
        </w:rPr>
        <w:t>Always make sure the conditions you combine are related to the same logic.</w:t>
      </w:r>
    </w:p>
    <w:p w:rsidR="00FD72E5" w:rsidP="00623EE5" w:rsidRDefault="00FD72E5" w14:paraId="348D28AA" w14:textId="43D117E3">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0215D2">
        <w:rPr>
          <w:rFonts w:eastAsia="Times New Roman" w:cs="Times New Roman"/>
          <w:kern w:val="0"/>
          <w:sz w:val="24"/>
          <w:szCs w:val="24"/>
          <w:lang w:eastAsia="en-PH"/>
          <w14:ligatures w14:val="none"/>
        </w:rPr>
        <w:t>Test your conditions with different values to ensure they work correctly in all cases.</w:t>
      </w:r>
    </w:p>
    <w:p w:rsidR="000215D2" w:rsidP="000215D2" w:rsidRDefault="000215D2" w14:paraId="7DF1EA45"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E22DDB" w:rsidP="000215D2" w:rsidRDefault="00E22DDB" w14:paraId="5CCD8FB2"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0215D2" w:rsidP="00E22DDB" w:rsidRDefault="00E22DDB" w14:paraId="6B43B07C" w14:textId="2AC85404">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E22DDB">
        <w:rPr>
          <w:rFonts w:eastAsia="Times New Roman" w:cs="Times New Roman"/>
          <w:b/>
          <w:bCs/>
          <w:kern w:val="0"/>
          <w:sz w:val="24"/>
          <w:szCs w:val="24"/>
          <w:lang w:eastAsia="en-PH"/>
          <w14:ligatures w14:val="none"/>
        </w:rPr>
        <w:t xml:space="preserve">Tips: </w:t>
      </w:r>
    </w:p>
    <w:p w:rsidRPr="00E22DDB" w:rsidR="00E22DDB" w:rsidP="00623EE5" w:rsidRDefault="00E22DDB" w14:paraId="614D1991" w14:textId="15D7B202">
      <w:pPr>
        <w:pStyle w:val="ListParagraph"/>
        <w:numPr>
          <w:ilvl w:val="0"/>
          <w:numId w:val="31"/>
        </w:numPr>
        <w:spacing w:before="100" w:beforeAutospacing="1" w:after="100" w:afterAutospacing="1" w:line="240" w:lineRule="auto"/>
        <w:rPr>
          <w:rFonts w:eastAsia="Times New Roman" w:cs="Times New Roman"/>
          <w:kern w:val="0"/>
          <w:sz w:val="24"/>
          <w:szCs w:val="24"/>
          <w:lang w:eastAsia="en-PH"/>
          <w14:ligatures w14:val="none"/>
        </w:rPr>
      </w:pPr>
      <w:r w:rsidRPr="00E22DDB">
        <w:rPr>
          <w:rFonts w:eastAsia="Times New Roman" w:cs="Times New Roman"/>
          <w:kern w:val="0"/>
          <w:sz w:val="24"/>
          <w:szCs w:val="24"/>
          <w:lang w:eastAsia="en-PH"/>
          <w14:ligatures w14:val="none"/>
        </w:rPr>
        <w:t xml:space="preserve">Use </w:t>
      </w:r>
      <w:r w:rsidRPr="00E22DDB">
        <w:rPr>
          <w:rFonts w:eastAsia="Times New Roman" w:cs="Courier New"/>
          <w:kern w:val="0"/>
          <w:sz w:val="20"/>
          <w:szCs w:val="20"/>
          <w:lang w:eastAsia="en-PH"/>
          <w14:ligatures w14:val="none"/>
        </w:rPr>
        <w:t>&amp;&amp;</w:t>
      </w:r>
      <w:r w:rsidRPr="00E22DDB">
        <w:rPr>
          <w:rFonts w:eastAsia="Times New Roman" w:cs="Times New Roman"/>
          <w:kern w:val="0"/>
          <w:sz w:val="24"/>
          <w:szCs w:val="24"/>
          <w:lang w:eastAsia="en-PH"/>
          <w14:ligatures w14:val="none"/>
        </w:rPr>
        <w:t xml:space="preserve"> when </w:t>
      </w:r>
      <w:r w:rsidRPr="00E22DDB">
        <w:rPr>
          <w:rFonts w:eastAsia="Times New Roman" w:cs="Times New Roman"/>
          <w:b/>
          <w:bCs/>
          <w:kern w:val="0"/>
          <w:sz w:val="24"/>
          <w:szCs w:val="24"/>
          <w:lang w:eastAsia="en-PH"/>
          <w14:ligatures w14:val="none"/>
        </w:rPr>
        <w:t>all conditions</w:t>
      </w:r>
      <w:r w:rsidRPr="00E22DDB">
        <w:rPr>
          <w:rFonts w:eastAsia="Times New Roman" w:cs="Times New Roman"/>
          <w:kern w:val="0"/>
          <w:sz w:val="24"/>
          <w:szCs w:val="24"/>
          <w:lang w:eastAsia="en-PH"/>
          <w14:ligatures w14:val="none"/>
        </w:rPr>
        <w:t xml:space="preserve"> must be true.</w:t>
      </w:r>
    </w:p>
    <w:p w:rsidRPr="00E22DDB" w:rsidR="00E22DDB" w:rsidP="00623EE5" w:rsidRDefault="00E22DDB" w14:paraId="65DAB8CD" w14:textId="0F407240">
      <w:pPr>
        <w:pStyle w:val="ListParagraph"/>
        <w:numPr>
          <w:ilvl w:val="0"/>
          <w:numId w:val="31"/>
        </w:numPr>
        <w:spacing w:before="100" w:beforeAutospacing="1" w:after="100" w:afterAutospacing="1" w:line="240" w:lineRule="auto"/>
        <w:rPr>
          <w:rFonts w:eastAsia="Times New Roman" w:cs="Times New Roman"/>
          <w:kern w:val="0"/>
          <w:sz w:val="24"/>
          <w:szCs w:val="24"/>
          <w:lang w:eastAsia="en-PH"/>
          <w14:ligatures w14:val="none"/>
        </w:rPr>
      </w:pPr>
      <w:r w:rsidRPr="00E22DDB">
        <w:rPr>
          <w:rFonts w:eastAsia="Times New Roman" w:cs="Times New Roman"/>
          <w:kern w:val="0"/>
          <w:sz w:val="24"/>
          <w:szCs w:val="24"/>
          <w:lang w:eastAsia="en-PH"/>
          <w14:ligatures w14:val="none"/>
        </w:rPr>
        <w:t xml:space="preserve">Use </w:t>
      </w:r>
      <w:r w:rsidRPr="00E22DDB">
        <w:rPr>
          <w:rFonts w:eastAsia="Times New Roman" w:cs="Courier New"/>
          <w:kern w:val="0"/>
          <w:sz w:val="20"/>
          <w:szCs w:val="20"/>
          <w:lang w:eastAsia="en-PH"/>
          <w14:ligatures w14:val="none"/>
        </w:rPr>
        <w:t>||</w:t>
      </w:r>
      <w:r w:rsidRPr="00E22DDB">
        <w:rPr>
          <w:rFonts w:eastAsia="Times New Roman" w:cs="Times New Roman"/>
          <w:kern w:val="0"/>
          <w:sz w:val="24"/>
          <w:szCs w:val="24"/>
          <w:lang w:eastAsia="en-PH"/>
          <w14:ligatures w14:val="none"/>
        </w:rPr>
        <w:t xml:space="preserve"> when </w:t>
      </w:r>
      <w:r w:rsidRPr="00E22DDB">
        <w:rPr>
          <w:rFonts w:eastAsia="Times New Roman" w:cs="Times New Roman"/>
          <w:b/>
          <w:bCs/>
          <w:kern w:val="0"/>
          <w:sz w:val="24"/>
          <w:szCs w:val="24"/>
          <w:lang w:eastAsia="en-PH"/>
          <w14:ligatures w14:val="none"/>
        </w:rPr>
        <w:t>any condition</w:t>
      </w:r>
      <w:r w:rsidRPr="00E22DDB">
        <w:rPr>
          <w:rFonts w:eastAsia="Times New Roman" w:cs="Times New Roman"/>
          <w:kern w:val="0"/>
          <w:sz w:val="24"/>
          <w:szCs w:val="24"/>
          <w:lang w:eastAsia="en-PH"/>
          <w14:ligatures w14:val="none"/>
        </w:rPr>
        <w:t xml:space="preserve"> being true is enough.</w:t>
      </w:r>
    </w:p>
    <w:p w:rsidRPr="00E22DDB" w:rsidR="00E22DDB" w:rsidP="00623EE5" w:rsidRDefault="00E22DDB" w14:paraId="12F06FB6" w14:textId="602A40D6">
      <w:pPr>
        <w:pStyle w:val="ListParagraph"/>
        <w:numPr>
          <w:ilvl w:val="0"/>
          <w:numId w:val="31"/>
        </w:numPr>
        <w:spacing w:before="100" w:beforeAutospacing="1" w:after="100" w:afterAutospacing="1" w:line="240" w:lineRule="auto"/>
        <w:rPr>
          <w:rFonts w:eastAsia="Times New Roman" w:cs="Times New Roman"/>
          <w:kern w:val="0"/>
          <w:sz w:val="24"/>
          <w:szCs w:val="24"/>
          <w:lang w:eastAsia="en-PH"/>
          <w14:ligatures w14:val="none"/>
        </w:rPr>
      </w:pPr>
      <w:r w:rsidRPr="00E22DDB">
        <w:rPr>
          <w:rFonts w:eastAsia="Times New Roman" w:cs="Times New Roman"/>
          <w:kern w:val="0"/>
          <w:sz w:val="24"/>
          <w:szCs w:val="24"/>
          <w:lang w:eastAsia="en-PH"/>
          <w14:ligatures w14:val="none"/>
        </w:rPr>
        <w:t>Add parentheses to make your logic clear and easy to read.</w:t>
      </w:r>
    </w:p>
    <w:p w:rsidRPr="00E22DDB" w:rsidR="00E22DDB" w:rsidP="00623EE5" w:rsidRDefault="00E22DDB" w14:paraId="2CFA476D" w14:textId="192FD461">
      <w:pPr>
        <w:pStyle w:val="ListParagraph"/>
        <w:numPr>
          <w:ilvl w:val="0"/>
          <w:numId w:val="31"/>
        </w:numPr>
        <w:spacing w:before="100" w:beforeAutospacing="1" w:after="100" w:afterAutospacing="1" w:line="240" w:lineRule="auto"/>
        <w:rPr>
          <w:rFonts w:eastAsia="Times New Roman" w:cs="Times New Roman"/>
          <w:kern w:val="0"/>
          <w:sz w:val="24"/>
          <w:szCs w:val="24"/>
          <w:lang w:eastAsia="en-PH"/>
          <w14:ligatures w14:val="none"/>
        </w:rPr>
      </w:pPr>
      <w:r w:rsidRPr="00E22DDB">
        <w:rPr>
          <w:rFonts w:eastAsia="Times New Roman" w:cs="Times New Roman"/>
          <w:kern w:val="0"/>
          <w:sz w:val="24"/>
          <w:szCs w:val="24"/>
          <w:lang w:eastAsia="en-PH"/>
          <w14:ligatures w14:val="none"/>
        </w:rPr>
        <w:t>Keep your conditions simple for better debugging.</w:t>
      </w:r>
    </w:p>
    <w:p w:rsidRPr="00E22DDB" w:rsidR="00E22DDB" w:rsidP="00623EE5" w:rsidRDefault="00E22DDB" w14:paraId="1892DDD1" w14:textId="43034743">
      <w:pPr>
        <w:pStyle w:val="ListParagraph"/>
        <w:numPr>
          <w:ilvl w:val="0"/>
          <w:numId w:val="31"/>
        </w:numPr>
        <w:spacing w:before="100" w:beforeAutospacing="1" w:after="100" w:afterAutospacing="1" w:line="240" w:lineRule="auto"/>
        <w:rPr>
          <w:rFonts w:eastAsia="Times New Roman" w:cs="Times New Roman"/>
          <w:kern w:val="0"/>
          <w:sz w:val="24"/>
          <w:szCs w:val="24"/>
          <w:lang w:eastAsia="en-PH"/>
          <w14:ligatures w14:val="none"/>
        </w:rPr>
      </w:pPr>
      <w:r w:rsidRPr="00E22DDB">
        <w:rPr>
          <w:rFonts w:eastAsia="Times New Roman" w:cs="Times New Roman"/>
          <w:kern w:val="0"/>
          <w:sz w:val="24"/>
          <w:szCs w:val="24"/>
          <w:lang w:eastAsia="en-PH"/>
          <w14:ligatures w14:val="none"/>
        </w:rPr>
        <w:t>Combine logical operators wisely to make smarter programs.</w:t>
      </w:r>
    </w:p>
    <w:p w:rsidR="00867476" w:rsidP="00867476" w:rsidRDefault="00201482" w14:paraId="7121DD6B" w14:textId="075AD8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Video Link: </w:t>
      </w:r>
      <w:hyperlink w:history="1" r:id="rId23">
        <w:r w:rsidRPr="00FF62EB">
          <w:rPr>
            <w:rStyle w:val="Hyperlink"/>
            <w:rFonts w:eastAsia="Times New Roman" w:cs="Times New Roman"/>
            <w:b/>
            <w:bCs/>
            <w:kern w:val="0"/>
            <w:sz w:val="24"/>
            <w:szCs w:val="24"/>
            <w:lang w:eastAsia="en-PH"/>
            <w14:ligatures w14:val="none"/>
          </w:rPr>
          <w:t>https://youtu.be/4ezfRdg6Z7E?si=HowohyLNhD2utq-c</w:t>
        </w:r>
      </w:hyperlink>
      <w:r>
        <w:rPr>
          <w:rFonts w:eastAsia="Times New Roman" w:cs="Times New Roman"/>
          <w:b/>
          <w:bCs/>
          <w:kern w:val="0"/>
          <w:sz w:val="24"/>
          <w:szCs w:val="24"/>
          <w:lang w:eastAsia="en-PH"/>
          <w14:ligatures w14:val="none"/>
        </w:rPr>
        <w:t xml:space="preserve"> </w:t>
      </w:r>
    </w:p>
    <w:p w:rsidR="002B21D4" w:rsidP="002B21D4" w:rsidRDefault="00867476" w14:paraId="47FD00BA" w14:textId="35742A42">
      <w:pPr>
        <w:numPr>
          <w:ilvl w:val="0"/>
          <w:numId w:val="0"/>
        </w:numPr>
        <w:spacing w:before="100" w:beforeAutospacing="1" w:after="100" w:afterAutospacing="1" w:line="240" w:lineRule="auto"/>
        <w:ind w:left="720"/>
        <w:rPr>
          <w:rFonts w:eastAsia="Times New Roman" w:cs="Times New Roman"/>
          <w:b/>
          <w:bCs/>
          <w:color w:val="EE0000"/>
          <w:kern w:val="0"/>
          <w:sz w:val="24"/>
          <w:szCs w:val="24"/>
          <w:lang w:eastAsia="en-PH"/>
          <w14:ligatures w14:val="none"/>
        </w:rPr>
      </w:pPr>
      <w:r w:rsidRPr="00050E4D">
        <w:rPr>
          <w:rFonts w:eastAsia="Times New Roman" w:cs="Times New Roman"/>
          <w:b/>
          <w:bCs/>
          <w:color w:val="EE0000"/>
          <w:kern w:val="0"/>
          <w:sz w:val="24"/>
          <w:szCs w:val="24"/>
          <w:lang w:eastAsia="en-PH"/>
          <w14:ligatures w14:val="none"/>
        </w:rPr>
        <w:t xml:space="preserve">c. The </w:t>
      </w:r>
      <w:r w:rsidRPr="00050E4D" w:rsidR="00050E4D">
        <w:rPr>
          <w:rFonts w:eastAsia="Times New Roman" w:cs="Times New Roman"/>
          <w:b/>
          <w:bCs/>
          <w:color w:val="EE0000"/>
          <w:kern w:val="0"/>
          <w:sz w:val="24"/>
          <w:szCs w:val="24"/>
          <w:lang w:eastAsia="en-PH"/>
          <w14:ligatures w14:val="none"/>
        </w:rPr>
        <w:t>switch Statement</w:t>
      </w:r>
    </w:p>
    <w:p w:rsidR="002B21D4" w:rsidP="002B21D4" w:rsidRDefault="002B21D4" w14:paraId="640CE296" w14:textId="1EF5B80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2B21D4">
        <w:rPr>
          <w:rFonts w:eastAsia="Times New Roman" w:cs="Times New Roman"/>
          <w:b/>
          <w:bCs/>
          <w:kern w:val="0"/>
          <w:sz w:val="24"/>
          <w:szCs w:val="24"/>
          <w:lang w:eastAsia="en-PH"/>
          <w14:ligatures w14:val="none"/>
        </w:rPr>
        <w:t xml:space="preserve">- </w:t>
      </w:r>
      <w:r w:rsidRPr="00EF1560" w:rsidR="00EF1560">
        <w:rPr>
          <w:rFonts w:eastAsia="Times New Roman" w:cs="Times New Roman"/>
          <w:kern w:val="0"/>
          <w:sz w:val="24"/>
          <w:szCs w:val="24"/>
          <w:lang w:eastAsia="en-PH"/>
          <w14:ligatures w14:val="none"/>
        </w:rPr>
        <w:t xml:space="preserve">The </w:t>
      </w:r>
      <w:r w:rsidRPr="00EF1560" w:rsidR="00EF1560">
        <w:rPr>
          <w:rFonts w:eastAsia="Times New Roman" w:cs="Times New Roman"/>
          <w:kern w:val="0"/>
          <w:sz w:val="24"/>
          <w:szCs w:val="24"/>
          <w:highlight w:val="darkGray"/>
          <w:lang w:eastAsia="en-PH"/>
          <w14:ligatures w14:val="none"/>
        </w:rPr>
        <w:t>switch</w:t>
      </w:r>
      <w:r w:rsidRPr="00EF1560" w:rsidR="00EF1560">
        <w:rPr>
          <w:rFonts w:eastAsia="Times New Roman" w:cs="Times New Roman"/>
          <w:kern w:val="0"/>
          <w:sz w:val="24"/>
          <w:szCs w:val="24"/>
          <w:lang w:eastAsia="en-PH"/>
          <w14:ligatures w14:val="none"/>
        </w:rPr>
        <w:t xml:space="preserve"> statement in Java is a control structure used to perform different actions based on the value of a variable or expression. It is an alternative to using multiple </w:t>
      </w:r>
      <w:r w:rsidRPr="00EF1560" w:rsidR="00EF1560">
        <w:rPr>
          <w:rFonts w:eastAsia="Times New Roman" w:cs="Times New Roman"/>
          <w:kern w:val="0"/>
          <w:sz w:val="24"/>
          <w:szCs w:val="24"/>
          <w:highlight w:val="darkGray"/>
          <w:lang w:eastAsia="en-PH"/>
          <w14:ligatures w14:val="none"/>
        </w:rPr>
        <w:t>if…else if</w:t>
      </w:r>
      <w:r w:rsidRPr="00EF1560" w:rsidR="00EF1560">
        <w:rPr>
          <w:rFonts w:eastAsia="Times New Roman" w:cs="Times New Roman"/>
          <w:kern w:val="0"/>
          <w:sz w:val="24"/>
          <w:szCs w:val="24"/>
          <w:lang w:eastAsia="en-PH"/>
          <w14:ligatures w14:val="none"/>
        </w:rPr>
        <w:t xml:space="preserve"> statements, especially when checking one variable against many possible values. The </w:t>
      </w:r>
      <w:r w:rsidRPr="00EF1560" w:rsidR="00EF1560">
        <w:rPr>
          <w:rFonts w:eastAsia="Times New Roman" w:cs="Times New Roman"/>
          <w:kern w:val="0"/>
          <w:sz w:val="24"/>
          <w:szCs w:val="24"/>
          <w:highlight w:val="darkGray"/>
          <w:lang w:eastAsia="en-PH"/>
          <w14:ligatures w14:val="none"/>
        </w:rPr>
        <w:t>switch</w:t>
      </w:r>
      <w:r w:rsidRPr="00EF1560" w:rsidR="00EF1560">
        <w:rPr>
          <w:rFonts w:eastAsia="Times New Roman" w:cs="Times New Roman"/>
          <w:kern w:val="0"/>
          <w:sz w:val="24"/>
          <w:szCs w:val="24"/>
          <w:lang w:eastAsia="en-PH"/>
          <w14:ligatures w14:val="none"/>
        </w:rPr>
        <w:t xml:space="preserve"> statement makes your code more organized, readable, and efficient for handling multiple conditions. Each possible value is called a case, and when a match is found, the code inside that case runs. It’s most useful when you have a variable that can take one out of several known, fixed values.</w:t>
      </w:r>
    </w:p>
    <w:p w:rsidR="00EF1560" w:rsidP="002B21D4" w:rsidRDefault="00EF1560" w14:paraId="603E8BB9"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EF1560" w:rsidP="00623EE5" w:rsidRDefault="00D56E21" w14:paraId="75AAD63D" w14:textId="4D508406">
      <w:pPr>
        <w:pStyle w:val="ListParagraph"/>
        <w:numPr>
          <w:ilvl w:val="0"/>
          <w:numId w:val="32"/>
        </w:numPr>
        <w:spacing w:before="100" w:beforeAutospacing="1" w:after="100" w:afterAutospacing="1" w:line="240" w:lineRule="auto"/>
        <w:rPr>
          <w:rFonts w:eastAsia="Times New Roman" w:cs="Times New Roman"/>
          <w:b/>
          <w:bCs/>
          <w:kern w:val="0"/>
          <w:sz w:val="24"/>
          <w:szCs w:val="24"/>
          <w:lang w:eastAsia="en-PH"/>
          <w14:ligatures w14:val="none"/>
        </w:rPr>
      </w:pPr>
      <w:r w:rsidRPr="00D56E21">
        <w:rPr>
          <w:rFonts w:eastAsia="Times New Roman" w:cs="Times New Roman"/>
          <w:b/>
          <w:bCs/>
          <w:kern w:val="0"/>
          <w:sz w:val="24"/>
          <w:szCs w:val="24"/>
          <w:lang w:eastAsia="en-PH"/>
          <w14:ligatures w14:val="none"/>
        </w:rPr>
        <w:t>Basic Structure of switch</w:t>
      </w:r>
    </w:p>
    <w:p w:rsidR="00D56E21" w:rsidP="00623EE5" w:rsidRDefault="009474BB" w14:paraId="3390CE4B" w14:textId="062D95CC">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9474BB">
        <w:rPr>
          <w:rFonts w:eastAsia="Times New Roman" w:cs="Times New Roman"/>
          <w:kern w:val="0"/>
          <w:sz w:val="24"/>
          <w:szCs w:val="24"/>
          <w:lang w:eastAsia="en-PH"/>
          <w14:ligatures w14:val="none"/>
        </w:rPr>
        <w:t xml:space="preserve">The </w:t>
      </w:r>
      <w:r w:rsidRPr="009474BB">
        <w:rPr>
          <w:rFonts w:eastAsia="Times New Roman" w:cs="Times New Roman"/>
          <w:kern w:val="0"/>
          <w:sz w:val="24"/>
          <w:szCs w:val="24"/>
          <w:highlight w:val="darkGray"/>
          <w:lang w:eastAsia="en-PH"/>
          <w14:ligatures w14:val="none"/>
        </w:rPr>
        <w:t>switch</w:t>
      </w:r>
      <w:r w:rsidRPr="009474BB">
        <w:rPr>
          <w:rFonts w:eastAsia="Times New Roman" w:cs="Times New Roman"/>
          <w:kern w:val="0"/>
          <w:sz w:val="24"/>
          <w:szCs w:val="24"/>
          <w:lang w:eastAsia="en-PH"/>
          <w14:ligatures w14:val="none"/>
        </w:rPr>
        <w:t xml:space="preserve"> statement checks the value of a variable and matches it with one of the case labels. When a match is found, the corresponding block of code executes. If none of the cases match, the </w:t>
      </w:r>
      <w:r w:rsidRPr="009474BB">
        <w:rPr>
          <w:rFonts w:eastAsia="Times New Roman" w:cs="Times New Roman"/>
          <w:kern w:val="0"/>
          <w:sz w:val="24"/>
          <w:szCs w:val="24"/>
          <w:highlight w:val="darkGray"/>
          <w:lang w:eastAsia="en-PH"/>
          <w14:ligatures w14:val="none"/>
        </w:rPr>
        <w:t>default</w:t>
      </w:r>
      <w:r w:rsidRPr="009474BB">
        <w:rPr>
          <w:rFonts w:eastAsia="Times New Roman" w:cs="Times New Roman"/>
          <w:kern w:val="0"/>
          <w:sz w:val="24"/>
          <w:szCs w:val="24"/>
          <w:lang w:eastAsia="en-PH"/>
          <w14:ligatures w14:val="none"/>
        </w:rPr>
        <w:t xml:space="preserve"> block (if provided) will execute instead. The </w:t>
      </w:r>
      <w:r w:rsidRPr="009474BB">
        <w:rPr>
          <w:rFonts w:eastAsia="Times New Roman" w:cs="Times New Roman"/>
          <w:kern w:val="0"/>
          <w:sz w:val="24"/>
          <w:szCs w:val="24"/>
          <w:highlight w:val="darkGray"/>
          <w:lang w:eastAsia="en-PH"/>
          <w14:ligatures w14:val="none"/>
        </w:rPr>
        <w:t>break</w:t>
      </w:r>
      <w:r w:rsidRPr="009474BB">
        <w:rPr>
          <w:rFonts w:eastAsia="Times New Roman" w:cs="Times New Roman"/>
          <w:kern w:val="0"/>
          <w:sz w:val="24"/>
          <w:szCs w:val="24"/>
          <w:lang w:eastAsia="en-PH"/>
          <w14:ligatures w14:val="none"/>
        </w:rPr>
        <w:t xml:space="preserve"> keyword is used to stop the program from continuing to the next case after executing a match. Without </w:t>
      </w:r>
      <w:r w:rsidRPr="009474BB">
        <w:rPr>
          <w:rFonts w:eastAsia="Times New Roman" w:cs="Times New Roman"/>
          <w:kern w:val="0"/>
          <w:sz w:val="24"/>
          <w:szCs w:val="24"/>
          <w:highlight w:val="darkGray"/>
          <w:lang w:eastAsia="en-PH"/>
          <w14:ligatures w14:val="none"/>
        </w:rPr>
        <w:t>break</w:t>
      </w:r>
      <w:r w:rsidRPr="009474BB">
        <w:rPr>
          <w:rFonts w:eastAsia="Times New Roman" w:cs="Times New Roman"/>
          <w:kern w:val="0"/>
          <w:sz w:val="24"/>
          <w:szCs w:val="24"/>
          <w:lang w:eastAsia="en-PH"/>
          <w14:ligatures w14:val="none"/>
        </w:rPr>
        <w:t>, the program will continue running into the next case, which may cause unwanted results.</w:t>
      </w:r>
    </w:p>
    <w:p w:rsidR="00FD49B9" w:rsidP="00FD49B9" w:rsidRDefault="00FD49B9" w14:paraId="3E786A65" w14:textId="39DF158D">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FD49B9">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FD49B9">
        <w:rPr>
          <w:rFonts w:eastAsia="Times New Roman" w:cs="Times New Roman"/>
          <w:kern w:val="0"/>
          <w:sz w:val="24"/>
          <w:szCs w:val="24"/>
          <w:lang w:eastAsia="en-PH"/>
          <w14:ligatures w14:val="none"/>
        </w:rPr>
        <w:t>We can use a switch statement to print the day of the week based on a number entered by the user.</w:t>
      </w:r>
    </w:p>
    <w:p w:rsidR="00FD49B9" w:rsidP="00FD49B9" w:rsidRDefault="00FD49B9" w14:paraId="0CB2B5E3" w14:textId="2D0ECF19">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Pr>
          <w:rFonts w:eastAsia="Times New Roman" w:cs="Times New Roman"/>
          <w:b/>
          <w:bCs/>
          <w:kern w:val="0"/>
          <w:sz w:val="24"/>
          <w:szCs w:val="24"/>
          <w:lang w:eastAsia="en-PH"/>
          <w14:ligatures w14:val="none"/>
        </w:rPr>
        <w:t>Sample code:</w:t>
      </w:r>
    </w:p>
    <w:p w:rsidRPr="007615FD" w:rsidR="007615FD" w:rsidP="007615FD" w:rsidRDefault="007615FD" w14:paraId="3C389E2B"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int day = </w:t>
      </w:r>
      <w:proofErr w:type="gramStart"/>
      <w:r w:rsidRPr="007615FD">
        <w:rPr>
          <w:rFonts w:eastAsia="Times New Roman" w:cs="Times New Roman"/>
          <w:kern w:val="0"/>
          <w:sz w:val="24"/>
          <w:szCs w:val="24"/>
          <w:highlight w:val="darkGray"/>
          <w:lang w:eastAsia="en-PH"/>
          <w14:ligatures w14:val="none"/>
        </w:rPr>
        <w:t>3;</w:t>
      </w:r>
      <w:proofErr w:type="gramEnd"/>
    </w:p>
    <w:p w:rsidRPr="007615FD" w:rsidR="007615FD" w:rsidP="007615FD" w:rsidRDefault="007615FD" w14:paraId="6318B34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7615FD" w:rsidR="007615FD" w:rsidP="007615FD" w:rsidRDefault="007615FD" w14:paraId="45A1CA6F"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switch (day) {</w:t>
      </w:r>
    </w:p>
    <w:p w:rsidRPr="007615FD" w:rsidR="007615FD" w:rsidP="007615FD" w:rsidRDefault="007615FD" w14:paraId="6ADFEDE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case 1:</w:t>
      </w:r>
    </w:p>
    <w:p w:rsidRPr="007615FD" w:rsidR="007615FD" w:rsidP="007615FD" w:rsidRDefault="007615FD" w14:paraId="2BB667C6"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w:t>
      </w:r>
      <w:proofErr w:type="spellStart"/>
      <w:r w:rsidRPr="007615FD">
        <w:rPr>
          <w:rFonts w:eastAsia="Times New Roman" w:cs="Times New Roman"/>
          <w:kern w:val="0"/>
          <w:sz w:val="24"/>
          <w:szCs w:val="24"/>
          <w:highlight w:val="darkGray"/>
          <w:lang w:eastAsia="en-PH"/>
          <w14:ligatures w14:val="none"/>
        </w:rPr>
        <w:t>System.out.println</w:t>
      </w:r>
      <w:proofErr w:type="spellEnd"/>
      <w:r w:rsidRPr="007615FD">
        <w:rPr>
          <w:rFonts w:eastAsia="Times New Roman" w:cs="Times New Roman"/>
          <w:kern w:val="0"/>
          <w:sz w:val="24"/>
          <w:szCs w:val="24"/>
          <w:highlight w:val="darkGray"/>
          <w:lang w:eastAsia="en-PH"/>
          <w14:ligatures w14:val="none"/>
        </w:rPr>
        <w:t>("Monday"</w:t>
      </w:r>
      <w:proofErr w:type="gramStart"/>
      <w:r w:rsidRPr="007615FD">
        <w:rPr>
          <w:rFonts w:eastAsia="Times New Roman" w:cs="Times New Roman"/>
          <w:kern w:val="0"/>
          <w:sz w:val="24"/>
          <w:szCs w:val="24"/>
          <w:highlight w:val="darkGray"/>
          <w:lang w:eastAsia="en-PH"/>
          <w14:ligatures w14:val="none"/>
        </w:rPr>
        <w:t>);</w:t>
      </w:r>
      <w:proofErr w:type="gramEnd"/>
    </w:p>
    <w:p w:rsidRPr="007615FD" w:rsidR="007615FD" w:rsidP="007615FD" w:rsidRDefault="007615FD" w14:paraId="0FB7DAE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w:t>
      </w:r>
      <w:proofErr w:type="gramStart"/>
      <w:r w:rsidRPr="007615FD">
        <w:rPr>
          <w:rFonts w:eastAsia="Times New Roman" w:cs="Times New Roman"/>
          <w:kern w:val="0"/>
          <w:sz w:val="24"/>
          <w:szCs w:val="24"/>
          <w:highlight w:val="darkGray"/>
          <w:lang w:eastAsia="en-PH"/>
          <w14:ligatures w14:val="none"/>
        </w:rPr>
        <w:t>break;</w:t>
      </w:r>
      <w:proofErr w:type="gramEnd"/>
    </w:p>
    <w:p w:rsidRPr="007615FD" w:rsidR="007615FD" w:rsidP="007615FD" w:rsidRDefault="007615FD" w14:paraId="1B552D0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case 2:</w:t>
      </w:r>
    </w:p>
    <w:p w:rsidRPr="007615FD" w:rsidR="007615FD" w:rsidP="007615FD" w:rsidRDefault="007615FD" w14:paraId="2DAC407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w:t>
      </w:r>
      <w:proofErr w:type="spellStart"/>
      <w:r w:rsidRPr="007615FD">
        <w:rPr>
          <w:rFonts w:eastAsia="Times New Roman" w:cs="Times New Roman"/>
          <w:kern w:val="0"/>
          <w:sz w:val="24"/>
          <w:szCs w:val="24"/>
          <w:highlight w:val="darkGray"/>
          <w:lang w:eastAsia="en-PH"/>
          <w14:ligatures w14:val="none"/>
        </w:rPr>
        <w:t>System.out.println</w:t>
      </w:r>
      <w:proofErr w:type="spellEnd"/>
      <w:r w:rsidRPr="007615FD">
        <w:rPr>
          <w:rFonts w:eastAsia="Times New Roman" w:cs="Times New Roman"/>
          <w:kern w:val="0"/>
          <w:sz w:val="24"/>
          <w:szCs w:val="24"/>
          <w:highlight w:val="darkGray"/>
          <w:lang w:eastAsia="en-PH"/>
          <w14:ligatures w14:val="none"/>
        </w:rPr>
        <w:t>("Tuesday"</w:t>
      </w:r>
      <w:proofErr w:type="gramStart"/>
      <w:r w:rsidRPr="007615FD">
        <w:rPr>
          <w:rFonts w:eastAsia="Times New Roman" w:cs="Times New Roman"/>
          <w:kern w:val="0"/>
          <w:sz w:val="24"/>
          <w:szCs w:val="24"/>
          <w:highlight w:val="darkGray"/>
          <w:lang w:eastAsia="en-PH"/>
          <w14:ligatures w14:val="none"/>
        </w:rPr>
        <w:t>);</w:t>
      </w:r>
      <w:proofErr w:type="gramEnd"/>
    </w:p>
    <w:p w:rsidRPr="007615FD" w:rsidR="007615FD" w:rsidP="007615FD" w:rsidRDefault="007615FD" w14:paraId="44325C3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w:t>
      </w:r>
      <w:proofErr w:type="gramStart"/>
      <w:r w:rsidRPr="007615FD">
        <w:rPr>
          <w:rFonts w:eastAsia="Times New Roman" w:cs="Times New Roman"/>
          <w:kern w:val="0"/>
          <w:sz w:val="24"/>
          <w:szCs w:val="24"/>
          <w:highlight w:val="darkGray"/>
          <w:lang w:eastAsia="en-PH"/>
          <w14:ligatures w14:val="none"/>
        </w:rPr>
        <w:t>break;</w:t>
      </w:r>
      <w:proofErr w:type="gramEnd"/>
    </w:p>
    <w:p w:rsidRPr="007615FD" w:rsidR="007615FD" w:rsidP="007615FD" w:rsidRDefault="007615FD" w14:paraId="5B097AC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case 3:</w:t>
      </w:r>
    </w:p>
    <w:p w:rsidRPr="007615FD" w:rsidR="007615FD" w:rsidP="007615FD" w:rsidRDefault="007615FD" w14:paraId="15B836B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w:t>
      </w:r>
      <w:proofErr w:type="spellStart"/>
      <w:r w:rsidRPr="007615FD">
        <w:rPr>
          <w:rFonts w:eastAsia="Times New Roman" w:cs="Times New Roman"/>
          <w:kern w:val="0"/>
          <w:sz w:val="24"/>
          <w:szCs w:val="24"/>
          <w:highlight w:val="darkGray"/>
          <w:lang w:eastAsia="en-PH"/>
          <w14:ligatures w14:val="none"/>
        </w:rPr>
        <w:t>System.out.println</w:t>
      </w:r>
      <w:proofErr w:type="spellEnd"/>
      <w:r w:rsidRPr="007615FD">
        <w:rPr>
          <w:rFonts w:eastAsia="Times New Roman" w:cs="Times New Roman"/>
          <w:kern w:val="0"/>
          <w:sz w:val="24"/>
          <w:szCs w:val="24"/>
          <w:highlight w:val="darkGray"/>
          <w:lang w:eastAsia="en-PH"/>
          <w14:ligatures w14:val="none"/>
        </w:rPr>
        <w:t>("Wednesday"</w:t>
      </w:r>
      <w:proofErr w:type="gramStart"/>
      <w:r w:rsidRPr="007615FD">
        <w:rPr>
          <w:rFonts w:eastAsia="Times New Roman" w:cs="Times New Roman"/>
          <w:kern w:val="0"/>
          <w:sz w:val="24"/>
          <w:szCs w:val="24"/>
          <w:highlight w:val="darkGray"/>
          <w:lang w:eastAsia="en-PH"/>
          <w14:ligatures w14:val="none"/>
        </w:rPr>
        <w:t>);</w:t>
      </w:r>
      <w:proofErr w:type="gramEnd"/>
    </w:p>
    <w:p w:rsidRPr="007615FD" w:rsidR="007615FD" w:rsidP="007615FD" w:rsidRDefault="007615FD" w14:paraId="57176E6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w:t>
      </w:r>
      <w:proofErr w:type="gramStart"/>
      <w:r w:rsidRPr="007615FD">
        <w:rPr>
          <w:rFonts w:eastAsia="Times New Roman" w:cs="Times New Roman"/>
          <w:kern w:val="0"/>
          <w:sz w:val="24"/>
          <w:szCs w:val="24"/>
          <w:highlight w:val="darkGray"/>
          <w:lang w:eastAsia="en-PH"/>
          <w14:ligatures w14:val="none"/>
        </w:rPr>
        <w:t>break;</w:t>
      </w:r>
      <w:proofErr w:type="gramEnd"/>
    </w:p>
    <w:p w:rsidRPr="007615FD" w:rsidR="007615FD" w:rsidP="007615FD" w:rsidRDefault="007615FD" w14:paraId="38F27B0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case 4:</w:t>
      </w:r>
    </w:p>
    <w:p w:rsidRPr="007615FD" w:rsidR="007615FD" w:rsidP="007615FD" w:rsidRDefault="007615FD" w14:paraId="49664B5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w:t>
      </w:r>
      <w:proofErr w:type="spellStart"/>
      <w:r w:rsidRPr="007615FD">
        <w:rPr>
          <w:rFonts w:eastAsia="Times New Roman" w:cs="Times New Roman"/>
          <w:kern w:val="0"/>
          <w:sz w:val="24"/>
          <w:szCs w:val="24"/>
          <w:highlight w:val="darkGray"/>
          <w:lang w:eastAsia="en-PH"/>
          <w14:ligatures w14:val="none"/>
        </w:rPr>
        <w:t>System.out.println</w:t>
      </w:r>
      <w:proofErr w:type="spellEnd"/>
      <w:r w:rsidRPr="007615FD">
        <w:rPr>
          <w:rFonts w:eastAsia="Times New Roman" w:cs="Times New Roman"/>
          <w:kern w:val="0"/>
          <w:sz w:val="24"/>
          <w:szCs w:val="24"/>
          <w:highlight w:val="darkGray"/>
          <w:lang w:eastAsia="en-PH"/>
          <w14:ligatures w14:val="none"/>
        </w:rPr>
        <w:t>("Thursday"</w:t>
      </w:r>
      <w:proofErr w:type="gramStart"/>
      <w:r w:rsidRPr="007615FD">
        <w:rPr>
          <w:rFonts w:eastAsia="Times New Roman" w:cs="Times New Roman"/>
          <w:kern w:val="0"/>
          <w:sz w:val="24"/>
          <w:szCs w:val="24"/>
          <w:highlight w:val="darkGray"/>
          <w:lang w:eastAsia="en-PH"/>
          <w14:ligatures w14:val="none"/>
        </w:rPr>
        <w:t>);</w:t>
      </w:r>
      <w:proofErr w:type="gramEnd"/>
    </w:p>
    <w:p w:rsidRPr="007615FD" w:rsidR="007615FD" w:rsidP="007615FD" w:rsidRDefault="007615FD" w14:paraId="7465A20B"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w:t>
      </w:r>
      <w:proofErr w:type="gramStart"/>
      <w:r w:rsidRPr="007615FD">
        <w:rPr>
          <w:rFonts w:eastAsia="Times New Roman" w:cs="Times New Roman"/>
          <w:kern w:val="0"/>
          <w:sz w:val="24"/>
          <w:szCs w:val="24"/>
          <w:highlight w:val="darkGray"/>
          <w:lang w:eastAsia="en-PH"/>
          <w14:ligatures w14:val="none"/>
        </w:rPr>
        <w:t>break;</w:t>
      </w:r>
      <w:proofErr w:type="gramEnd"/>
    </w:p>
    <w:p w:rsidRPr="007615FD" w:rsidR="007615FD" w:rsidP="007615FD" w:rsidRDefault="007615FD" w14:paraId="7A0684D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case 5:</w:t>
      </w:r>
    </w:p>
    <w:p w:rsidRPr="007615FD" w:rsidR="007615FD" w:rsidP="007615FD" w:rsidRDefault="007615FD" w14:paraId="67232E4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w:t>
      </w:r>
      <w:proofErr w:type="spellStart"/>
      <w:r w:rsidRPr="007615FD">
        <w:rPr>
          <w:rFonts w:eastAsia="Times New Roman" w:cs="Times New Roman"/>
          <w:kern w:val="0"/>
          <w:sz w:val="24"/>
          <w:szCs w:val="24"/>
          <w:highlight w:val="darkGray"/>
          <w:lang w:eastAsia="en-PH"/>
          <w14:ligatures w14:val="none"/>
        </w:rPr>
        <w:t>System.out.println</w:t>
      </w:r>
      <w:proofErr w:type="spellEnd"/>
      <w:r w:rsidRPr="007615FD">
        <w:rPr>
          <w:rFonts w:eastAsia="Times New Roman" w:cs="Times New Roman"/>
          <w:kern w:val="0"/>
          <w:sz w:val="24"/>
          <w:szCs w:val="24"/>
          <w:highlight w:val="darkGray"/>
          <w:lang w:eastAsia="en-PH"/>
          <w14:ligatures w14:val="none"/>
        </w:rPr>
        <w:t>("Friday"</w:t>
      </w:r>
      <w:proofErr w:type="gramStart"/>
      <w:r w:rsidRPr="007615FD">
        <w:rPr>
          <w:rFonts w:eastAsia="Times New Roman" w:cs="Times New Roman"/>
          <w:kern w:val="0"/>
          <w:sz w:val="24"/>
          <w:szCs w:val="24"/>
          <w:highlight w:val="darkGray"/>
          <w:lang w:eastAsia="en-PH"/>
          <w14:ligatures w14:val="none"/>
        </w:rPr>
        <w:t>);</w:t>
      </w:r>
      <w:proofErr w:type="gramEnd"/>
    </w:p>
    <w:p w:rsidRPr="007615FD" w:rsidR="007615FD" w:rsidP="007615FD" w:rsidRDefault="007615FD" w14:paraId="4BB2611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w:t>
      </w:r>
      <w:proofErr w:type="gramStart"/>
      <w:r w:rsidRPr="007615FD">
        <w:rPr>
          <w:rFonts w:eastAsia="Times New Roman" w:cs="Times New Roman"/>
          <w:kern w:val="0"/>
          <w:sz w:val="24"/>
          <w:szCs w:val="24"/>
          <w:highlight w:val="darkGray"/>
          <w:lang w:eastAsia="en-PH"/>
          <w14:ligatures w14:val="none"/>
        </w:rPr>
        <w:t>break;</w:t>
      </w:r>
      <w:proofErr w:type="gramEnd"/>
    </w:p>
    <w:p w:rsidRPr="007615FD" w:rsidR="007615FD" w:rsidP="007615FD" w:rsidRDefault="007615FD" w14:paraId="15434AEF"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default:</w:t>
      </w:r>
    </w:p>
    <w:p w:rsidRPr="007615FD" w:rsidR="007615FD" w:rsidP="007615FD" w:rsidRDefault="007615FD" w14:paraId="519E604E"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7615FD">
        <w:rPr>
          <w:rFonts w:eastAsia="Times New Roman" w:cs="Times New Roman"/>
          <w:kern w:val="0"/>
          <w:sz w:val="24"/>
          <w:szCs w:val="24"/>
          <w:highlight w:val="darkGray"/>
          <w:lang w:eastAsia="en-PH"/>
          <w14:ligatures w14:val="none"/>
        </w:rPr>
        <w:t xml:space="preserve">        </w:t>
      </w:r>
      <w:proofErr w:type="spellStart"/>
      <w:r w:rsidRPr="007615FD">
        <w:rPr>
          <w:rFonts w:eastAsia="Times New Roman" w:cs="Times New Roman"/>
          <w:kern w:val="0"/>
          <w:sz w:val="24"/>
          <w:szCs w:val="24"/>
          <w:highlight w:val="darkGray"/>
          <w:lang w:eastAsia="en-PH"/>
          <w14:ligatures w14:val="none"/>
        </w:rPr>
        <w:t>System.out.println</w:t>
      </w:r>
      <w:proofErr w:type="spellEnd"/>
      <w:r w:rsidRPr="007615FD">
        <w:rPr>
          <w:rFonts w:eastAsia="Times New Roman" w:cs="Times New Roman"/>
          <w:kern w:val="0"/>
          <w:sz w:val="24"/>
          <w:szCs w:val="24"/>
          <w:highlight w:val="darkGray"/>
          <w:lang w:eastAsia="en-PH"/>
          <w14:ligatures w14:val="none"/>
        </w:rPr>
        <w:t>("Weekend"</w:t>
      </w:r>
      <w:proofErr w:type="gramStart"/>
      <w:r w:rsidRPr="007615FD">
        <w:rPr>
          <w:rFonts w:eastAsia="Times New Roman" w:cs="Times New Roman"/>
          <w:kern w:val="0"/>
          <w:sz w:val="24"/>
          <w:szCs w:val="24"/>
          <w:highlight w:val="darkGray"/>
          <w:lang w:eastAsia="en-PH"/>
          <w14:ligatures w14:val="none"/>
        </w:rPr>
        <w:t>);</w:t>
      </w:r>
      <w:proofErr w:type="gramEnd"/>
    </w:p>
    <w:p w:rsidR="00FD49B9" w:rsidP="007615FD" w:rsidRDefault="007615FD" w14:paraId="2252C6EC" w14:textId="43E173FE">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7615FD">
        <w:rPr>
          <w:rFonts w:eastAsia="Times New Roman" w:cs="Times New Roman"/>
          <w:kern w:val="0"/>
          <w:sz w:val="24"/>
          <w:szCs w:val="24"/>
          <w:highlight w:val="darkGray"/>
          <w:lang w:eastAsia="en-PH"/>
          <w14:ligatures w14:val="none"/>
        </w:rPr>
        <w:t>}</w:t>
      </w:r>
    </w:p>
    <w:p w:rsidR="004D75B8" w:rsidP="00EC4E3C" w:rsidRDefault="007615FD" w14:paraId="3BAACCC1" w14:textId="201CAD48">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7615FD">
        <w:rPr>
          <w:rFonts w:eastAsia="Times New Roman" w:cs="Times New Roman"/>
          <w:b/>
          <w:bCs/>
          <w:kern w:val="0"/>
          <w:sz w:val="24"/>
          <w:szCs w:val="24"/>
          <w:lang w:eastAsia="en-PH"/>
          <w14:ligatures w14:val="none"/>
        </w:rPr>
        <w:t>Output:</w:t>
      </w:r>
    </w:p>
    <w:p w:rsidR="004E1AE7" w:rsidP="006C36B6" w:rsidRDefault="00EC4E3C" w14:paraId="229F3585" w14:textId="1EE30BFC">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EC4E3C">
        <w:rPr>
          <w:rFonts w:eastAsia="Times New Roman" w:cs="Times New Roman"/>
          <w:kern w:val="0"/>
          <w:sz w:val="24"/>
          <w:szCs w:val="24"/>
          <w:highlight w:val="darkGray"/>
          <w:lang w:eastAsia="en-PH"/>
          <w14:ligatures w14:val="none"/>
        </w:rPr>
        <w:t>Wednesday</w:t>
      </w:r>
    </w:p>
    <w:p w:rsidR="006C36B6" w:rsidP="006C36B6" w:rsidRDefault="006C36B6" w14:paraId="6F2BFA74" w14:textId="77777777">
      <w:pPr>
        <w:numPr>
          <w:ilvl w:val="0"/>
          <w:numId w:val="0"/>
        </w:numPr>
        <w:ind w:left="720"/>
        <w:rPr>
          <w:sz w:val="24"/>
          <w:szCs w:val="24"/>
        </w:rPr>
      </w:pPr>
      <w:r>
        <w:rPr>
          <w:b/>
          <w:bCs/>
          <w:sz w:val="24"/>
          <w:szCs w:val="24"/>
        </w:rPr>
        <w:t xml:space="preserve">Explanation: </w:t>
      </w:r>
      <w:r w:rsidRPr="006C36B6">
        <w:rPr>
          <w:sz w:val="24"/>
          <w:szCs w:val="24"/>
        </w:rPr>
        <w:t xml:space="preserve">The program checks the value of </w:t>
      </w:r>
      <w:r w:rsidRPr="006C36B6">
        <w:rPr>
          <w:sz w:val="24"/>
          <w:szCs w:val="24"/>
          <w:highlight w:val="darkGray"/>
        </w:rPr>
        <w:t>day</w:t>
      </w:r>
      <w:r w:rsidRPr="006C36B6">
        <w:rPr>
          <w:sz w:val="24"/>
          <w:szCs w:val="24"/>
        </w:rPr>
        <w:t xml:space="preserve"> and finds that it matches case 3. It then prints “Wednesday” and stops because of the </w:t>
      </w:r>
      <w:r w:rsidRPr="006C36B6">
        <w:rPr>
          <w:sz w:val="24"/>
          <w:szCs w:val="24"/>
          <w:highlight w:val="darkGray"/>
        </w:rPr>
        <w:t>break</w:t>
      </w:r>
      <w:r w:rsidRPr="006C36B6">
        <w:rPr>
          <w:sz w:val="24"/>
          <w:szCs w:val="24"/>
        </w:rPr>
        <w:t xml:space="preserve"> statement. If the value did not match any case, the </w:t>
      </w:r>
      <w:r w:rsidRPr="006C36B6">
        <w:rPr>
          <w:sz w:val="24"/>
          <w:szCs w:val="24"/>
          <w:highlight w:val="darkGray"/>
        </w:rPr>
        <w:t>default</w:t>
      </w:r>
      <w:r w:rsidRPr="006C36B6">
        <w:rPr>
          <w:sz w:val="24"/>
          <w:szCs w:val="24"/>
        </w:rPr>
        <w:t xml:space="preserve"> block would execute instead. This structure is cleaner and easier to manage than using several </w:t>
      </w:r>
      <w:proofErr w:type="gramStart"/>
      <w:r w:rsidRPr="006C36B6">
        <w:rPr>
          <w:sz w:val="24"/>
          <w:szCs w:val="24"/>
          <w:highlight w:val="darkGray"/>
        </w:rPr>
        <w:t>if</w:t>
      </w:r>
      <w:proofErr w:type="gramEnd"/>
      <w:r w:rsidRPr="006C36B6">
        <w:rPr>
          <w:sz w:val="24"/>
          <w:szCs w:val="24"/>
          <w:highlight w:val="darkGray"/>
        </w:rPr>
        <w:t>…else if</w:t>
      </w:r>
      <w:r w:rsidRPr="006C36B6">
        <w:rPr>
          <w:sz w:val="24"/>
          <w:szCs w:val="24"/>
        </w:rPr>
        <w:t xml:space="preserve"> statements. It’s a great choice when you’re working with fixed options like menu selections or days of the week.</w:t>
      </w:r>
    </w:p>
    <w:p w:rsidR="000008DE" w:rsidP="006C36B6" w:rsidRDefault="000008DE" w14:paraId="7D3C0D16" w14:textId="77777777">
      <w:pPr>
        <w:numPr>
          <w:ilvl w:val="0"/>
          <w:numId w:val="0"/>
        </w:numPr>
        <w:ind w:left="720"/>
        <w:rPr>
          <w:sz w:val="24"/>
          <w:szCs w:val="24"/>
        </w:rPr>
      </w:pPr>
    </w:p>
    <w:p w:rsidR="000008DE" w:rsidP="006C36B6" w:rsidRDefault="000008DE" w14:paraId="3823DF9E" w14:textId="77777777">
      <w:pPr>
        <w:numPr>
          <w:ilvl w:val="0"/>
          <w:numId w:val="0"/>
        </w:numPr>
        <w:ind w:left="720"/>
        <w:rPr>
          <w:sz w:val="24"/>
          <w:szCs w:val="24"/>
        </w:rPr>
      </w:pPr>
    </w:p>
    <w:p w:rsidR="001C4742" w:rsidP="00623EE5" w:rsidRDefault="0006692C" w14:paraId="762F9335" w14:textId="17EEEAAD">
      <w:pPr>
        <w:pStyle w:val="ListParagraph"/>
        <w:numPr>
          <w:ilvl w:val="0"/>
          <w:numId w:val="32"/>
        </w:numPr>
        <w:rPr>
          <w:b/>
          <w:bCs/>
          <w:sz w:val="24"/>
          <w:szCs w:val="24"/>
        </w:rPr>
      </w:pPr>
      <w:r w:rsidRPr="0006692C">
        <w:rPr>
          <w:b/>
          <w:bCs/>
          <w:sz w:val="24"/>
          <w:szCs w:val="24"/>
        </w:rPr>
        <w:t>Using switch with Strings</w:t>
      </w:r>
    </w:p>
    <w:p w:rsidRPr="0006692C" w:rsidR="0006692C" w:rsidP="00623EE5" w:rsidRDefault="0006692C" w14:paraId="2F3F3068" w14:textId="6711DFA9">
      <w:pPr>
        <w:pStyle w:val="ListParagraph"/>
        <w:numPr>
          <w:ilvl w:val="0"/>
          <w:numId w:val="15"/>
        </w:numPr>
        <w:rPr>
          <w:sz w:val="24"/>
          <w:szCs w:val="24"/>
        </w:rPr>
      </w:pPr>
      <w:r w:rsidRPr="0006692C">
        <w:rPr>
          <w:sz w:val="24"/>
          <w:szCs w:val="24"/>
        </w:rPr>
        <w:t xml:space="preserve">In Java, the </w:t>
      </w:r>
      <w:r w:rsidRPr="0006692C">
        <w:rPr>
          <w:sz w:val="24"/>
          <w:szCs w:val="24"/>
          <w:highlight w:val="darkGray"/>
        </w:rPr>
        <w:t>switch</w:t>
      </w:r>
      <w:r w:rsidRPr="0006692C">
        <w:rPr>
          <w:sz w:val="24"/>
          <w:szCs w:val="24"/>
        </w:rPr>
        <w:t xml:space="preserve"> statement can also be used with String values, not just numbers. This is very useful when you want to check text input, such as commands or categories. It compares the value of the String variable to each case label. String comparisons in switch statements are case-sensitive, so </w:t>
      </w:r>
      <w:r w:rsidRPr="0006692C">
        <w:rPr>
          <w:sz w:val="24"/>
          <w:szCs w:val="24"/>
          <w:highlight w:val="darkGray"/>
        </w:rPr>
        <w:t>"Hello"</w:t>
      </w:r>
      <w:r w:rsidRPr="0006692C">
        <w:rPr>
          <w:sz w:val="24"/>
          <w:szCs w:val="24"/>
        </w:rPr>
        <w:t xml:space="preserve"> and </w:t>
      </w:r>
      <w:r w:rsidRPr="0006692C">
        <w:rPr>
          <w:sz w:val="24"/>
          <w:szCs w:val="24"/>
          <w:highlight w:val="darkGray"/>
        </w:rPr>
        <w:t>"hello"</w:t>
      </w:r>
      <w:r w:rsidRPr="0006692C">
        <w:rPr>
          <w:sz w:val="24"/>
          <w:szCs w:val="24"/>
        </w:rPr>
        <w:t xml:space="preserve"> are considered different. This helps make your program more interactive and responsive to user text input.</w:t>
      </w:r>
    </w:p>
    <w:p w:rsidR="002B0E7E" w:rsidP="006C36B6" w:rsidRDefault="002B0E7E" w14:paraId="6A7A5986" w14:textId="6151461F">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2B0E7E">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2B0E7E">
        <w:rPr>
          <w:rFonts w:eastAsia="Times New Roman" w:cs="Times New Roman"/>
          <w:kern w:val="0"/>
          <w:sz w:val="24"/>
          <w:szCs w:val="24"/>
          <w:lang w:eastAsia="en-PH"/>
          <w14:ligatures w14:val="none"/>
        </w:rPr>
        <w:t>We can use a switch statement to display a greeting based on the user’s input language.</w:t>
      </w:r>
    </w:p>
    <w:p w:rsidR="000C6110" w:rsidP="006C36B6" w:rsidRDefault="000C6110" w14:paraId="19F7DA59" w14:textId="14CF2812">
      <w:pPr>
        <w:numPr>
          <w:ilvl w:val="0"/>
          <w:numId w:val="0"/>
        </w:numPr>
        <w:spacing w:before="100" w:beforeAutospacing="1" w:after="100" w:afterAutospacing="1" w:line="240" w:lineRule="auto"/>
        <w:ind w:left="720"/>
        <w:rPr>
          <w:rFonts w:eastAsia="Times New Roman" w:cs="Times New Roman"/>
          <w:sz w:val="24"/>
          <w:szCs w:val="24"/>
          <w:lang w:eastAsia="en-PH"/>
        </w:rPr>
      </w:pPr>
      <w:r>
        <w:rPr>
          <w:rFonts w:eastAsia="Times New Roman" w:cs="Times New Roman"/>
          <w:b/>
          <w:bCs/>
          <w:kern w:val="0"/>
          <w:sz w:val="24"/>
          <w:szCs w:val="24"/>
          <w:lang w:eastAsia="en-PH"/>
          <w14:ligatures w14:val="none"/>
        </w:rPr>
        <w:t>Sample code:</w:t>
      </w:r>
      <w:r>
        <w:rPr>
          <w:rFonts w:eastAsia="Times New Roman" w:cs="Times New Roman"/>
          <w:sz w:val="24"/>
          <w:szCs w:val="24"/>
          <w:lang w:eastAsia="en-PH"/>
        </w:rPr>
        <w:t xml:space="preserve"> </w:t>
      </w:r>
    </w:p>
    <w:p w:rsidRPr="003D7182" w:rsidR="003D7182" w:rsidP="003D7182" w:rsidRDefault="003D7182" w14:paraId="57AB7D3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D7182">
        <w:rPr>
          <w:rFonts w:eastAsia="Times New Roman" w:cs="Times New Roman"/>
          <w:kern w:val="0"/>
          <w:sz w:val="24"/>
          <w:szCs w:val="24"/>
          <w:highlight w:val="darkGray"/>
          <w:lang w:eastAsia="en-PH"/>
          <w14:ligatures w14:val="none"/>
        </w:rPr>
        <w:t>String language = "English</w:t>
      </w:r>
      <w:proofErr w:type="gramStart"/>
      <w:r w:rsidRPr="003D7182">
        <w:rPr>
          <w:rFonts w:eastAsia="Times New Roman" w:cs="Times New Roman"/>
          <w:kern w:val="0"/>
          <w:sz w:val="24"/>
          <w:szCs w:val="24"/>
          <w:highlight w:val="darkGray"/>
          <w:lang w:eastAsia="en-PH"/>
          <w14:ligatures w14:val="none"/>
        </w:rPr>
        <w:t>";</w:t>
      </w:r>
      <w:proofErr w:type="gramEnd"/>
    </w:p>
    <w:p w:rsidRPr="003D7182" w:rsidR="003D7182" w:rsidP="003D7182" w:rsidRDefault="003D7182" w14:paraId="68EEB84F"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3D7182" w:rsidR="003D7182" w:rsidP="003D7182" w:rsidRDefault="003D7182" w14:paraId="2921A40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D7182">
        <w:rPr>
          <w:rFonts w:eastAsia="Times New Roman" w:cs="Times New Roman"/>
          <w:kern w:val="0"/>
          <w:sz w:val="24"/>
          <w:szCs w:val="24"/>
          <w:highlight w:val="darkGray"/>
          <w:lang w:eastAsia="en-PH"/>
          <w14:ligatures w14:val="none"/>
        </w:rPr>
        <w:t>switch (language) {</w:t>
      </w:r>
    </w:p>
    <w:p w:rsidRPr="003D7182" w:rsidR="003D7182" w:rsidP="003D7182" w:rsidRDefault="003D7182" w14:paraId="0A9ED85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D7182">
        <w:rPr>
          <w:rFonts w:eastAsia="Times New Roman" w:cs="Times New Roman"/>
          <w:kern w:val="0"/>
          <w:sz w:val="24"/>
          <w:szCs w:val="24"/>
          <w:highlight w:val="darkGray"/>
          <w:lang w:eastAsia="en-PH"/>
          <w14:ligatures w14:val="none"/>
        </w:rPr>
        <w:t xml:space="preserve">    case "English":</w:t>
      </w:r>
    </w:p>
    <w:p w:rsidRPr="003D7182" w:rsidR="003D7182" w:rsidP="003D7182" w:rsidRDefault="003D7182" w14:paraId="0ADE711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D7182">
        <w:rPr>
          <w:rFonts w:eastAsia="Times New Roman" w:cs="Times New Roman"/>
          <w:kern w:val="0"/>
          <w:sz w:val="24"/>
          <w:szCs w:val="24"/>
          <w:highlight w:val="darkGray"/>
          <w:lang w:eastAsia="en-PH"/>
          <w14:ligatures w14:val="none"/>
        </w:rPr>
        <w:t xml:space="preserve">        </w:t>
      </w:r>
      <w:proofErr w:type="spellStart"/>
      <w:r w:rsidRPr="003D7182">
        <w:rPr>
          <w:rFonts w:eastAsia="Times New Roman" w:cs="Times New Roman"/>
          <w:kern w:val="0"/>
          <w:sz w:val="24"/>
          <w:szCs w:val="24"/>
          <w:highlight w:val="darkGray"/>
          <w:lang w:eastAsia="en-PH"/>
          <w14:ligatures w14:val="none"/>
        </w:rPr>
        <w:t>System.out.println</w:t>
      </w:r>
      <w:proofErr w:type="spellEnd"/>
      <w:r w:rsidRPr="003D7182">
        <w:rPr>
          <w:rFonts w:eastAsia="Times New Roman" w:cs="Times New Roman"/>
          <w:kern w:val="0"/>
          <w:sz w:val="24"/>
          <w:szCs w:val="24"/>
          <w:highlight w:val="darkGray"/>
          <w:lang w:eastAsia="en-PH"/>
          <w14:ligatures w14:val="none"/>
        </w:rPr>
        <w:t>("Hello!"</w:t>
      </w:r>
      <w:proofErr w:type="gramStart"/>
      <w:r w:rsidRPr="003D7182">
        <w:rPr>
          <w:rFonts w:eastAsia="Times New Roman" w:cs="Times New Roman"/>
          <w:kern w:val="0"/>
          <w:sz w:val="24"/>
          <w:szCs w:val="24"/>
          <w:highlight w:val="darkGray"/>
          <w:lang w:eastAsia="en-PH"/>
          <w14:ligatures w14:val="none"/>
        </w:rPr>
        <w:t>);</w:t>
      </w:r>
      <w:proofErr w:type="gramEnd"/>
    </w:p>
    <w:p w:rsidRPr="003D7182" w:rsidR="003D7182" w:rsidP="003D7182" w:rsidRDefault="003D7182" w14:paraId="12A5B0B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D7182">
        <w:rPr>
          <w:rFonts w:eastAsia="Times New Roman" w:cs="Times New Roman"/>
          <w:kern w:val="0"/>
          <w:sz w:val="24"/>
          <w:szCs w:val="24"/>
          <w:highlight w:val="darkGray"/>
          <w:lang w:eastAsia="en-PH"/>
          <w14:ligatures w14:val="none"/>
        </w:rPr>
        <w:t xml:space="preserve">        </w:t>
      </w:r>
      <w:proofErr w:type="gramStart"/>
      <w:r w:rsidRPr="003D7182">
        <w:rPr>
          <w:rFonts w:eastAsia="Times New Roman" w:cs="Times New Roman"/>
          <w:kern w:val="0"/>
          <w:sz w:val="24"/>
          <w:szCs w:val="24"/>
          <w:highlight w:val="darkGray"/>
          <w:lang w:eastAsia="en-PH"/>
          <w14:ligatures w14:val="none"/>
        </w:rPr>
        <w:t>break;</w:t>
      </w:r>
      <w:proofErr w:type="gramEnd"/>
    </w:p>
    <w:p w:rsidRPr="003D7182" w:rsidR="003D7182" w:rsidP="003D7182" w:rsidRDefault="003D7182" w14:paraId="79790DC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D7182">
        <w:rPr>
          <w:rFonts w:eastAsia="Times New Roman" w:cs="Times New Roman"/>
          <w:kern w:val="0"/>
          <w:sz w:val="24"/>
          <w:szCs w:val="24"/>
          <w:highlight w:val="darkGray"/>
          <w:lang w:eastAsia="en-PH"/>
          <w14:ligatures w14:val="none"/>
        </w:rPr>
        <w:t xml:space="preserve">    case "Spanish":</w:t>
      </w:r>
    </w:p>
    <w:p w:rsidRPr="003D7182" w:rsidR="003D7182" w:rsidP="003D7182" w:rsidRDefault="003D7182" w14:paraId="34129F6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D7182">
        <w:rPr>
          <w:rFonts w:eastAsia="Times New Roman" w:cs="Times New Roman"/>
          <w:kern w:val="0"/>
          <w:sz w:val="24"/>
          <w:szCs w:val="24"/>
          <w:highlight w:val="darkGray"/>
          <w:lang w:eastAsia="en-PH"/>
          <w14:ligatures w14:val="none"/>
        </w:rPr>
        <w:t xml:space="preserve">        </w:t>
      </w:r>
      <w:proofErr w:type="spellStart"/>
      <w:r w:rsidRPr="003D7182">
        <w:rPr>
          <w:rFonts w:eastAsia="Times New Roman" w:cs="Times New Roman"/>
          <w:kern w:val="0"/>
          <w:sz w:val="24"/>
          <w:szCs w:val="24"/>
          <w:highlight w:val="darkGray"/>
          <w:lang w:eastAsia="en-PH"/>
          <w14:ligatures w14:val="none"/>
        </w:rPr>
        <w:t>System.out.println</w:t>
      </w:r>
      <w:proofErr w:type="spellEnd"/>
      <w:r w:rsidRPr="003D7182">
        <w:rPr>
          <w:rFonts w:eastAsia="Times New Roman" w:cs="Times New Roman"/>
          <w:kern w:val="0"/>
          <w:sz w:val="24"/>
          <w:szCs w:val="24"/>
          <w:highlight w:val="darkGray"/>
          <w:lang w:eastAsia="en-PH"/>
          <w14:ligatures w14:val="none"/>
        </w:rPr>
        <w:t>("¡Hola!"</w:t>
      </w:r>
      <w:proofErr w:type="gramStart"/>
      <w:r w:rsidRPr="003D7182">
        <w:rPr>
          <w:rFonts w:eastAsia="Times New Roman" w:cs="Times New Roman"/>
          <w:kern w:val="0"/>
          <w:sz w:val="24"/>
          <w:szCs w:val="24"/>
          <w:highlight w:val="darkGray"/>
          <w:lang w:eastAsia="en-PH"/>
          <w14:ligatures w14:val="none"/>
        </w:rPr>
        <w:t>);</w:t>
      </w:r>
      <w:proofErr w:type="gramEnd"/>
    </w:p>
    <w:p w:rsidRPr="003D7182" w:rsidR="003D7182" w:rsidP="003D7182" w:rsidRDefault="003D7182" w14:paraId="497AF67C"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D7182">
        <w:rPr>
          <w:rFonts w:eastAsia="Times New Roman" w:cs="Times New Roman"/>
          <w:kern w:val="0"/>
          <w:sz w:val="24"/>
          <w:szCs w:val="24"/>
          <w:highlight w:val="darkGray"/>
          <w:lang w:eastAsia="en-PH"/>
          <w14:ligatures w14:val="none"/>
        </w:rPr>
        <w:t xml:space="preserve">        </w:t>
      </w:r>
      <w:proofErr w:type="gramStart"/>
      <w:r w:rsidRPr="003D7182">
        <w:rPr>
          <w:rFonts w:eastAsia="Times New Roman" w:cs="Times New Roman"/>
          <w:kern w:val="0"/>
          <w:sz w:val="24"/>
          <w:szCs w:val="24"/>
          <w:highlight w:val="darkGray"/>
          <w:lang w:eastAsia="en-PH"/>
          <w14:ligatures w14:val="none"/>
        </w:rPr>
        <w:t>break;</w:t>
      </w:r>
      <w:proofErr w:type="gramEnd"/>
    </w:p>
    <w:p w:rsidRPr="003D7182" w:rsidR="003D7182" w:rsidP="003D7182" w:rsidRDefault="003D7182" w14:paraId="0D4EBD6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D7182">
        <w:rPr>
          <w:rFonts w:eastAsia="Times New Roman" w:cs="Times New Roman"/>
          <w:kern w:val="0"/>
          <w:sz w:val="24"/>
          <w:szCs w:val="24"/>
          <w:highlight w:val="darkGray"/>
          <w:lang w:eastAsia="en-PH"/>
          <w14:ligatures w14:val="none"/>
        </w:rPr>
        <w:t xml:space="preserve">    case "French":</w:t>
      </w:r>
    </w:p>
    <w:p w:rsidRPr="003D7182" w:rsidR="003D7182" w:rsidP="003D7182" w:rsidRDefault="003D7182" w14:paraId="20C3ECE9"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D7182">
        <w:rPr>
          <w:rFonts w:eastAsia="Times New Roman" w:cs="Times New Roman"/>
          <w:kern w:val="0"/>
          <w:sz w:val="24"/>
          <w:szCs w:val="24"/>
          <w:highlight w:val="darkGray"/>
          <w:lang w:eastAsia="en-PH"/>
          <w14:ligatures w14:val="none"/>
        </w:rPr>
        <w:t xml:space="preserve">        </w:t>
      </w:r>
      <w:proofErr w:type="spellStart"/>
      <w:r w:rsidRPr="003D7182">
        <w:rPr>
          <w:rFonts w:eastAsia="Times New Roman" w:cs="Times New Roman"/>
          <w:kern w:val="0"/>
          <w:sz w:val="24"/>
          <w:szCs w:val="24"/>
          <w:highlight w:val="darkGray"/>
          <w:lang w:eastAsia="en-PH"/>
          <w14:ligatures w14:val="none"/>
        </w:rPr>
        <w:t>System.out.println</w:t>
      </w:r>
      <w:proofErr w:type="spellEnd"/>
      <w:r w:rsidRPr="003D7182">
        <w:rPr>
          <w:rFonts w:eastAsia="Times New Roman" w:cs="Times New Roman"/>
          <w:kern w:val="0"/>
          <w:sz w:val="24"/>
          <w:szCs w:val="24"/>
          <w:highlight w:val="darkGray"/>
          <w:lang w:eastAsia="en-PH"/>
          <w14:ligatures w14:val="none"/>
        </w:rPr>
        <w:t>("Bonjour!"</w:t>
      </w:r>
      <w:proofErr w:type="gramStart"/>
      <w:r w:rsidRPr="003D7182">
        <w:rPr>
          <w:rFonts w:eastAsia="Times New Roman" w:cs="Times New Roman"/>
          <w:kern w:val="0"/>
          <w:sz w:val="24"/>
          <w:szCs w:val="24"/>
          <w:highlight w:val="darkGray"/>
          <w:lang w:eastAsia="en-PH"/>
          <w14:ligatures w14:val="none"/>
        </w:rPr>
        <w:t>);</w:t>
      </w:r>
      <w:proofErr w:type="gramEnd"/>
    </w:p>
    <w:p w:rsidRPr="003D7182" w:rsidR="003D7182" w:rsidP="003D7182" w:rsidRDefault="003D7182" w14:paraId="176462B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D7182">
        <w:rPr>
          <w:rFonts w:eastAsia="Times New Roman" w:cs="Times New Roman"/>
          <w:kern w:val="0"/>
          <w:sz w:val="24"/>
          <w:szCs w:val="24"/>
          <w:highlight w:val="darkGray"/>
          <w:lang w:eastAsia="en-PH"/>
          <w14:ligatures w14:val="none"/>
        </w:rPr>
        <w:t xml:space="preserve">        </w:t>
      </w:r>
      <w:proofErr w:type="gramStart"/>
      <w:r w:rsidRPr="003D7182">
        <w:rPr>
          <w:rFonts w:eastAsia="Times New Roman" w:cs="Times New Roman"/>
          <w:kern w:val="0"/>
          <w:sz w:val="24"/>
          <w:szCs w:val="24"/>
          <w:highlight w:val="darkGray"/>
          <w:lang w:eastAsia="en-PH"/>
          <w14:ligatures w14:val="none"/>
        </w:rPr>
        <w:t>break;</w:t>
      </w:r>
      <w:proofErr w:type="gramEnd"/>
    </w:p>
    <w:p w:rsidRPr="003D7182" w:rsidR="003D7182" w:rsidP="003D7182" w:rsidRDefault="003D7182" w14:paraId="012CBA1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D7182">
        <w:rPr>
          <w:rFonts w:eastAsia="Times New Roman" w:cs="Times New Roman"/>
          <w:kern w:val="0"/>
          <w:sz w:val="24"/>
          <w:szCs w:val="24"/>
          <w:highlight w:val="darkGray"/>
          <w:lang w:eastAsia="en-PH"/>
          <w14:ligatures w14:val="none"/>
        </w:rPr>
        <w:t xml:space="preserve">    default:</w:t>
      </w:r>
    </w:p>
    <w:p w:rsidRPr="003D7182" w:rsidR="003D7182" w:rsidP="003D7182" w:rsidRDefault="003D7182" w14:paraId="2BEAC3A4"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D7182">
        <w:rPr>
          <w:rFonts w:eastAsia="Times New Roman" w:cs="Times New Roman"/>
          <w:kern w:val="0"/>
          <w:sz w:val="24"/>
          <w:szCs w:val="24"/>
          <w:highlight w:val="darkGray"/>
          <w:lang w:eastAsia="en-PH"/>
          <w14:ligatures w14:val="none"/>
        </w:rPr>
        <w:t xml:space="preserve">        </w:t>
      </w:r>
      <w:proofErr w:type="spellStart"/>
      <w:r w:rsidRPr="003D7182">
        <w:rPr>
          <w:rFonts w:eastAsia="Times New Roman" w:cs="Times New Roman"/>
          <w:kern w:val="0"/>
          <w:sz w:val="24"/>
          <w:szCs w:val="24"/>
          <w:highlight w:val="darkGray"/>
          <w:lang w:eastAsia="en-PH"/>
          <w14:ligatures w14:val="none"/>
        </w:rPr>
        <w:t>System.out.println</w:t>
      </w:r>
      <w:proofErr w:type="spellEnd"/>
      <w:r w:rsidRPr="003D7182">
        <w:rPr>
          <w:rFonts w:eastAsia="Times New Roman" w:cs="Times New Roman"/>
          <w:kern w:val="0"/>
          <w:sz w:val="24"/>
          <w:szCs w:val="24"/>
          <w:highlight w:val="darkGray"/>
          <w:lang w:eastAsia="en-PH"/>
          <w14:ligatures w14:val="none"/>
        </w:rPr>
        <w:t>("Language not recognized."</w:t>
      </w:r>
      <w:proofErr w:type="gramStart"/>
      <w:r w:rsidRPr="003D7182">
        <w:rPr>
          <w:rFonts w:eastAsia="Times New Roman" w:cs="Times New Roman"/>
          <w:kern w:val="0"/>
          <w:sz w:val="24"/>
          <w:szCs w:val="24"/>
          <w:highlight w:val="darkGray"/>
          <w:lang w:eastAsia="en-PH"/>
          <w14:ligatures w14:val="none"/>
        </w:rPr>
        <w:t>);</w:t>
      </w:r>
      <w:proofErr w:type="gramEnd"/>
    </w:p>
    <w:p w:rsidR="000C6110" w:rsidP="003D7182" w:rsidRDefault="003D7182" w14:paraId="5822FF2F" w14:textId="68603D86">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3D7182">
        <w:rPr>
          <w:rFonts w:eastAsia="Times New Roman" w:cs="Times New Roman"/>
          <w:kern w:val="0"/>
          <w:sz w:val="24"/>
          <w:szCs w:val="24"/>
          <w:highlight w:val="darkGray"/>
          <w:lang w:eastAsia="en-PH"/>
          <w14:ligatures w14:val="none"/>
        </w:rPr>
        <w:t>}</w:t>
      </w:r>
    </w:p>
    <w:p w:rsidR="003D7182" w:rsidP="003D7182" w:rsidRDefault="003D7182" w14:paraId="54E6FBF9" w14:textId="2763E926">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3D7182">
        <w:rPr>
          <w:rFonts w:eastAsia="Times New Roman" w:cs="Times New Roman"/>
          <w:b/>
          <w:bCs/>
          <w:kern w:val="0"/>
          <w:sz w:val="24"/>
          <w:szCs w:val="24"/>
          <w:lang w:eastAsia="en-PH"/>
          <w14:ligatures w14:val="none"/>
        </w:rPr>
        <w:t>Output:</w:t>
      </w:r>
    </w:p>
    <w:p w:rsidR="003D7182" w:rsidP="003D7182" w:rsidRDefault="003D7182" w14:paraId="356604DF" w14:textId="315E1E1F">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3D7182">
        <w:rPr>
          <w:rFonts w:eastAsia="Times New Roman" w:cs="Times New Roman"/>
          <w:kern w:val="0"/>
          <w:sz w:val="24"/>
          <w:szCs w:val="24"/>
          <w:highlight w:val="darkGray"/>
          <w:lang w:eastAsia="en-PH"/>
          <w14:ligatures w14:val="none"/>
        </w:rPr>
        <w:t>Hello!</w:t>
      </w:r>
    </w:p>
    <w:p w:rsidR="003D7182" w:rsidP="003D7182" w:rsidRDefault="003D7182" w14:paraId="2AE6E165"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3D7182" w:rsidP="003D7182" w:rsidRDefault="003D7182" w14:paraId="1AA7E6A8" w14:textId="41EF5F89">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3D7182">
        <w:rPr>
          <w:rFonts w:eastAsia="Times New Roman" w:cs="Times New Roman"/>
          <w:b/>
          <w:bCs/>
          <w:kern w:val="0"/>
          <w:sz w:val="24"/>
          <w:szCs w:val="24"/>
          <w:lang w:eastAsia="en-PH"/>
          <w14:ligatures w14:val="none"/>
        </w:rPr>
        <w:t>Explanation:</w:t>
      </w:r>
      <w:r>
        <w:rPr>
          <w:rFonts w:eastAsia="Times New Roman" w:cs="Times New Roman"/>
          <w:b/>
          <w:bCs/>
          <w:kern w:val="0"/>
          <w:sz w:val="24"/>
          <w:szCs w:val="24"/>
          <w:lang w:eastAsia="en-PH"/>
          <w14:ligatures w14:val="none"/>
        </w:rPr>
        <w:t xml:space="preserve"> </w:t>
      </w:r>
      <w:r w:rsidRPr="00A04384" w:rsidR="00A04384">
        <w:rPr>
          <w:rFonts w:eastAsia="Times New Roman" w:cs="Times New Roman"/>
          <w:kern w:val="0"/>
          <w:sz w:val="24"/>
          <w:szCs w:val="24"/>
          <w:lang w:eastAsia="en-PH"/>
          <w14:ligatures w14:val="none"/>
        </w:rPr>
        <w:t xml:space="preserve">The program checks the variable </w:t>
      </w:r>
      <w:r w:rsidRPr="00A04384" w:rsidR="00A04384">
        <w:rPr>
          <w:rFonts w:eastAsia="Times New Roman" w:cs="Times New Roman"/>
          <w:kern w:val="0"/>
          <w:sz w:val="24"/>
          <w:szCs w:val="24"/>
          <w:highlight w:val="darkGray"/>
          <w:lang w:eastAsia="en-PH"/>
          <w14:ligatures w14:val="none"/>
        </w:rPr>
        <w:t>language</w:t>
      </w:r>
      <w:r w:rsidRPr="00A04384" w:rsidR="00A04384">
        <w:rPr>
          <w:rFonts w:eastAsia="Times New Roman" w:cs="Times New Roman"/>
          <w:kern w:val="0"/>
          <w:sz w:val="24"/>
          <w:szCs w:val="24"/>
          <w:lang w:eastAsia="en-PH"/>
          <w14:ligatures w14:val="none"/>
        </w:rPr>
        <w:t xml:space="preserve"> and matches it to </w:t>
      </w:r>
      <w:r w:rsidRPr="00A04384" w:rsidR="00A04384">
        <w:rPr>
          <w:rFonts w:eastAsia="Times New Roman" w:cs="Times New Roman"/>
          <w:kern w:val="0"/>
          <w:sz w:val="24"/>
          <w:szCs w:val="24"/>
          <w:highlight w:val="darkGray"/>
          <w:lang w:eastAsia="en-PH"/>
          <w14:ligatures w14:val="none"/>
        </w:rPr>
        <w:t>"English"</w:t>
      </w:r>
      <w:r w:rsidRPr="00A04384" w:rsidR="00A04384">
        <w:rPr>
          <w:rFonts w:eastAsia="Times New Roman" w:cs="Times New Roman"/>
          <w:kern w:val="0"/>
          <w:sz w:val="24"/>
          <w:szCs w:val="24"/>
          <w:lang w:eastAsia="en-PH"/>
          <w14:ligatures w14:val="none"/>
        </w:rPr>
        <w:t xml:space="preserve">. The matching case runs, printing “Hello!”. If the user entered a language not listed, the </w:t>
      </w:r>
      <w:r w:rsidRPr="00A04384" w:rsidR="00A04384">
        <w:rPr>
          <w:rFonts w:eastAsia="Times New Roman" w:cs="Times New Roman"/>
          <w:kern w:val="0"/>
          <w:sz w:val="24"/>
          <w:szCs w:val="24"/>
          <w:highlight w:val="darkGray"/>
          <w:lang w:eastAsia="en-PH"/>
          <w14:ligatures w14:val="none"/>
        </w:rPr>
        <w:t>default</w:t>
      </w:r>
      <w:r w:rsidRPr="00A04384" w:rsidR="00A04384">
        <w:rPr>
          <w:rFonts w:eastAsia="Times New Roman" w:cs="Times New Roman"/>
          <w:kern w:val="0"/>
          <w:sz w:val="24"/>
          <w:szCs w:val="24"/>
          <w:lang w:eastAsia="en-PH"/>
          <w14:ligatures w14:val="none"/>
        </w:rPr>
        <w:t xml:space="preserve"> message would appear instead. This example shows how </w:t>
      </w:r>
      <w:r w:rsidRPr="00A04384" w:rsidR="00A04384">
        <w:rPr>
          <w:rFonts w:eastAsia="Times New Roman" w:cs="Times New Roman"/>
          <w:kern w:val="0"/>
          <w:sz w:val="24"/>
          <w:szCs w:val="24"/>
          <w:highlight w:val="darkGray"/>
          <w:lang w:eastAsia="en-PH"/>
          <w14:ligatures w14:val="none"/>
        </w:rPr>
        <w:t>switch</w:t>
      </w:r>
      <w:r w:rsidRPr="00A04384" w:rsidR="00A04384">
        <w:rPr>
          <w:rFonts w:eastAsia="Times New Roman" w:cs="Times New Roman"/>
          <w:kern w:val="0"/>
          <w:sz w:val="24"/>
          <w:szCs w:val="24"/>
          <w:lang w:eastAsia="en-PH"/>
          <w14:ligatures w14:val="none"/>
        </w:rPr>
        <w:t xml:space="preserve"> can handle multiple text-based choices efficiently. It’s a great tool for menu systems or language-based selections in programs.</w:t>
      </w:r>
    </w:p>
    <w:p w:rsidR="005B79AF" w:rsidP="003D7182" w:rsidRDefault="005B79AF" w14:paraId="1875AE5B"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5B79AF" w:rsidP="003D7182" w:rsidRDefault="005B79AF" w14:paraId="459426F5"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5B79AF" w:rsidP="00623EE5" w:rsidRDefault="005B79AF" w14:paraId="25868026" w14:textId="2FFF982F">
      <w:pPr>
        <w:pStyle w:val="ListParagraph"/>
        <w:numPr>
          <w:ilvl w:val="0"/>
          <w:numId w:val="32"/>
        </w:numPr>
        <w:spacing w:before="100" w:beforeAutospacing="1" w:after="100" w:afterAutospacing="1" w:line="240" w:lineRule="auto"/>
        <w:rPr>
          <w:rFonts w:eastAsia="Times New Roman" w:cs="Times New Roman"/>
          <w:b/>
          <w:bCs/>
          <w:kern w:val="0"/>
          <w:sz w:val="24"/>
          <w:szCs w:val="24"/>
          <w:lang w:eastAsia="en-PH"/>
          <w14:ligatures w14:val="none"/>
        </w:rPr>
      </w:pPr>
      <w:r w:rsidRPr="005B79AF">
        <w:rPr>
          <w:rFonts w:eastAsia="Times New Roman" w:cs="Times New Roman"/>
          <w:b/>
          <w:bCs/>
          <w:kern w:val="0"/>
          <w:sz w:val="24"/>
          <w:szCs w:val="24"/>
          <w:lang w:eastAsia="en-PH"/>
          <w14:ligatures w14:val="none"/>
        </w:rPr>
        <w:t>The default Case</w:t>
      </w:r>
    </w:p>
    <w:p w:rsidR="005B79AF" w:rsidP="00623EE5" w:rsidRDefault="00F7627E" w14:paraId="2E760236" w14:textId="76A0F4FA">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F7627E">
        <w:rPr>
          <w:rFonts w:eastAsia="Times New Roman" w:cs="Times New Roman"/>
          <w:kern w:val="0"/>
          <w:sz w:val="24"/>
          <w:szCs w:val="24"/>
          <w:lang w:eastAsia="en-PH"/>
          <w14:ligatures w14:val="none"/>
        </w:rPr>
        <w:t xml:space="preserve">The </w:t>
      </w:r>
      <w:r w:rsidRPr="00F7627E">
        <w:rPr>
          <w:rFonts w:eastAsia="Times New Roman" w:cs="Times New Roman"/>
          <w:kern w:val="0"/>
          <w:sz w:val="24"/>
          <w:szCs w:val="24"/>
          <w:highlight w:val="darkGray"/>
          <w:lang w:eastAsia="en-PH"/>
          <w14:ligatures w14:val="none"/>
        </w:rPr>
        <w:t>default</w:t>
      </w:r>
      <w:r w:rsidRPr="00F7627E">
        <w:rPr>
          <w:rFonts w:eastAsia="Times New Roman" w:cs="Times New Roman"/>
          <w:kern w:val="0"/>
          <w:sz w:val="24"/>
          <w:szCs w:val="24"/>
          <w:lang w:eastAsia="en-PH"/>
          <w14:ligatures w14:val="none"/>
        </w:rPr>
        <w:t xml:space="preserve"> case runs when none of the given cases match the value of the variable. It acts like the “else” part in an </w:t>
      </w:r>
      <w:r w:rsidRPr="00F7627E">
        <w:rPr>
          <w:rFonts w:eastAsia="Times New Roman" w:cs="Times New Roman"/>
          <w:kern w:val="0"/>
          <w:sz w:val="24"/>
          <w:szCs w:val="24"/>
          <w:highlight w:val="darkGray"/>
          <w:lang w:eastAsia="en-PH"/>
          <w14:ligatures w14:val="none"/>
        </w:rPr>
        <w:t>if…else</w:t>
      </w:r>
      <w:r w:rsidRPr="00F7627E">
        <w:rPr>
          <w:rFonts w:eastAsia="Times New Roman" w:cs="Times New Roman"/>
          <w:kern w:val="0"/>
          <w:sz w:val="24"/>
          <w:szCs w:val="24"/>
          <w:lang w:eastAsia="en-PH"/>
          <w14:ligatures w14:val="none"/>
        </w:rPr>
        <w:t xml:space="preserve"> statement. The </w:t>
      </w:r>
      <w:r w:rsidRPr="00F7627E">
        <w:rPr>
          <w:rFonts w:eastAsia="Times New Roman" w:cs="Times New Roman"/>
          <w:kern w:val="0"/>
          <w:sz w:val="24"/>
          <w:szCs w:val="24"/>
          <w:highlight w:val="darkGray"/>
          <w:lang w:eastAsia="en-PH"/>
          <w14:ligatures w14:val="none"/>
        </w:rPr>
        <w:t>default</w:t>
      </w:r>
      <w:r w:rsidRPr="00F7627E">
        <w:rPr>
          <w:rFonts w:eastAsia="Times New Roman" w:cs="Times New Roman"/>
          <w:kern w:val="0"/>
          <w:sz w:val="24"/>
          <w:szCs w:val="24"/>
          <w:lang w:eastAsia="en-PH"/>
          <w14:ligatures w14:val="none"/>
        </w:rPr>
        <w:t xml:space="preserve"> block is optional, but it’s a good habit to include it to handle unexpected inputs. This ensures your program always gives a response, even if the input is not recognized. The </w:t>
      </w:r>
      <w:r w:rsidRPr="00F7627E">
        <w:rPr>
          <w:rFonts w:eastAsia="Times New Roman" w:cs="Times New Roman"/>
          <w:kern w:val="0"/>
          <w:sz w:val="24"/>
          <w:szCs w:val="24"/>
          <w:highlight w:val="darkGray"/>
          <w:lang w:eastAsia="en-PH"/>
          <w14:ligatures w14:val="none"/>
        </w:rPr>
        <w:t>default</w:t>
      </w:r>
      <w:r w:rsidRPr="00F7627E">
        <w:rPr>
          <w:rFonts w:eastAsia="Times New Roman" w:cs="Times New Roman"/>
          <w:kern w:val="0"/>
          <w:sz w:val="24"/>
          <w:szCs w:val="24"/>
          <w:lang w:eastAsia="en-PH"/>
          <w14:ligatures w14:val="none"/>
        </w:rPr>
        <w:t xml:space="preserve"> case can be placed anywhere in the switch, but it usually appears at the end for readability.</w:t>
      </w:r>
    </w:p>
    <w:p w:rsidR="00F7627E" w:rsidP="00F7627E" w:rsidRDefault="00F7627E" w14:paraId="641F0581" w14:textId="056AE2C8">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446AA6">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446AA6" w:rsidR="00446AA6">
        <w:rPr>
          <w:rFonts w:eastAsia="Times New Roman" w:cs="Times New Roman"/>
          <w:kern w:val="0"/>
          <w:sz w:val="24"/>
          <w:szCs w:val="24"/>
          <w:lang w:eastAsia="en-PH"/>
          <w14:ligatures w14:val="none"/>
        </w:rPr>
        <w:t>We can use a default case to handle inputs that don’t match any of the listed options.</w:t>
      </w:r>
    </w:p>
    <w:p w:rsidR="00446AA6" w:rsidP="00F7627E" w:rsidRDefault="00446AA6" w14:paraId="7512D68C" w14:textId="5FD35589">
      <w:pPr>
        <w:numPr>
          <w:ilvl w:val="0"/>
          <w:numId w:val="0"/>
        </w:numPr>
        <w:spacing w:before="100" w:beforeAutospacing="1" w:after="100" w:afterAutospacing="1" w:line="240" w:lineRule="auto"/>
        <w:ind w:left="720"/>
        <w:rPr>
          <w:rFonts w:eastAsia="Times New Roman" w:cs="Times New Roman"/>
          <w:sz w:val="24"/>
          <w:szCs w:val="24"/>
          <w:lang w:eastAsia="en-PH"/>
        </w:rPr>
      </w:pPr>
      <w:r>
        <w:rPr>
          <w:rFonts w:eastAsia="Times New Roman" w:cs="Times New Roman"/>
          <w:b/>
          <w:bCs/>
          <w:kern w:val="0"/>
          <w:sz w:val="24"/>
          <w:szCs w:val="24"/>
          <w:lang w:eastAsia="en-PH"/>
          <w14:ligatures w14:val="none"/>
        </w:rPr>
        <w:t>Sample code:</w:t>
      </w:r>
    </w:p>
    <w:p w:rsidRPr="00446AA6" w:rsidR="00446AA6" w:rsidP="00446AA6" w:rsidRDefault="00446AA6" w14:paraId="5268276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446AA6">
        <w:rPr>
          <w:rFonts w:eastAsia="Times New Roman" w:cs="Times New Roman"/>
          <w:kern w:val="0"/>
          <w:sz w:val="24"/>
          <w:szCs w:val="24"/>
          <w:highlight w:val="darkGray"/>
          <w:lang w:eastAsia="en-PH"/>
          <w14:ligatures w14:val="none"/>
        </w:rPr>
        <w:t xml:space="preserve">int option = </w:t>
      </w:r>
      <w:proofErr w:type="gramStart"/>
      <w:r w:rsidRPr="00446AA6">
        <w:rPr>
          <w:rFonts w:eastAsia="Times New Roman" w:cs="Times New Roman"/>
          <w:kern w:val="0"/>
          <w:sz w:val="24"/>
          <w:szCs w:val="24"/>
          <w:highlight w:val="darkGray"/>
          <w:lang w:eastAsia="en-PH"/>
          <w14:ligatures w14:val="none"/>
        </w:rPr>
        <w:t>4;</w:t>
      </w:r>
      <w:proofErr w:type="gramEnd"/>
    </w:p>
    <w:p w:rsidRPr="00446AA6" w:rsidR="00446AA6" w:rsidP="00446AA6" w:rsidRDefault="00446AA6" w14:paraId="00BCB2A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446AA6" w:rsidR="00446AA6" w:rsidP="00446AA6" w:rsidRDefault="00446AA6" w14:paraId="621F4DEB"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446AA6">
        <w:rPr>
          <w:rFonts w:eastAsia="Times New Roman" w:cs="Times New Roman"/>
          <w:kern w:val="0"/>
          <w:sz w:val="24"/>
          <w:szCs w:val="24"/>
          <w:highlight w:val="darkGray"/>
          <w:lang w:eastAsia="en-PH"/>
          <w14:ligatures w14:val="none"/>
        </w:rPr>
        <w:t>switch (option) {</w:t>
      </w:r>
    </w:p>
    <w:p w:rsidRPr="00446AA6" w:rsidR="00446AA6" w:rsidP="00446AA6" w:rsidRDefault="00446AA6" w14:paraId="65FD1D9E"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446AA6">
        <w:rPr>
          <w:rFonts w:eastAsia="Times New Roman" w:cs="Times New Roman"/>
          <w:kern w:val="0"/>
          <w:sz w:val="24"/>
          <w:szCs w:val="24"/>
          <w:highlight w:val="darkGray"/>
          <w:lang w:eastAsia="en-PH"/>
          <w14:ligatures w14:val="none"/>
        </w:rPr>
        <w:t xml:space="preserve">    case 1:</w:t>
      </w:r>
    </w:p>
    <w:p w:rsidRPr="00446AA6" w:rsidR="00446AA6" w:rsidP="00446AA6" w:rsidRDefault="00446AA6" w14:paraId="3A66154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446AA6">
        <w:rPr>
          <w:rFonts w:eastAsia="Times New Roman" w:cs="Times New Roman"/>
          <w:kern w:val="0"/>
          <w:sz w:val="24"/>
          <w:szCs w:val="24"/>
          <w:highlight w:val="darkGray"/>
          <w:lang w:eastAsia="en-PH"/>
          <w14:ligatures w14:val="none"/>
        </w:rPr>
        <w:t xml:space="preserve">        </w:t>
      </w:r>
      <w:proofErr w:type="spellStart"/>
      <w:r w:rsidRPr="00446AA6">
        <w:rPr>
          <w:rFonts w:eastAsia="Times New Roman" w:cs="Times New Roman"/>
          <w:kern w:val="0"/>
          <w:sz w:val="24"/>
          <w:szCs w:val="24"/>
          <w:highlight w:val="darkGray"/>
          <w:lang w:eastAsia="en-PH"/>
          <w14:ligatures w14:val="none"/>
        </w:rPr>
        <w:t>System.out.println</w:t>
      </w:r>
      <w:proofErr w:type="spellEnd"/>
      <w:r w:rsidRPr="00446AA6">
        <w:rPr>
          <w:rFonts w:eastAsia="Times New Roman" w:cs="Times New Roman"/>
          <w:kern w:val="0"/>
          <w:sz w:val="24"/>
          <w:szCs w:val="24"/>
          <w:highlight w:val="darkGray"/>
          <w:lang w:eastAsia="en-PH"/>
          <w14:ligatures w14:val="none"/>
        </w:rPr>
        <w:t>("Start"</w:t>
      </w:r>
      <w:proofErr w:type="gramStart"/>
      <w:r w:rsidRPr="00446AA6">
        <w:rPr>
          <w:rFonts w:eastAsia="Times New Roman" w:cs="Times New Roman"/>
          <w:kern w:val="0"/>
          <w:sz w:val="24"/>
          <w:szCs w:val="24"/>
          <w:highlight w:val="darkGray"/>
          <w:lang w:eastAsia="en-PH"/>
          <w14:ligatures w14:val="none"/>
        </w:rPr>
        <w:t>);</w:t>
      </w:r>
      <w:proofErr w:type="gramEnd"/>
    </w:p>
    <w:p w:rsidRPr="00446AA6" w:rsidR="00446AA6" w:rsidP="00446AA6" w:rsidRDefault="00446AA6" w14:paraId="794A5D2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446AA6">
        <w:rPr>
          <w:rFonts w:eastAsia="Times New Roman" w:cs="Times New Roman"/>
          <w:kern w:val="0"/>
          <w:sz w:val="24"/>
          <w:szCs w:val="24"/>
          <w:highlight w:val="darkGray"/>
          <w:lang w:eastAsia="en-PH"/>
          <w14:ligatures w14:val="none"/>
        </w:rPr>
        <w:t xml:space="preserve">        </w:t>
      </w:r>
      <w:proofErr w:type="gramStart"/>
      <w:r w:rsidRPr="00446AA6">
        <w:rPr>
          <w:rFonts w:eastAsia="Times New Roman" w:cs="Times New Roman"/>
          <w:kern w:val="0"/>
          <w:sz w:val="24"/>
          <w:szCs w:val="24"/>
          <w:highlight w:val="darkGray"/>
          <w:lang w:eastAsia="en-PH"/>
          <w14:ligatures w14:val="none"/>
        </w:rPr>
        <w:t>break;</w:t>
      </w:r>
      <w:proofErr w:type="gramEnd"/>
    </w:p>
    <w:p w:rsidRPr="00446AA6" w:rsidR="00446AA6" w:rsidP="00446AA6" w:rsidRDefault="00446AA6" w14:paraId="34E50C7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446AA6">
        <w:rPr>
          <w:rFonts w:eastAsia="Times New Roman" w:cs="Times New Roman"/>
          <w:kern w:val="0"/>
          <w:sz w:val="24"/>
          <w:szCs w:val="24"/>
          <w:highlight w:val="darkGray"/>
          <w:lang w:eastAsia="en-PH"/>
          <w14:ligatures w14:val="none"/>
        </w:rPr>
        <w:t xml:space="preserve">    case 2:</w:t>
      </w:r>
    </w:p>
    <w:p w:rsidRPr="00446AA6" w:rsidR="00446AA6" w:rsidP="00446AA6" w:rsidRDefault="00446AA6" w14:paraId="521B3260"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446AA6">
        <w:rPr>
          <w:rFonts w:eastAsia="Times New Roman" w:cs="Times New Roman"/>
          <w:kern w:val="0"/>
          <w:sz w:val="24"/>
          <w:szCs w:val="24"/>
          <w:highlight w:val="darkGray"/>
          <w:lang w:eastAsia="en-PH"/>
          <w14:ligatures w14:val="none"/>
        </w:rPr>
        <w:t xml:space="preserve">        </w:t>
      </w:r>
      <w:proofErr w:type="spellStart"/>
      <w:r w:rsidRPr="00446AA6">
        <w:rPr>
          <w:rFonts w:eastAsia="Times New Roman" w:cs="Times New Roman"/>
          <w:kern w:val="0"/>
          <w:sz w:val="24"/>
          <w:szCs w:val="24"/>
          <w:highlight w:val="darkGray"/>
          <w:lang w:eastAsia="en-PH"/>
          <w14:ligatures w14:val="none"/>
        </w:rPr>
        <w:t>System.out.println</w:t>
      </w:r>
      <w:proofErr w:type="spellEnd"/>
      <w:r w:rsidRPr="00446AA6">
        <w:rPr>
          <w:rFonts w:eastAsia="Times New Roman" w:cs="Times New Roman"/>
          <w:kern w:val="0"/>
          <w:sz w:val="24"/>
          <w:szCs w:val="24"/>
          <w:highlight w:val="darkGray"/>
          <w:lang w:eastAsia="en-PH"/>
          <w14:ligatures w14:val="none"/>
        </w:rPr>
        <w:t>("Settings"</w:t>
      </w:r>
      <w:proofErr w:type="gramStart"/>
      <w:r w:rsidRPr="00446AA6">
        <w:rPr>
          <w:rFonts w:eastAsia="Times New Roman" w:cs="Times New Roman"/>
          <w:kern w:val="0"/>
          <w:sz w:val="24"/>
          <w:szCs w:val="24"/>
          <w:highlight w:val="darkGray"/>
          <w:lang w:eastAsia="en-PH"/>
          <w14:ligatures w14:val="none"/>
        </w:rPr>
        <w:t>);</w:t>
      </w:r>
      <w:proofErr w:type="gramEnd"/>
    </w:p>
    <w:p w:rsidRPr="00446AA6" w:rsidR="00446AA6" w:rsidP="00446AA6" w:rsidRDefault="00446AA6" w14:paraId="7868793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446AA6">
        <w:rPr>
          <w:rFonts w:eastAsia="Times New Roman" w:cs="Times New Roman"/>
          <w:kern w:val="0"/>
          <w:sz w:val="24"/>
          <w:szCs w:val="24"/>
          <w:highlight w:val="darkGray"/>
          <w:lang w:eastAsia="en-PH"/>
          <w14:ligatures w14:val="none"/>
        </w:rPr>
        <w:t xml:space="preserve">        </w:t>
      </w:r>
      <w:proofErr w:type="gramStart"/>
      <w:r w:rsidRPr="00446AA6">
        <w:rPr>
          <w:rFonts w:eastAsia="Times New Roman" w:cs="Times New Roman"/>
          <w:kern w:val="0"/>
          <w:sz w:val="24"/>
          <w:szCs w:val="24"/>
          <w:highlight w:val="darkGray"/>
          <w:lang w:eastAsia="en-PH"/>
          <w14:ligatures w14:val="none"/>
        </w:rPr>
        <w:t>break;</w:t>
      </w:r>
      <w:proofErr w:type="gramEnd"/>
    </w:p>
    <w:p w:rsidRPr="00446AA6" w:rsidR="00446AA6" w:rsidP="00446AA6" w:rsidRDefault="00446AA6" w14:paraId="5AFF4C3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446AA6">
        <w:rPr>
          <w:rFonts w:eastAsia="Times New Roman" w:cs="Times New Roman"/>
          <w:kern w:val="0"/>
          <w:sz w:val="24"/>
          <w:szCs w:val="24"/>
          <w:highlight w:val="darkGray"/>
          <w:lang w:eastAsia="en-PH"/>
          <w14:ligatures w14:val="none"/>
        </w:rPr>
        <w:t xml:space="preserve">    case 3:</w:t>
      </w:r>
    </w:p>
    <w:p w:rsidRPr="00446AA6" w:rsidR="00446AA6" w:rsidP="00446AA6" w:rsidRDefault="00446AA6" w14:paraId="0F1B78A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446AA6">
        <w:rPr>
          <w:rFonts w:eastAsia="Times New Roman" w:cs="Times New Roman"/>
          <w:kern w:val="0"/>
          <w:sz w:val="24"/>
          <w:szCs w:val="24"/>
          <w:highlight w:val="darkGray"/>
          <w:lang w:eastAsia="en-PH"/>
          <w14:ligatures w14:val="none"/>
        </w:rPr>
        <w:t xml:space="preserve">        </w:t>
      </w:r>
      <w:proofErr w:type="spellStart"/>
      <w:r w:rsidRPr="00446AA6">
        <w:rPr>
          <w:rFonts w:eastAsia="Times New Roman" w:cs="Times New Roman"/>
          <w:kern w:val="0"/>
          <w:sz w:val="24"/>
          <w:szCs w:val="24"/>
          <w:highlight w:val="darkGray"/>
          <w:lang w:eastAsia="en-PH"/>
          <w14:ligatures w14:val="none"/>
        </w:rPr>
        <w:t>System.out.println</w:t>
      </w:r>
      <w:proofErr w:type="spellEnd"/>
      <w:r w:rsidRPr="00446AA6">
        <w:rPr>
          <w:rFonts w:eastAsia="Times New Roman" w:cs="Times New Roman"/>
          <w:kern w:val="0"/>
          <w:sz w:val="24"/>
          <w:szCs w:val="24"/>
          <w:highlight w:val="darkGray"/>
          <w:lang w:eastAsia="en-PH"/>
          <w14:ligatures w14:val="none"/>
        </w:rPr>
        <w:t>("Exit"</w:t>
      </w:r>
      <w:proofErr w:type="gramStart"/>
      <w:r w:rsidRPr="00446AA6">
        <w:rPr>
          <w:rFonts w:eastAsia="Times New Roman" w:cs="Times New Roman"/>
          <w:kern w:val="0"/>
          <w:sz w:val="24"/>
          <w:szCs w:val="24"/>
          <w:highlight w:val="darkGray"/>
          <w:lang w:eastAsia="en-PH"/>
          <w14:ligatures w14:val="none"/>
        </w:rPr>
        <w:t>);</w:t>
      </w:r>
      <w:proofErr w:type="gramEnd"/>
    </w:p>
    <w:p w:rsidRPr="00446AA6" w:rsidR="00446AA6" w:rsidP="00446AA6" w:rsidRDefault="00446AA6" w14:paraId="2BEF772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446AA6">
        <w:rPr>
          <w:rFonts w:eastAsia="Times New Roman" w:cs="Times New Roman"/>
          <w:kern w:val="0"/>
          <w:sz w:val="24"/>
          <w:szCs w:val="24"/>
          <w:highlight w:val="darkGray"/>
          <w:lang w:eastAsia="en-PH"/>
          <w14:ligatures w14:val="none"/>
        </w:rPr>
        <w:t xml:space="preserve">        </w:t>
      </w:r>
      <w:proofErr w:type="gramStart"/>
      <w:r w:rsidRPr="00446AA6">
        <w:rPr>
          <w:rFonts w:eastAsia="Times New Roman" w:cs="Times New Roman"/>
          <w:kern w:val="0"/>
          <w:sz w:val="24"/>
          <w:szCs w:val="24"/>
          <w:highlight w:val="darkGray"/>
          <w:lang w:eastAsia="en-PH"/>
          <w14:ligatures w14:val="none"/>
        </w:rPr>
        <w:t>break;</w:t>
      </w:r>
      <w:proofErr w:type="gramEnd"/>
    </w:p>
    <w:p w:rsidRPr="00446AA6" w:rsidR="00446AA6" w:rsidP="00446AA6" w:rsidRDefault="00446AA6" w14:paraId="1CBA0123"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446AA6">
        <w:rPr>
          <w:rFonts w:eastAsia="Times New Roman" w:cs="Times New Roman"/>
          <w:kern w:val="0"/>
          <w:sz w:val="24"/>
          <w:szCs w:val="24"/>
          <w:highlight w:val="darkGray"/>
          <w:lang w:eastAsia="en-PH"/>
          <w14:ligatures w14:val="none"/>
        </w:rPr>
        <w:t xml:space="preserve">    default:</w:t>
      </w:r>
    </w:p>
    <w:p w:rsidRPr="00446AA6" w:rsidR="00446AA6" w:rsidP="00446AA6" w:rsidRDefault="00446AA6" w14:paraId="26CA4E8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446AA6">
        <w:rPr>
          <w:rFonts w:eastAsia="Times New Roman" w:cs="Times New Roman"/>
          <w:kern w:val="0"/>
          <w:sz w:val="24"/>
          <w:szCs w:val="24"/>
          <w:highlight w:val="darkGray"/>
          <w:lang w:eastAsia="en-PH"/>
          <w14:ligatures w14:val="none"/>
        </w:rPr>
        <w:t xml:space="preserve">        </w:t>
      </w:r>
      <w:proofErr w:type="spellStart"/>
      <w:r w:rsidRPr="00446AA6">
        <w:rPr>
          <w:rFonts w:eastAsia="Times New Roman" w:cs="Times New Roman"/>
          <w:kern w:val="0"/>
          <w:sz w:val="24"/>
          <w:szCs w:val="24"/>
          <w:highlight w:val="darkGray"/>
          <w:lang w:eastAsia="en-PH"/>
          <w14:ligatures w14:val="none"/>
        </w:rPr>
        <w:t>System.out.println</w:t>
      </w:r>
      <w:proofErr w:type="spellEnd"/>
      <w:r w:rsidRPr="00446AA6">
        <w:rPr>
          <w:rFonts w:eastAsia="Times New Roman" w:cs="Times New Roman"/>
          <w:kern w:val="0"/>
          <w:sz w:val="24"/>
          <w:szCs w:val="24"/>
          <w:highlight w:val="darkGray"/>
          <w:lang w:eastAsia="en-PH"/>
          <w14:ligatures w14:val="none"/>
        </w:rPr>
        <w:t>("Invalid choice!"</w:t>
      </w:r>
      <w:proofErr w:type="gramStart"/>
      <w:r w:rsidRPr="00446AA6">
        <w:rPr>
          <w:rFonts w:eastAsia="Times New Roman" w:cs="Times New Roman"/>
          <w:kern w:val="0"/>
          <w:sz w:val="24"/>
          <w:szCs w:val="24"/>
          <w:highlight w:val="darkGray"/>
          <w:lang w:eastAsia="en-PH"/>
          <w14:ligatures w14:val="none"/>
        </w:rPr>
        <w:t>);</w:t>
      </w:r>
      <w:proofErr w:type="gramEnd"/>
    </w:p>
    <w:p w:rsidR="00446AA6" w:rsidP="00446AA6" w:rsidRDefault="00446AA6" w14:paraId="1B24EC25" w14:textId="3A32FDA3">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446AA6">
        <w:rPr>
          <w:rFonts w:eastAsia="Times New Roman" w:cs="Times New Roman"/>
          <w:kern w:val="0"/>
          <w:sz w:val="24"/>
          <w:szCs w:val="24"/>
          <w:highlight w:val="darkGray"/>
          <w:lang w:eastAsia="en-PH"/>
          <w14:ligatures w14:val="none"/>
        </w:rPr>
        <w:t>}</w:t>
      </w:r>
    </w:p>
    <w:p w:rsidRPr="00446AA6" w:rsidR="00446AA6" w:rsidP="00446AA6" w:rsidRDefault="00446AA6" w14:paraId="07A5FEEF" w14:textId="3F2C0135">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446AA6">
        <w:rPr>
          <w:rFonts w:eastAsia="Times New Roman" w:cs="Times New Roman"/>
          <w:b/>
          <w:bCs/>
          <w:kern w:val="0"/>
          <w:sz w:val="24"/>
          <w:szCs w:val="24"/>
          <w:lang w:eastAsia="en-PH"/>
          <w14:ligatures w14:val="none"/>
        </w:rPr>
        <w:t>Output:</w:t>
      </w:r>
    </w:p>
    <w:p w:rsidR="00446AA6" w:rsidP="00446AA6" w:rsidRDefault="00446AA6" w14:paraId="5C1E3CFE" w14:textId="2A7884F5">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446AA6">
        <w:rPr>
          <w:rFonts w:eastAsia="Times New Roman" w:cs="Times New Roman"/>
          <w:kern w:val="0"/>
          <w:sz w:val="24"/>
          <w:szCs w:val="24"/>
          <w:lang w:eastAsia="en-PH"/>
          <w14:ligatures w14:val="none"/>
        </w:rPr>
        <w:t>Invalid choice!</w:t>
      </w:r>
    </w:p>
    <w:p w:rsidR="00446AA6" w:rsidP="00446AA6" w:rsidRDefault="00446AA6" w14:paraId="25CD4234"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446AA6" w:rsidP="00446AA6" w:rsidRDefault="00446AA6" w14:paraId="745126BA" w14:textId="5E7315C0">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446AA6">
        <w:rPr>
          <w:rFonts w:eastAsia="Times New Roman" w:cs="Times New Roman"/>
          <w:b/>
          <w:bCs/>
          <w:kern w:val="0"/>
          <w:sz w:val="24"/>
          <w:szCs w:val="24"/>
          <w:lang w:eastAsia="en-PH"/>
          <w14:ligatures w14:val="none"/>
        </w:rPr>
        <w:t>Explanation:</w:t>
      </w:r>
      <w:r>
        <w:rPr>
          <w:rFonts w:eastAsia="Times New Roman" w:cs="Times New Roman"/>
          <w:b/>
          <w:bCs/>
          <w:kern w:val="0"/>
          <w:sz w:val="24"/>
          <w:szCs w:val="24"/>
          <w:lang w:eastAsia="en-PH"/>
          <w14:ligatures w14:val="none"/>
        </w:rPr>
        <w:t xml:space="preserve"> </w:t>
      </w:r>
      <w:r w:rsidRPr="00701B9B" w:rsidR="00701B9B">
        <w:rPr>
          <w:rFonts w:eastAsia="Times New Roman" w:cs="Times New Roman"/>
          <w:kern w:val="0"/>
          <w:sz w:val="24"/>
          <w:szCs w:val="24"/>
          <w:lang w:eastAsia="en-PH"/>
          <w14:ligatures w14:val="none"/>
        </w:rPr>
        <w:t xml:space="preserve">Since the </w:t>
      </w:r>
      <w:r w:rsidRPr="00701B9B" w:rsidR="00701B9B">
        <w:rPr>
          <w:rFonts w:eastAsia="Times New Roman" w:cs="Times New Roman"/>
          <w:kern w:val="0"/>
          <w:sz w:val="24"/>
          <w:szCs w:val="24"/>
          <w:highlight w:val="darkGray"/>
          <w:lang w:eastAsia="en-PH"/>
          <w14:ligatures w14:val="none"/>
        </w:rPr>
        <w:t>value</w:t>
      </w:r>
      <w:r w:rsidRPr="00701B9B" w:rsidR="00701B9B">
        <w:rPr>
          <w:rFonts w:eastAsia="Times New Roman" w:cs="Times New Roman"/>
          <w:kern w:val="0"/>
          <w:sz w:val="24"/>
          <w:szCs w:val="24"/>
          <w:lang w:eastAsia="en-PH"/>
          <w14:ligatures w14:val="none"/>
        </w:rPr>
        <w:t xml:space="preserve"> of option (4) does not match any of the cases (1, 2, or 3), the </w:t>
      </w:r>
      <w:r w:rsidRPr="00701B9B" w:rsidR="00701B9B">
        <w:rPr>
          <w:rFonts w:eastAsia="Times New Roman" w:cs="Times New Roman"/>
          <w:kern w:val="0"/>
          <w:sz w:val="24"/>
          <w:szCs w:val="24"/>
          <w:highlight w:val="darkGray"/>
          <w:lang w:eastAsia="en-PH"/>
          <w14:ligatures w14:val="none"/>
        </w:rPr>
        <w:t>default</w:t>
      </w:r>
      <w:r w:rsidRPr="00701B9B" w:rsidR="00701B9B">
        <w:rPr>
          <w:rFonts w:eastAsia="Times New Roman" w:cs="Times New Roman"/>
          <w:kern w:val="0"/>
          <w:sz w:val="24"/>
          <w:szCs w:val="24"/>
          <w:lang w:eastAsia="en-PH"/>
          <w14:ligatures w14:val="none"/>
        </w:rPr>
        <w:t xml:space="preserve"> case executes. This helps make your program more user-friendly by handling errors gracefully. Including a </w:t>
      </w:r>
      <w:r w:rsidRPr="00701B9B" w:rsidR="00701B9B">
        <w:rPr>
          <w:rFonts w:eastAsia="Times New Roman" w:cs="Times New Roman"/>
          <w:kern w:val="0"/>
          <w:sz w:val="24"/>
          <w:szCs w:val="24"/>
          <w:highlight w:val="darkGray"/>
          <w:lang w:eastAsia="en-PH"/>
          <w14:ligatures w14:val="none"/>
        </w:rPr>
        <w:t>default</w:t>
      </w:r>
      <w:r w:rsidRPr="00701B9B" w:rsidR="00701B9B">
        <w:rPr>
          <w:rFonts w:eastAsia="Times New Roman" w:cs="Times New Roman"/>
          <w:kern w:val="0"/>
          <w:sz w:val="24"/>
          <w:szCs w:val="24"/>
          <w:lang w:eastAsia="en-PH"/>
          <w14:ligatures w14:val="none"/>
        </w:rPr>
        <w:t xml:space="preserve"> block also prevents unexpected behavior when invalid inputs occur. It ensures that your program always has a backup response. You can think of it as a “catch-all” for unmatched conditions.</w:t>
      </w:r>
    </w:p>
    <w:p w:rsidR="00701B9B" w:rsidP="00446AA6" w:rsidRDefault="00701B9B" w14:paraId="7420E85A"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6D003F" w:rsidP="00446AA6" w:rsidRDefault="006D003F" w14:paraId="0F985C00"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6D003F" w:rsidP="00623EE5" w:rsidRDefault="006D003F" w14:paraId="3247410F" w14:textId="77D17C2B">
      <w:pPr>
        <w:pStyle w:val="ListParagraph"/>
        <w:numPr>
          <w:ilvl w:val="0"/>
          <w:numId w:val="32"/>
        </w:numPr>
        <w:spacing w:before="100" w:beforeAutospacing="1" w:after="100" w:afterAutospacing="1" w:line="240" w:lineRule="auto"/>
        <w:rPr>
          <w:rFonts w:eastAsia="Times New Roman" w:cs="Times New Roman"/>
          <w:b/>
          <w:bCs/>
          <w:kern w:val="0"/>
          <w:sz w:val="24"/>
          <w:szCs w:val="24"/>
          <w:lang w:eastAsia="en-PH"/>
          <w14:ligatures w14:val="none"/>
        </w:rPr>
      </w:pPr>
      <w:r w:rsidRPr="006D003F">
        <w:rPr>
          <w:rFonts w:eastAsia="Times New Roman" w:cs="Times New Roman"/>
          <w:b/>
          <w:bCs/>
          <w:kern w:val="0"/>
          <w:sz w:val="24"/>
          <w:szCs w:val="24"/>
          <w:lang w:eastAsia="en-PH"/>
          <w14:ligatures w14:val="none"/>
        </w:rPr>
        <w:t>Fall-through Behavior (Without break)</w:t>
      </w:r>
    </w:p>
    <w:p w:rsidR="006D003F" w:rsidP="00623EE5" w:rsidRDefault="006D003F" w14:paraId="17534F48" w14:textId="621FDE6F">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6D003F">
        <w:rPr>
          <w:rFonts w:eastAsia="Times New Roman" w:cs="Times New Roman"/>
          <w:kern w:val="0"/>
          <w:sz w:val="24"/>
          <w:szCs w:val="24"/>
          <w:lang w:eastAsia="en-PH"/>
          <w14:ligatures w14:val="none"/>
        </w:rPr>
        <w:t xml:space="preserve">If you forget to use </w:t>
      </w:r>
      <w:r w:rsidRPr="00404AF1">
        <w:rPr>
          <w:rFonts w:eastAsia="Times New Roman" w:cs="Times New Roman"/>
          <w:kern w:val="0"/>
          <w:sz w:val="24"/>
          <w:szCs w:val="24"/>
          <w:highlight w:val="darkGray"/>
          <w:lang w:eastAsia="en-PH"/>
          <w14:ligatures w14:val="none"/>
        </w:rPr>
        <w:t>break</w:t>
      </w:r>
      <w:r w:rsidRPr="006D003F">
        <w:rPr>
          <w:rFonts w:eastAsia="Times New Roman" w:cs="Times New Roman"/>
          <w:kern w:val="0"/>
          <w:sz w:val="24"/>
          <w:szCs w:val="24"/>
          <w:lang w:eastAsia="en-PH"/>
          <w14:ligatures w14:val="none"/>
        </w:rPr>
        <w:t xml:space="preserve">, the program will continue executing all the following cases, even if their conditions don’t match. This is known as fall-through behavior. While it’s sometimes intentional, it often leads to logic errors if not used carefully. You can use this feature when multiple cases share the same action. However, forgetting </w:t>
      </w:r>
      <w:r w:rsidRPr="00404AF1">
        <w:rPr>
          <w:rFonts w:eastAsia="Times New Roman" w:cs="Times New Roman"/>
          <w:kern w:val="0"/>
          <w:sz w:val="24"/>
          <w:szCs w:val="24"/>
          <w:highlight w:val="darkGray"/>
          <w:lang w:eastAsia="en-PH"/>
          <w14:ligatures w14:val="none"/>
        </w:rPr>
        <w:t>break</w:t>
      </w:r>
      <w:r w:rsidRPr="006D003F">
        <w:rPr>
          <w:rFonts w:eastAsia="Times New Roman" w:cs="Times New Roman"/>
          <w:kern w:val="0"/>
          <w:sz w:val="24"/>
          <w:szCs w:val="24"/>
          <w:lang w:eastAsia="en-PH"/>
          <w14:ligatures w14:val="none"/>
        </w:rPr>
        <w:t xml:space="preserve"> can make debugging difficult.</w:t>
      </w:r>
    </w:p>
    <w:p w:rsidR="00404AF1" w:rsidP="00404AF1" w:rsidRDefault="00404AF1" w14:paraId="318203B5" w14:textId="2C0295C9">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0E1702">
        <w:rPr>
          <w:rFonts w:eastAsia="Times New Roman" w:cs="Times New Roman"/>
          <w:kern w:val="0"/>
          <w:sz w:val="24"/>
          <w:szCs w:val="24"/>
          <w:highlight w:val="darkGray"/>
          <w:lang w:eastAsia="en-PH"/>
          <w14:ligatures w14:val="none"/>
        </w:rPr>
        <w:t>Example:</w:t>
      </w:r>
      <w:r>
        <w:rPr>
          <w:rFonts w:eastAsia="Times New Roman" w:cs="Times New Roman"/>
          <w:kern w:val="0"/>
          <w:sz w:val="24"/>
          <w:szCs w:val="24"/>
          <w:lang w:eastAsia="en-PH"/>
          <w14:ligatures w14:val="none"/>
        </w:rPr>
        <w:t xml:space="preserve"> </w:t>
      </w:r>
      <w:r w:rsidRPr="000E1702" w:rsidR="000E1702">
        <w:rPr>
          <w:rFonts w:eastAsia="Times New Roman" w:cs="Times New Roman"/>
          <w:kern w:val="0"/>
          <w:sz w:val="24"/>
          <w:szCs w:val="24"/>
          <w:lang w:eastAsia="en-PH"/>
          <w14:ligatures w14:val="none"/>
        </w:rPr>
        <w:t xml:space="preserve">We can see fall-through behavior when </w:t>
      </w:r>
      <w:r w:rsidRPr="000E1702" w:rsidR="000E1702">
        <w:rPr>
          <w:rFonts w:eastAsia="Times New Roman" w:cs="Times New Roman"/>
          <w:kern w:val="0"/>
          <w:sz w:val="24"/>
          <w:szCs w:val="24"/>
          <w:highlight w:val="darkGray"/>
          <w:lang w:eastAsia="en-PH"/>
          <w14:ligatures w14:val="none"/>
        </w:rPr>
        <w:t>break</w:t>
      </w:r>
      <w:r w:rsidRPr="000E1702" w:rsidR="000E1702">
        <w:rPr>
          <w:rFonts w:eastAsia="Times New Roman" w:cs="Times New Roman"/>
          <w:kern w:val="0"/>
          <w:sz w:val="24"/>
          <w:szCs w:val="24"/>
          <w:lang w:eastAsia="en-PH"/>
          <w14:ligatures w14:val="none"/>
        </w:rPr>
        <w:t xml:space="preserve"> is not used after a case.</w:t>
      </w:r>
    </w:p>
    <w:p w:rsidR="000E1702" w:rsidP="00404AF1" w:rsidRDefault="000E1702" w14:paraId="20A853AE"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0E1702" w:rsidP="00404AF1" w:rsidRDefault="000E1702" w14:paraId="035C2CAF" w14:textId="521B57B7">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0E1702">
        <w:rPr>
          <w:rFonts w:eastAsia="Times New Roman" w:cs="Times New Roman"/>
          <w:b/>
          <w:bCs/>
          <w:kern w:val="0"/>
          <w:sz w:val="24"/>
          <w:szCs w:val="24"/>
          <w:lang w:eastAsia="en-PH"/>
          <w14:ligatures w14:val="none"/>
        </w:rPr>
        <w:t>Sample code:</w:t>
      </w:r>
    </w:p>
    <w:p w:rsidRPr="000E1702" w:rsidR="000E1702" w:rsidP="000E1702" w:rsidRDefault="000E1702" w14:paraId="1E8EADE9"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0E1702">
        <w:rPr>
          <w:rFonts w:eastAsia="Times New Roman" w:cs="Times New Roman"/>
          <w:kern w:val="0"/>
          <w:sz w:val="24"/>
          <w:szCs w:val="24"/>
          <w:highlight w:val="darkGray"/>
          <w:lang w:eastAsia="en-PH"/>
          <w14:ligatures w14:val="none"/>
        </w:rPr>
        <w:t xml:space="preserve">int number = </w:t>
      </w:r>
      <w:proofErr w:type="gramStart"/>
      <w:r w:rsidRPr="000E1702">
        <w:rPr>
          <w:rFonts w:eastAsia="Times New Roman" w:cs="Times New Roman"/>
          <w:kern w:val="0"/>
          <w:sz w:val="24"/>
          <w:szCs w:val="24"/>
          <w:highlight w:val="darkGray"/>
          <w:lang w:eastAsia="en-PH"/>
          <w14:ligatures w14:val="none"/>
        </w:rPr>
        <w:t>2;</w:t>
      </w:r>
      <w:proofErr w:type="gramEnd"/>
    </w:p>
    <w:p w:rsidRPr="000E1702" w:rsidR="000E1702" w:rsidP="000E1702" w:rsidRDefault="000E1702" w14:paraId="62B2762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0E1702" w:rsidR="000E1702" w:rsidP="000E1702" w:rsidRDefault="000E1702" w14:paraId="736B539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0E1702">
        <w:rPr>
          <w:rFonts w:eastAsia="Times New Roman" w:cs="Times New Roman"/>
          <w:kern w:val="0"/>
          <w:sz w:val="24"/>
          <w:szCs w:val="24"/>
          <w:highlight w:val="darkGray"/>
          <w:lang w:eastAsia="en-PH"/>
          <w14:ligatures w14:val="none"/>
        </w:rPr>
        <w:t>switch (number) {</w:t>
      </w:r>
    </w:p>
    <w:p w:rsidRPr="000E1702" w:rsidR="000E1702" w:rsidP="000E1702" w:rsidRDefault="000E1702" w14:paraId="777396A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0E1702">
        <w:rPr>
          <w:rFonts w:eastAsia="Times New Roman" w:cs="Times New Roman"/>
          <w:kern w:val="0"/>
          <w:sz w:val="24"/>
          <w:szCs w:val="24"/>
          <w:highlight w:val="darkGray"/>
          <w:lang w:eastAsia="en-PH"/>
          <w14:ligatures w14:val="none"/>
        </w:rPr>
        <w:t xml:space="preserve">    case 1:</w:t>
      </w:r>
    </w:p>
    <w:p w:rsidRPr="000E1702" w:rsidR="000E1702" w:rsidP="000E1702" w:rsidRDefault="000E1702" w14:paraId="2866B49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0E1702">
        <w:rPr>
          <w:rFonts w:eastAsia="Times New Roman" w:cs="Times New Roman"/>
          <w:kern w:val="0"/>
          <w:sz w:val="24"/>
          <w:szCs w:val="24"/>
          <w:highlight w:val="darkGray"/>
          <w:lang w:eastAsia="en-PH"/>
          <w14:ligatures w14:val="none"/>
        </w:rPr>
        <w:t xml:space="preserve">        </w:t>
      </w:r>
      <w:proofErr w:type="spellStart"/>
      <w:r w:rsidRPr="000E1702">
        <w:rPr>
          <w:rFonts w:eastAsia="Times New Roman" w:cs="Times New Roman"/>
          <w:kern w:val="0"/>
          <w:sz w:val="24"/>
          <w:szCs w:val="24"/>
          <w:highlight w:val="darkGray"/>
          <w:lang w:eastAsia="en-PH"/>
          <w14:ligatures w14:val="none"/>
        </w:rPr>
        <w:t>System.out.println</w:t>
      </w:r>
      <w:proofErr w:type="spellEnd"/>
      <w:r w:rsidRPr="000E1702">
        <w:rPr>
          <w:rFonts w:eastAsia="Times New Roman" w:cs="Times New Roman"/>
          <w:kern w:val="0"/>
          <w:sz w:val="24"/>
          <w:szCs w:val="24"/>
          <w:highlight w:val="darkGray"/>
          <w:lang w:eastAsia="en-PH"/>
          <w14:ligatures w14:val="none"/>
        </w:rPr>
        <w:t>("One"</w:t>
      </w:r>
      <w:proofErr w:type="gramStart"/>
      <w:r w:rsidRPr="000E1702">
        <w:rPr>
          <w:rFonts w:eastAsia="Times New Roman" w:cs="Times New Roman"/>
          <w:kern w:val="0"/>
          <w:sz w:val="24"/>
          <w:szCs w:val="24"/>
          <w:highlight w:val="darkGray"/>
          <w:lang w:eastAsia="en-PH"/>
          <w14:ligatures w14:val="none"/>
        </w:rPr>
        <w:t>);</w:t>
      </w:r>
      <w:proofErr w:type="gramEnd"/>
    </w:p>
    <w:p w:rsidRPr="000E1702" w:rsidR="000E1702" w:rsidP="000E1702" w:rsidRDefault="000E1702" w14:paraId="072A184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0E1702">
        <w:rPr>
          <w:rFonts w:eastAsia="Times New Roman" w:cs="Times New Roman"/>
          <w:kern w:val="0"/>
          <w:sz w:val="24"/>
          <w:szCs w:val="24"/>
          <w:highlight w:val="darkGray"/>
          <w:lang w:eastAsia="en-PH"/>
          <w14:ligatures w14:val="none"/>
        </w:rPr>
        <w:t xml:space="preserve">    case 2:</w:t>
      </w:r>
    </w:p>
    <w:p w:rsidRPr="000E1702" w:rsidR="000E1702" w:rsidP="000E1702" w:rsidRDefault="000E1702" w14:paraId="74F27AC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0E1702">
        <w:rPr>
          <w:rFonts w:eastAsia="Times New Roman" w:cs="Times New Roman"/>
          <w:kern w:val="0"/>
          <w:sz w:val="24"/>
          <w:szCs w:val="24"/>
          <w:highlight w:val="darkGray"/>
          <w:lang w:eastAsia="en-PH"/>
          <w14:ligatures w14:val="none"/>
        </w:rPr>
        <w:t xml:space="preserve">        </w:t>
      </w:r>
      <w:proofErr w:type="spellStart"/>
      <w:r w:rsidRPr="000E1702">
        <w:rPr>
          <w:rFonts w:eastAsia="Times New Roman" w:cs="Times New Roman"/>
          <w:kern w:val="0"/>
          <w:sz w:val="24"/>
          <w:szCs w:val="24"/>
          <w:highlight w:val="darkGray"/>
          <w:lang w:eastAsia="en-PH"/>
          <w14:ligatures w14:val="none"/>
        </w:rPr>
        <w:t>System.out.println</w:t>
      </w:r>
      <w:proofErr w:type="spellEnd"/>
      <w:r w:rsidRPr="000E1702">
        <w:rPr>
          <w:rFonts w:eastAsia="Times New Roman" w:cs="Times New Roman"/>
          <w:kern w:val="0"/>
          <w:sz w:val="24"/>
          <w:szCs w:val="24"/>
          <w:highlight w:val="darkGray"/>
          <w:lang w:eastAsia="en-PH"/>
          <w14:ligatures w14:val="none"/>
        </w:rPr>
        <w:t>("Two"</w:t>
      </w:r>
      <w:proofErr w:type="gramStart"/>
      <w:r w:rsidRPr="000E1702">
        <w:rPr>
          <w:rFonts w:eastAsia="Times New Roman" w:cs="Times New Roman"/>
          <w:kern w:val="0"/>
          <w:sz w:val="24"/>
          <w:szCs w:val="24"/>
          <w:highlight w:val="darkGray"/>
          <w:lang w:eastAsia="en-PH"/>
          <w14:ligatures w14:val="none"/>
        </w:rPr>
        <w:t>);</w:t>
      </w:r>
      <w:proofErr w:type="gramEnd"/>
    </w:p>
    <w:p w:rsidRPr="000E1702" w:rsidR="000E1702" w:rsidP="000E1702" w:rsidRDefault="000E1702" w14:paraId="155D8229"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0E1702">
        <w:rPr>
          <w:rFonts w:eastAsia="Times New Roman" w:cs="Times New Roman"/>
          <w:kern w:val="0"/>
          <w:sz w:val="24"/>
          <w:szCs w:val="24"/>
          <w:highlight w:val="darkGray"/>
          <w:lang w:eastAsia="en-PH"/>
          <w14:ligatures w14:val="none"/>
        </w:rPr>
        <w:t xml:space="preserve">    case 3:</w:t>
      </w:r>
    </w:p>
    <w:p w:rsidRPr="000E1702" w:rsidR="000E1702" w:rsidP="000E1702" w:rsidRDefault="000E1702" w14:paraId="3F570C3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0E1702">
        <w:rPr>
          <w:rFonts w:eastAsia="Times New Roman" w:cs="Times New Roman"/>
          <w:kern w:val="0"/>
          <w:sz w:val="24"/>
          <w:szCs w:val="24"/>
          <w:highlight w:val="darkGray"/>
          <w:lang w:eastAsia="en-PH"/>
          <w14:ligatures w14:val="none"/>
        </w:rPr>
        <w:t xml:space="preserve">        </w:t>
      </w:r>
      <w:proofErr w:type="spellStart"/>
      <w:r w:rsidRPr="000E1702">
        <w:rPr>
          <w:rFonts w:eastAsia="Times New Roman" w:cs="Times New Roman"/>
          <w:kern w:val="0"/>
          <w:sz w:val="24"/>
          <w:szCs w:val="24"/>
          <w:highlight w:val="darkGray"/>
          <w:lang w:eastAsia="en-PH"/>
          <w14:ligatures w14:val="none"/>
        </w:rPr>
        <w:t>System.out.println</w:t>
      </w:r>
      <w:proofErr w:type="spellEnd"/>
      <w:r w:rsidRPr="000E1702">
        <w:rPr>
          <w:rFonts w:eastAsia="Times New Roman" w:cs="Times New Roman"/>
          <w:kern w:val="0"/>
          <w:sz w:val="24"/>
          <w:szCs w:val="24"/>
          <w:highlight w:val="darkGray"/>
          <w:lang w:eastAsia="en-PH"/>
          <w14:ligatures w14:val="none"/>
        </w:rPr>
        <w:t>("Three"</w:t>
      </w:r>
      <w:proofErr w:type="gramStart"/>
      <w:r w:rsidRPr="000E1702">
        <w:rPr>
          <w:rFonts w:eastAsia="Times New Roman" w:cs="Times New Roman"/>
          <w:kern w:val="0"/>
          <w:sz w:val="24"/>
          <w:szCs w:val="24"/>
          <w:highlight w:val="darkGray"/>
          <w:lang w:eastAsia="en-PH"/>
          <w14:ligatures w14:val="none"/>
        </w:rPr>
        <w:t>);</w:t>
      </w:r>
      <w:proofErr w:type="gramEnd"/>
    </w:p>
    <w:p w:rsidR="000E1702" w:rsidP="000E1702" w:rsidRDefault="000E1702" w14:paraId="13C2A417" w14:textId="097CE2CB">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0E1702">
        <w:rPr>
          <w:rFonts w:eastAsia="Times New Roman" w:cs="Times New Roman"/>
          <w:kern w:val="0"/>
          <w:sz w:val="24"/>
          <w:szCs w:val="24"/>
          <w:highlight w:val="darkGray"/>
          <w:lang w:eastAsia="en-PH"/>
          <w14:ligatures w14:val="none"/>
        </w:rPr>
        <w:t>}</w:t>
      </w:r>
    </w:p>
    <w:p w:rsidR="000E1702" w:rsidP="000E1702" w:rsidRDefault="000E1702" w14:paraId="44DB0CDA" w14:textId="0B1CC539">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0E1702">
        <w:rPr>
          <w:rFonts w:eastAsia="Times New Roman" w:cs="Times New Roman"/>
          <w:b/>
          <w:bCs/>
          <w:kern w:val="0"/>
          <w:sz w:val="24"/>
          <w:szCs w:val="24"/>
          <w:lang w:eastAsia="en-PH"/>
          <w14:ligatures w14:val="none"/>
        </w:rPr>
        <w:t>Output:</w:t>
      </w:r>
    </w:p>
    <w:p w:rsidRPr="000E1702" w:rsidR="000E1702" w:rsidP="000E1702" w:rsidRDefault="000E1702" w14:paraId="577B072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0E1702">
        <w:rPr>
          <w:rFonts w:eastAsia="Times New Roman" w:cs="Times New Roman"/>
          <w:kern w:val="0"/>
          <w:sz w:val="24"/>
          <w:szCs w:val="24"/>
          <w:highlight w:val="darkGray"/>
          <w:lang w:eastAsia="en-PH"/>
          <w14:ligatures w14:val="none"/>
        </w:rPr>
        <w:t>Two</w:t>
      </w:r>
    </w:p>
    <w:p w:rsidR="000E1702" w:rsidP="000E1702" w:rsidRDefault="000E1702" w14:paraId="0BD60670" w14:textId="25CE3C42">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0E1702">
        <w:rPr>
          <w:rFonts w:eastAsia="Times New Roman" w:cs="Times New Roman"/>
          <w:kern w:val="0"/>
          <w:sz w:val="24"/>
          <w:szCs w:val="24"/>
          <w:highlight w:val="darkGray"/>
          <w:lang w:eastAsia="en-PH"/>
          <w14:ligatures w14:val="none"/>
        </w:rPr>
        <w:t>Three</w:t>
      </w:r>
    </w:p>
    <w:p w:rsidR="000E1702" w:rsidP="000E1702" w:rsidRDefault="000E1702" w14:paraId="45B94E22"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Pr="00A51728" w:rsidR="000E1702" w:rsidP="000E1702" w:rsidRDefault="000E1702" w14:paraId="5B14C066" w14:textId="68BE6AEB">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A51728">
        <w:rPr>
          <w:rFonts w:eastAsia="Times New Roman" w:cs="Times New Roman"/>
          <w:b/>
          <w:bCs/>
          <w:kern w:val="0"/>
          <w:sz w:val="24"/>
          <w:szCs w:val="24"/>
          <w:lang w:eastAsia="en-PH"/>
          <w14:ligatures w14:val="none"/>
        </w:rPr>
        <w:t>Expla</w:t>
      </w:r>
      <w:r w:rsidRPr="00A51728" w:rsidR="00A51728">
        <w:rPr>
          <w:rFonts w:eastAsia="Times New Roman" w:cs="Times New Roman"/>
          <w:b/>
          <w:bCs/>
          <w:kern w:val="0"/>
          <w:sz w:val="24"/>
          <w:szCs w:val="24"/>
          <w:lang w:eastAsia="en-PH"/>
          <w14:ligatures w14:val="none"/>
        </w:rPr>
        <w:t>nation:</w:t>
      </w:r>
      <w:r w:rsidR="00A51728">
        <w:rPr>
          <w:rFonts w:eastAsia="Times New Roman" w:cs="Times New Roman"/>
          <w:b/>
          <w:bCs/>
          <w:kern w:val="0"/>
          <w:sz w:val="24"/>
          <w:szCs w:val="24"/>
          <w:lang w:eastAsia="en-PH"/>
          <w14:ligatures w14:val="none"/>
        </w:rPr>
        <w:t xml:space="preserve"> </w:t>
      </w:r>
      <w:r w:rsidRPr="00A51728" w:rsidR="00A51728">
        <w:rPr>
          <w:rFonts w:eastAsia="Times New Roman" w:cs="Times New Roman"/>
          <w:kern w:val="0"/>
          <w:sz w:val="24"/>
          <w:szCs w:val="24"/>
          <w:lang w:eastAsia="en-PH"/>
          <w14:ligatures w14:val="none"/>
        </w:rPr>
        <w:t xml:space="preserve">When </w:t>
      </w:r>
      <w:r w:rsidRPr="00A51728" w:rsidR="00A51728">
        <w:rPr>
          <w:rFonts w:eastAsia="Times New Roman" w:cs="Times New Roman"/>
          <w:kern w:val="0"/>
          <w:sz w:val="24"/>
          <w:szCs w:val="24"/>
          <w:highlight w:val="darkGray"/>
          <w:lang w:eastAsia="en-PH"/>
          <w14:ligatures w14:val="none"/>
        </w:rPr>
        <w:t>number</w:t>
      </w:r>
      <w:r w:rsidRPr="00A51728" w:rsidR="00A51728">
        <w:rPr>
          <w:rFonts w:eastAsia="Times New Roman" w:cs="Times New Roman"/>
          <w:kern w:val="0"/>
          <w:sz w:val="24"/>
          <w:szCs w:val="24"/>
          <w:lang w:eastAsia="en-PH"/>
          <w14:ligatures w14:val="none"/>
        </w:rPr>
        <w:t xml:space="preserve"> equals 2, the program starts executing from case 2 and continues to case 3 because there are no </w:t>
      </w:r>
      <w:r w:rsidRPr="00A51728" w:rsidR="00A51728">
        <w:rPr>
          <w:rFonts w:eastAsia="Times New Roman" w:cs="Times New Roman"/>
          <w:kern w:val="0"/>
          <w:sz w:val="24"/>
          <w:szCs w:val="24"/>
          <w:highlight w:val="darkGray"/>
          <w:lang w:eastAsia="en-PH"/>
          <w14:ligatures w14:val="none"/>
        </w:rPr>
        <w:t>break</w:t>
      </w:r>
      <w:r w:rsidRPr="00A51728" w:rsidR="00A51728">
        <w:rPr>
          <w:rFonts w:eastAsia="Times New Roman" w:cs="Times New Roman"/>
          <w:kern w:val="0"/>
          <w:sz w:val="24"/>
          <w:szCs w:val="24"/>
          <w:lang w:eastAsia="en-PH"/>
          <w14:ligatures w14:val="none"/>
        </w:rPr>
        <w:t xml:space="preserve"> statements. This causes both “Two” and “Three” to be printed. Fall-through can be useful when several cases should perform the same action. But if you don’t intend it, always include </w:t>
      </w:r>
      <w:r w:rsidRPr="00A51728" w:rsidR="00A51728">
        <w:rPr>
          <w:rFonts w:eastAsia="Times New Roman" w:cs="Times New Roman"/>
          <w:kern w:val="0"/>
          <w:sz w:val="24"/>
          <w:szCs w:val="24"/>
          <w:highlight w:val="darkGray"/>
          <w:lang w:eastAsia="en-PH"/>
          <w14:ligatures w14:val="none"/>
        </w:rPr>
        <w:t>break</w:t>
      </w:r>
      <w:r w:rsidRPr="00A51728" w:rsidR="00A51728">
        <w:rPr>
          <w:rFonts w:eastAsia="Times New Roman" w:cs="Times New Roman"/>
          <w:kern w:val="0"/>
          <w:sz w:val="24"/>
          <w:szCs w:val="24"/>
          <w:lang w:eastAsia="en-PH"/>
          <w14:ligatures w14:val="none"/>
        </w:rPr>
        <w:t xml:space="preserve"> to stop the code at the right point.</w:t>
      </w:r>
    </w:p>
    <w:p w:rsidR="000E1702" w:rsidP="00404AF1" w:rsidRDefault="000E1702" w14:paraId="0204C1A6"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A51728" w:rsidP="00404AF1" w:rsidRDefault="00A51728" w14:paraId="154C0811" w14:textId="250A1A2E">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Tips: </w:t>
      </w:r>
    </w:p>
    <w:p w:rsidRPr="001E4D28" w:rsidR="001E4D28" w:rsidP="00623EE5" w:rsidRDefault="001E4D28" w14:paraId="337F26D4" w14:textId="2485CD6D">
      <w:pPr>
        <w:pStyle w:val="ListParagraph"/>
        <w:numPr>
          <w:ilvl w:val="0"/>
          <w:numId w:val="32"/>
        </w:numPr>
        <w:spacing w:before="100" w:beforeAutospacing="1" w:after="100" w:afterAutospacing="1" w:line="240" w:lineRule="auto"/>
        <w:rPr>
          <w:rFonts w:eastAsia="Times New Roman" w:cs="Times New Roman"/>
          <w:kern w:val="0"/>
          <w:sz w:val="24"/>
          <w:szCs w:val="24"/>
          <w:lang w:eastAsia="en-PH"/>
          <w14:ligatures w14:val="none"/>
        </w:rPr>
      </w:pPr>
      <w:r w:rsidRPr="001E4D28">
        <w:rPr>
          <w:rFonts w:eastAsia="Times New Roman" w:cs="Times New Roman"/>
          <w:kern w:val="0"/>
          <w:sz w:val="24"/>
          <w:szCs w:val="24"/>
          <w:lang w:eastAsia="en-PH"/>
          <w14:ligatures w14:val="none"/>
        </w:rPr>
        <w:t xml:space="preserve">Always include a </w:t>
      </w:r>
      <w:r w:rsidRPr="001E4D28">
        <w:rPr>
          <w:rFonts w:eastAsia="Times New Roman" w:cs="Courier New"/>
          <w:b/>
          <w:bCs/>
          <w:kern w:val="0"/>
          <w:sz w:val="20"/>
          <w:szCs w:val="20"/>
          <w:highlight w:val="darkGray"/>
          <w:lang w:eastAsia="en-PH"/>
          <w14:ligatures w14:val="none"/>
        </w:rPr>
        <w:t>break</w:t>
      </w:r>
      <w:r w:rsidRPr="001E4D28">
        <w:rPr>
          <w:rFonts w:eastAsia="Times New Roman" w:cs="Times New Roman"/>
          <w:kern w:val="0"/>
          <w:sz w:val="24"/>
          <w:szCs w:val="24"/>
          <w:lang w:eastAsia="en-PH"/>
          <w14:ligatures w14:val="none"/>
        </w:rPr>
        <w:t xml:space="preserve"> statement to avoid accidental fall-through.</w:t>
      </w:r>
    </w:p>
    <w:p w:rsidRPr="001E4D28" w:rsidR="001E4D28" w:rsidP="00623EE5" w:rsidRDefault="001E4D28" w14:paraId="30015D59" w14:textId="3C26981A">
      <w:pPr>
        <w:pStyle w:val="ListParagraph"/>
        <w:numPr>
          <w:ilvl w:val="0"/>
          <w:numId w:val="32"/>
        </w:numPr>
        <w:spacing w:before="100" w:beforeAutospacing="1" w:after="100" w:afterAutospacing="1" w:line="240" w:lineRule="auto"/>
        <w:rPr>
          <w:rFonts w:eastAsia="Times New Roman" w:cs="Times New Roman"/>
          <w:kern w:val="0"/>
          <w:sz w:val="24"/>
          <w:szCs w:val="24"/>
          <w:lang w:eastAsia="en-PH"/>
          <w14:ligatures w14:val="none"/>
        </w:rPr>
      </w:pPr>
      <w:r w:rsidRPr="001E4D28">
        <w:rPr>
          <w:rFonts w:eastAsia="Times New Roman" w:cs="Times New Roman"/>
          <w:kern w:val="0"/>
          <w:sz w:val="24"/>
          <w:szCs w:val="24"/>
          <w:lang w:eastAsia="en-PH"/>
          <w14:ligatures w14:val="none"/>
        </w:rPr>
        <w:t xml:space="preserve">Use </w:t>
      </w:r>
      <w:r w:rsidRPr="001E4D28">
        <w:rPr>
          <w:rFonts w:eastAsia="Times New Roman" w:cs="Courier New"/>
          <w:b/>
          <w:bCs/>
          <w:kern w:val="0"/>
          <w:sz w:val="20"/>
          <w:szCs w:val="20"/>
          <w:highlight w:val="darkGray"/>
          <w:lang w:eastAsia="en-PH"/>
          <w14:ligatures w14:val="none"/>
        </w:rPr>
        <w:t>default</w:t>
      </w:r>
      <w:r w:rsidRPr="001E4D28">
        <w:rPr>
          <w:rFonts w:eastAsia="Times New Roman" w:cs="Times New Roman"/>
          <w:kern w:val="0"/>
          <w:sz w:val="24"/>
          <w:szCs w:val="24"/>
          <w:lang w:eastAsia="en-PH"/>
          <w14:ligatures w14:val="none"/>
        </w:rPr>
        <w:t xml:space="preserve"> to handle unexpected or invalid input values.</w:t>
      </w:r>
    </w:p>
    <w:p w:rsidRPr="001E4D28" w:rsidR="001E4D28" w:rsidP="00623EE5" w:rsidRDefault="001E4D28" w14:paraId="3F66DA00" w14:textId="2FA5FE8E">
      <w:pPr>
        <w:pStyle w:val="ListParagraph"/>
        <w:numPr>
          <w:ilvl w:val="0"/>
          <w:numId w:val="32"/>
        </w:numPr>
        <w:spacing w:before="100" w:beforeAutospacing="1" w:after="100" w:afterAutospacing="1" w:line="240" w:lineRule="auto"/>
        <w:rPr>
          <w:rFonts w:eastAsia="Times New Roman" w:cs="Times New Roman"/>
          <w:kern w:val="0"/>
          <w:sz w:val="24"/>
          <w:szCs w:val="24"/>
          <w:lang w:eastAsia="en-PH"/>
          <w14:ligatures w14:val="none"/>
        </w:rPr>
      </w:pPr>
      <w:r w:rsidRPr="001E4D28">
        <w:rPr>
          <w:rFonts w:eastAsia="Times New Roman" w:cs="Times New Roman"/>
          <w:kern w:val="0"/>
          <w:sz w:val="24"/>
          <w:szCs w:val="24"/>
          <w:lang w:eastAsia="en-PH"/>
          <w14:ligatures w14:val="none"/>
        </w:rPr>
        <w:t xml:space="preserve">You can use </w:t>
      </w:r>
      <w:r w:rsidRPr="001E4D28">
        <w:rPr>
          <w:rFonts w:eastAsia="Times New Roman" w:cs="Times New Roman"/>
          <w:b/>
          <w:bCs/>
          <w:kern w:val="0"/>
          <w:sz w:val="24"/>
          <w:szCs w:val="24"/>
          <w:lang w:eastAsia="en-PH"/>
          <w14:ligatures w14:val="none"/>
        </w:rPr>
        <w:t xml:space="preserve">Strings, int, char, or </w:t>
      </w:r>
      <w:proofErr w:type="spellStart"/>
      <w:r w:rsidRPr="001E4D28">
        <w:rPr>
          <w:rFonts w:eastAsia="Times New Roman" w:cs="Times New Roman"/>
          <w:b/>
          <w:bCs/>
          <w:kern w:val="0"/>
          <w:sz w:val="24"/>
          <w:szCs w:val="24"/>
          <w:lang w:eastAsia="en-PH"/>
          <w14:ligatures w14:val="none"/>
        </w:rPr>
        <w:t>enum</w:t>
      </w:r>
      <w:proofErr w:type="spellEnd"/>
      <w:r w:rsidRPr="001E4D28">
        <w:rPr>
          <w:rFonts w:eastAsia="Times New Roman" w:cs="Times New Roman"/>
          <w:b/>
          <w:bCs/>
          <w:kern w:val="0"/>
          <w:sz w:val="24"/>
          <w:szCs w:val="24"/>
          <w:lang w:eastAsia="en-PH"/>
          <w14:ligatures w14:val="none"/>
        </w:rPr>
        <w:t xml:space="preserve"> types</w:t>
      </w:r>
      <w:r w:rsidRPr="001E4D28">
        <w:rPr>
          <w:rFonts w:eastAsia="Times New Roman" w:cs="Times New Roman"/>
          <w:kern w:val="0"/>
          <w:sz w:val="24"/>
          <w:szCs w:val="24"/>
          <w:lang w:eastAsia="en-PH"/>
          <w14:ligatures w14:val="none"/>
        </w:rPr>
        <w:t xml:space="preserve"> inside a </w:t>
      </w:r>
      <w:r w:rsidRPr="001E4D28">
        <w:rPr>
          <w:rFonts w:eastAsia="Times New Roman" w:cs="Courier New"/>
          <w:kern w:val="0"/>
          <w:sz w:val="20"/>
          <w:szCs w:val="20"/>
          <w:highlight w:val="darkGray"/>
          <w:lang w:eastAsia="en-PH"/>
          <w14:ligatures w14:val="none"/>
        </w:rPr>
        <w:t>switch</w:t>
      </w:r>
      <w:r w:rsidRPr="001E4D28">
        <w:rPr>
          <w:rFonts w:eastAsia="Times New Roman" w:cs="Times New Roman"/>
          <w:kern w:val="0"/>
          <w:sz w:val="24"/>
          <w:szCs w:val="24"/>
          <w:lang w:eastAsia="en-PH"/>
          <w14:ligatures w14:val="none"/>
        </w:rPr>
        <w:t xml:space="preserve"> statement.</w:t>
      </w:r>
    </w:p>
    <w:p w:rsidRPr="001E4D28" w:rsidR="001E4D28" w:rsidP="00623EE5" w:rsidRDefault="001E4D28" w14:paraId="67C61474" w14:textId="0E2350A6">
      <w:pPr>
        <w:pStyle w:val="ListParagraph"/>
        <w:numPr>
          <w:ilvl w:val="0"/>
          <w:numId w:val="32"/>
        </w:numPr>
        <w:spacing w:before="100" w:beforeAutospacing="1" w:after="100" w:afterAutospacing="1" w:line="240" w:lineRule="auto"/>
        <w:rPr>
          <w:rFonts w:eastAsia="Times New Roman" w:cs="Times New Roman"/>
          <w:kern w:val="0"/>
          <w:sz w:val="24"/>
          <w:szCs w:val="24"/>
          <w:lang w:eastAsia="en-PH"/>
          <w14:ligatures w14:val="none"/>
        </w:rPr>
      </w:pPr>
      <w:r w:rsidRPr="001E4D28">
        <w:rPr>
          <w:rFonts w:eastAsia="Times New Roman" w:cs="Times New Roman"/>
          <w:kern w:val="0"/>
          <w:sz w:val="24"/>
          <w:szCs w:val="24"/>
          <w:lang w:eastAsia="en-PH"/>
          <w14:ligatures w14:val="none"/>
        </w:rPr>
        <w:t xml:space="preserve">Make sure each </w:t>
      </w:r>
      <w:r w:rsidRPr="001E4D28">
        <w:rPr>
          <w:rFonts w:eastAsia="Times New Roman" w:cs="Times New Roman"/>
          <w:b/>
          <w:bCs/>
          <w:kern w:val="0"/>
          <w:sz w:val="24"/>
          <w:szCs w:val="24"/>
          <w:lang w:eastAsia="en-PH"/>
          <w14:ligatures w14:val="none"/>
        </w:rPr>
        <w:t>case label is unique</w:t>
      </w:r>
      <w:r w:rsidRPr="001E4D28">
        <w:rPr>
          <w:rFonts w:eastAsia="Times New Roman" w:cs="Times New Roman"/>
          <w:kern w:val="0"/>
          <w:sz w:val="24"/>
          <w:szCs w:val="24"/>
          <w:lang w:eastAsia="en-PH"/>
          <w14:ligatures w14:val="none"/>
        </w:rPr>
        <w:t>; duplicate values will cause an error.</w:t>
      </w:r>
    </w:p>
    <w:p w:rsidR="001E4D28" w:rsidP="00623EE5" w:rsidRDefault="001E4D28" w14:paraId="350B99E8" w14:textId="7BD9B995">
      <w:pPr>
        <w:pStyle w:val="ListParagraph"/>
        <w:numPr>
          <w:ilvl w:val="0"/>
          <w:numId w:val="32"/>
        </w:numPr>
        <w:spacing w:before="100" w:beforeAutospacing="1" w:after="100" w:afterAutospacing="1" w:line="240" w:lineRule="auto"/>
        <w:rPr>
          <w:rFonts w:eastAsia="Times New Roman" w:cs="Times New Roman"/>
          <w:kern w:val="0"/>
          <w:sz w:val="24"/>
          <w:szCs w:val="24"/>
          <w:lang w:eastAsia="en-PH"/>
          <w14:ligatures w14:val="none"/>
        </w:rPr>
      </w:pPr>
      <w:r w:rsidRPr="001E4D28">
        <w:rPr>
          <w:rFonts w:eastAsia="Times New Roman" w:cs="Times New Roman"/>
          <w:kern w:val="0"/>
          <w:sz w:val="24"/>
          <w:szCs w:val="24"/>
          <w:lang w:eastAsia="en-PH"/>
          <w14:ligatures w14:val="none"/>
        </w:rPr>
        <w:t xml:space="preserve">Use </w:t>
      </w:r>
      <w:r w:rsidRPr="001E4D28">
        <w:rPr>
          <w:rFonts w:eastAsia="Times New Roman" w:cs="Courier New"/>
          <w:kern w:val="0"/>
          <w:sz w:val="20"/>
          <w:szCs w:val="20"/>
          <w:highlight w:val="darkGray"/>
          <w:lang w:eastAsia="en-PH"/>
          <w14:ligatures w14:val="none"/>
        </w:rPr>
        <w:t>switch</w:t>
      </w:r>
      <w:r w:rsidRPr="001E4D28">
        <w:rPr>
          <w:rFonts w:eastAsia="Times New Roman" w:cs="Times New Roman"/>
          <w:kern w:val="0"/>
          <w:sz w:val="24"/>
          <w:szCs w:val="24"/>
          <w:lang w:eastAsia="en-PH"/>
          <w14:ligatures w14:val="none"/>
        </w:rPr>
        <w:t xml:space="preserve"> for cleaner and faster code when you’re comparing one variable against multiple fixed options.</w:t>
      </w:r>
    </w:p>
    <w:p w:rsidR="001E4D28" w:rsidP="001E4D28" w:rsidRDefault="00B23E19" w14:paraId="563EBF48" w14:textId="0D8E0BB9">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Video Link: </w:t>
      </w:r>
      <w:hyperlink w:history="1" r:id="rId24">
        <w:r w:rsidRPr="00FF62EB">
          <w:rPr>
            <w:rStyle w:val="Hyperlink"/>
            <w:rFonts w:eastAsia="Times New Roman" w:cs="Times New Roman"/>
            <w:kern w:val="0"/>
            <w:sz w:val="24"/>
            <w:szCs w:val="24"/>
            <w:lang w:eastAsia="en-PH"/>
            <w14:ligatures w14:val="none"/>
          </w:rPr>
          <w:t>https://youtu.be/Om3qzMoaIUo?si=j0-38hlroZh8s8Pj</w:t>
        </w:r>
      </w:hyperlink>
      <w:r>
        <w:rPr>
          <w:rFonts w:eastAsia="Times New Roman" w:cs="Times New Roman"/>
          <w:kern w:val="0"/>
          <w:sz w:val="24"/>
          <w:szCs w:val="24"/>
          <w:lang w:eastAsia="en-PH"/>
          <w14:ligatures w14:val="none"/>
        </w:rPr>
        <w:t xml:space="preserve"> </w:t>
      </w:r>
    </w:p>
    <w:p w:rsidR="001E4D28" w:rsidP="001E4D28" w:rsidRDefault="001E4D28" w14:paraId="28319870"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6372CA" w:rsidR="006372CA" w:rsidP="006372CA" w:rsidRDefault="002F0B02" w14:paraId="44EC963A" w14:textId="16C7E2AF">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2F0B02">
        <w:rPr>
          <w:rFonts w:eastAsia="Times New Roman" w:cs="Times New Roman"/>
          <w:b/>
          <w:bCs/>
          <w:kern w:val="0"/>
          <w:sz w:val="24"/>
          <w:szCs w:val="24"/>
          <w:lang w:eastAsia="en-PH"/>
          <w14:ligatures w14:val="none"/>
        </w:rPr>
        <w:t>d. The while Loop Structure</w:t>
      </w:r>
      <w:r w:rsidR="006372CA">
        <w:rPr>
          <w:rFonts w:eastAsia="Times New Roman" w:cs="Times New Roman"/>
          <w:b/>
          <w:bCs/>
          <w:kern w:val="0"/>
          <w:sz w:val="24"/>
          <w:szCs w:val="24"/>
          <w:lang w:eastAsia="en-PH"/>
          <w14:ligatures w14:val="none"/>
        </w:rPr>
        <w:br/>
      </w:r>
      <w:r w:rsidR="006372CA">
        <w:rPr>
          <w:rFonts w:eastAsia="Times New Roman" w:cs="Times New Roman"/>
          <w:b/>
          <w:bCs/>
          <w:kern w:val="0"/>
          <w:sz w:val="24"/>
          <w:szCs w:val="24"/>
          <w:lang w:eastAsia="en-PH"/>
          <w14:ligatures w14:val="none"/>
        </w:rPr>
        <w:t xml:space="preserve">- </w:t>
      </w:r>
      <w:r w:rsidRPr="006372CA" w:rsidR="006372CA">
        <w:rPr>
          <w:rFonts w:eastAsia="Times New Roman" w:cs="Times New Roman"/>
          <w:kern w:val="0"/>
          <w:sz w:val="24"/>
          <w:szCs w:val="24"/>
          <w:lang w:eastAsia="en-PH"/>
          <w14:ligatures w14:val="none"/>
        </w:rPr>
        <w:t xml:space="preserve">The </w:t>
      </w:r>
      <w:r w:rsidRPr="006372CA" w:rsidR="006372CA">
        <w:rPr>
          <w:rFonts w:eastAsia="Times New Roman" w:cs="Times New Roman"/>
          <w:kern w:val="0"/>
          <w:sz w:val="24"/>
          <w:szCs w:val="24"/>
          <w:highlight w:val="darkGray"/>
          <w:lang w:eastAsia="en-PH"/>
          <w14:ligatures w14:val="none"/>
        </w:rPr>
        <w:t>while</w:t>
      </w:r>
      <w:r w:rsidRPr="006372CA" w:rsidR="006372CA">
        <w:rPr>
          <w:rFonts w:eastAsia="Times New Roman" w:cs="Times New Roman"/>
          <w:kern w:val="0"/>
          <w:sz w:val="24"/>
          <w:szCs w:val="24"/>
          <w:lang w:eastAsia="en-PH"/>
          <w14:ligatures w14:val="none"/>
        </w:rPr>
        <w:t xml:space="preserve"> loop in Java is used to repeatedly execute a block of code </w:t>
      </w:r>
      <w:proofErr w:type="gramStart"/>
      <w:r w:rsidRPr="006372CA" w:rsidR="006372CA">
        <w:rPr>
          <w:rFonts w:eastAsia="Times New Roman" w:cs="Times New Roman"/>
          <w:kern w:val="0"/>
          <w:sz w:val="24"/>
          <w:szCs w:val="24"/>
          <w:lang w:eastAsia="en-PH"/>
          <w14:ligatures w14:val="none"/>
        </w:rPr>
        <w:t>as long as</w:t>
      </w:r>
      <w:proofErr w:type="gramEnd"/>
      <w:r w:rsidRPr="006372CA" w:rsidR="006372CA">
        <w:rPr>
          <w:rFonts w:eastAsia="Times New Roman" w:cs="Times New Roman"/>
          <w:kern w:val="0"/>
          <w:sz w:val="24"/>
          <w:szCs w:val="24"/>
          <w:lang w:eastAsia="en-PH"/>
          <w14:ligatures w14:val="none"/>
        </w:rPr>
        <w:t xml:space="preserve"> a specified condition is true. It is often called an entry-controlled loop, meaning the condition is checked </w:t>
      </w:r>
      <w:r w:rsidRPr="006372CA" w:rsidR="006372CA">
        <w:rPr>
          <w:rFonts w:eastAsia="Times New Roman" w:cs="Times New Roman"/>
          <w:i/>
          <w:iCs/>
          <w:kern w:val="0"/>
          <w:sz w:val="24"/>
          <w:szCs w:val="24"/>
          <w:lang w:eastAsia="en-PH"/>
          <w14:ligatures w14:val="none"/>
        </w:rPr>
        <w:t>before</w:t>
      </w:r>
      <w:r w:rsidRPr="006372CA" w:rsidR="006372CA">
        <w:rPr>
          <w:rFonts w:eastAsia="Times New Roman" w:cs="Times New Roman"/>
          <w:kern w:val="0"/>
          <w:sz w:val="24"/>
          <w:szCs w:val="24"/>
          <w:lang w:eastAsia="en-PH"/>
          <w14:ligatures w14:val="none"/>
        </w:rPr>
        <w:t xml:space="preserve"> the loop runs. If the condition is true, the code inside the loop executes; once it becomes false, the loop stops. This makes </w:t>
      </w:r>
      <w:r w:rsidRPr="006372CA" w:rsidR="006372CA">
        <w:rPr>
          <w:rFonts w:eastAsia="Times New Roman" w:cs="Times New Roman"/>
          <w:kern w:val="0"/>
          <w:sz w:val="24"/>
          <w:szCs w:val="24"/>
          <w:highlight w:val="darkGray"/>
          <w:lang w:eastAsia="en-PH"/>
          <w14:ligatures w14:val="none"/>
        </w:rPr>
        <w:t>while</w:t>
      </w:r>
      <w:r w:rsidRPr="006372CA" w:rsidR="006372CA">
        <w:rPr>
          <w:rFonts w:eastAsia="Times New Roman" w:cs="Times New Roman"/>
          <w:kern w:val="0"/>
          <w:sz w:val="24"/>
          <w:szCs w:val="24"/>
          <w:lang w:eastAsia="en-PH"/>
          <w14:ligatures w14:val="none"/>
        </w:rPr>
        <w:t xml:space="preserve"> loops perfect for situations where you don’t know how many times a task should repeat. They are useful for tasks like reading data, waiting for user input, or performing actions until a certain goal is reached.</w:t>
      </w:r>
    </w:p>
    <w:p w:rsidR="006372CA" w:rsidP="002F0B02" w:rsidRDefault="006372CA" w14:paraId="55DF313F" w14:textId="77777777">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6372CA" w:rsidP="00623EE5" w:rsidRDefault="00166D95" w14:paraId="243D411A" w14:textId="1FCA9F87">
      <w:pPr>
        <w:pStyle w:val="ListParagraph"/>
        <w:numPr>
          <w:ilvl w:val="0"/>
          <w:numId w:val="33"/>
        </w:numPr>
        <w:spacing w:before="100" w:beforeAutospacing="1" w:after="100" w:afterAutospacing="1" w:line="240" w:lineRule="auto"/>
        <w:rPr>
          <w:rFonts w:eastAsia="Times New Roman" w:cs="Times New Roman"/>
          <w:b/>
          <w:bCs/>
          <w:kern w:val="0"/>
          <w:sz w:val="24"/>
          <w:szCs w:val="24"/>
          <w:lang w:eastAsia="en-PH"/>
          <w14:ligatures w14:val="none"/>
        </w:rPr>
      </w:pPr>
      <w:r w:rsidRPr="00166D95">
        <w:rPr>
          <w:rFonts w:eastAsia="Times New Roman" w:cs="Times New Roman"/>
          <w:b/>
          <w:bCs/>
          <w:kern w:val="0"/>
          <w:sz w:val="24"/>
          <w:szCs w:val="24"/>
          <w:lang w:eastAsia="en-PH"/>
          <w14:ligatures w14:val="none"/>
        </w:rPr>
        <w:t>Basic Structure of a while Loop</w:t>
      </w:r>
    </w:p>
    <w:p w:rsidRPr="00166D95" w:rsidR="00166D95" w:rsidP="00623EE5" w:rsidRDefault="00166D95" w14:paraId="0169CCB9" w14:textId="5C6CDCCF">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166D95">
        <w:rPr>
          <w:rFonts w:eastAsia="Times New Roman" w:cs="Times New Roman"/>
          <w:kern w:val="0"/>
          <w:sz w:val="24"/>
          <w:szCs w:val="24"/>
          <w:lang w:eastAsia="en-PH"/>
          <w14:ligatures w14:val="none"/>
        </w:rPr>
        <w:t xml:space="preserve">The syntax of a </w:t>
      </w:r>
      <w:r w:rsidRPr="00166D95">
        <w:rPr>
          <w:rFonts w:eastAsia="Times New Roman" w:cs="Times New Roman"/>
          <w:kern w:val="0"/>
          <w:sz w:val="24"/>
          <w:szCs w:val="24"/>
          <w:highlight w:val="darkGray"/>
          <w:lang w:eastAsia="en-PH"/>
          <w14:ligatures w14:val="none"/>
        </w:rPr>
        <w:t>while</w:t>
      </w:r>
      <w:r w:rsidRPr="00166D95">
        <w:rPr>
          <w:rFonts w:eastAsia="Times New Roman" w:cs="Times New Roman"/>
          <w:kern w:val="0"/>
          <w:sz w:val="24"/>
          <w:szCs w:val="24"/>
          <w:lang w:eastAsia="en-PH"/>
          <w14:ligatures w14:val="none"/>
        </w:rPr>
        <w:t xml:space="preserve"> loop starts with the keyword </w:t>
      </w:r>
      <w:r w:rsidRPr="00166D95">
        <w:rPr>
          <w:rFonts w:eastAsia="Times New Roman" w:cs="Times New Roman"/>
          <w:kern w:val="0"/>
          <w:sz w:val="24"/>
          <w:szCs w:val="24"/>
          <w:highlight w:val="darkGray"/>
          <w:lang w:eastAsia="en-PH"/>
          <w14:ligatures w14:val="none"/>
        </w:rPr>
        <w:t>while</w:t>
      </w:r>
      <w:r w:rsidRPr="00166D95">
        <w:rPr>
          <w:rFonts w:eastAsia="Times New Roman" w:cs="Times New Roman"/>
          <w:kern w:val="0"/>
          <w:sz w:val="24"/>
          <w:szCs w:val="24"/>
          <w:lang w:eastAsia="en-PH"/>
          <w14:ligatures w14:val="none"/>
        </w:rPr>
        <w:t xml:space="preserve">, followed by a condition in parentheses </w:t>
      </w:r>
      <w:proofErr w:type="gramStart"/>
      <w:r w:rsidRPr="00166D95">
        <w:rPr>
          <w:rFonts w:eastAsia="Times New Roman" w:cs="Times New Roman"/>
          <w:kern w:val="0"/>
          <w:sz w:val="24"/>
          <w:szCs w:val="24"/>
          <w:highlight w:val="darkGray"/>
          <w:lang w:eastAsia="en-PH"/>
          <w14:ligatures w14:val="none"/>
        </w:rPr>
        <w:t>( )</w:t>
      </w:r>
      <w:proofErr w:type="gramEnd"/>
      <w:r w:rsidRPr="00166D95">
        <w:rPr>
          <w:rFonts w:eastAsia="Times New Roman" w:cs="Times New Roman"/>
          <w:kern w:val="0"/>
          <w:sz w:val="24"/>
          <w:szCs w:val="24"/>
          <w:lang w:eastAsia="en-PH"/>
          <w14:ligatures w14:val="none"/>
        </w:rPr>
        <w:t xml:space="preserve">. If the condition evaluates to </w:t>
      </w:r>
      <w:r w:rsidRPr="00166D95">
        <w:rPr>
          <w:rFonts w:eastAsia="Times New Roman" w:cs="Times New Roman"/>
          <w:kern w:val="0"/>
          <w:sz w:val="24"/>
          <w:szCs w:val="24"/>
          <w:highlight w:val="darkGray"/>
          <w:lang w:eastAsia="en-PH"/>
          <w14:ligatures w14:val="none"/>
        </w:rPr>
        <w:t>true</w:t>
      </w:r>
      <w:r w:rsidRPr="00166D95">
        <w:rPr>
          <w:rFonts w:eastAsia="Times New Roman" w:cs="Times New Roman"/>
          <w:kern w:val="0"/>
          <w:sz w:val="24"/>
          <w:szCs w:val="24"/>
          <w:lang w:eastAsia="en-PH"/>
          <w14:ligatures w14:val="none"/>
        </w:rPr>
        <w:t xml:space="preserve">, the statements inside the loop body run. After each iteration, the condition is tested again to decide whether the loop continues or ends. If the condition becomes </w:t>
      </w:r>
      <w:r w:rsidRPr="00166D95">
        <w:rPr>
          <w:rFonts w:eastAsia="Times New Roman" w:cs="Times New Roman"/>
          <w:kern w:val="0"/>
          <w:sz w:val="24"/>
          <w:szCs w:val="24"/>
          <w:highlight w:val="darkGray"/>
          <w:lang w:eastAsia="en-PH"/>
          <w14:ligatures w14:val="none"/>
        </w:rPr>
        <w:t>false</w:t>
      </w:r>
      <w:r w:rsidRPr="00166D95">
        <w:rPr>
          <w:rFonts w:eastAsia="Times New Roman" w:cs="Times New Roman"/>
          <w:kern w:val="0"/>
          <w:sz w:val="24"/>
          <w:szCs w:val="24"/>
          <w:lang w:eastAsia="en-PH"/>
          <w14:ligatures w14:val="none"/>
        </w:rPr>
        <w:t>, the program exits the loop and continues with the next part of the code. This allows for repeated execution of tasks while a condition remains true.</w:t>
      </w:r>
    </w:p>
    <w:p w:rsidR="00166D95" w:rsidP="00166D95" w:rsidRDefault="00166D95" w14:paraId="35F0D32F" w14:textId="0EE676C1">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Pr>
          <w:rFonts w:eastAsia="Times New Roman" w:cs="Times New Roman"/>
          <w:b/>
          <w:bCs/>
          <w:kern w:val="0"/>
          <w:sz w:val="24"/>
          <w:szCs w:val="24"/>
          <w:lang w:eastAsia="en-PH"/>
          <w14:ligatures w14:val="none"/>
        </w:rPr>
        <w:t xml:space="preserve">Example: </w:t>
      </w:r>
      <w:r w:rsidRPr="00A371CC" w:rsidR="00A371CC">
        <w:rPr>
          <w:rFonts w:eastAsia="Times New Roman" w:cs="Times New Roman"/>
          <w:kern w:val="0"/>
          <w:sz w:val="24"/>
          <w:szCs w:val="24"/>
          <w:lang w:eastAsia="en-PH"/>
          <w14:ligatures w14:val="none"/>
        </w:rPr>
        <w:t xml:space="preserve">We can use a </w:t>
      </w:r>
      <w:r w:rsidRPr="00A371CC" w:rsidR="00A371CC">
        <w:rPr>
          <w:rFonts w:eastAsia="Times New Roman" w:cs="Times New Roman"/>
          <w:kern w:val="0"/>
          <w:sz w:val="24"/>
          <w:szCs w:val="24"/>
          <w:highlight w:val="darkGray"/>
          <w:lang w:eastAsia="en-PH"/>
          <w14:ligatures w14:val="none"/>
        </w:rPr>
        <w:t>while</w:t>
      </w:r>
      <w:r w:rsidRPr="00A371CC" w:rsidR="00A371CC">
        <w:rPr>
          <w:rFonts w:eastAsia="Times New Roman" w:cs="Times New Roman"/>
          <w:kern w:val="0"/>
          <w:sz w:val="24"/>
          <w:szCs w:val="24"/>
          <w:lang w:eastAsia="en-PH"/>
          <w14:ligatures w14:val="none"/>
        </w:rPr>
        <w:t xml:space="preserve"> loop to print numbers from 1 to 5 repeatedly until the counter reaches 5.</w:t>
      </w:r>
    </w:p>
    <w:p w:rsidR="00A371CC" w:rsidP="00166D95" w:rsidRDefault="00A371CC" w14:paraId="0B4C1D7F" w14:textId="148CF388">
      <w:pPr>
        <w:numPr>
          <w:ilvl w:val="0"/>
          <w:numId w:val="0"/>
        </w:numPr>
        <w:spacing w:before="100" w:beforeAutospacing="1" w:after="100" w:afterAutospacing="1" w:line="240" w:lineRule="auto"/>
        <w:ind w:left="720"/>
        <w:rPr>
          <w:rFonts w:eastAsia="Times New Roman" w:cs="Times New Roman"/>
          <w:sz w:val="24"/>
          <w:szCs w:val="24"/>
          <w:lang w:eastAsia="en-PH"/>
        </w:rPr>
      </w:pPr>
      <w:r>
        <w:rPr>
          <w:rFonts w:eastAsia="Times New Roman" w:cs="Times New Roman"/>
          <w:b/>
          <w:bCs/>
          <w:kern w:val="0"/>
          <w:sz w:val="24"/>
          <w:szCs w:val="24"/>
          <w:lang w:eastAsia="en-PH"/>
          <w14:ligatures w14:val="none"/>
        </w:rPr>
        <w:t>Sample code:</w:t>
      </w:r>
    </w:p>
    <w:p w:rsidRPr="00A371CC" w:rsidR="00A371CC" w:rsidP="00A371CC" w:rsidRDefault="00A371CC" w14:paraId="016CAB96"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A371CC">
        <w:rPr>
          <w:rFonts w:eastAsia="Times New Roman" w:cs="Times New Roman"/>
          <w:kern w:val="0"/>
          <w:sz w:val="24"/>
          <w:szCs w:val="24"/>
          <w:highlight w:val="darkGray"/>
          <w:lang w:eastAsia="en-PH"/>
          <w14:ligatures w14:val="none"/>
        </w:rPr>
        <w:t xml:space="preserve">int </w:t>
      </w:r>
      <w:proofErr w:type="spellStart"/>
      <w:r w:rsidRPr="00A371CC">
        <w:rPr>
          <w:rFonts w:eastAsia="Times New Roman" w:cs="Times New Roman"/>
          <w:kern w:val="0"/>
          <w:sz w:val="24"/>
          <w:szCs w:val="24"/>
          <w:highlight w:val="darkGray"/>
          <w:lang w:eastAsia="en-PH"/>
          <w14:ligatures w14:val="none"/>
        </w:rPr>
        <w:t>i</w:t>
      </w:r>
      <w:proofErr w:type="spellEnd"/>
      <w:r w:rsidRPr="00A371CC">
        <w:rPr>
          <w:rFonts w:eastAsia="Times New Roman" w:cs="Times New Roman"/>
          <w:kern w:val="0"/>
          <w:sz w:val="24"/>
          <w:szCs w:val="24"/>
          <w:highlight w:val="darkGray"/>
          <w:lang w:eastAsia="en-PH"/>
          <w14:ligatures w14:val="none"/>
        </w:rPr>
        <w:t xml:space="preserve"> = </w:t>
      </w:r>
      <w:proofErr w:type="gramStart"/>
      <w:r w:rsidRPr="00A371CC">
        <w:rPr>
          <w:rFonts w:eastAsia="Times New Roman" w:cs="Times New Roman"/>
          <w:kern w:val="0"/>
          <w:sz w:val="24"/>
          <w:szCs w:val="24"/>
          <w:highlight w:val="darkGray"/>
          <w:lang w:eastAsia="en-PH"/>
          <w14:ligatures w14:val="none"/>
        </w:rPr>
        <w:t>1;</w:t>
      </w:r>
      <w:proofErr w:type="gramEnd"/>
    </w:p>
    <w:p w:rsidRPr="00A371CC" w:rsidR="00A371CC" w:rsidP="00A371CC" w:rsidRDefault="00A371CC" w14:paraId="40FF53D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A371CC" w:rsidR="00A371CC" w:rsidP="00A371CC" w:rsidRDefault="00A371CC" w14:paraId="1E410BDF"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A371CC">
        <w:rPr>
          <w:rFonts w:eastAsia="Times New Roman" w:cs="Times New Roman"/>
          <w:kern w:val="0"/>
          <w:sz w:val="24"/>
          <w:szCs w:val="24"/>
          <w:highlight w:val="darkGray"/>
          <w:lang w:eastAsia="en-PH"/>
          <w14:ligatures w14:val="none"/>
        </w:rPr>
        <w:t>while (</w:t>
      </w:r>
      <w:proofErr w:type="spellStart"/>
      <w:r w:rsidRPr="00A371CC">
        <w:rPr>
          <w:rFonts w:eastAsia="Times New Roman" w:cs="Times New Roman"/>
          <w:kern w:val="0"/>
          <w:sz w:val="24"/>
          <w:szCs w:val="24"/>
          <w:highlight w:val="darkGray"/>
          <w:lang w:eastAsia="en-PH"/>
          <w14:ligatures w14:val="none"/>
        </w:rPr>
        <w:t>i</w:t>
      </w:r>
      <w:proofErr w:type="spellEnd"/>
      <w:r w:rsidRPr="00A371CC">
        <w:rPr>
          <w:rFonts w:eastAsia="Times New Roman" w:cs="Times New Roman"/>
          <w:kern w:val="0"/>
          <w:sz w:val="24"/>
          <w:szCs w:val="24"/>
          <w:highlight w:val="darkGray"/>
          <w:lang w:eastAsia="en-PH"/>
          <w14:ligatures w14:val="none"/>
        </w:rPr>
        <w:t xml:space="preserve"> &lt;= 5) {</w:t>
      </w:r>
    </w:p>
    <w:p w:rsidRPr="00A371CC" w:rsidR="00A371CC" w:rsidP="00A371CC" w:rsidRDefault="00A371CC" w14:paraId="40712CFF"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A371CC">
        <w:rPr>
          <w:rFonts w:eastAsia="Times New Roman" w:cs="Times New Roman"/>
          <w:kern w:val="0"/>
          <w:sz w:val="24"/>
          <w:szCs w:val="24"/>
          <w:highlight w:val="darkGray"/>
          <w:lang w:eastAsia="en-PH"/>
          <w14:ligatures w14:val="none"/>
        </w:rPr>
        <w:t xml:space="preserve">    </w:t>
      </w:r>
      <w:proofErr w:type="spellStart"/>
      <w:r w:rsidRPr="00A371CC">
        <w:rPr>
          <w:rFonts w:eastAsia="Times New Roman" w:cs="Times New Roman"/>
          <w:kern w:val="0"/>
          <w:sz w:val="24"/>
          <w:szCs w:val="24"/>
          <w:highlight w:val="darkGray"/>
          <w:lang w:eastAsia="en-PH"/>
          <w14:ligatures w14:val="none"/>
        </w:rPr>
        <w:t>System.out.println</w:t>
      </w:r>
      <w:proofErr w:type="spellEnd"/>
      <w:r w:rsidRPr="00A371CC">
        <w:rPr>
          <w:rFonts w:eastAsia="Times New Roman" w:cs="Times New Roman"/>
          <w:kern w:val="0"/>
          <w:sz w:val="24"/>
          <w:szCs w:val="24"/>
          <w:highlight w:val="darkGray"/>
          <w:lang w:eastAsia="en-PH"/>
          <w14:ligatures w14:val="none"/>
        </w:rPr>
        <w:t xml:space="preserve">("Number: " + </w:t>
      </w:r>
      <w:proofErr w:type="spellStart"/>
      <w:r w:rsidRPr="00A371CC">
        <w:rPr>
          <w:rFonts w:eastAsia="Times New Roman" w:cs="Times New Roman"/>
          <w:kern w:val="0"/>
          <w:sz w:val="24"/>
          <w:szCs w:val="24"/>
          <w:highlight w:val="darkGray"/>
          <w:lang w:eastAsia="en-PH"/>
          <w14:ligatures w14:val="none"/>
        </w:rPr>
        <w:t>i</w:t>
      </w:r>
      <w:proofErr w:type="spellEnd"/>
      <w:proofErr w:type="gramStart"/>
      <w:r w:rsidRPr="00A371CC">
        <w:rPr>
          <w:rFonts w:eastAsia="Times New Roman" w:cs="Times New Roman"/>
          <w:kern w:val="0"/>
          <w:sz w:val="24"/>
          <w:szCs w:val="24"/>
          <w:highlight w:val="darkGray"/>
          <w:lang w:eastAsia="en-PH"/>
          <w14:ligatures w14:val="none"/>
        </w:rPr>
        <w:t>);</w:t>
      </w:r>
      <w:proofErr w:type="gramEnd"/>
    </w:p>
    <w:p w:rsidRPr="00A371CC" w:rsidR="00A371CC" w:rsidP="00A371CC" w:rsidRDefault="00A371CC" w14:paraId="50D81B50"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A371CC">
        <w:rPr>
          <w:rFonts w:eastAsia="Times New Roman" w:cs="Times New Roman"/>
          <w:kern w:val="0"/>
          <w:sz w:val="24"/>
          <w:szCs w:val="24"/>
          <w:highlight w:val="darkGray"/>
          <w:lang w:eastAsia="en-PH"/>
          <w14:ligatures w14:val="none"/>
        </w:rPr>
        <w:t xml:space="preserve">    </w:t>
      </w:r>
      <w:proofErr w:type="spellStart"/>
      <w:r w:rsidRPr="00A371CC">
        <w:rPr>
          <w:rFonts w:eastAsia="Times New Roman" w:cs="Times New Roman"/>
          <w:kern w:val="0"/>
          <w:sz w:val="24"/>
          <w:szCs w:val="24"/>
          <w:highlight w:val="darkGray"/>
          <w:lang w:eastAsia="en-PH"/>
          <w14:ligatures w14:val="none"/>
        </w:rPr>
        <w:t>i</w:t>
      </w:r>
      <w:proofErr w:type="spellEnd"/>
      <w:r w:rsidRPr="00A371CC">
        <w:rPr>
          <w:rFonts w:eastAsia="Times New Roman" w:cs="Times New Roman"/>
          <w:kern w:val="0"/>
          <w:sz w:val="24"/>
          <w:szCs w:val="24"/>
          <w:highlight w:val="darkGray"/>
          <w:lang w:eastAsia="en-PH"/>
          <w14:ligatures w14:val="none"/>
        </w:rPr>
        <w:t>+</w:t>
      </w:r>
      <w:proofErr w:type="gramStart"/>
      <w:r w:rsidRPr="00A371CC">
        <w:rPr>
          <w:rFonts w:eastAsia="Times New Roman" w:cs="Times New Roman"/>
          <w:kern w:val="0"/>
          <w:sz w:val="24"/>
          <w:szCs w:val="24"/>
          <w:highlight w:val="darkGray"/>
          <w:lang w:eastAsia="en-PH"/>
          <w14:ligatures w14:val="none"/>
        </w:rPr>
        <w:t>+;</w:t>
      </w:r>
      <w:proofErr w:type="gramEnd"/>
    </w:p>
    <w:p w:rsidR="00A371CC" w:rsidP="00A371CC" w:rsidRDefault="00A371CC" w14:paraId="615EBAB1" w14:textId="0D9C9C64">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A371CC">
        <w:rPr>
          <w:rFonts w:eastAsia="Times New Roman" w:cs="Times New Roman"/>
          <w:kern w:val="0"/>
          <w:sz w:val="24"/>
          <w:szCs w:val="24"/>
          <w:highlight w:val="darkGray"/>
          <w:lang w:eastAsia="en-PH"/>
          <w14:ligatures w14:val="none"/>
        </w:rPr>
        <w:t>}</w:t>
      </w:r>
    </w:p>
    <w:p w:rsidR="00241FDE" w:rsidP="00A371CC" w:rsidRDefault="00241FDE" w14:paraId="25EA5FAD"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241FDE" w:rsidP="00A371CC" w:rsidRDefault="00241FDE" w14:paraId="24B96F90" w14:textId="007E9A24">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241FDE">
        <w:rPr>
          <w:rFonts w:eastAsia="Times New Roman" w:cs="Times New Roman"/>
          <w:b/>
          <w:bCs/>
          <w:kern w:val="0"/>
          <w:sz w:val="24"/>
          <w:szCs w:val="24"/>
          <w:lang w:eastAsia="en-PH"/>
          <w14:ligatures w14:val="none"/>
        </w:rPr>
        <w:t>Output:</w:t>
      </w:r>
    </w:p>
    <w:p w:rsidRPr="00241FDE" w:rsidR="00241FDE" w:rsidP="00241FDE" w:rsidRDefault="00241FDE" w14:paraId="31095C63"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241FDE">
        <w:rPr>
          <w:rFonts w:eastAsia="Times New Roman" w:cs="Times New Roman"/>
          <w:kern w:val="0"/>
          <w:sz w:val="24"/>
          <w:szCs w:val="24"/>
          <w:highlight w:val="darkGray"/>
          <w:lang w:eastAsia="en-PH"/>
          <w14:ligatures w14:val="none"/>
        </w:rPr>
        <w:t>Number: 1</w:t>
      </w:r>
    </w:p>
    <w:p w:rsidRPr="00241FDE" w:rsidR="00241FDE" w:rsidP="00241FDE" w:rsidRDefault="00241FDE" w14:paraId="4F2A10B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241FDE">
        <w:rPr>
          <w:rFonts w:eastAsia="Times New Roman" w:cs="Times New Roman"/>
          <w:kern w:val="0"/>
          <w:sz w:val="24"/>
          <w:szCs w:val="24"/>
          <w:highlight w:val="darkGray"/>
          <w:lang w:eastAsia="en-PH"/>
          <w14:ligatures w14:val="none"/>
        </w:rPr>
        <w:t>Number: 2</w:t>
      </w:r>
    </w:p>
    <w:p w:rsidRPr="00241FDE" w:rsidR="00241FDE" w:rsidP="00241FDE" w:rsidRDefault="00241FDE" w14:paraId="1BD012A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241FDE">
        <w:rPr>
          <w:rFonts w:eastAsia="Times New Roman" w:cs="Times New Roman"/>
          <w:kern w:val="0"/>
          <w:sz w:val="24"/>
          <w:szCs w:val="24"/>
          <w:highlight w:val="darkGray"/>
          <w:lang w:eastAsia="en-PH"/>
          <w14:ligatures w14:val="none"/>
        </w:rPr>
        <w:t>Number: 3</w:t>
      </w:r>
    </w:p>
    <w:p w:rsidRPr="00241FDE" w:rsidR="00241FDE" w:rsidP="00241FDE" w:rsidRDefault="00241FDE" w14:paraId="18683FC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241FDE">
        <w:rPr>
          <w:rFonts w:eastAsia="Times New Roman" w:cs="Times New Roman"/>
          <w:kern w:val="0"/>
          <w:sz w:val="24"/>
          <w:szCs w:val="24"/>
          <w:highlight w:val="darkGray"/>
          <w:lang w:eastAsia="en-PH"/>
          <w14:ligatures w14:val="none"/>
        </w:rPr>
        <w:t>Number: 4</w:t>
      </w:r>
    </w:p>
    <w:p w:rsidR="00241FDE" w:rsidP="00241FDE" w:rsidRDefault="00241FDE" w14:paraId="5EE277D7" w14:textId="7264589D">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241FDE">
        <w:rPr>
          <w:rFonts w:eastAsia="Times New Roman" w:cs="Times New Roman"/>
          <w:kern w:val="0"/>
          <w:sz w:val="24"/>
          <w:szCs w:val="24"/>
          <w:highlight w:val="darkGray"/>
          <w:lang w:eastAsia="en-PH"/>
          <w14:ligatures w14:val="none"/>
        </w:rPr>
        <w:t>Number: 5</w:t>
      </w:r>
    </w:p>
    <w:p w:rsidR="00241FDE" w:rsidP="00BC6335" w:rsidRDefault="00BC6335" w14:paraId="3D09C77F" w14:textId="25ACE81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Pr>
          <w:rFonts w:eastAsia="Times New Roman" w:cs="Times New Roman"/>
          <w:b/>
          <w:bCs/>
          <w:kern w:val="0"/>
          <w:sz w:val="24"/>
          <w:szCs w:val="24"/>
          <w:lang w:eastAsia="en-PH"/>
          <w14:ligatures w14:val="none"/>
        </w:rPr>
        <w:t xml:space="preserve">Explanation: </w:t>
      </w:r>
      <w:r w:rsidRPr="00BC6335">
        <w:rPr>
          <w:rFonts w:eastAsia="Times New Roman" w:cs="Times New Roman"/>
          <w:kern w:val="0"/>
          <w:sz w:val="24"/>
          <w:szCs w:val="24"/>
          <w:lang w:eastAsia="en-PH"/>
          <w14:ligatures w14:val="none"/>
        </w:rPr>
        <w:t xml:space="preserve">The loop begins by checking if </w:t>
      </w:r>
      <w:proofErr w:type="spellStart"/>
      <w:r w:rsidRPr="00BC6335">
        <w:rPr>
          <w:rFonts w:eastAsia="Times New Roman" w:cs="Times New Roman"/>
          <w:kern w:val="0"/>
          <w:sz w:val="24"/>
          <w:szCs w:val="24"/>
          <w:highlight w:val="darkGray"/>
          <w:lang w:eastAsia="en-PH"/>
          <w14:ligatures w14:val="none"/>
        </w:rPr>
        <w:t>i</w:t>
      </w:r>
      <w:proofErr w:type="spellEnd"/>
      <w:r w:rsidRPr="00BC6335">
        <w:rPr>
          <w:rFonts w:eastAsia="Times New Roman" w:cs="Times New Roman"/>
          <w:kern w:val="0"/>
          <w:sz w:val="24"/>
          <w:szCs w:val="24"/>
          <w:lang w:eastAsia="en-PH"/>
          <w14:ligatures w14:val="none"/>
        </w:rPr>
        <w:t xml:space="preserve"> is less than or equal to 5. Since the condition is true, it prints the number and increases </w:t>
      </w:r>
      <w:proofErr w:type="spellStart"/>
      <w:r w:rsidRPr="00BC6335">
        <w:rPr>
          <w:rFonts w:eastAsia="Times New Roman" w:cs="Times New Roman"/>
          <w:kern w:val="0"/>
          <w:sz w:val="24"/>
          <w:szCs w:val="24"/>
          <w:highlight w:val="darkGray"/>
          <w:lang w:eastAsia="en-PH"/>
          <w14:ligatures w14:val="none"/>
        </w:rPr>
        <w:t>i</w:t>
      </w:r>
      <w:proofErr w:type="spellEnd"/>
      <w:r w:rsidRPr="00BC6335">
        <w:rPr>
          <w:rFonts w:eastAsia="Times New Roman" w:cs="Times New Roman"/>
          <w:kern w:val="0"/>
          <w:sz w:val="24"/>
          <w:szCs w:val="24"/>
          <w:lang w:eastAsia="en-PH"/>
          <w14:ligatures w14:val="none"/>
        </w:rPr>
        <w:t xml:space="preserve"> by 1 each time. Once </w:t>
      </w:r>
      <w:proofErr w:type="spellStart"/>
      <w:r w:rsidRPr="00BC6335">
        <w:rPr>
          <w:rFonts w:eastAsia="Times New Roman" w:cs="Times New Roman"/>
          <w:kern w:val="0"/>
          <w:sz w:val="24"/>
          <w:szCs w:val="24"/>
          <w:highlight w:val="darkGray"/>
          <w:lang w:eastAsia="en-PH"/>
          <w14:ligatures w14:val="none"/>
        </w:rPr>
        <w:t>i</w:t>
      </w:r>
      <w:proofErr w:type="spellEnd"/>
      <w:r w:rsidRPr="00BC6335">
        <w:rPr>
          <w:rFonts w:eastAsia="Times New Roman" w:cs="Times New Roman"/>
          <w:kern w:val="0"/>
          <w:sz w:val="24"/>
          <w:szCs w:val="24"/>
          <w:lang w:eastAsia="en-PH"/>
          <w14:ligatures w14:val="none"/>
        </w:rPr>
        <w:t xml:space="preserve"> becomes 6, the condition </w:t>
      </w:r>
      <w:r w:rsidRPr="00BC6335">
        <w:rPr>
          <w:rFonts w:eastAsia="Times New Roman" w:cs="Times New Roman"/>
          <w:kern w:val="0"/>
          <w:sz w:val="24"/>
          <w:szCs w:val="24"/>
          <w:highlight w:val="darkGray"/>
          <w:lang w:eastAsia="en-PH"/>
          <w14:ligatures w14:val="none"/>
        </w:rPr>
        <w:t>(</w:t>
      </w:r>
      <w:proofErr w:type="spellStart"/>
      <w:r w:rsidRPr="00BC6335">
        <w:rPr>
          <w:rFonts w:eastAsia="Times New Roman" w:cs="Times New Roman"/>
          <w:kern w:val="0"/>
          <w:sz w:val="24"/>
          <w:szCs w:val="24"/>
          <w:highlight w:val="darkGray"/>
          <w:lang w:eastAsia="en-PH"/>
          <w14:ligatures w14:val="none"/>
        </w:rPr>
        <w:t>i</w:t>
      </w:r>
      <w:proofErr w:type="spellEnd"/>
      <w:r w:rsidRPr="00BC6335">
        <w:rPr>
          <w:rFonts w:eastAsia="Times New Roman" w:cs="Times New Roman"/>
          <w:kern w:val="0"/>
          <w:sz w:val="24"/>
          <w:szCs w:val="24"/>
          <w:highlight w:val="darkGray"/>
          <w:lang w:eastAsia="en-PH"/>
          <w14:ligatures w14:val="none"/>
        </w:rPr>
        <w:t xml:space="preserve"> &lt;= 5)</w:t>
      </w:r>
      <w:r w:rsidRPr="00BC6335">
        <w:rPr>
          <w:rFonts w:eastAsia="Times New Roman" w:cs="Times New Roman"/>
          <w:kern w:val="0"/>
          <w:sz w:val="24"/>
          <w:szCs w:val="24"/>
          <w:lang w:eastAsia="en-PH"/>
          <w14:ligatures w14:val="none"/>
        </w:rPr>
        <w:t xml:space="preserve"> turns false, and the loop stops. This ensures that the message is printed exactly 5 times. The </w:t>
      </w:r>
      <w:r w:rsidRPr="00BC6335">
        <w:rPr>
          <w:rFonts w:eastAsia="Times New Roman" w:cs="Times New Roman"/>
          <w:kern w:val="0"/>
          <w:sz w:val="24"/>
          <w:szCs w:val="24"/>
          <w:highlight w:val="darkGray"/>
          <w:lang w:eastAsia="en-PH"/>
          <w14:ligatures w14:val="none"/>
        </w:rPr>
        <w:t>while</w:t>
      </w:r>
      <w:r w:rsidRPr="00BC6335">
        <w:rPr>
          <w:rFonts w:eastAsia="Times New Roman" w:cs="Times New Roman"/>
          <w:kern w:val="0"/>
          <w:sz w:val="24"/>
          <w:szCs w:val="24"/>
          <w:lang w:eastAsia="en-PH"/>
          <w14:ligatures w14:val="none"/>
        </w:rPr>
        <w:t xml:space="preserve"> loop is best used when you’re unsure how many iterations you’ll need ahead of time.</w:t>
      </w:r>
    </w:p>
    <w:p w:rsidR="00BC6335" w:rsidP="00BC6335" w:rsidRDefault="00BC6335" w14:paraId="02E4EC97"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Pr="002D7468" w:rsidR="00BC6335" w:rsidP="00623EE5" w:rsidRDefault="002D7468" w14:paraId="138565DB" w14:textId="272841C5">
      <w:pPr>
        <w:pStyle w:val="ListParagraph"/>
        <w:numPr>
          <w:ilvl w:val="0"/>
          <w:numId w:val="33"/>
        </w:numPr>
        <w:spacing w:before="100" w:beforeAutospacing="1" w:after="100" w:afterAutospacing="1" w:line="240" w:lineRule="auto"/>
        <w:rPr>
          <w:rFonts w:eastAsia="Times New Roman" w:cs="Times New Roman"/>
          <w:kern w:val="0"/>
          <w:sz w:val="24"/>
          <w:szCs w:val="24"/>
          <w:lang w:eastAsia="en-PH"/>
          <w14:ligatures w14:val="none"/>
        </w:rPr>
      </w:pPr>
      <w:r w:rsidRPr="002D7468">
        <w:rPr>
          <w:rFonts w:eastAsia="Times New Roman" w:cs="Times New Roman"/>
          <w:b/>
          <w:bCs/>
          <w:kern w:val="0"/>
          <w:sz w:val="24"/>
          <w:szCs w:val="24"/>
          <w:lang w:eastAsia="en-PH"/>
          <w14:ligatures w14:val="none"/>
        </w:rPr>
        <w:t>Using while Loop with User Input</w:t>
      </w:r>
    </w:p>
    <w:p w:rsidR="002D7468" w:rsidP="00623EE5" w:rsidRDefault="002D7468" w14:paraId="787EA363" w14:textId="4041500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2D7468">
        <w:rPr>
          <w:rFonts w:eastAsia="Times New Roman" w:cs="Times New Roman"/>
          <w:kern w:val="0"/>
          <w:sz w:val="24"/>
          <w:szCs w:val="24"/>
          <w:lang w:eastAsia="en-PH"/>
          <w14:ligatures w14:val="none"/>
        </w:rPr>
        <w:t xml:space="preserve">The </w:t>
      </w:r>
      <w:r w:rsidRPr="002D7468">
        <w:rPr>
          <w:rFonts w:eastAsia="Times New Roman" w:cs="Times New Roman"/>
          <w:kern w:val="0"/>
          <w:sz w:val="24"/>
          <w:szCs w:val="24"/>
          <w:highlight w:val="darkGray"/>
          <w:lang w:eastAsia="en-PH"/>
          <w14:ligatures w14:val="none"/>
        </w:rPr>
        <w:t>while</w:t>
      </w:r>
      <w:r w:rsidRPr="002D7468">
        <w:rPr>
          <w:rFonts w:eastAsia="Times New Roman" w:cs="Times New Roman"/>
          <w:kern w:val="0"/>
          <w:sz w:val="24"/>
          <w:szCs w:val="24"/>
          <w:lang w:eastAsia="en-PH"/>
          <w14:ligatures w14:val="none"/>
        </w:rPr>
        <w:t xml:space="preserve"> loop is commonly used to handle </w:t>
      </w:r>
      <w:r w:rsidRPr="002D7468">
        <w:rPr>
          <w:rFonts w:eastAsia="Times New Roman" w:cs="Times New Roman"/>
          <w:b/>
          <w:bCs/>
          <w:kern w:val="0"/>
          <w:sz w:val="24"/>
          <w:szCs w:val="24"/>
          <w:lang w:eastAsia="en-PH"/>
          <w14:ligatures w14:val="none"/>
        </w:rPr>
        <w:t>user input</w:t>
      </w:r>
      <w:r w:rsidRPr="002D7468">
        <w:rPr>
          <w:rFonts w:eastAsia="Times New Roman" w:cs="Times New Roman"/>
          <w:kern w:val="0"/>
          <w:sz w:val="24"/>
          <w:szCs w:val="24"/>
          <w:lang w:eastAsia="en-PH"/>
          <w14:ligatures w14:val="none"/>
        </w:rPr>
        <w:t xml:space="preserve"> until a specific condition is met. This is useful when waiting for correct data or when repeatedly asking for input. The loop continues running until the user provides an input that breaks the condition. This helps in building interactive programs that respond to the user’s choices. Using a </w:t>
      </w:r>
      <w:r w:rsidRPr="002D7468">
        <w:rPr>
          <w:rFonts w:eastAsia="Times New Roman" w:cs="Times New Roman"/>
          <w:kern w:val="0"/>
          <w:sz w:val="24"/>
          <w:szCs w:val="24"/>
          <w:highlight w:val="darkGray"/>
          <w:lang w:eastAsia="en-PH"/>
          <w14:ligatures w14:val="none"/>
        </w:rPr>
        <w:t>Scanner</w:t>
      </w:r>
      <w:r w:rsidRPr="002D7468">
        <w:rPr>
          <w:rFonts w:eastAsia="Times New Roman" w:cs="Times New Roman"/>
          <w:kern w:val="0"/>
          <w:sz w:val="24"/>
          <w:szCs w:val="24"/>
          <w:lang w:eastAsia="en-PH"/>
          <w14:ligatures w14:val="none"/>
        </w:rPr>
        <w:t xml:space="preserve">, you can make your program accept input easily inside a </w:t>
      </w:r>
      <w:r w:rsidRPr="002D7468">
        <w:rPr>
          <w:rFonts w:eastAsia="Times New Roman" w:cs="Times New Roman"/>
          <w:kern w:val="0"/>
          <w:sz w:val="24"/>
          <w:szCs w:val="24"/>
          <w:highlight w:val="darkGray"/>
          <w:lang w:eastAsia="en-PH"/>
          <w14:ligatures w14:val="none"/>
        </w:rPr>
        <w:t>while</w:t>
      </w:r>
      <w:r w:rsidRPr="002D7468">
        <w:rPr>
          <w:rFonts w:eastAsia="Times New Roman" w:cs="Times New Roman"/>
          <w:kern w:val="0"/>
          <w:sz w:val="24"/>
          <w:szCs w:val="24"/>
          <w:lang w:eastAsia="en-PH"/>
          <w14:ligatures w14:val="none"/>
        </w:rPr>
        <w:t xml:space="preserve"> loop.</w:t>
      </w:r>
    </w:p>
    <w:p w:rsidR="002D7468" w:rsidP="002D7468" w:rsidRDefault="002D7468" w14:paraId="56B186BF" w14:textId="152BB221">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2D7468">
        <w:rPr>
          <w:rFonts w:eastAsia="Times New Roman" w:cs="Times New Roman"/>
          <w:b/>
          <w:bCs/>
          <w:kern w:val="0"/>
          <w:sz w:val="24"/>
          <w:szCs w:val="24"/>
          <w:lang w:eastAsia="en-PH"/>
          <w14:ligatures w14:val="none"/>
        </w:rPr>
        <w:t xml:space="preserve">Example: </w:t>
      </w:r>
      <w:r w:rsidRPr="00FC00AC" w:rsidR="00FC00AC">
        <w:rPr>
          <w:rFonts w:eastAsia="Times New Roman" w:cs="Times New Roman"/>
          <w:kern w:val="0"/>
          <w:sz w:val="24"/>
          <w:szCs w:val="24"/>
          <w:lang w:eastAsia="en-PH"/>
          <w14:ligatures w14:val="none"/>
        </w:rPr>
        <w:t>We can use a while loop to keep asking the user to type “exit” before the program stops.</w:t>
      </w:r>
    </w:p>
    <w:p w:rsidR="00FC00AC" w:rsidP="002D7468" w:rsidRDefault="002C082E" w14:paraId="2D231ED8" w14:textId="5DF79DBF">
      <w:pPr>
        <w:numPr>
          <w:ilvl w:val="0"/>
          <w:numId w:val="0"/>
        </w:numPr>
        <w:spacing w:before="100" w:beforeAutospacing="1" w:after="100" w:afterAutospacing="1" w:line="240" w:lineRule="auto"/>
        <w:ind w:left="720"/>
        <w:rPr>
          <w:rFonts w:eastAsia="Times New Roman" w:cs="Times New Roman"/>
          <w:sz w:val="24"/>
          <w:szCs w:val="24"/>
          <w:lang w:eastAsia="en-PH"/>
        </w:rPr>
      </w:pPr>
      <w:r>
        <w:rPr>
          <w:rFonts w:eastAsia="Times New Roman" w:cs="Times New Roman"/>
          <w:b/>
          <w:bCs/>
          <w:kern w:val="0"/>
          <w:sz w:val="24"/>
          <w:szCs w:val="24"/>
          <w:lang w:eastAsia="en-PH"/>
          <w14:ligatures w14:val="none"/>
        </w:rPr>
        <w:t>Sample code:</w:t>
      </w:r>
    </w:p>
    <w:p w:rsidRPr="008D4EBD" w:rsidR="002C082E" w:rsidP="002C082E" w:rsidRDefault="002C082E" w14:paraId="696FE260"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 xml:space="preserve">import </w:t>
      </w:r>
      <w:proofErr w:type="spellStart"/>
      <w:proofErr w:type="gramStart"/>
      <w:r w:rsidRPr="008D4EBD">
        <w:rPr>
          <w:rFonts w:eastAsia="Times New Roman" w:cs="Times New Roman"/>
          <w:kern w:val="0"/>
          <w:sz w:val="24"/>
          <w:szCs w:val="24"/>
          <w:highlight w:val="darkGray"/>
          <w:lang w:eastAsia="en-PH"/>
          <w14:ligatures w14:val="none"/>
        </w:rPr>
        <w:t>java.util</w:t>
      </w:r>
      <w:proofErr w:type="gramEnd"/>
      <w:r w:rsidRPr="008D4EBD">
        <w:rPr>
          <w:rFonts w:eastAsia="Times New Roman" w:cs="Times New Roman"/>
          <w:kern w:val="0"/>
          <w:sz w:val="24"/>
          <w:szCs w:val="24"/>
          <w:highlight w:val="darkGray"/>
          <w:lang w:eastAsia="en-PH"/>
          <w14:ligatures w14:val="none"/>
        </w:rPr>
        <w:t>.</w:t>
      </w:r>
      <w:proofErr w:type="gramStart"/>
      <w:r w:rsidRPr="008D4EBD">
        <w:rPr>
          <w:rFonts w:eastAsia="Times New Roman" w:cs="Times New Roman"/>
          <w:kern w:val="0"/>
          <w:sz w:val="24"/>
          <w:szCs w:val="24"/>
          <w:highlight w:val="darkGray"/>
          <w:lang w:eastAsia="en-PH"/>
          <w14:ligatures w14:val="none"/>
        </w:rPr>
        <w:t>Scanner</w:t>
      </w:r>
      <w:proofErr w:type="spellEnd"/>
      <w:r w:rsidRPr="008D4EBD">
        <w:rPr>
          <w:rFonts w:eastAsia="Times New Roman" w:cs="Times New Roman"/>
          <w:kern w:val="0"/>
          <w:sz w:val="24"/>
          <w:szCs w:val="24"/>
          <w:highlight w:val="darkGray"/>
          <w:lang w:eastAsia="en-PH"/>
          <w14:ligatures w14:val="none"/>
        </w:rPr>
        <w:t>;</w:t>
      </w:r>
      <w:proofErr w:type="gramEnd"/>
    </w:p>
    <w:p w:rsidRPr="008D4EBD" w:rsidR="002C082E" w:rsidP="002C082E" w:rsidRDefault="002C082E" w14:paraId="044C74F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8D4EBD" w:rsidR="002C082E" w:rsidP="002C082E" w:rsidRDefault="002C082E" w14:paraId="0430C7E9"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public class Main {</w:t>
      </w:r>
    </w:p>
    <w:p w:rsidRPr="008D4EBD" w:rsidR="002C082E" w:rsidP="002C082E" w:rsidRDefault="002C082E" w14:paraId="5E71D96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 xml:space="preserve">    public static void </w:t>
      </w:r>
      <w:proofErr w:type="gramStart"/>
      <w:r w:rsidRPr="008D4EBD">
        <w:rPr>
          <w:rFonts w:eastAsia="Times New Roman" w:cs="Times New Roman"/>
          <w:kern w:val="0"/>
          <w:sz w:val="24"/>
          <w:szCs w:val="24"/>
          <w:highlight w:val="darkGray"/>
          <w:lang w:eastAsia="en-PH"/>
          <w14:ligatures w14:val="none"/>
        </w:rPr>
        <w:t>main(String[</w:t>
      </w:r>
      <w:proofErr w:type="gramEnd"/>
      <w:r w:rsidRPr="008D4EBD">
        <w:rPr>
          <w:rFonts w:eastAsia="Times New Roman" w:cs="Times New Roman"/>
          <w:kern w:val="0"/>
          <w:sz w:val="24"/>
          <w:szCs w:val="24"/>
          <w:highlight w:val="darkGray"/>
          <w:lang w:eastAsia="en-PH"/>
          <w14:ligatures w14:val="none"/>
        </w:rPr>
        <w:t xml:space="preserve">] </w:t>
      </w:r>
      <w:proofErr w:type="spellStart"/>
      <w:r w:rsidRPr="008D4EBD">
        <w:rPr>
          <w:rFonts w:eastAsia="Times New Roman" w:cs="Times New Roman"/>
          <w:kern w:val="0"/>
          <w:sz w:val="24"/>
          <w:szCs w:val="24"/>
          <w:highlight w:val="darkGray"/>
          <w:lang w:eastAsia="en-PH"/>
          <w14:ligatures w14:val="none"/>
        </w:rPr>
        <w:t>args</w:t>
      </w:r>
      <w:proofErr w:type="spellEnd"/>
      <w:r w:rsidRPr="008D4EBD">
        <w:rPr>
          <w:rFonts w:eastAsia="Times New Roman" w:cs="Times New Roman"/>
          <w:kern w:val="0"/>
          <w:sz w:val="24"/>
          <w:szCs w:val="24"/>
          <w:highlight w:val="darkGray"/>
          <w:lang w:eastAsia="en-PH"/>
          <w14:ligatures w14:val="none"/>
        </w:rPr>
        <w:t>) {</w:t>
      </w:r>
    </w:p>
    <w:p w:rsidRPr="008D4EBD" w:rsidR="002C082E" w:rsidP="002C082E" w:rsidRDefault="002C082E" w14:paraId="50AD771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 xml:space="preserve">        Scanner input = new </w:t>
      </w:r>
      <w:proofErr w:type="gramStart"/>
      <w:r w:rsidRPr="008D4EBD">
        <w:rPr>
          <w:rFonts w:eastAsia="Times New Roman" w:cs="Times New Roman"/>
          <w:kern w:val="0"/>
          <w:sz w:val="24"/>
          <w:szCs w:val="24"/>
          <w:highlight w:val="darkGray"/>
          <w:lang w:eastAsia="en-PH"/>
          <w14:ligatures w14:val="none"/>
        </w:rPr>
        <w:t>Scanner(</w:t>
      </w:r>
      <w:proofErr w:type="gramEnd"/>
      <w:r w:rsidRPr="008D4EBD">
        <w:rPr>
          <w:rFonts w:eastAsia="Times New Roman" w:cs="Times New Roman"/>
          <w:kern w:val="0"/>
          <w:sz w:val="24"/>
          <w:szCs w:val="24"/>
          <w:highlight w:val="darkGray"/>
          <w:lang w:eastAsia="en-PH"/>
          <w14:ligatures w14:val="none"/>
        </w:rPr>
        <w:t>System.in</w:t>
      </w:r>
      <w:proofErr w:type="gramStart"/>
      <w:r w:rsidRPr="008D4EBD">
        <w:rPr>
          <w:rFonts w:eastAsia="Times New Roman" w:cs="Times New Roman"/>
          <w:kern w:val="0"/>
          <w:sz w:val="24"/>
          <w:szCs w:val="24"/>
          <w:highlight w:val="darkGray"/>
          <w:lang w:eastAsia="en-PH"/>
          <w14:ligatures w14:val="none"/>
        </w:rPr>
        <w:t>);</w:t>
      </w:r>
      <w:proofErr w:type="gramEnd"/>
    </w:p>
    <w:p w:rsidRPr="008D4EBD" w:rsidR="002C082E" w:rsidP="002C082E" w:rsidRDefault="002C082E" w14:paraId="29BE9C2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 xml:space="preserve">        String command = "</w:t>
      </w:r>
      <w:proofErr w:type="gramStart"/>
      <w:r w:rsidRPr="008D4EBD">
        <w:rPr>
          <w:rFonts w:eastAsia="Times New Roman" w:cs="Times New Roman"/>
          <w:kern w:val="0"/>
          <w:sz w:val="24"/>
          <w:szCs w:val="24"/>
          <w:highlight w:val="darkGray"/>
          <w:lang w:eastAsia="en-PH"/>
          <w14:ligatures w14:val="none"/>
        </w:rPr>
        <w:t>";</w:t>
      </w:r>
      <w:proofErr w:type="gramEnd"/>
    </w:p>
    <w:p w:rsidRPr="008D4EBD" w:rsidR="002C082E" w:rsidP="002C082E" w:rsidRDefault="002C082E" w14:paraId="107A36A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8D4EBD" w:rsidR="002C082E" w:rsidP="002C082E" w:rsidRDefault="002C082E" w14:paraId="3B8E6E8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 xml:space="preserve">        while </w:t>
      </w:r>
      <w:proofErr w:type="gramStart"/>
      <w:r w:rsidRPr="008D4EBD">
        <w:rPr>
          <w:rFonts w:eastAsia="Times New Roman" w:cs="Times New Roman"/>
          <w:kern w:val="0"/>
          <w:sz w:val="24"/>
          <w:szCs w:val="24"/>
          <w:highlight w:val="darkGray"/>
          <w:lang w:eastAsia="en-PH"/>
          <w14:ligatures w14:val="none"/>
        </w:rPr>
        <w:t>(!</w:t>
      </w:r>
      <w:proofErr w:type="spellStart"/>
      <w:r w:rsidRPr="008D4EBD">
        <w:rPr>
          <w:rFonts w:eastAsia="Times New Roman" w:cs="Times New Roman"/>
          <w:kern w:val="0"/>
          <w:sz w:val="24"/>
          <w:szCs w:val="24"/>
          <w:highlight w:val="darkGray"/>
          <w:lang w:eastAsia="en-PH"/>
          <w14:ligatures w14:val="none"/>
        </w:rPr>
        <w:t>command</w:t>
      </w:r>
      <w:proofErr w:type="gramEnd"/>
      <w:r w:rsidRPr="008D4EBD">
        <w:rPr>
          <w:rFonts w:eastAsia="Times New Roman" w:cs="Times New Roman"/>
          <w:kern w:val="0"/>
          <w:sz w:val="24"/>
          <w:szCs w:val="24"/>
          <w:highlight w:val="darkGray"/>
          <w:lang w:eastAsia="en-PH"/>
          <w14:ligatures w14:val="none"/>
        </w:rPr>
        <w:t>.equals</w:t>
      </w:r>
      <w:proofErr w:type="spellEnd"/>
      <w:r w:rsidRPr="008D4EBD">
        <w:rPr>
          <w:rFonts w:eastAsia="Times New Roman" w:cs="Times New Roman"/>
          <w:kern w:val="0"/>
          <w:sz w:val="24"/>
          <w:szCs w:val="24"/>
          <w:highlight w:val="darkGray"/>
          <w:lang w:eastAsia="en-PH"/>
          <w14:ligatures w14:val="none"/>
        </w:rPr>
        <w:t>("exit")) {</w:t>
      </w:r>
    </w:p>
    <w:p w:rsidRPr="008D4EBD" w:rsidR="002C082E" w:rsidP="002C082E" w:rsidRDefault="002C082E" w14:paraId="6232A859"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 xml:space="preserve">            </w:t>
      </w:r>
      <w:proofErr w:type="spellStart"/>
      <w:r w:rsidRPr="008D4EBD">
        <w:rPr>
          <w:rFonts w:eastAsia="Times New Roman" w:cs="Times New Roman"/>
          <w:kern w:val="0"/>
          <w:sz w:val="24"/>
          <w:szCs w:val="24"/>
          <w:highlight w:val="darkGray"/>
          <w:lang w:eastAsia="en-PH"/>
          <w14:ligatures w14:val="none"/>
        </w:rPr>
        <w:t>System.out.print</w:t>
      </w:r>
      <w:proofErr w:type="spellEnd"/>
      <w:r w:rsidRPr="008D4EBD">
        <w:rPr>
          <w:rFonts w:eastAsia="Times New Roman" w:cs="Times New Roman"/>
          <w:kern w:val="0"/>
          <w:sz w:val="24"/>
          <w:szCs w:val="24"/>
          <w:highlight w:val="darkGray"/>
          <w:lang w:eastAsia="en-PH"/>
          <w14:ligatures w14:val="none"/>
        </w:rPr>
        <w:t>("Enter command (type 'exit' to stop): "</w:t>
      </w:r>
      <w:proofErr w:type="gramStart"/>
      <w:r w:rsidRPr="008D4EBD">
        <w:rPr>
          <w:rFonts w:eastAsia="Times New Roman" w:cs="Times New Roman"/>
          <w:kern w:val="0"/>
          <w:sz w:val="24"/>
          <w:szCs w:val="24"/>
          <w:highlight w:val="darkGray"/>
          <w:lang w:eastAsia="en-PH"/>
          <w14:ligatures w14:val="none"/>
        </w:rPr>
        <w:t>);</w:t>
      </w:r>
      <w:proofErr w:type="gramEnd"/>
    </w:p>
    <w:p w:rsidRPr="008D4EBD" w:rsidR="002C082E" w:rsidP="002C082E" w:rsidRDefault="002C082E" w14:paraId="4C715BD6"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 xml:space="preserve">            command = </w:t>
      </w:r>
      <w:proofErr w:type="spellStart"/>
      <w:proofErr w:type="gramStart"/>
      <w:r w:rsidRPr="008D4EBD">
        <w:rPr>
          <w:rFonts w:eastAsia="Times New Roman" w:cs="Times New Roman"/>
          <w:kern w:val="0"/>
          <w:sz w:val="24"/>
          <w:szCs w:val="24"/>
          <w:highlight w:val="darkGray"/>
          <w:lang w:eastAsia="en-PH"/>
          <w14:ligatures w14:val="none"/>
        </w:rPr>
        <w:t>input.nextLine</w:t>
      </w:r>
      <w:proofErr w:type="spellEnd"/>
      <w:proofErr w:type="gramEnd"/>
      <w:r w:rsidRPr="008D4EBD">
        <w:rPr>
          <w:rFonts w:eastAsia="Times New Roman" w:cs="Times New Roman"/>
          <w:kern w:val="0"/>
          <w:sz w:val="24"/>
          <w:szCs w:val="24"/>
          <w:highlight w:val="darkGray"/>
          <w:lang w:eastAsia="en-PH"/>
          <w14:ligatures w14:val="none"/>
        </w:rPr>
        <w:t>(</w:t>
      </w:r>
      <w:proofErr w:type="gramStart"/>
      <w:r w:rsidRPr="008D4EBD">
        <w:rPr>
          <w:rFonts w:eastAsia="Times New Roman" w:cs="Times New Roman"/>
          <w:kern w:val="0"/>
          <w:sz w:val="24"/>
          <w:szCs w:val="24"/>
          <w:highlight w:val="darkGray"/>
          <w:lang w:eastAsia="en-PH"/>
          <w14:ligatures w14:val="none"/>
        </w:rPr>
        <w:t>);</w:t>
      </w:r>
      <w:proofErr w:type="gramEnd"/>
    </w:p>
    <w:p w:rsidRPr="008D4EBD" w:rsidR="002C082E" w:rsidP="002C082E" w:rsidRDefault="002C082E" w14:paraId="33DD0419"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 xml:space="preserve">        }</w:t>
      </w:r>
    </w:p>
    <w:p w:rsidRPr="008D4EBD" w:rsidR="002C082E" w:rsidP="002C082E" w:rsidRDefault="002C082E" w14:paraId="40F30760"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8D4EBD" w:rsidR="002C082E" w:rsidP="002C082E" w:rsidRDefault="002C082E" w14:paraId="466ED4F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 xml:space="preserve">        </w:t>
      </w:r>
      <w:proofErr w:type="spellStart"/>
      <w:r w:rsidRPr="008D4EBD">
        <w:rPr>
          <w:rFonts w:eastAsia="Times New Roman" w:cs="Times New Roman"/>
          <w:kern w:val="0"/>
          <w:sz w:val="24"/>
          <w:szCs w:val="24"/>
          <w:highlight w:val="darkGray"/>
          <w:lang w:eastAsia="en-PH"/>
          <w14:ligatures w14:val="none"/>
        </w:rPr>
        <w:t>System.out.println</w:t>
      </w:r>
      <w:proofErr w:type="spellEnd"/>
      <w:r w:rsidRPr="008D4EBD">
        <w:rPr>
          <w:rFonts w:eastAsia="Times New Roman" w:cs="Times New Roman"/>
          <w:kern w:val="0"/>
          <w:sz w:val="24"/>
          <w:szCs w:val="24"/>
          <w:highlight w:val="darkGray"/>
          <w:lang w:eastAsia="en-PH"/>
          <w14:ligatures w14:val="none"/>
        </w:rPr>
        <w:t>("Program ended."</w:t>
      </w:r>
      <w:proofErr w:type="gramStart"/>
      <w:r w:rsidRPr="008D4EBD">
        <w:rPr>
          <w:rFonts w:eastAsia="Times New Roman" w:cs="Times New Roman"/>
          <w:kern w:val="0"/>
          <w:sz w:val="24"/>
          <w:szCs w:val="24"/>
          <w:highlight w:val="darkGray"/>
          <w:lang w:eastAsia="en-PH"/>
          <w14:ligatures w14:val="none"/>
        </w:rPr>
        <w:t>);</w:t>
      </w:r>
      <w:proofErr w:type="gramEnd"/>
    </w:p>
    <w:p w:rsidRPr="008D4EBD" w:rsidR="002C082E" w:rsidP="002C082E" w:rsidRDefault="002C082E" w14:paraId="24ED5243"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 xml:space="preserve">    }</w:t>
      </w:r>
    </w:p>
    <w:p w:rsidR="002C082E" w:rsidP="002C082E" w:rsidRDefault="002C082E" w14:paraId="5B83B053" w14:textId="3F79AD35">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8D4EBD">
        <w:rPr>
          <w:rFonts w:eastAsia="Times New Roman" w:cs="Times New Roman"/>
          <w:kern w:val="0"/>
          <w:sz w:val="24"/>
          <w:szCs w:val="24"/>
          <w:highlight w:val="darkGray"/>
          <w:lang w:eastAsia="en-PH"/>
          <w14:ligatures w14:val="none"/>
        </w:rPr>
        <w:t>}</w:t>
      </w:r>
    </w:p>
    <w:p w:rsidRPr="008D4EBD" w:rsidR="008D4EBD" w:rsidP="002C082E" w:rsidRDefault="008D4EBD" w14:paraId="4B9F83BB" w14:textId="57B85250">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8D4EBD">
        <w:rPr>
          <w:rFonts w:eastAsia="Times New Roman" w:cs="Times New Roman"/>
          <w:b/>
          <w:bCs/>
          <w:kern w:val="0"/>
          <w:sz w:val="24"/>
          <w:szCs w:val="24"/>
          <w:lang w:eastAsia="en-PH"/>
          <w14:ligatures w14:val="none"/>
        </w:rPr>
        <w:t>Output:</w:t>
      </w:r>
    </w:p>
    <w:p w:rsidRPr="008D4EBD" w:rsidR="008D4EBD" w:rsidP="008D4EBD" w:rsidRDefault="008D4EBD" w14:paraId="257E890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Enter command (type 'exit' to stop): hello</w:t>
      </w:r>
    </w:p>
    <w:p w:rsidRPr="008D4EBD" w:rsidR="008D4EBD" w:rsidP="008D4EBD" w:rsidRDefault="008D4EBD" w14:paraId="025BD0D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Enter command (type 'exit' to stop): test</w:t>
      </w:r>
    </w:p>
    <w:p w:rsidRPr="008D4EBD" w:rsidR="008D4EBD" w:rsidP="008D4EBD" w:rsidRDefault="008D4EBD" w14:paraId="1767DF9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D4EBD">
        <w:rPr>
          <w:rFonts w:eastAsia="Times New Roman" w:cs="Times New Roman"/>
          <w:kern w:val="0"/>
          <w:sz w:val="24"/>
          <w:szCs w:val="24"/>
          <w:highlight w:val="darkGray"/>
          <w:lang w:eastAsia="en-PH"/>
          <w14:ligatures w14:val="none"/>
        </w:rPr>
        <w:t>Enter command (type 'exit' to stop): exit</w:t>
      </w:r>
    </w:p>
    <w:p w:rsidR="008D4EBD" w:rsidP="008D4EBD" w:rsidRDefault="008D4EBD" w14:paraId="46FBFB6A" w14:textId="06FA4828">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8D4EBD">
        <w:rPr>
          <w:rFonts w:eastAsia="Times New Roman" w:cs="Times New Roman"/>
          <w:kern w:val="0"/>
          <w:sz w:val="24"/>
          <w:szCs w:val="24"/>
          <w:highlight w:val="darkGray"/>
          <w:lang w:eastAsia="en-PH"/>
          <w14:ligatures w14:val="none"/>
        </w:rPr>
        <w:t>Program ended.</w:t>
      </w:r>
    </w:p>
    <w:p w:rsidR="008D4EBD" w:rsidP="008D4EBD" w:rsidRDefault="008D4EBD" w14:paraId="3D999678"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8D4EBD" w:rsidP="008D4EBD" w:rsidRDefault="008D4EBD" w14:paraId="320794BC" w14:textId="6F60A890">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B448C9">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B448C9" w:rsidR="00B448C9">
        <w:rPr>
          <w:rFonts w:eastAsia="Times New Roman" w:cs="Times New Roman"/>
          <w:kern w:val="0"/>
          <w:sz w:val="24"/>
          <w:szCs w:val="24"/>
          <w:lang w:eastAsia="en-PH"/>
          <w14:ligatures w14:val="none"/>
        </w:rPr>
        <w:t xml:space="preserve">The loop keeps running as long as the user input is </w:t>
      </w:r>
      <w:r w:rsidRPr="00B448C9" w:rsidR="00B448C9">
        <w:rPr>
          <w:rFonts w:eastAsia="Times New Roman" w:cs="Times New Roman"/>
          <w:b/>
          <w:bCs/>
          <w:kern w:val="0"/>
          <w:sz w:val="24"/>
          <w:szCs w:val="24"/>
          <w:lang w:eastAsia="en-PH"/>
          <w14:ligatures w14:val="none"/>
        </w:rPr>
        <w:t>not equal</w:t>
      </w:r>
      <w:r w:rsidRPr="00B448C9" w:rsidR="00B448C9">
        <w:rPr>
          <w:rFonts w:eastAsia="Times New Roman" w:cs="Times New Roman"/>
          <w:kern w:val="0"/>
          <w:sz w:val="24"/>
          <w:szCs w:val="24"/>
          <w:lang w:eastAsia="en-PH"/>
          <w14:ligatures w14:val="none"/>
        </w:rPr>
        <w:t xml:space="preserve"> to "exit". Once the user types “exit,” the condition becomes false and the loop ends. This type of loop is great for interactive programs, such as menus or repeated prompts. It continuously executes until a certain input condition is satisfied. This shows how </w:t>
      </w:r>
      <w:r w:rsidRPr="00B448C9" w:rsidR="00B448C9">
        <w:rPr>
          <w:rFonts w:eastAsia="Times New Roman" w:cs="Times New Roman"/>
          <w:kern w:val="0"/>
          <w:sz w:val="24"/>
          <w:szCs w:val="24"/>
          <w:highlight w:val="darkGray"/>
          <w:lang w:eastAsia="en-PH"/>
          <w14:ligatures w14:val="none"/>
        </w:rPr>
        <w:t>while</w:t>
      </w:r>
      <w:r w:rsidRPr="00B448C9" w:rsidR="00B448C9">
        <w:rPr>
          <w:rFonts w:eastAsia="Times New Roman" w:cs="Times New Roman"/>
          <w:kern w:val="0"/>
          <w:sz w:val="24"/>
          <w:szCs w:val="24"/>
          <w:lang w:eastAsia="en-PH"/>
          <w14:ligatures w14:val="none"/>
        </w:rPr>
        <w:t xml:space="preserve"> can keep a program active until the user decides to stop it.</w:t>
      </w:r>
    </w:p>
    <w:p w:rsidR="00B448C9" w:rsidP="008D4EBD" w:rsidRDefault="00B448C9" w14:paraId="68ECE5B9"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B448C9" w:rsidP="00623EE5" w:rsidRDefault="007238F8" w14:paraId="261573D4" w14:textId="2A1CCC7E">
      <w:pPr>
        <w:pStyle w:val="ListParagraph"/>
        <w:numPr>
          <w:ilvl w:val="0"/>
          <w:numId w:val="33"/>
        </w:numPr>
        <w:spacing w:before="100" w:beforeAutospacing="1" w:after="100" w:afterAutospacing="1" w:line="240" w:lineRule="auto"/>
        <w:rPr>
          <w:rFonts w:eastAsia="Times New Roman" w:cs="Times New Roman"/>
          <w:b/>
          <w:bCs/>
          <w:kern w:val="0"/>
          <w:sz w:val="24"/>
          <w:szCs w:val="24"/>
          <w:lang w:eastAsia="en-PH"/>
          <w14:ligatures w14:val="none"/>
        </w:rPr>
      </w:pPr>
      <w:r w:rsidRPr="007238F8">
        <w:rPr>
          <w:rFonts w:eastAsia="Times New Roman" w:cs="Times New Roman"/>
          <w:b/>
          <w:bCs/>
          <w:kern w:val="0"/>
          <w:sz w:val="24"/>
          <w:szCs w:val="24"/>
          <w:lang w:eastAsia="en-PH"/>
          <w14:ligatures w14:val="none"/>
        </w:rPr>
        <w:t>Infinite while Loop</w:t>
      </w:r>
    </w:p>
    <w:p w:rsidR="007238F8" w:rsidP="00623EE5" w:rsidRDefault="007238F8" w14:paraId="5BE6399C" w14:textId="4EAB2D0F">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238F8">
        <w:rPr>
          <w:rFonts w:eastAsia="Times New Roman" w:cs="Times New Roman"/>
          <w:kern w:val="0"/>
          <w:sz w:val="24"/>
          <w:szCs w:val="24"/>
          <w:lang w:eastAsia="en-PH"/>
          <w14:ligatures w14:val="none"/>
        </w:rPr>
        <w:t xml:space="preserve">An infinite loop occurs when the condition in a </w:t>
      </w:r>
      <w:r w:rsidRPr="007238F8">
        <w:rPr>
          <w:rFonts w:eastAsia="Times New Roman" w:cs="Times New Roman"/>
          <w:kern w:val="0"/>
          <w:sz w:val="24"/>
          <w:szCs w:val="24"/>
          <w:highlight w:val="darkGray"/>
          <w:lang w:eastAsia="en-PH"/>
          <w14:ligatures w14:val="none"/>
        </w:rPr>
        <w:t>while</w:t>
      </w:r>
      <w:r w:rsidRPr="007238F8">
        <w:rPr>
          <w:rFonts w:eastAsia="Times New Roman" w:cs="Times New Roman"/>
          <w:kern w:val="0"/>
          <w:sz w:val="24"/>
          <w:szCs w:val="24"/>
          <w:lang w:eastAsia="en-PH"/>
          <w14:ligatures w14:val="none"/>
        </w:rPr>
        <w:t xml:space="preserve"> statement always remains true. This causes the program to repeat endlessly, which is sometimes useful in programs like servers or games that must keep running. However, if used carelessly, it can cause your program to freeze or crash. To stop an infinite loop, you usually need an internal </w:t>
      </w:r>
      <w:r w:rsidRPr="007238F8">
        <w:rPr>
          <w:rFonts w:eastAsia="Times New Roman" w:cs="Times New Roman"/>
          <w:kern w:val="0"/>
          <w:sz w:val="24"/>
          <w:szCs w:val="24"/>
          <w:highlight w:val="darkGray"/>
          <w:lang w:eastAsia="en-PH"/>
          <w14:ligatures w14:val="none"/>
        </w:rPr>
        <w:t>break</w:t>
      </w:r>
      <w:r w:rsidRPr="007238F8">
        <w:rPr>
          <w:rFonts w:eastAsia="Times New Roman" w:cs="Times New Roman"/>
          <w:kern w:val="0"/>
          <w:sz w:val="24"/>
          <w:szCs w:val="24"/>
          <w:lang w:eastAsia="en-PH"/>
          <w14:ligatures w14:val="none"/>
        </w:rPr>
        <w:t xml:space="preserve"> statement or external user input. You must ensure there’s a way for the loop to end properly.</w:t>
      </w:r>
    </w:p>
    <w:p w:rsidR="007238F8" w:rsidP="007238F8" w:rsidRDefault="007238F8" w14:paraId="6EE13C29" w14:textId="0B388EDA">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7238F8">
        <w:rPr>
          <w:rFonts w:eastAsia="Times New Roman" w:cs="Times New Roman"/>
          <w:b/>
          <w:bCs/>
          <w:kern w:val="0"/>
          <w:sz w:val="24"/>
          <w:szCs w:val="24"/>
          <w:lang w:eastAsia="en-PH"/>
          <w14:ligatures w14:val="none"/>
        </w:rPr>
        <w:t xml:space="preserve">Example: </w:t>
      </w:r>
      <w:r w:rsidRPr="006375AF" w:rsidR="006375AF">
        <w:rPr>
          <w:rFonts w:eastAsia="Times New Roman" w:cs="Times New Roman"/>
          <w:kern w:val="0"/>
          <w:sz w:val="24"/>
          <w:szCs w:val="24"/>
          <w:lang w:eastAsia="en-PH"/>
          <w14:ligatures w14:val="none"/>
        </w:rPr>
        <w:t>We can create an infinite while loop that prints a message endlessly until the user stops it.</w:t>
      </w:r>
    </w:p>
    <w:p w:rsidR="006375AF" w:rsidP="007238F8" w:rsidRDefault="006375AF" w14:paraId="75EB83CD" w14:textId="672BC809">
      <w:pPr>
        <w:numPr>
          <w:ilvl w:val="0"/>
          <w:numId w:val="0"/>
        </w:numPr>
        <w:spacing w:before="100" w:beforeAutospacing="1" w:after="100" w:afterAutospacing="1" w:line="240" w:lineRule="auto"/>
        <w:ind w:left="720"/>
        <w:rPr>
          <w:rFonts w:eastAsia="Times New Roman" w:cs="Times New Roman"/>
          <w:sz w:val="24"/>
          <w:szCs w:val="24"/>
          <w:lang w:eastAsia="en-PH"/>
        </w:rPr>
      </w:pPr>
      <w:r>
        <w:rPr>
          <w:rFonts w:eastAsia="Times New Roman" w:cs="Times New Roman"/>
          <w:b/>
          <w:bCs/>
          <w:kern w:val="0"/>
          <w:sz w:val="24"/>
          <w:szCs w:val="24"/>
          <w:lang w:eastAsia="en-PH"/>
          <w14:ligatures w14:val="none"/>
        </w:rPr>
        <w:t>Sample code:</w:t>
      </w:r>
    </w:p>
    <w:p w:rsidRPr="006375AF" w:rsidR="006375AF" w:rsidP="006375AF" w:rsidRDefault="006375AF" w14:paraId="6BF0B07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375AF">
        <w:rPr>
          <w:rFonts w:eastAsia="Times New Roman" w:cs="Times New Roman"/>
          <w:kern w:val="0"/>
          <w:sz w:val="24"/>
          <w:szCs w:val="24"/>
          <w:highlight w:val="darkGray"/>
          <w:lang w:eastAsia="en-PH"/>
          <w14:ligatures w14:val="none"/>
        </w:rPr>
        <w:t>while (true) {</w:t>
      </w:r>
    </w:p>
    <w:p w:rsidRPr="006375AF" w:rsidR="006375AF" w:rsidP="006375AF" w:rsidRDefault="006375AF" w14:paraId="0BAF2C63"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375AF">
        <w:rPr>
          <w:rFonts w:eastAsia="Times New Roman" w:cs="Times New Roman"/>
          <w:kern w:val="0"/>
          <w:sz w:val="24"/>
          <w:szCs w:val="24"/>
          <w:highlight w:val="darkGray"/>
          <w:lang w:eastAsia="en-PH"/>
          <w14:ligatures w14:val="none"/>
        </w:rPr>
        <w:t xml:space="preserve">    </w:t>
      </w:r>
      <w:proofErr w:type="spellStart"/>
      <w:r w:rsidRPr="006375AF">
        <w:rPr>
          <w:rFonts w:eastAsia="Times New Roman" w:cs="Times New Roman"/>
          <w:kern w:val="0"/>
          <w:sz w:val="24"/>
          <w:szCs w:val="24"/>
          <w:highlight w:val="darkGray"/>
          <w:lang w:eastAsia="en-PH"/>
          <w14:ligatures w14:val="none"/>
        </w:rPr>
        <w:t>System.out.println</w:t>
      </w:r>
      <w:proofErr w:type="spellEnd"/>
      <w:r w:rsidRPr="006375AF">
        <w:rPr>
          <w:rFonts w:eastAsia="Times New Roman" w:cs="Times New Roman"/>
          <w:kern w:val="0"/>
          <w:sz w:val="24"/>
          <w:szCs w:val="24"/>
          <w:highlight w:val="darkGray"/>
          <w:lang w:eastAsia="en-PH"/>
          <w14:ligatures w14:val="none"/>
        </w:rPr>
        <w:t>("This loop will run forever!"</w:t>
      </w:r>
      <w:proofErr w:type="gramStart"/>
      <w:r w:rsidRPr="006375AF">
        <w:rPr>
          <w:rFonts w:eastAsia="Times New Roman" w:cs="Times New Roman"/>
          <w:kern w:val="0"/>
          <w:sz w:val="24"/>
          <w:szCs w:val="24"/>
          <w:highlight w:val="darkGray"/>
          <w:lang w:eastAsia="en-PH"/>
          <w14:ligatures w14:val="none"/>
        </w:rPr>
        <w:t>);</w:t>
      </w:r>
      <w:proofErr w:type="gramEnd"/>
    </w:p>
    <w:p w:rsidR="006375AF" w:rsidP="006375AF" w:rsidRDefault="006375AF" w14:paraId="195D359E" w14:textId="5A469360">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6375AF">
        <w:rPr>
          <w:rFonts w:eastAsia="Times New Roman" w:cs="Times New Roman"/>
          <w:kern w:val="0"/>
          <w:sz w:val="24"/>
          <w:szCs w:val="24"/>
          <w:highlight w:val="darkGray"/>
          <w:lang w:eastAsia="en-PH"/>
          <w14:ligatures w14:val="none"/>
        </w:rPr>
        <w:t>}</w:t>
      </w:r>
    </w:p>
    <w:p w:rsidRPr="006375AF" w:rsidR="006375AF" w:rsidP="006375AF" w:rsidRDefault="006375AF" w14:paraId="4D8C6C71" w14:textId="1F657AD3">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6375AF">
        <w:rPr>
          <w:rFonts w:eastAsia="Times New Roman" w:cs="Times New Roman"/>
          <w:b/>
          <w:bCs/>
          <w:kern w:val="0"/>
          <w:sz w:val="24"/>
          <w:szCs w:val="24"/>
          <w:lang w:eastAsia="en-PH"/>
          <w14:ligatures w14:val="none"/>
        </w:rPr>
        <w:t>Output:</w:t>
      </w:r>
    </w:p>
    <w:p w:rsidRPr="006375AF" w:rsidR="006375AF" w:rsidP="006375AF" w:rsidRDefault="006375AF" w14:paraId="50A91DC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375AF">
        <w:rPr>
          <w:rFonts w:eastAsia="Times New Roman" w:cs="Times New Roman"/>
          <w:kern w:val="0"/>
          <w:sz w:val="24"/>
          <w:szCs w:val="24"/>
          <w:highlight w:val="darkGray"/>
          <w:lang w:eastAsia="en-PH"/>
          <w14:ligatures w14:val="none"/>
        </w:rPr>
        <w:t>This loop will run forever!</w:t>
      </w:r>
    </w:p>
    <w:p w:rsidRPr="006375AF" w:rsidR="006375AF" w:rsidP="006375AF" w:rsidRDefault="006375AF" w14:paraId="02E7459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375AF">
        <w:rPr>
          <w:rFonts w:eastAsia="Times New Roman" w:cs="Times New Roman"/>
          <w:kern w:val="0"/>
          <w:sz w:val="24"/>
          <w:szCs w:val="24"/>
          <w:highlight w:val="darkGray"/>
          <w:lang w:eastAsia="en-PH"/>
          <w14:ligatures w14:val="none"/>
        </w:rPr>
        <w:t>This loop will run forever!</w:t>
      </w:r>
    </w:p>
    <w:p w:rsidRPr="006375AF" w:rsidR="006375AF" w:rsidP="006375AF" w:rsidRDefault="006375AF" w14:paraId="7D65687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375AF">
        <w:rPr>
          <w:rFonts w:eastAsia="Times New Roman" w:cs="Times New Roman"/>
          <w:kern w:val="0"/>
          <w:sz w:val="24"/>
          <w:szCs w:val="24"/>
          <w:highlight w:val="darkGray"/>
          <w:lang w:eastAsia="en-PH"/>
          <w14:ligatures w14:val="none"/>
        </w:rPr>
        <w:t>This loop will run forever!</w:t>
      </w:r>
    </w:p>
    <w:p w:rsidR="006375AF" w:rsidP="006375AF" w:rsidRDefault="006375AF" w14:paraId="27FF01AD" w14:textId="3665FA1F">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6375AF">
        <w:rPr>
          <w:rFonts w:eastAsia="Times New Roman" w:cs="Times New Roman"/>
          <w:kern w:val="0"/>
          <w:sz w:val="24"/>
          <w:szCs w:val="24"/>
          <w:highlight w:val="darkGray"/>
          <w:lang w:eastAsia="en-PH"/>
          <w14:ligatures w14:val="none"/>
        </w:rPr>
        <w:t>...</w:t>
      </w:r>
    </w:p>
    <w:p w:rsidR="006375AF" w:rsidP="006375AF" w:rsidRDefault="006375AF" w14:paraId="525D036B"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6375AF" w:rsidP="006375AF" w:rsidRDefault="006375AF" w14:paraId="54E30516" w14:textId="2CDD1F60">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6375AF">
        <w:rPr>
          <w:rFonts w:eastAsia="Times New Roman" w:cs="Times New Roman"/>
          <w:b/>
          <w:bCs/>
          <w:kern w:val="0"/>
          <w:sz w:val="24"/>
          <w:szCs w:val="24"/>
          <w:lang w:eastAsia="en-PH"/>
          <w14:ligatures w14:val="none"/>
        </w:rPr>
        <w:t xml:space="preserve">Explanation: </w:t>
      </w:r>
      <w:r w:rsidRPr="006D5B12" w:rsidR="006D5B12">
        <w:rPr>
          <w:rFonts w:eastAsia="Times New Roman" w:cs="Times New Roman"/>
          <w:kern w:val="0"/>
          <w:sz w:val="24"/>
          <w:szCs w:val="24"/>
          <w:lang w:eastAsia="en-PH"/>
          <w14:ligatures w14:val="none"/>
        </w:rPr>
        <w:t>Because the condition inside while(true) is always true, the loop never stops. It keeps printing the same message repeatedly until you manually end the program. Infinite loops can be useful for programs that constantly check for updates or monitor data. However, always be careful to include a stopping condition when needed. Without one, your program can get stuck in a loop forever.</w:t>
      </w:r>
    </w:p>
    <w:p w:rsidR="006D5B12" w:rsidP="006375AF" w:rsidRDefault="006D5B12" w14:paraId="617316F0"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6D5B12" w:rsidP="006375AF" w:rsidRDefault="006D5B12" w14:paraId="2024E8D0"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6D5B12" w:rsidP="00623EE5" w:rsidRDefault="006D5B12" w14:paraId="11631BEB" w14:textId="61F4A705">
      <w:pPr>
        <w:pStyle w:val="ListParagraph"/>
        <w:numPr>
          <w:ilvl w:val="0"/>
          <w:numId w:val="33"/>
        </w:numPr>
        <w:spacing w:before="100" w:beforeAutospacing="1" w:after="100" w:afterAutospacing="1" w:line="240" w:lineRule="auto"/>
        <w:rPr>
          <w:rFonts w:eastAsia="Times New Roman" w:cs="Times New Roman"/>
          <w:b/>
          <w:bCs/>
          <w:kern w:val="0"/>
          <w:sz w:val="24"/>
          <w:szCs w:val="24"/>
          <w:lang w:eastAsia="en-PH"/>
          <w14:ligatures w14:val="none"/>
        </w:rPr>
      </w:pPr>
      <w:r w:rsidRPr="006D5B12">
        <w:rPr>
          <w:rFonts w:eastAsia="Times New Roman" w:cs="Times New Roman"/>
          <w:b/>
          <w:bCs/>
          <w:kern w:val="0"/>
          <w:sz w:val="24"/>
          <w:szCs w:val="24"/>
          <w:lang w:eastAsia="en-PH"/>
          <w14:ligatures w14:val="none"/>
        </w:rPr>
        <w:t>Using break to Stop a while Loop</w:t>
      </w:r>
    </w:p>
    <w:p w:rsidR="006D5B12" w:rsidP="00623EE5" w:rsidRDefault="00E371CE" w14:paraId="2571AE6B" w14:textId="611DC718">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E371CE">
        <w:rPr>
          <w:rFonts w:eastAsia="Times New Roman" w:cs="Times New Roman"/>
          <w:kern w:val="0"/>
          <w:sz w:val="24"/>
          <w:szCs w:val="24"/>
          <w:lang w:eastAsia="en-PH"/>
          <w14:ligatures w14:val="none"/>
        </w:rPr>
        <w:t xml:space="preserve">The </w:t>
      </w:r>
      <w:r w:rsidRPr="00E371CE">
        <w:rPr>
          <w:rFonts w:eastAsia="Times New Roman" w:cs="Times New Roman"/>
          <w:kern w:val="0"/>
          <w:sz w:val="24"/>
          <w:szCs w:val="24"/>
          <w:highlight w:val="darkGray"/>
          <w:lang w:eastAsia="en-PH"/>
          <w14:ligatures w14:val="none"/>
        </w:rPr>
        <w:t>break</w:t>
      </w:r>
      <w:r w:rsidRPr="00E371CE">
        <w:rPr>
          <w:rFonts w:eastAsia="Times New Roman" w:cs="Times New Roman"/>
          <w:kern w:val="0"/>
          <w:sz w:val="24"/>
          <w:szCs w:val="24"/>
          <w:lang w:eastAsia="en-PH"/>
          <w14:ligatures w14:val="none"/>
        </w:rPr>
        <w:t xml:space="preserve"> statement can be used to exit a loop early, even if the condition is still true. It is often placed inside a conditional statement to stop the loop when a certain event occurs. This gives you more control over how and when your loop ends. It’s useful when you don’t want to rely only on the main loop condition. The </w:t>
      </w:r>
      <w:r w:rsidRPr="00E371CE">
        <w:rPr>
          <w:rFonts w:eastAsia="Times New Roman" w:cs="Times New Roman"/>
          <w:kern w:val="0"/>
          <w:sz w:val="24"/>
          <w:szCs w:val="24"/>
          <w:highlight w:val="darkGray"/>
          <w:lang w:eastAsia="en-PH"/>
          <w14:ligatures w14:val="none"/>
        </w:rPr>
        <w:t>break</w:t>
      </w:r>
      <w:r w:rsidRPr="00E371CE">
        <w:rPr>
          <w:rFonts w:eastAsia="Times New Roman" w:cs="Times New Roman"/>
          <w:kern w:val="0"/>
          <w:sz w:val="24"/>
          <w:szCs w:val="24"/>
          <w:lang w:eastAsia="en-PH"/>
          <w14:ligatures w14:val="none"/>
        </w:rPr>
        <w:t xml:space="preserve"> statement immediately stops the loop and continues execution after it.</w:t>
      </w:r>
    </w:p>
    <w:p w:rsidR="00E371CE" w:rsidP="00E371CE" w:rsidRDefault="00E371CE" w14:paraId="7DA182BA" w14:textId="38C91682">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E371CE">
        <w:rPr>
          <w:rFonts w:eastAsia="Times New Roman" w:cs="Times New Roman"/>
          <w:b/>
          <w:bCs/>
          <w:kern w:val="0"/>
          <w:sz w:val="24"/>
          <w:szCs w:val="24"/>
          <w:lang w:eastAsia="en-PH"/>
          <w14:ligatures w14:val="none"/>
        </w:rPr>
        <w:t>Example:</w:t>
      </w:r>
      <w:r>
        <w:rPr>
          <w:rFonts w:eastAsia="Times New Roman" w:cs="Times New Roman"/>
          <w:b/>
          <w:bCs/>
          <w:kern w:val="0"/>
          <w:sz w:val="24"/>
          <w:szCs w:val="24"/>
          <w:lang w:eastAsia="en-PH"/>
          <w14:ligatures w14:val="none"/>
        </w:rPr>
        <w:t xml:space="preserve"> </w:t>
      </w:r>
      <w:r w:rsidRPr="00BD6CD7" w:rsidR="00BD6CD7">
        <w:rPr>
          <w:rFonts w:eastAsia="Times New Roman" w:cs="Times New Roman"/>
          <w:kern w:val="0"/>
          <w:sz w:val="24"/>
          <w:szCs w:val="24"/>
          <w:lang w:eastAsia="en-PH"/>
          <w14:ligatures w14:val="none"/>
        </w:rPr>
        <w:t>We can use break inside a while loop to stop it when the number reaches 3.</w:t>
      </w:r>
    </w:p>
    <w:p w:rsidRPr="00BD6CD7" w:rsidR="00BD6CD7" w:rsidP="00E371CE" w:rsidRDefault="00BD6CD7" w14:paraId="573EBA65" w14:textId="6CB78B33">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D6CD7">
        <w:rPr>
          <w:rFonts w:eastAsia="Times New Roman" w:cs="Times New Roman"/>
          <w:b/>
          <w:bCs/>
          <w:kern w:val="0"/>
          <w:sz w:val="24"/>
          <w:szCs w:val="24"/>
          <w:highlight w:val="darkGray"/>
          <w:lang w:eastAsia="en-PH"/>
          <w14:ligatures w14:val="none"/>
        </w:rPr>
        <w:t>Sample code:</w:t>
      </w:r>
      <w:r w:rsidRPr="00BD6CD7">
        <w:rPr>
          <w:rFonts w:eastAsia="Times New Roman" w:cs="Times New Roman"/>
          <w:kern w:val="0"/>
          <w:sz w:val="24"/>
          <w:szCs w:val="24"/>
          <w:highlight w:val="darkGray"/>
          <w:lang w:eastAsia="en-PH"/>
          <w14:ligatures w14:val="none"/>
        </w:rPr>
        <w:t xml:space="preserve"> </w:t>
      </w:r>
    </w:p>
    <w:p w:rsidRPr="00BD6CD7" w:rsidR="00BD6CD7" w:rsidP="00BD6CD7" w:rsidRDefault="00BD6CD7" w14:paraId="4323668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D6CD7">
        <w:rPr>
          <w:rFonts w:eastAsia="Times New Roman" w:cs="Times New Roman"/>
          <w:kern w:val="0"/>
          <w:sz w:val="24"/>
          <w:szCs w:val="24"/>
          <w:highlight w:val="darkGray"/>
          <w:lang w:eastAsia="en-PH"/>
          <w14:ligatures w14:val="none"/>
        </w:rPr>
        <w:t xml:space="preserve">int </w:t>
      </w:r>
      <w:proofErr w:type="spellStart"/>
      <w:r w:rsidRPr="00BD6CD7">
        <w:rPr>
          <w:rFonts w:eastAsia="Times New Roman" w:cs="Times New Roman"/>
          <w:kern w:val="0"/>
          <w:sz w:val="24"/>
          <w:szCs w:val="24"/>
          <w:highlight w:val="darkGray"/>
          <w:lang w:eastAsia="en-PH"/>
          <w14:ligatures w14:val="none"/>
        </w:rPr>
        <w:t>i</w:t>
      </w:r>
      <w:proofErr w:type="spellEnd"/>
      <w:r w:rsidRPr="00BD6CD7">
        <w:rPr>
          <w:rFonts w:eastAsia="Times New Roman" w:cs="Times New Roman"/>
          <w:kern w:val="0"/>
          <w:sz w:val="24"/>
          <w:szCs w:val="24"/>
          <w:highlight w:val="darkGray"/>
          <w:lang w:eastAsia="en-PH"/>
          <w14:ligatures w14:val="none"/>
        </w:rPr>
        <w:t xml:space="preserve"> = </w:t>
      </w:r>
      <w:proofErr w:type="gramStart"/>
      <w:r w:rsidRPr="00BD6CD7">
        <w:rPr>
          <w:rFonts w:eastAsia="Times New Roman" w:cs="Times New Roman"/>
          <w:kern w:val="0"/>
          <w:sz w:val="24"/>
          <w:szCs w:val="24"/>
          <w:highlight w:val="darkGray"/>
          <w:lang w:eastAsia="en-PH"/>
          <w14:ligatures w14:val="none"/>
        </w:rPr>
        <w:t>1;</w:t>
      </w:r>
      <w:proofErr w:type="gramEnd"/>
    </w:p>
    <w:p w:rsidRPr="00BD6CD7" w:rsidR="00BD6CD7" w:rsidP="00BD6CD7" w:rsidRDefault="00BD6CD7" w14:paraId="402069BC"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BD6CD7" w:rsidR="00BD6CD7" w:rsidP="00BD6CD7" w:rsidRDefault="00BD6CD7" w14:paraId="3685295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D6CD7">
        <w:rPr>
          <w:rFonts w:eastAsia="Times New Roman" w:cs="Times New Roman"/>
          <w:kern w:val="0"/>
          <w:sz w:val="24"/>
          <w:szCs w:val="24"/>
          <w:highlight w:val="darkGray"/>
          <w:lang w:eastAsia="en-PH"/>
          <w14:ligatures w14:val="none"/>
        </w:rPr>
        <w:t>while (</w:t>
      </w:r>
      <w:proofErr w:type="spellStart"/>
      <w:r w:rsidRPr="00BD6CD7">
        <w:rPr>
          <w:rFonts w:eastAsia="Times New Roman" w:cs="Times New Roman"/>
          <w:kern w:val="0"/>
          <w:sz w:val="24"/>
          <w:szCs w:val="24"/>
          <w:highlight w:val="darkGray"/>
          <w:lang w:eastAsia="en-PH"/>
          <w14:ligatures w14:val="none"/>
        </w:rPr>
        <w:t>i</w:t>
      </w:r>
      <w:proofErr w:type="spellEnd"/>
      <w:r w:rsidRPr="00BD6CD7">
        <w:rPr>
          <w:rFonts w:eastAsia="Times New Roman" w:cs="Times New Roman"/>
          <w:kern w:val="0"/>
          <w:sz w:val="24"/>
          <w:szCs w:val="24"/>
          <w:highlight w:val="darkGray"/>
          <w:lang w:eastAsia="en-PH"/>
          <w14:ligatures w14:val="none"/>
        </w:rPr>
        <w:t xml:space="preserve"> &lt;= 5) {</w:t>
      </w:r>
    </w:p>
    <w:p w:rsidRPr="00BD6CD7" w:rsidR="00BD6CD7" w:rsidP="00BD6CD7" w:rsidRDefault="00BD6CD7" w14:paraId="2D8FB27E"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D6CD7">
        <w:rPr>
          <w:rFonts w:eastAsia="Times New Roman" w:cs="Times New Roman"/>
          <w:kern w:val="0"/>
          <w:sz w:val="24"/>
          <w:szCs w:val="24"/>
          <w:highlight w:val="darkGray"/>
          <w:lang w:eastAsia="en-PH"/>
          <w14:ligatures w14:val="none"/>
        </w:rPr>
        <w:t xml:space="preserve">    </w:t>
      </w:r>
      <w:proofErr w:type="spellStart"/>
      <w:r w:rsidRPr="00BD6CD7">
        <w:rPr>
          <w:rFonts w:eastAsia="Times New Roman" w:cs="Times New Roman"/>
          <w:kern w:val="0"/>
          <w:sz w:val="24"/>
          <w:szCs w:val="24"/>
          <w:highlight w:val="darkGray"/>
          <w:lang w:eastAsia="en-PH"/>
          <w14:ligatures w14:val="none"/>
        </w:rPr>
        <w:t>System.out.println</w:t>
      </w:r>
      <w:proofErr w:type="spellEnd"/>
      <w:r w:rsidRPr="00BD6CD7">
        <w:rPr>
          <w:rFonts w:eastAsia="Times New Roman" w:cs="Times New Roman"/>
          <w:kern w:val="0"/>
          <w:sz w:val="24"/>
          <w:szCs w:val="24"/>
          <w:highlight w:val="darkGray"/>
          <w:lang w:eastAsia="en-PH"/>
          <w14:ligatures w14:val="none"/>
        </w:rPr>
        <w:t xml:space="preserve">("Number: " + </w:t>
      </w:r>
      <w:proofErr w:type="spellStart"/>
      <w:r w:rsidRPr="00BD6CD7">
        <w:rPr>
          <w:rFonts w:eastAsia="Times New Roman" w:cs="Times New Roman"/>
          <w:kern w:val="0"/>
          <w:sz w:val="24"/>
          <w:szCs w:val="24"/>
          <w:highlight w:val="darkGray"/>
          <w:lang w:eastAsia="en-PH"/>
          <w14:ligatures w14:val="none"/>
        </w:rPr>
        <w:t>i</w:t>
      </w:r>
      <w:proofErr w:type="spellEnd"/>
      <w:proofErr w:type="gramStart"/>
      <w:r w:rsidRPr="00BD6CD7">
        <w:rPr>
          <w:rFonts w:eastAsia="Times New Roman" w:cs="Times New Roman"/>
          <w:kern w:val="0"/>
          <w:sz w:val="24"/>
          <w:szCs w:val="24"/>
          <w:highlight w:val="darkGray"/>
          <w:lang w:eastAsia="en-PH"/>
          <w14:ligatures w14:val="none"/>
        </w:rPr>
        <w:t>);</w:t>
      </w:r>
      <w:proofErr w:type="gramEnd"/>
    </w:p>
    <w:p w:rsidRPr="00BD6CD7" w:rsidR="00BD6CD7" w:rsidP="00BD6CD7" w:rsidRDefault="00BD6CD7" w14:paraId="7CBF54F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D6CD7">
        <w:rPr>
          <w:rFonts w:eastAsia="Times New Roman" w:cs="Times New Roman"/>
          <w:kern w:val="0"/>
          <w:sz w:val="24"/>
          <w:szCs w:val="24"/>
          <w:highlight w:val="darkGray"/>
          <w:lang w:eastAsia="en-PH"/>
          <w14:ligatures w14:val="none"/>
        </w:rPr>
        <w:t xml:space="preserve">    if (</w:t>
      </w:r>
      <w:proofErr w:type="spellStart"/>
      <w:r w:rsidRPr="00BD6CD7">
        <w:rPr>
          <w:rFonts w:eastAsia="Times New Roman" w:cs="Times New Roman"/>
          <w:kern w:val="0"/>
          <w:sz w:val="24"/>
          <w:szCs w:val="24"/>
          <w:highlight w:val="darkGray"/>
          <w:lang w:eastAsia="en-PH"/>
          <w14:ligatures w14:val="none"/>
        </w:rPr>
        <w:t>i</w:t>
      </w:r>
      <w:proofErr w:type="spellEnd"/>
      <w:r w:rsidRPr="00BD6CD7">
        <w:rPr>
          <w:rFonts w:eastAsia="Times New Roman" w:cs="Times New Roman"/>
          <w:kern w:val="0"/>
          <w:sz w:val="24"/>
          <w:szCs w:val="24"/>
          <w:highlight w:val="darkGray"/>
          <w:lang w:eastAsia="en-PH"/>
          <w14:ligatures w14:val="none"/>
        </w:rPr>
        <w:t xml:space="preserve"> == 3) {</w:t>
      </w:r>
    </w:p>
    <w:p w:rsidRPr="00BD6CD7" w:rsidR="00BD6CD7" w:rsidP="00BD6CD7" w:rsidRDefault="00BD6CD7" w14:paraId="532BE66B"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D6CD7">
        <w:rPr>
          <w:rFonts w:eastAsia="Times New Roman" w:cs="Times New Roman"/>
          <w:kern w:val="0"/>
          <w:sz w:val="24"/>
          <w:szCs w:val="24"/>
          <w:highlight w:val="darkGray"/>
          <w:lang w:eastAsia="en-PH"/>
          <w14:ligatures w14:val="none"/>
        </w:rPr>
        <w:t xml:space="preserve">        </w:t>
      </w:r>
      <w:proofErr w:type="gramStart"/>
      <w:r w:rsidRPr="00BD6CD7">
        <w:rPr>
          <w:rFonts w:eastAsia="Times New Roman" w:cs="Times New Roman"/>
          <w:kern w:val="0"/>
          <w:sz w:val="24"/>
          <w:szCs w:val="24"/>
          <w:highlight w:val="darkGray"/>
          <w:lang w:eastAsia="en-PH"/>
          <w14:ligatures w14:val="none"/>
        </w:rPr>
        <w:t>break;</w:t>
      </w:r>
      <w:proofErr w:type="gramEnd"/>
    </w:p>
    <w:p w:rsidRPr="00BD6CD7" w:rsidR="00BD6CD7" w:rsidP="00BD6CD7" w:rsidRDefault="00BD6CD7" w14:paraId="56336A6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D6CD7">
        <w:rPr>
          <w:rFonts w:eastAsia="Times New Roman" w:cs="Times New Roman"/>
          <w:kern w:val="0"/>
          <w:sz w:val="24"/>
          <w:szCs w:val="24"/>
          <w:highlight w:val="darkGray"/>
          <w:lang w:eastAsia="en-PH"/>
          <w14:ligatures w14:val="none"/>
        </w:rPr>
        <w:t xml:space="preserve">    }</w:t>
      </w:r>
    </w:p>
    <w:p w:rsidRPr="00BD6CD7" w:rsidR="00BD6CD7" w:rsidP="00BD6CD7" w:rsidRDefault="00BD6CD7" w14:paraId="0D8652A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D6CD7">
        <w:rPr>
          <w:rFonts w:eastAsia="Times New Roman" w:cs="Times New Roman"/>
          <w:kern w:val="0"/>
          <w:sz w:val="24"/>
          <w:szCs w:val="24"/>
          <w:highlight w:val="darkGray"/>
          <w:lang w:eastAsia="en-PH"/>
          <w14:ligatures w14:val="none"/>
        </w:rPr>
        <w:t xml:space="preserve">    </w:t>
      </w:r>
      <w:proofErr w:type="spellStart"/>
      <w:r w:rsidRPr="00BD6CD7">
        <w:rPr>
          <w:rFonts w:eastAsia="Times New Roman" w:cs="Times New Roman"/>
          <w:kern w:val="0"/>
          <w:sz w:val="24"/>
          <w:szCs w:val="24"/>
          <w:highlight w:val="darkGray"/>
          <w:lang w:eastAsia="en-PH"/>
          <w14:ligatures w14:val="none"/>
        </w:rPr>
        <w:t>i</w:t>
      </w:r>
      <w:proofErr w:type="spellEnd"/>
      <w:r w:rsidRPr="00BD6CD7">
        <w:rPr>
          <w:rFonts w:eastAsia="Times New Roman" w:cs="Times New Roman"/>
          <w:kern w:val="0"/>
          <w:sz w:val="24"/>
          <w:szCs w:val="24"/>
          <w:highlight w:val="darkGray"/>
          <w:lang w:eastAsia="en-PH"/>
          <w14:ligatures w14:val="none"/>
        </w:rPr>
        <w:t>+</w:t>
      </w:r>
      <w:proofErr w:type="gramStart"/>
      <w:r w:rsidRPr="00BD6CD7">
        <w:rPr>
          <w:rFonts w:eastAsia="Times New Roman" w:cs="Times New Roman"/>
          <w:kern w:val="0"/>
          <w:sz w:val="24"/>
          <w:szCs w:val="24"/>
          <w:highlight w:val="darkGray"/>
          <w:lang w:eastAsia="en-PH"/>
          <w14:ligatures w14:val="none"/>
        </w:rPr>
        <w:t>+;</w:t>
      </w:r>
      <w:proofErr w:type="gramEnd"/>
    </w:p>
    <w:p w:rsidRPr="00BD6CD7" w:rsidR="00BD6CD7" w:rsidP="00BD6CD7" w:rsidRDefault="00BD6CD7" w14:paraId="751DAAF4"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D6CD7">
        <w:rPr>
          <w:rFonts w:eastAsia="Times New Roman" w:cs="Times New Roman"/>
          <w:kern w:val="0"/>
          <w:sz w:val="24"/>
          <w:szCs w:val="24"/>
          <w:highlight w:val="darkGray"/>
          <w:lang w:eastAsia="en-PH"/>
          <w14:ligatures w14:val="none"/>
        </w:rPr>
        <w:t>}</w:t>
      </w:r>
    </w:p>
    <w:p w:rsidR="00BD6CD7" w:rsidP="00BD6CD7" w:rsidRDefault="00BD6CD7" w14:paraId="14797195" w14:textId="0E344E20">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roofErr w:type="spellStart"/>
      <w:r w:rsidRPr="00BD6CD7">
        <w:rPr>
          <w:rFonts w:eastAsia="Times New Roman" w:cs="Times New Roman"/>
          <w:kern w:val="0"/>
          <w:sz w:val="24"/>
          <w:szCs w:val="24"/>
          <w:highlight w:val="darkGray"/>
          <w:lang w:eastAsia="en-PH"/>
          <w14:ligatures w14:val="none"/>
        </w:rPr>
        <w:t>System.out.println</w:t>
      </w:r>
      <w:proofErr w:type="spellEnd"/>
      <w:r w:rsidRPr="00BD6CD7">
        <w:rPr>
          <w:rFonts w:eastAsia="Times New Roman" w:cs="Times New Roman"/>
          <w:kern w:val="0"/>
          <w:sz w:val="24"/>
          <w:szCs w:val="24"/>
          <w:highlight w:val="darkGray"/>
          <w:lang w:eastAsia="en-PH"/>
          <w14:ligatures w14:val="none"/>
        </w:rPr>
        <w:t>("Loop stopped early!"</w:t>
      </w:r>
      <w:proofErr w:type="gramStart"/>
      <w:r w:rsidRPr="00BD6CD7">
        <w:rPr>
          <w:rFonts w:eastAsia="Times New Roman" w:cs="Times New Roman"/>
          <w:kern w:val="0"/>
          <w:sz w:val="24"/>
          <w:szCs w:val="24"/>
          <w:highlight w:val="darkGray"/>
          <w:lang w:eastAsia="en-PH"/>
          <w14:ligatures w14:val="none"/>
        </w:rPr>
        <w:t>);</w:t>
      </w:r>
      <w:proofErr w:type="gramEnd"/>
    </w:p>
    <w:p w:rsidR="00BD6CD7" w:rsidP="00BD6CD7" w:rsidRDefault="00BD6CD7" w14:paraId="06F664C5" w14:textId="6040F483">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BD6CD7">
        <w:rPr>
          <w:rFonts w:eastAsia="Times New Roman" w:cs="Times New Roman"/>
          <w:b/>
          <w:bCs/>
          <w:kern w:val="0"/>
          <w:sz w:val="24"/>
          <w:szCs w:val="24"/>
          <w:lang w:eastAsia="en-PH"/>
          <w14:ligatures w14:val="none"/>
        </w:rPr>
        <w:t>Output:</w:t>
      </w:r>
    </w:p>
    <w:p w:rsidRPr="00BD6CD7" w:rsidR="00BD6CD7" w:rsidP="00BD6CD7" w:rsidRDefault="00BD6CD7" w14:paraId="3B5E11A3"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D6CD7">
        <w:rPr>
          <w:rFonts w:eastAsia="Times New Roman" w:cs="Times New Roman"/>
          <w:kern w:val="0"/>
          <w:sz w:val="24"/>
          <w:szCs w:val="24"/>
          <w:highlight w:val="darkGray"/>
          <w:lang w:eastAsia="en-PH"/>
          <w14:ligatures w14:val="none"/>
        </w:rPr>
        <w:t>Number: 1</w:t>
      </w:r>
    </w:p>
    <w:p w:rsidRPr="00BD6CD7" w:rsidR="00BD6CD7" w:rsidP="00BD6CD7" w:rsidRDefault="00BD6CD7" w14:paraId="22D772DB"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D6CD7">
        <w:rPr>
          <w:rFonts w:eastAsia="Times New Roman" w:cs="Times New Roman"/>
          <w:kern w:val="0"/>
          <w:sz w:val="24"/>
          <w:szCs w:val="24"/>
          <w:highlight w:val="darkGray"/>
          <w:lang w:eastAsia="en-PH"/>
          <w14:ligatures w14:val="none"/>
        </w:rPr>
        <w:t>Number: 2</w:t>
      </w:r>
    </w:p>
    <w:p w:rsidRPr="00BD6CD7" w:rsidR="00BD6CD7" w:rsidP="00BD6CD7" w:rsidRDefault="00BD6CD7" w14:paraId="3E5E10D4"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D6CD7">
        <w:rPr>
          <w:rFonts w:eastAsia="Times New Roman" w:cs="Times New Roman"/>
          <w:kern w:val="0"/>
          <w:sz w:val="24"/>
          <w:szCs w:val="24"/>
          <w:highlight w:val="darkGray"/>
          <w:lang w:eastAsia="en-PH"/>
          <w14:ligatures w14:val="none"/>
        </w:rPr>
        <w:t>Number: 3</w:t>
      </w:r>
    </w:p>
    <w:p w:rsidR="00BD6CD7" w:rsidP="00845F25" w:rsidRDefault="00BD6CD7" w14:paraId="4BE5E161" w14:textId="7B283812">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BD6CD7">
        <w:rPr>
          <w:rFonts w:eastAsia="Times New Roman" w:cs="Times New Roman"/>
          <w:kern w:val="0"/>
          <w:sz w:val="24"/>
          <w:szCs w:val="24"/>
          <w:highlight w:val="darkGray"/>
          <w:lang w:eastAsia="en-PH"/>
          <w14:ligatures w14:val="none"/>
        </w:rPr>
        <w:t>Loop stopped early!</w:t>
      </w:r>
    </w:p>
    <w:p w:rsidR="00845F25" w:rsidP="007452D9" w:rsidRDefault="007452D9" w14:paraId="30BE3FF0" w14:textId="6B394B71">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7452D9">
        <w:rPr>
          <w:rFonts w:eastAsia="Times New Roman" w:cs="Times New Roman"/>
          <w:b/>
          <w:bCs/>
          <w:kern w:val="0"/>
          <w:sz w:val="24"/>
          <w:szCs w:val="24"/>
          <w:lang w:eastAsia="en-PH"/>
          <w14:ligatures w14:val="none"/>
        </w:rPr>
        <w:t>Explanation:</w:t>
      </w:r>
      <w:r w:rsidRPr="007452D9">
        <w:rPr>
          <w:rFonts w:eastAsia="Times New Roman" w:cs="Times New Roman"/>
          <w:kern w:val="0"/>
          <w:sz w:val="24"/>
          <w:szCs w:val="24"/>
          <w:lang w:eastAsia="en-PH"/>
          <w14:ligatures w14:val="none"/>
        </w:rPr>
        <w:t xml:space="preserve"> </w:t>
      </w:r>
      <w:r w:rsidRPr="00845F25" w:rsidR="00845F25">
        <w:rPr>
          <w:rFonts w:eastAsia="Times New Roman" w:cs="Times New Roman"/>
          <w:kern w:val="0"/>
          <w:sz w:val="24"/>
          <w:szCs w:val="24"/>
          <w:lang w:eastAsia="en-PH"/>
          <w14:ligatures w14:val="none"/>
        </w:rPr>
        <w:t xml:space="preserve">The loop starts from 1 and prints numbers until it reaches 3. When the condition </w:t>
      </w:r>
      <w:r w:rsidRPr="00845F25" w:rsidR="00845F25">
        <w:rPr>
          <w:rFonts w:eastAsia="Times New Roman" w:cs="Courier New"/>
          <w:kern w:val="0"/>
          <w:sz w:val="20"/>
          <w:szCs w:val="20"/>
          <w:highlight w:val="darkGray"/>
          <w:lang w:eastAsia="en-PH"/>
          <w14:ligatures w14:val="none"/>
        </w:rPr>
        <w:t>(</w:t>
      </w:r>
      <w:proofErr w:type="spellStart"/>
      <w:r w:rsidRPr="00845F25" w:rsidR="00845F25">
        <w:rPr>
          <w:rFonts w:eastAsia="Times New Roman" w:cs="Courier New"/>
          <w:kern w:val="0"/>
          <w:sz w:val="20"/>
          <w:szCs w:val="20"/>
          <w:highlight w:val="darkGray"/>
          <w:lang w:eastAsia="en-PH"/>
          <w14:ligatures w14:val="none"/>
        </w:rPr>
        <w:t>i</w:t>
      </w:r>
      <w:proofErr w:type="spellEnd"/>
      <w:r w:rsidRPr="00845F25" w:rsidR="00845F25">
        <w:rPr>
          <w:rFonts w:eastAsia="Times New Roman" w:cs="Courier New"/>
          <w:kern w:val="0"/>
          <w:sz w:val="20"/>
          <w:szCs w:val="20"/>
          <w:highlight w:val="darkGray"/>
          <w:lang w:eastAsia="en-PH"/>
          <w14:ligatures w14:val="none"/>
        </w:rPr>
        <w:t xml:space="preserve"> == 3)</w:t>
      </w:r>
      <w:r w:rsidRPr="00845F25" w:rsidR="00845F25">
        <w:rPr>
          <w:rFonts w:eastAsia="Times New Roman" w:cs="Times New Roman"/>
          <w:kern w:val="0"/>
          <w:sz w:val="24"/>
          <w:szCs w:val="24"/>
          <w:lang w:eastAsia="en-PH"/>
          <w14:ligatures w14:val="none"/>
        </w:rPr>
        <w:t xml:space="preserve"> is true, the </w:t>
      </w:r>
      <w:r w:rsidRPr="00845F25" w:rsidR="00845F25">
        <w:rPr>
          <w:rFonts w:eastAsia="Times New Roman" w:cs="Courier New"/>
          <w:kern w:val="0"/>
          <w:sz w:val="20"/>
          <w:szCs w:val="20"/>
          <w:highlight w:val="darkGray"/>
          <w:lang w:eastAsia="en-PH"/>
          <w14:ligatures w14:val="none"/>
        </w:rPr>
        <w:t>break</w:t>
      </w:r>
      <w:r w:rsidRPr="00845F25" w:rsidR="00845F25">
        <w:rPr>
          <w:rFonts w:eastAsia="Times New Roman" w:cs="Times New Roman"/>
          <w:kern w:val="0"/>
          <w:sz w:val="24"/>
          <w:szCs w:val="24"/>
          <w:lang w:eastAsia="en-PH"/>
          <w14:ligatures w14:val="none"/>
        </w:rPr>
        <w:t xml:space="preserve"> statement runs and stops the loop immediately. The program then continues executing the next statement after the loop. This helps prevent unnecessary iterations once the desired condition is met. Using </w:t>
      </w:r>
      <w:r w:rsidRPr="00845F25" w:rsidR="00845F25">
        <w:rPr>
          <w:rFonts w:eastAsia="Times New Roman" w:cs="Courier New"/>
          <w:kern w:val="0"/>
          <w:sz w:val="20"/>
          <w:szCs w:val="20"/>
          <w:highlight w:val="darkGray"/>
          <w:lang w:eastAsia="en-PH"/>
          <w14:ligatures w14:val="none"/>
        </w:rPr>
        <w:t>break</w:t>
      </w:r>
      <w:r w:rsidRPr="00845F25" w:rsidR="00845F25">
        <w:rPr>
          <w:rFonts w:eastAsia="Times New Roman" w:cs="Times New Roman"/>
          <w:kern w:val="0"/>
          <w:sz w:val="24"/>
          <w:szCs w:val="24"/>
          <w:lang w:eastAsia="en-PH"/>
          <w14:ligatures w14:val="none"/>
        </w:rPr>
        <w:t xml:space="preserve"> ensures efficient and controlled loop behavior.</w:t>
      </w:r>
    </w:p>
    <w:p w:rsidR="0055220B" w:rsidP="007452D9" w:rsidRDefault="0055220B" w14:paraId="3751DF89"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55220B" w:rsidP="007452D9" w:rsidRDefault="0055220B" w14:paraId="760E72CC"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55220B" w:rsidP="007452D9" w:rsidRDefault="0055220B" w14:paraId="28935484" w14:textId="2108A458">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55220B">
        <w:rPr>
          <w:rFonts w:eastAsia="Times New Roman" w:cs="Times New Roman"/>
          <w:b/>
          <w:bCs/>
          <w:kern w:val="0"/>
          <w:sz w:val="24"/>
          <w:szCs w:val="24"/>
          <w:lang w:eastAsia="en-PH"/>
          <w14:ligatures w14:val="none"/>
        </w:rPr>
        <w:t>Tips:</w:t>
      </w:r>
    </w:p>
    <w:p w:rsidRPr="00F8201A" w:rsidR="00F8201A" w:rsidP="00623EE5" w:rsidRDefault="00F8201A" w14:paraId="14D8A8CF" w14:textId="4AE4A963">
      <w:pPr>
        <w:pStyle w:val="ListParagraph"/>
        <w:numPr>
          <w:ilvl w:val="0"/>
          <w:numId w:val="33"/>
        </w:numPr>
        <w:spacing w:before="100" w:beforeAutospacing="1" w:after="100" w:afterAutospacing="1" w:line="240" w:lineRule="auto"/>
        <w:rPr>
          <w:rFonts w:eastAsia="Times New Roman" w:cs="Times New Roman"/>
          <w:kern w:val="0"/>
          <w:sz w:val="24"/>
          <w:szCs w:val="24"/>
          <w:lang w:eastAsia="en-PH"/>
          <w14:ligatures w14:val="none"/>
        </w:rPr>
      </w:pPr>
      <w:r w:rsidRPr="00F8201A">
        <w:rPr>
          <w:rFonts w:eastAsia="Times New Roman" w:cs="Times New Roman"/>
          <w:kern w:val="0"/>
          <w:sz w:val="24"/>
          <w:szCs w:val="24"/>
          <w:lang w:eastAsia="en-PH"/>
          <w14:ligatures w14:val="none"/>
        </w:rPr>
        <w:t>Always make sure the loop condition will eventually become false — otherwise, it will run forever.</w:t>
      </w:r>
    </w:p>
    <w:p w:rsidRPr="00F8201A" w:rsidR="00F8201A" w:rsidP="00623EE5" w:rsidRDefault="00F8201A" w14:paraId="56D0D461" w14:textId="41432896">
      <w:pPr>
        <w:pStyle w:val="ListParagraph"/>
        <w:numPr>
          <w:ilvl w:val="0"/>
          <w:numId w:val="33"/>
        </w:numPr>
        <w:spacing w:before="100" w:beforeAutospacing="1" w:after="100" w:afterAutospacing="1" w:line="240" w:lineRule="auto"/>
        <w:rPr>
          <w:rFonts w:eastAsia="Times New Roman" w:cs="Times New Roman"/>
          <w:kern w:val="0"/>
          <w:sz w:val="24"/>
          <w:szCs w:val="24"/>
          <w:lang w:eastAsia="en-PH"/>
          <w14:ligatures w14:val="none"/>
        </w:rPr>
      </w:pPr>
      <w:r w:rsidRPr="00F8201A">
        <w:rPr>
          <w:rFonts w:eastAsia="Times New Roman" w:cs="Times New Roman"/>
          <w:kern w:val="0"/>
          <w:sz w:val="24"/>
          <w:szCs w:val="24"/>
          <w:lang w:eastAsia="en-PH"/>
          <w14:ligatures w14:val="none"/>
        </w:rPr>
        <w:t>Update your variables inside the loop to avoid infinite looping.</w:t>
      </w:r>
    </w:p>
    <w:p w:rsidRPr="00F8201A" w:rsidR="00F8201A" w:rsidP="00623EE5" w:rsidRDefault="00F8201A" w14:paraId="24707C82" w14:textId="4878D25E">
      <w:pPr>
        <w:pStyle w:val="ListParagraph"/>
        <w:numPr>
          <w:ilvl w:val="0"/>
          <w:numId w:val="33"/>
        </w:numPr>
        <w:spacing w:before="100" w:beforeAutospacing="1" w:after="100" w:afterAutospacing="1" w:line="240" w:lineRule="auto"/>
        <w:rPr>
          <w:rFonts w:eastAsia="Times New Roman" w:cs="Times New Roman"/>
          <w:kern w:val="0"/>
          <w:sz w:val="24"/>
          <w:szCs w:val="24"/>
          <w:lang w:eastAsia="en-PH"/>
          <w14:ligatures w14:val="none"/>
        </w:rPr>
      </w:pPr>
      <w:r w:rsidRPr="00F8201A">
        <w:rPr>
          <w:rFonts w:eastAsia="Times New Roman" w:cs="Times New Roman"/>
          <w:kern w:val="0"/>
          <w:sz w:val="24"/>
          <w:szCs w:val="24"/>
          <w:lang w:eastAsia="en-PH"/>
          <w14:ligatures w14:val="none"/>
        </w:rPr>
        <w:t xml:space="preserve">Use </w:t>
      </w:r>
      <w:r w:rsidRPr="00F8201A">
        <w:rPr>
          <w:rFonts w:eastAsia="Times New Roman" w:cs="Courier New"/>
          <w:kern w:val="0"/>
          <w:sz w:val="20"/>
          <w:szCs w:val="20"/>
          <w:lang w:eastAsia="en-PH"/>
          <w14:ligatures w14:val="none"/>
        </w:rPr>
        <w:t>break</w:t>
      </w:r>
      <w:r w:rsidRPr="00F8201A">
        <w:rPr>
          <w:rFonts w:eastAsia="Times New Roman" w:cs="Times New Roman"/>
          <w:kern w:val="0"/>
          <w:sz w:val="24"/>
          <w:szCs w:val="24"/>
          <w:lang w:eastAsia="en-PH"/>
          <w14:ligatures w14:val="none"/>
        </w:rPr>
        <w:t xml:space="preserve"> to stop the loop when needed.</w:t>
      </w:r>
    </w:p>
    <w:p w:rsidRPr="00F8201A" w:rsidR="00F8201A" w:rsidP="00623EE5" w:rsidRDefault="00F8201A" w14:paraId="0A6556F4" w14:textId="5E2B2BC0">
      <w:pPr>
        <w:pStyle w:val="ListParagraph"/>
        <w:numPr>
          <w:ilvl w:val="0"/>
          <w:numId w:val="33"/>
        </w:numPr>
        <w:spacing w:before="100" w:beforeAutospacing="1" w:after="100" w:afterAutospacing="1" w:line="240" w:lineRule="auto"/>
        <w:rPr>
          <w:rFonts w:eastAsia="Times New Roman" w:cs="Times New Roman"/>
          <w:kern w:val="0"/>
          <w:sz w:val="24"/>
          <w:szCs w:val="24"/>
          <w:lang w:eastAsia="en-PH"/>
          <w14:ligatures w14:val="none"/>
        </w:rPr>
      </w:pPr>
      <w:r w:rsidRPr="00F8201A">
        <w:rPr>
          <w:rFonts w:eastAsia="Times New Roman" w:cs="Times New Roman"/>
          <w:kern w:val="0"/>
          <w:sz w:val="24"/>
          <w:szCs w:val="24"/>
          <w:lang w:eastAsia="en-PH"/>
          <w14:ligatures w14:val="none"/>
        </w:rPr>
        <w:t>Be careful when checking conditions with user input — make sure they’re updated properly.</w:t>
      </w:r>
    </w:p>
    <w:p w:rsidRPr="00F8201A" w:rsidR="00F8201A" w:rsidP="00623EE5" w:rsidRDefault="00F8201A" w14:paraId="6CC58C4E" w14:textId="393A4928">
      <w:pPr>
        <w:pStyle w:val="ListParagraph"/>
        <w:numPr>
          <w:ilvl w:val="0"/>
          <w:numId w:val="33"/>
        </w:numPr>
        <w:spacing w:before="100" w:beforeAutospacing="1" w:after="100" w:afterAutospacing="1" w:line="240" w:lineRule="auto"/>
        <w:rPr>
          <w:rFonts w:eastAsia="Times New Roman" w:cs="Times New Roman"/>
          <w:kern w:val="0"/>
          <w:sz w:val="24"/>
          <w:szCs w:val="24"/>
          <w:lang w:eastAsia="en-PH"/>
          <w14:ligatures w14:val="none"/>
        </w:rPr>
      </w:pPr>
      <w:r w:rsidRPr="00F8201A">
        <w:rPr>
          <w:rFonts w:eastAsia="Times New Roman" w:cs="Times New Roman"/>
          <w:kern w:val="0"/>
          <w:sz w:val="24"/>
          <w:szCs w:val="24"/>
          <w:lang w:eastAsia="en-PH"/>
          <w14:ligatures w14:val="none"/>
        </w:rPr>
        <w:t xml:space="preserve">Use </w:t>
      </w:r>
      <w:r w:rsidRPr="00F8201A">
        <w:rPr>
          <w:rFonts w:eastAsia="Times New Roman" w:cs="Courier New"/>
          <w:kern w:val="0"/>
          <w:sz w:val="20"/>
          <w:szCs w:val="20"/>
          <w:lang w:eastAsia="en-PH"/>
          <w14:ligatures w14:val="none"/>
        </w:rPr>
        <w:t>while</w:t>
      </w:r>
      <w:r w:rsidRPr="00F8201A">
        <w:rPr>
          <w:rFonts w:eastAsia="Times New Roman" w:cs="Times New Roman"/>
          <w:kern w:val="0"/>
          <w:sz w:val="24"/>
          <w:szCs w:val="24"/>
          <w:lang w:eastAsia="en-PH"/>
          <w14:ligatures w14:val="none"/>
        </w:rPr>
        <w:t xml:space="preserve"> loops when you don’t know in advance how many times the code should repeat.</w:t>
      </w:r>
    </w:p>
    <w:p w:rsidR="00F8201A" w:rsidP="00F8201A" w:rsidRDefault="00681838" w14:paraId="3F038245" w14:textId="4D78022F">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Video Link: </w:t>
      </w:r>
      <w:hyperlink w:history="1" r:id="rId25">
        <w:r w:rsidRPr="00FF62EB">
          <w:rPr>
            <w:rStyle w:val="Hyperlink"/>
            <w:rFonts w:eastAsia="Times New Roman" w:cs="Times New Roman"/>
            <w:b/>
            <w:bCs/>
            <w:kern w:val="0"/>
            <w:sz w:val="24"/>
            <w:szCs w:val="24"/>
            <w:lang w:eastAsia="en-PH"/>
            <w14:ligatures w14:val="none"/>
          </w:rPr>
          <w:t>https://youtu.be/t6gmQaTMTtM?si=QpWllfnoVU0-Ah43</w:t>
        </w:r>
      </w:hyperlink>
      <w:r>
        <w:rPr>
          <w:rFonts w:eastAsia="Times New Roman" w:cs="Times New Roman"/>
          <w:b/>
          <w:bCs/>
          <w:kern w:val="0"/>
          <w:sz w:val="24"/>
          <w:szCs w:val="24"/>
          <w:lang w:eastAsia="en-PH"/>
          <w14:ligatures w14:val="none"/>
        </w:rPr>
        <w:t xml:space="preserve"> </w:t>
      </w:r>
    </w:p>
    <w:p w:rsidR="002421D2" w:rsidP="00F15633" w:rsidRDefault="00F15633" w14:paraId="48A21CDB" w14:textId="17ECCC85">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e. The </w:t>
      </w:r>
      <w:proofErr w:type="gramStart"/>
      <w:r>
        <w:rPr>
          <w:rFonts w:eastAsia="Times New Roman" w:cs="Times New Roman"/>
          <w:b/>
          <w:bCs/>
          <w:kern w:val="0"/>
          <w:sz w:val="24"/>
          <w:szCs w:val="24"/>
          <w:lang w:eastAsia="en-PH"/>
          <w14:ligatures w14:val="none"/>
        </w:rPr>
        <w:t>for Loop</w:t>
      </w:r>
      <w:proofErr w:type="gramEnd"/>
      <w:r>
        <w:rPr>
          <w:rFonts w:eastAsia="Times New Roman" w:cs="Times New Roman"/>
          <w:b/>
          <w:bCs/>
          <w:kern w:val="0"/>
          <w:sz w:val="24"/>
          <w:szCs w:val="24"/>
          <w:lang w:eastAsia="en-PH"/>
          <w14:ligatures w14:val="none"/>
        </w:rPr>
        <w:t xml:space="preserve"> Structure</w:t>
      </w:r>
    </w:p>
    <w:p w:rsidR="00267077" w:rsidP="00267077" w:rsidRDefault="00267077" w14:paraId="04CFC1B8" w14:textId="001A217C">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267077">
        <w:rPr>
          <w:rFonts w:eastAsia="Times New Roman" w:cs="Times New Roman"/>
          <w:kern w:val="0"/>
          <w:sz w:val="24"/>
          <w:szCs w:val="24"/>
          <w:lang w:eastAsia="en-PH"/>
          <w14:ligatures w14:val="none"/>
        </w:rPr>
        <w:t xml:space="preserve">- The </w:t>
      </w:r>
      <w:r w:rsidRPr="00267077">
        <w:rPr>
          <w:rFonts w:eastAsia="Times New Roman" w:cs="Courier New"/>
          <w:b/>
          <w:bCs/>
          <w:kern w:val="0"/>
          <w:sz w:val="20"/>
          <w:szCs w:val="20"/>
          <w:highlight w:val="darkGray"/>
          <w:lang w:eastAsia="en-PH"/>
          <w14:ligatures w14:val="none"/>
        </w:rPr>
        <w:t>for</w:t>
      </w:r>
      <w:r w:rsidRPr="00267077">
        <w:rPr>
          <w:rFonts w:eastAsia="Times New Roman" w:cs="Times New Roman"/>
          <w:b/>
          <w:bCs/>
          <w:kern w:val="0"/>
          <w:sz w:val="24"/>
          <w:szCs w:val="24"/>
          <w:lang w:eastAsia="en-PH"/>
          <w14:ligatures w14:val="none"/>
        </w:rPr>
        <w:t xml:space="preserve"> loop</w:t>
      </w:r>
      <w:r w:rsidRPr="00267077">
        <w:rPr>
          <w:rFonts w:eastAsia="Times New Roman" w:cs="Times New Roman"/>
          <w:kern w:val="0"/>
          <w:sz w:val="24"/>
          <w:szCs w:val="24"/>
          <w:lang w:eastAsia="en-PH"/>
          <w14:ligatures w14:val="none"/>
        </w:rPr>
        <w:t xml:space="preserve"> in Java is used when you know </w:t>
      </w:r>
      <w:r w:rsidRPr="00267077">
        <w:rPr>
          <w:rFonts w:eastAsia="Times New Roman" w:cs="Times New Roman"/>
          <w:b/>
          <w:bCs/>
          <w:kern w:val="0"/>
          <w:sz w:val="24"/>
          <w:szCs w:val="24"/>
          <w:lang w:eastAsia="en-PH"/>
          <w14:ligatures w14:val="none"/>
        </w:rPr>
        <w:t>exactly how many times</w:t>
      </w:r>
      <w:r w:rsidRPr="00267077">
        <w:rPr>
          <w:rFonts w:eastAsia="Times New Roman" w:cs="Times New Roman"/>
          <w:kern w:val="0"/>
          <w:sz w:val="24"/>
          <w:szCs w:val="24"/>
          <w:lang w:eastAsia="en-PH"/>
          <w14:ligatures w14:val="none"/>
        </w:rPr>
        <w:t xml:space="preserve"> you want to repeat a block of code. It’s an </w:t>
      </w:r>
      <w:r w:rsidRPr="00267077">
        <w:rPr>
          <w:rFonts w:eastAsia="Times New Roman" w:cs="Times New Roman"/>
          <w:b/>
          <w:bCs/>
          <w:kern w:val="0"/>
          <w:sz w:val="24"/>
          <w:szCs w:val="24"/>
          <w:lang w:eastAsia="en-PH"/>
          <w14:ligatures w14:val="none"/>
        </w:rPr>
        <w:t>entry-controlled loop</w:t>
      </w:r>
      <w:r w:rsidRPr="00267077">
        <w:rPr>
          <w:rFonts w:eastAsia="Times New Roman" w:cs="Times New Roman"/>
          <w:kern w:val="0"/>
          <w:sz w:val="24"/>
          <w:szCs w:val="24"/>
          <w:lang w:eastAsia="en-PH"/>
          <w14:ligatures w14:val="none"/>
        </w:rPr>
        <w:t xml:space="preserve">, meaning the condition is checked before each iteration. The </w:t>
      </w:r>
      <w:r w:rsidRPr="00267077">
        <w:rPr>
          <w:rFonts w:eastAsia="Times New Roman" w:cs="Courier New"/>
          <w:kern w:val="0"/>
          <w:sz w:val="20"/>
          <w:szCs w:val="20"/>
          <w:highlight w:val="darkGray"/>
          <w:lang w:eastAsia="en-PH"/>
          <w14:ligatures w14:val="none"/>
        </w:rPr>
        <w:t>for</w:t>
      </w:r>
      <w:r w:rsidRPr="00267077">
        <w:rPr>
          <w:rFonts w:eastAsia="Times New Roman" w:cs="Times New Roman"/>
          <w:kern w:val="0"/>
          <w:sz w:val="24"/>
          <w:szCs w:val="24"/>
          <w:lang w:eastAsia="en-PH"/>
          <w14:ligatures w14:val="none"/>
        </w:rPr>
        <w:t xml:space="preserve"> loop combines </w:t>
      </w:r>
      <w:r w:rsidRPr="00267077">
        <w:rPr>
          <w:rFonts w:eastAsia="Times New Roman" w:cs="Times New Roman"/>
          <w:b/>
          <w:bCs/>
          <w:kern w:val="0"/>
          <w:sz w:val="24"/>
          <w:szCs w:val="24"/>
          <w:lang w:eastAsia="en-PH"/>
          <w14:ligatures w14:val="none"/>
        </w:rPr>
        <w:t>initialization</w:t>
      </w:r>
      <w:r w:rsidRPr="00267077">
        <w:rPr>
          <w:rFonts w:eastAsia="Times New Roman" w:cs="Times New Roman"/>
          <w:kern w:val="0"/>
          <w:sz w:val="24"/>
          <w:szCs w:val="24"/>
          <w:lang w:eastAsia="en-PH"/>
          <w14:ligatures w14:val="none"/>
        </w:rPr>
        <w:t xml:space="preserve">, </w:t>
      </w:r>
      <w:r w:rsidRPr="00267077">
        <w:rPr>
          <w:rFonts w:eastAsia="Times New Roman" w:cs="Times New Roman"/>
          <w:b/>
          <w:bCs/>
          <w:kern w:val="0"/>
          <w:sz w:val="24"/>
          <w:szCs w:val="24"/>
          <w:lang w:eastAsia="en-PH"/>
          <w14:ligatures w14:val="none"/>
        </w:rPr>
        <w:t>condition</w:t>
      </w:r>
      <w:r w:rsidRPr="00267077">
        <w:rPr>
          <w:rFonts w:eastAsia="Times New Roman" w:cs="Times New Roman"/>
          <w:kern w:val="0"/>
          <w:sz w:val="24"/>
          <w:szCs w:val="24"/>
          <w:lang w:eastAsia="en-PH"/>
          <w14:ligatures w14:val="none"/>
        </w:rPr>
        <w:t xml:space="preserve">, and </w:t>
      </w:r>
      <w:r w:rsidRPr="00267077">
        <w:rPr>
          <w:rFonts w:eastAsia="Times New Roman" w:cs="Times New Roman"/>
          <w:b/>
          <w:bCs/>
          <w:kern w:val="0"/>
          <w:sz w:val="24"/>
          <w:szCs w:val="24"/>
          <w:lang w:eastAsia="en-PH"/>
          <w14:ligatures w14:val="none"/>
        </w:rPr>
        <w:t>update</w:t>
      </w:r>
      <w:r w:rsidRPr="00267077">
        <w:rPr>
          <w:rFonts w:eastAsia="Times New Roman" w:cs="Times New Roman"/>
          <w:kern w:val="0"/>
          <w:sz w:val="24"/>
          <w:szCs w:val="24"/>
          <w:lang w:eastAsia="en-PH"/>
          <w14:ligatures w14:val="none"/>
        </w:rPr>
        <w:t xml:space="preserve"> in a single line, making it compact and easy to read. It’s often used for counting, iterating through arrays, or performing repetitive actions a set number of times. This loop is one of the </w:t>
      </w:r>
      <w:proofErr w:type="gramStart"/>
      <w:r w:rsidRPr="00267077">
        <w:rPr>
          <w:rFonts w:eastAsia="Times New Roman" w:cs="Times New Roman"/>
          <w:kern w:val="0"/>
          <w:sz w:val="24"/>
          <w:szCs w:val="24"/>
          <w:lang w:eastAsia="en-PH"/>
          <w14:ligatures w14:val="none"/>
        </w:rPr>
        <w:t>most commonly used</w:t>
      </w:r>
      <w:proofErr w:type="gramEnd"/>
      <w:r w:rsidRPr="00267077">
        <w:rPr>
          <w:rFonts w:eastAsia="Times New Roman" w:cs="Times New Roman"/>
          <w:kern w:val="0"/>
          <w:sz w:val="24"/>
          <w:szCs w:val="24"/>
          <w:lang w:eastAsia="en-PH"/>
          <w14:ligatures w14:val="none"/>
        </w:rPr>
        <w:t xml:space="preserve"> structures in Java because it keeps code simple and organized.</w:t>
      </w:r>
    </w:p>
    <w:p w:rsidR="00E01787" w:rsidP="00267077" w:rsidRDefault="00E01787" w14:paraId="79D2106C"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Pr="00A70619" w:rsidR="00E01787" w:rsidP="00623EE5" w:rsidRDefault="00A70619" w14:paraId="7464E989" w14:textId="3BEB1189">
      <w:pPr>
        <w:pStyle w:val="ListParagraph"/>
        <w:numPr>
          <w:ilvl w:val="0"/>
          <w:numId w:val="34"/>
        </w:numPr>
        <w:spacing w:before="100" w:beforeAutospacing="1" w:after="100" w:afterAutospacing="1" w:line="240" w:lineRule="auto"/>
        <w:rPr>
          <w:rFonts w:eastAsia="Times New Roman" w:cs="Times New Roman"/>
          <w:kern w:val="0"/>
          <w:sz w:val="24"/>
          <w:szCs w:val="24"/>
          <w:lang w:eastAsia="en-PH"/>
          <w14:ligatures w14:val="none"/>
        </w:rPr>
      </w:pPr>
      <w:r w:rsidRPr="00A70619">
        <w:rPr>
          <w:rFonts w:eastAsia="Times New Roman" w:cs="Times New Roman"/>
          <w:b/>
          <w:bCs/>
          <w:kern w:val="0"/>
          <w:sz w:val="24"/>
          <w:szCs w:val="24"/>
          <w:lang w:eastAsia="en-PH"/>
          <w14:ligatures w14:val="none"/>
        </w:rPr>
        <w:t>Basic Structure of a for Loop</w:t>
      </w:r>
    </w:p>
    <w:p w:rsidR="00A70619" w:rsidP="00623EE5" w:rsidRDefault="00A70619" w14:paraId="5389133A" w14:textId="47121A44">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A70619">
        <w:rPr>
          <w:rFonts w:eastAsia="Times New Roman" w:cs="Times New Roman"/>
          <w:kern w:val="0"/>
          <w:sz w:val="24"/>
          <w:szCs w:val="24"/>
          <w:lang w:eastAsia="en-PH"/>
          <w14:ligatures w14:val="none"/>
        </w:rPr>
        <w:t>A for loop has three main parts inside the parentheses:</w:t>
      </w:r>
      <w:r w:rsidRPr="00A70619">
        <w:rPr>
          <w:rFonts w:eastAsia="Times New Roman" w:cs="Times New Roman"/>
          <w:kern w:val="0"/>
          <w:sz w:val="24"/>
          <w:szCs w:val="24"/>
          <w:lang w:eastAsia="en-PH"/>
          <w14:ligatures w14:val="none"/>
        </w:rPr>
        <w:br/>
      </w:r>
      <w:r w:rsidRPr="00A70619">
        <w:rPr>
          <w:rFonts w:eastAsia="Times New Roman" w:cs="Times New Roman"/>
          <w:kern w:val="0"/>
          <w:sz w:val="24"/>
          <w:szCs w:val="24"/>
          <w:lang w:eastAsia="en-PH"/>
          <w14:ligatures w14:val="none"/>
        </w:rPr>
        <w:t>1️</w:t>
      </w:r>
      <w:r w:rsidRPr="00A70619">
        <w:rPr>
          <w:rFonts w:ascii="Segoe UI Symbol" w:hAnsi="Segoe UI Symbol" w:eastAsia="Times New Roman" w:cs="Segoe UI Symbol"/>
          <w:kern w:val="0"/>
          <w:sz w:val="24"/>
          <w:szCs w:val="24"/>
          <w:lang w:eastAsia="en-PH"/>
          <w14:ligatures w14:val="none"/>
        </w:rPr>
        <w:t>⃣</w:t>
      </w:r>
      <w:r w:rsidRPr="00A70619">
        <w:rPr>
          <w:rFonts w:eastAsia="Times New Roman" w:cs="Times New Roman"/>
          <w:kern w:val="0"/>
          <w:sz w:val="24"/>
          <w:szCs w:val="24"/>
          <w:lang w:eastAsia="en-PH"/>
          <w14:ligatures w14:val="none"/>
        </w:rPr>
        <w:t xml:space="preserve"> </w:t>
      </w:r>
      <w:r w:rsidRPr="00A70619">
        <w:rPr>
          <w:rFonts w:eastAsia="Times New Roman" w:cs="Times New Roman"/>
          <w:b/>
          <w:bCs/>
          <w:kern w:val="0"/>
          <w:sz w:val="24"/>
          <w:szCs w:val="24"/>
          <w:lang w:eastAsia="en-PH"/>
          <w14:ligatures w14:val="none"/>
        </w:rPr>
        <w:t>Initialization</w:t>
      </w:r>
      <w:r w:rsidRPr="00A70619">
        <w:rPr>
          <w:rFonts w:eastAsia="Times New Roman" w:cs="Times New Roman"/>
          <w:kern w:val="0"/>
          <w:sz w:val="24"/>
          <w:szCs w:val="24"/>
          <w:lang w:eastAsia="en-PH"/>
          <w14:ligatures w14:val="none"/>
        </w:rPr>
        <w:t xml:space="preserve"> — sets the starting value of a variable.</w:t>
      </w:r>
      <w:r w:rsidRPr="00A70619">
        <w:rPr>
          <w:rFonts w:eastAsia="Times New Roman" w:cs="Times New Roman"/>
          <w:kern w:val="0"/>
          <w:sz w:val="24"/>
          <w:szCs w:val="24"/>
          <w:lang w:eastAsia="en-PH"/>
          <w14:ligatures w14:val="none"/>
        </w:rPr>
        <w:br/>
      </w:r>
      <w:r w:rsidRPr="00A70619">
        <w:rPr>
          <w:rFonts w:eastAsia="Times New Roman" w:cs="Times New Roman"/>
          <w:kern w:val="0"/>
          <w:sz w:val="24"/>
          <w:szCs w:val="24"/>
          <w:lang w:eastAsia="en-PH"/>
          <w14:ligatures w14:val="none"/>
        </w:rPr>
        <w:t>2</w:t>
      </w:r>
      <w:r w:rsidRPr="00A70619">
        <w:rPr>
          <w:rFonts w:ascii="Segoe UI Emoji" w:hAnsi="Segoe UI Emoji" w:eastAsia="Times New Roman" w:cs="Segoe UI Emoji"/>
          <w:kern w:val="0"/>
          <w:sz w:val="24"/>
          <w:szCs w:val="24"/>
          <w:lang w:eastAsia="en-PH"/>
          <w14:ligatures w14:val="none"/>
        </w:rPr>
        <w:t>️⃣</w:t>
      </w:r>
      <w:r w:rsidRPr="00A70619">
        <w:rPr>
          <w:rFonts w:eastAsia="Times New Roman" w:cs="Times New Roman"/>
          <w:kern w:val="0"/>
          <w:sz w:val="24"/>
          <w:szCs w:val="24"/>
          <w:lang w:eastAsia="en-PH"/>
          <w14:ligatures w14:val="none"/>
        </w:rPr>
        <w:t xml:space="preserve"> </w:t>
      </w:r>
      <w:r w:rsidRPr="00A70619">
        <w:rPr>
          <w:rFonts w:eastAsia="Times New Roman" w:cs="Times New Roman"/>
          <w:b/>
          <w:bCs/>
          <w:kern w:val="0"/>
          <w:sz w:val="24"/>
          <w:szCs w:val="24"/>
          <w:lang w:eastAsia="en-PH"/>
          <w14:ligatures w14:val="none"/>
        </w:rPr>
        <w:t>Condition</w:t>
      </w:r>
      <w:r w:rsidRPr="00A70619">
        <w:rPr>
          <w:rFonts w:eastAsia="Times New Roman" w:cs="Times New Roman"/>
          <w:kern w:val="0"/>
          <w:sz w:val="24"/>
          <w:szCs w:val="24"/>
          <w:lang w:eastAsia="en-PH"/>
          <w14:ligatures w14:val="none"/>
        </w:rPr>
        <w:t xml:space="preserve"> — determines how long the loop should continue.</w:t>
      </w:r>
      <w:r w:rsidRPr="00A70619">
        <w:rPr>
          <w:rFonts w:eastAsia="Times New Roman" w:cs="Times New Roman"/>
          <w:kern w:val="0"/>
          <w:sz w:val="24"/>
          <w:szCs w:val="24"/>
          <w:lang w:eastAsia="en-PH"/>
          <w14:ligatures w14:val="none"/>
        </w:rPr>
        <w:br/>
      </w:r>
      <w:r w:rsidRPr="00A70619">
        <w:rPr>
          <w:rFonts w:eastAsia="Times New Roman" w:cs="Times New Roman"/>
          <w:kern w:val="0"/>
          <w:sz w:val="24"/>
          <w:szCs w:val="24"/>
          <w:lang w:eastAsia="en-PH"/>
          <w14:ligatures w14:val="none"/>
        </w:rPr>
        <w:t>3</w:t>
      </w:r>
      <w:r w:rsidRPr="00A70619">
        <w:rPr>
          <w:rFonts w:ascii="Segoe UI Emoji" w:hAnsi="Segoe UI Emoji" w:eastAsia="Times New Roman" w:cs="Segoe UI Emoji"/>
          <w:kern w:val="0"/>
          <w:sz w:val="24"/>
          <w:szCs w:val="24"/>
          <w:lang w:eastAsia="en-PH"/>
          <w14:ligatures w14:val="none"/>
        </w:rPr>
        <w:t>️⃣</w:t>
      </w:r>
      <w:r w:rsidRPr="00A70619">
        <w:rPr>
          <w:rFonts w:eastAsia="Times New Roman" w:cs="Times New Roman"/>
          <w:kern w:val="0"/>
          <w:sz w:val="24"/>
          <w:szCs w:val="24"/>
          <w:lang w:eastAsia="en-PH"/>
          <w14:ligatures w14:val="none"/>
        </w:rPr>
        <w:t xml:space="preserve"> </w:t>
      </w:r>
      <w:r w:rsidRPr="00A70619">
        <w:rPr>
          <w:rFonts w:eastAsia="Times New Roman" w:cs="Times New Roman"/>
          <w:b/>
          <w:bCs/>
          <w:kern w:val="0"/>
          <w:sz w:val="24"/>
          <w:szCs w:val="24"/>
          <w:lang w:eastAsia="en-PH"/>
          <w14:ligatures w14:val="none"/>
        </w:rPr>
        <w:t>Update</w:t>
      </w:r>
      <w:r w:rsidRPr="00A70619">
        <w:rPr>
          <w:rFonts w:eastAsia="Times New Roman" w:cs="Times New Roman"/>
          <w:kern w:val="0"/>
          <w:sz w:val="24"/>
          <w:szCs w:val="24"/>
          <w:lang w:eastAsia="en-PH"/>
          <w14:ligatures w14:val="none"/>
        </w:rPr>
        <w:t xml:space="preserve"> — changes the loop variable each time the loop runs.</w:t>
      </w:r>
    </w:p>
    <w:p w:rsidR="00A70619" w:rsidP="00623EE5" w:rsidRDefault="006B1FD0" w14:paraId="41E6AE6C" w14:textId="624B6FD3">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6B1FD0">
        <w:rPr>
          <w:rFonts w:eastAsia="Times New Roman" w:cs="Times New Roman"/>
          <w:kern w:val="0"/>
          <w:sz w:val="24"/>
          <w:szCs w:val="24"/>
          <w:lang w:eastAsia="en-PH"/>
          <w14:ligatures w14:val="none"/>
        </w:rPr>
        <w:t>These three parts control how the loop behaves and when it stops. Together, they allow the program to perform an action repeatedly in a controlled way.</w:t>
      </w:r>
    </w:p>
    <w:p w:rsidR="006B1FD0" w:rsidP="006B1FD0" w:rsidRDefault="006B1FD0" w14:paraId="6ADB77C0" w14:textId="5F1219BB">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6B1FD0">
        <w:rPr>
          <w:rFonts w:eastAsia="Times New Roman" w:cs="Times New Roman"/>
          <w:b/>
          <w:bCs/>
          <w:kern w:val="0"/>
          <w:sz w:val="24"/>
          <w:szCs w:val="24"/>
          <w:lang w:eastAsia="en-PH"/>
          <w14:ligatures w14:val="none"/>
        </w:rPr>
        <w:t xml:space="preserve">Example: </w:t>
      </w:r>
      <w:r w:rsidRPr="006B1FD0">
        <w:rPr>
          <w:rFonts w:eastAsia="Times New Roman" w:cs="Times New Roman"/>
          <w:kern w:val="0"/>
          <w:sz w:val="24"/>
          <w:szCs w:val="24"/>
          <w:lang w:eastAsia="en-PH"/>
          <w14:ligatures w14:val="none"/>
        </w:rPr>
        <w:t>We can use a for loop to print numbers from 1 to 5 in order.</w:t>
      </w:r>
    </w:p>
    <w:p w:rsidR="006B1FD0" w:rsidP="006B1FD0" w:rsidRDefault="006B1FD0" w14:paraId="4C4378C8" w14:textId="4B17D6AC">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Sample code: </w:t>
      </w:r>
    </w:p>
    <w:p w:rsidRPr="00890F6D" w:rsidR="00890F6D" w:rsidP="00890F6D" w:rsidRDefault="00890F6D" w14:paraId="0DDA78FB"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90F6D">
        <w:rPr>
          <w:rFonts w:eastAsia="Times New Roman" w:cs="Times New Roman"/>
          <w:kern w:val="0"/>
          <w:sz w:val="24"/>
          <w:szCs w:val="24"/>
          <w:highlight w:val="darkGray"/>
          <w:lang w:eastAsia="en-PH"/>
          <w14:ligatures w14:val="none"/>
        </w:rPr>
        <w:t xml:space="preserve">for (int </w:t>
      </w:r>
      <w:proofErr w:type="spellStart"/>
      <w:r w:rsidRPr="00890F6D">
        <w:rPr>
          <w:rFonts w:eastAsia="Times New Roman" w:cs="Times New Roman"/>
          <w:kern w:val="0"/>
          <w:sz w:val="24"/>
          <w:szCs w:val="24"/>
          <w:highlight w:val="darkGray"/>
          <w:lang w:eastAsia="en-PH"/>
          <w14:ligatures w14:val="none"/>
        </w:rPr>
        <w:t>i</w:t>
      </w:r>
      <w:proofErr w:type="spellEnd"/>
      <w:r w:rsidRPr="00890F6D">
        <w:rPr>
          <w:rFonts w:eastAsia="Times New Roman" w:cs="Times New Roman"/>
          <w:kern w:val="0"/>
          <w:sz w:val="24"/>
          <w:szCs w:val="24"/>
          <w:highlight w:val="darkGray"/>
          <w:lang w:eastAsia="en-PH"/>
          <w14:ligatures w14:val="none"/>
        </w:rPr>
        <w:t xml:space="preserve"> = 1; </w:t>
      </w:r>
      <w:proofErr w:type="spellStart"/>
      <w:r w:rsidRPr="00890F6D">
        <w:rPr>
          <w:rFonts w:eastAsia="Times New Roman" w:cs="Times New Roman"/>
          <w:kern w:val="0"/>
          <w:sz w:val="24"/>
          <w:szCs w:val="24"/>
          <w:highlight w:val="darkGray"/>
          <w:lang w:eastAsia="en-PH"/>
          <w14:ligatures w14:val="none"/>
        </w:rPr>
        <w:t>i</w:t>
      </w:r>
      <w:proofErr w:type="spellEnd"/>
      <w:r w:rsidRPr="00890F6D">
        <w:rPr>
          <w:rFonts w:eastAsia="Times New Roman" w:cs="Times New Roman"/>
          <w:kern w:val="0"/>
          <w:sz w:val="24"/>
          <w:szCs w:val="24"/>
          <w:highlight w:val="darkGray"/>
          <w:lang w:eastAsia="en-PH"/>
          <w14:ligatures w14:val="none"/>
        </w:rPr>
        <w:t xml:space="preserve"> &lt;= 5; </w:t>
      </w:r>
      <w:proofErr w:type="spellStart"/>
      <w:r w:rsidRPr="00890F6D">
        <w:rPr>
          <w:rFonts w:eastAsia="Times New Roman" w:cs="Times New Roman"/>
          <w:kern w:val="0"/>
          <w:sz w:val="24"/>
          <w:szCs w:val="24"/>
          <w:highlight w:val="darkGray"/>
          <w:lang w:eastAsia="en-PH"/>
          <w14:ligatures w14:val="none"/>
        </w:rPr>
        <w:t>i</w:t>
      </w:r>
      <w:proofErr w:type="spellEnd"/>
      <w:r w:rsidRPr="00890F6D">
        <w:rPr>
          <w:rFonts w:eastAsia="Times New Roman" w:cs="Times New Roman"/>
          <w:kern w:val="0"/>
          <w:sz w:val="24"/>
          <w:szCs w:val="24"/>
          <w:highlight w:val="darkGray"/>
          <w:lang w:eastAsia="en-PH"/>
          <w14:ligatures w14:val="none"/>
        </w:rPr>
        <w:t>++) {</w:t>
      </w:r>
    </w:p>
    <w:p w:rsidRPr="00890F6D" w:rsidR="00890F6D" w:rsidP="00890F6D" w:rsidRDefault="00890F6D" w14:paraId="115FE4D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90F6D">
        <w:rPr>
          <w:rFonts w:eastAsia="Times New Roman" w:cs="Times New Roman"/>
          <w:kern w:val="0"/>
          <w:sz w:val="24"/>
          <w:szCs w:val="24"/>
          <w:highlight w:val="darkGray"/>
          <w:lang w:eastAsia="en-PH"/>
          <w14:ligatures w14:val="none"/>
        </w:rPr>
        <w:t xml:space="preserve">    </w:t>
      </w:r>
      <w:proofErr w:type="spellStart"/>
      <w:r w:rsidRPr="00890F6D">
        <w:rPr>
          <w:rFonts w:eastAsia="Times New Roman" w:cs="Times New Roman"/>
          <w:kern w:val="0"/>
          <w:sz w:val="24"/>
          <w:szCs w:val="24"/>
          <w:highlight w:val="darkGray"/>
          <w:lang w:eastAsia="en-PH"/>
          <w14:ligatures w14:val="none"/>
        </w:rPr>
        <w:t>System.out.println</w:t>
      </w:r>
      <w:proofErr w:type="spellEnd"/>
      <w:r w:rsidRPr="00890F6D">
        <w:rPr>
          <w:rFonts w:eastAsia="Times New Roman" w:cs="Times New Roman"/>
          <w:kern w:val="0"/>
          <w:sz w:val="24"/>
          <w:szCs w:val="24"/>
          <w:highlight w:val="darkGray"/>
          <w:lang w:eastAsia="en-PH"/>
          <w14:ligatures w14:val="none"/>
        </w:rPr>
        <w:t xml:space="preserve">("Number: " + </w:t>
      </w:r>
      <w:proofErr w:type="spellStart"/>
      <w:r w:rsidRPr="00890F6D">
        <w:rPr>
          <w:rFonts w:eastAsia="Times New Roman" w:cs="Times New Roman"/>
          <w:kern w:val="0"/>
          <w:sz w:val="24"/>
          <w:szCs w:val="24"/>
          <w:highlight w:val="darkGray"/>
          <w:lang w:eastAsia="en-PH"/>
          <w14:ligatures w14:val="none"/>
        </w:rPr>
        <w:t>i</w:t>
      </w:r>
      <w:proofErr w:type="spellEnd"/>
      <w:proofErr w:type="gramStart"/>
      <w:r w:rsidRPr="00890F6D">
        <w:rPr>
          <w:rFonts w:eastAsia="Times New Roman" w:cs="Times New Roman"/>
          <w:kern w:val="0"/>
          <w:sz w:val="24"/>
          <w:szCs w:val="24"/>
          <w:highlight w:val="darkGray"/>
          <w:lang w:eastAsia="en-PH"/>
          <w14:ligatures w14:val="none"/>
        </w:rPr>
        <w:t>);</w:t>
      </w:r>
      <w:proofErr w:type="gramEnd"/>
    </w:p>
    <w:p w:rsidR="006B1FD0" w:rsidP="00890F6D" w:rsidRDefault="00890F6D" w14:paraId="6E56D3A6" w14:textId="26DAD3AA">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890F6D">
        <w:rPr>
          <w:rFonts w:eastAsia="Times New Roman" w:cs="Times New Roman"/>
          <w:kern w:val="0"/>
          <w:sz w:val="24"/>
          <w:szCs w:val="24"/>
          <w:highlight w:val="darkGray"/>
          <w:lang w:eastAsia="en-PH"/>
          <w14:ligatures w14:val="none"/>
        </w:rPr>
        <w:t>}</w:t>
      </w:r>
    </w:p>
    <w:p w:rsidR="00890F6D" w:rsidP="00890F6D" w:rsidRDefault="00890F6D" w14:paraId="48488A00" w14:textId="5933B730">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890F6D">
        <w:rPr>
          <w:rFonts w:eastAsia="Times New Roman" w:cs="Times New Roman"/>
          <w:b/>
          <w:bCs/>
          <w:kern w:val="0"/>
          <w:sz w:val="24"/>
          <w:szCs w:val="24"/>
          <w:lang w:eastAsia="en-PH"/>
          <w14:ligatures w14:val="none"/>
        </w:rPr>
        <w:t xml:space="preserve">Output: </w:t>
      </w:r>
    </w:p>
    <w:p w:rsidRPr="00890F6D" w:rsidR="00890F6D" w:rsidP="00890F6D" w:rsidRDefault="00890F6D" w14:paraId="0C9EA10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90F6D">
        <w:rPr>
          <w:rFonts w:eastAsia="Times New Roman" w:cs="Times New Roman"/>
          <w:kern w:val="0"/>
          <w:sz w:val="24"/>
          <w:szCs w:val="24"/>
          <w:highlight w:val="darkGray"/>
          <w:lang w:eastAsia="en-PH"/>
          <w14:ligatures w14:val="none"/>
        </w:rPr>
        <w:t>Number: 1</w:t>
      </w:r>
    </w:p>
    <w:p w:rsidRPr="00890F6D" w:rsidR="00890F6D" w:rsidP="00890F6D" w:rsidRDefault="00890F6D" w14:paraId="3C9466C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90F6D">
        <w:rPr>
          <w:rFonts w:eastAsia="Times New Roman" w:cs="Times New Roman"/>
          <w:kern w:val="0"/>
          <w:sz w:val="24"/>
          <w:szCs w:val="24"/>
          <w:highlight w:val="darkGray"/>
          <w:lang w:eastAsia="en-PH"/>
          <w14:ligatures w14:val="none"/>
        </w:rPr>
        <w:t>Number: 2</w:t>
      </w:r>
    </w:p>
    <w:p w:rsidRPr="00890F6D" w:rsidR="00890F6D" w:rsidP="00890F6D" w:rsidRDefault="00890F6D" w14:paraId="2436D27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90F6D">
        <w:rPr>
          <w:rFonts w:eastAsia="Times New Roman" w:cs="Times New Roman"/>
          <w:kern w:val="0"/>
          <w:sz w:val="24"/>
          <w:szCs w:val="24"/>
          <w:highlight w:val="darkGray"/>
          <w:lang w:eastAsia="en-PH"/>
          <w14:ligatures w14:val="none"/>
        </w:rPr>
        <w:t>Number: 3</w:t>
      </w:r>
    </w:p>
    <w:p w:rsidRPr="00890F6D" w:rsidR="00890F6D" w:rsidP="00890F6D" w:rsidRDefault="00890F6D" w14:paraId="66348BE6"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890F6D">
        <w:rPr>
          <w:rFonts w:eastAsia="Times New Roman" w:cs="Times New Roman"/>
          <w:kern w:val="0"/>
          <w:sz w:val="24"/>
          <w:szCs w:val="24"/>
          <w:highlight w:val="darkGray"/>
          <w:lang w:eastAsia="en-PH"/>
          <w14:ligatures w14:val="none"/>
        </w:rPr>
        <w:t>Number: 4</w:t>
      </w:r>
    </w:p>
    <w:p w:rsidR="00890F6D" w:rsidP="00890F6D" w:rsidRDefault="00890F6D" w14:paraId="2F63192D" w14:textId="08E7D5A4">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890F6D">
        <w:rPr>
          <w:rFonts w:eastAsia="Times New Roman" w:cs="Times New Roman"/>
          <w:kern w:val="0"/>
          <w:sz w:val="24"/>
          <w:szCs w:val="24"/>
          <w:highlight w:val="darkGray"/>
          <w:lang w:eastAsia="en-PH"/>
          <w14:ligatures w14:val="none"/>
        </w:rPr>
        <w:t>Number: 5</w:t>
      </w:r>
    </w:p>
    <w:p w:rsidR="00890F6D" w:rsidP="00890F6D" w:rsidRDefault="00890F6D" w14:paraId="1FBD0879"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890F6D" w:rsidP="00890F6D" w:rsidRDefault="00890F6D" w14:paraId="7D92425A" w14:textId="65598D41">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DD1B35">
        <w:rPr>
          <w:rFonts w:eastAsia="Times New Roman" w:cs="Times New Roman"/>
          <w:b/>
          <w:bCs/>
          <w:kern w:val="0"/>
          <w:sz w:val="24"/>
          <w:szCs w:val="24"/>
          <w:lang w:eastAsia="en-PH"/>
          <w14:ligatures w14:val="none"/>
        </w:rPr>
        <w:t>Explanation:</w:t>
      </w:r>
      <w:r w:rsidR="00DD1B35">
        <w:rPr>
          <w:rFonts w:eastAsia="Times New Roman" w:cs="Times New Roman"/>
          <w:b/>
          <w:bCs/>
          <w:kern w:val="0"/>
          <w:sz w:val="24"/>
          <w:szCs w:val="24"/>
          <w:lang w:eastAsia="en-PH"/>
          <w14:ligatures w14:val="none"/>
        </w:rPr>
        <w:t xml:space="preserve"> </w:t>
      </w:r>
      <w:r w:rsidRPr="00771B46" w:rsidR="00771B46">
        <w:rPr>
          <w:rFonts w:eastAsia="Times New Roman" w:cs="Times New Roman"/>
          <w:kern w:val="0"/>
          <w:sz w:val="24"/>
          <w:szCs w:val="24"/>
          <w:lang w:eastAsia="en-PH"/>
          <w14:ligatures w14:val="none"/>
        </w:rPr>
        <w:t xml:space="preserve">The loop starts by setting </w:t>
      </w:r>
      <w:proofErr w:type="spellStart"/>
      <w:r w:rsidRPr="00771B46" w:rsidR="00771B46">
        <w:rPr>
          <w:rFonts w:eastAsia="Times New Roman" w:cs="Times New Roman"/>
          <w:kern w:val="0"/>
          <w:sz w:val="24"/>
          <w:szCs w:val="24"/>
          <w:highlight w:val="darkGray"/>
          <w:lang w:eastAsia="en-PH"/>
          <w14:ligatures w14:val="none"/>
        </w:rPr>
        <w:t>i</w:t>
      </w:r>
      <w:proofErr w:type="spellEnd"/>
      <w:r w:rsidRPr="00771B46" w:rsidR="00771B46">
        <w:rPr>
          <w:rFonts w:eastAsia="Times New Roman" w:cs="Times New Roman"/>
          <w:kern w:val="0"/>
          <w:sz w:val="24"/>
          <w:szCs w:val="24"/>
          <w:highlight w:val="darkGray"/>
          <w:lang w:eastAsia="en-PH"/>
          <w14:ligatures w14:val="none"/>
        </w:rPr>
        <w:t xml:space="preserve"> = 1</w:t>
      </w:r>
      <w:r w:rsidRPr="00771B46" w:rsidR="00771B46">
        <w:rPr>
          <w:rFonts w:eastAsia="Times New Roman" w:cs="Times New Roman"/>
          <w:kern w:val="0"/>
          <w:sz w:val="24"/>
          <w:szCs w:val="24"/>
          <w:lang w:eastAsia="en-PH"/>
          <w14:ligatures w14:val="none"/>
        </w:rPr>
        <w:t xml:space="preserve">, then checks if </w:t>
      </w:r>
      <w:proofErr w:type="spellStart"/>
      <w:r w:rsidRPr="00771B46" w:rsidR="00771B46">
        <w:rPr>
          <w:rFonts w:eastAsia="Times New Roman" w:cs="Times New Roman"/>
          <w:kern w:val="0"/>
          <w:sz w:val="24"/>
          <w:szCs w:val="24"/>
          <w:highlight w:val="darkGray"/>
          <w:lang w:eastAsia="en-PH"/>
          <w14:ligatures w14:val="none"/>
        </w:rPr>
        <w:t>i</w:t>
      </w:r>
      <w:proofErr w:type="spellEnd"/>
      <w:r w:rsidRPr="00771B46" w:rsidR="00771B46">
        <w:rPr>
          <w:rFonts w:eastAsia="Times New Roman" w:cs="Times New Roman"/>
          <w:kern w:val="0"/>
          <w:sz w:val="24"/>
          <w:szCs w:val="24"/>
          <w:highlight w:val="darkGray"/>
          <w:lang w:eastAsia="en-PH"/>
          <w14:ligatures w14:val="none"/>
        </w:rPr>
        <w:t xml:space="preserve"> &lt;= 5</w:t>
      </w:r>
      <w:r w:rsidRPr="00771B46" w:rsidR="00771B46">
        <w:rPr>
          <w:rFonts w:eastAsia="Times New Roman" w:cs="Times New Roman"/>
          <w:kern w:val="0"/>
          <w:sz w:val="24"/>
          <w:szCs w:val="24"/>
          <w:lang w:eastAsia="en-PH"/>
          <w14:ligatures w14:val="none"/>
        </w:rPr>
        <w:t xml:space="preserve">. If true, it prints the number and increases </w:t>
      </w:r>
      <w:proofErr w:type="spellStart"/>
      <w:r w:rsidRPr="00771B46" w:rsidR="00771B46">
        <w:rPr>
          <w:rFonts w:eastAsia="Times New Roman" w:cs="Times New Roman"/>
          <w:kern w:val="0"/>
          <w:sz w:val="24"/>
          <w:szCs w:val="24"/>
          <w:highlight w:val="darkGray"/>
          <w:lang w:eastAsia="en-PH"/>
          <w14:ligatures w14:val="none"/>
        </w:rPr>
        <w:t>i</w:t>
      </w:r>
      <w:proofErr w:type="spellEnd"/>
      <w:r w:rsidRPr="00771B46" w:rsidR="00771B46">
        <w:rPr>
          <w:rFonts w:eastAsia="Times New Roman" w:cs="Times New Roman"/>
          <w:kern w:val="0"/>
          <w:sz w:val="24"/>
          <w:szCs w:val="24"/>
          <w:lang w:eastAsia="en-PH"/>
          <w14:ligatures w14:val="none"/>
        </w:rPr>
        <w:t xml:space="preserve"> by 1. This process repeats until </w:t>
      </w:r>
      <w:proofErr w:type="spellStart"/>
      <w:r w:rsidRPr="00771B46" w:rsidR="00771B46">
        <w:rPr>
          <w:rFonts w:eastAsia="Times New Roman" w:cs="Times New Roman"/>
          <w:kern w:val="0"/>
          <w:sz w:val="24"/>
          <w:szCs w:val="24"/>
          <w:highlight w:val="darkGray"/>
          <w:lang w:eastAsia="en-PH"/>
          <w14:ligatures w14:val="none"/>
        </w:rPr>
        <w:t>i</w:t>
      </w:r>
      <w:proofErr w:type="spellEnd"/>
      <w:r w:rsidRPr="00771B46" w:rsidR="00771B46">
        <w:rPr>
          <w:rFonts w:eastAsia="Times New Roman" w:cs="Times New Roman"/>
          <w:kern w:val="0"/>
          <w:sz w:val="24"/>
          <w:szCs w:val="24"/>
          <w:lang w:eastAsia="en-PH"/>
          <w14:ligatures w14:val="none"/>
        </w:rPr>
        <w:t xml:space="preserve"> becomes 6, making the condition false, and the loop stops. The </w:t>
      </w:r>
      <w:r w:rsidRPr="00771B46" w:rsidR="00771B46">
        <w:rPr>
          <w:rFonts w:eastAsia="Times New Roman" w:cs="Times New Roman"/>
          <w:kern w:val="0"/>
          <w:sz w:val="24"/>
          <w:szCs w:val="24"/>
          <w:highlight w:val="darkGray"/>
          <w:lang w:eastAsia="en-PH"/>
          <w14:ligatures w14:val="none"/>
        </w:rPr>
        <w:t>for</w:t>
      </w:r>
      <w:r w:rsidRPr="00771B46" w:rsidR="00771B46">
        <w:rPr>
          <w:rFonts w:eastAsia="Times New Roman" w:cs="Times New Roman"/>
          <w:kern w:val="0"/>
          <w:sz w:val="24"/>
          <w:szCs w:val="24"/>
          <w:lang w:eastAsia="en-PH"/>
          <w14:ligatures w14:val="none"/>
        </w:rPr>
        <w:t xml:space="preserve"> loop is very useful for tasks like counting or repeating steps a fixed number of times. It’s compact, easy to manage, and widely used in most Java programs.</w:t>
      </w:r>
    </w:p>
    <w:p w:rsidR="00771B46" w:rsidP="00890F6D" w:rsidRDefault="00771B46" w14:paraId="76A35A27"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771B46" w:rsidP="00623EE5" w:rsidRDefault="00771B46" w14:paraId="2062BB0F" w14:textId="7B2388FB">
      <w:pPr>
        <w:pStyle w:val="ListParagraph"/>
        <w:numPr>
          <w:ilvl w:val="0"/>
          <w:numId w:val="34"/>
        </w:numPr>
        <w:spacing w:before="100" w:beforeAutospacing="1" w:after="100" w:afterAutospacing="1" w:line="240" w:lineRule="auto"/>
        <w:rPr>
          <w:rFonts w:eastAsia="Times New Roman" w:cs="Times New Roman"/>
          <w:b/>
          <w:bCs/>
          <w:kern w:val="0"/>
          <w:sz w:val="24"/>
          <w:szCs w:val="24"/>
          <w:lang w:eastAsia="en-PH"/>
          <w14:ligatures w14:val="none"/>
        </w:rPr>
      </w:pPr>
      <w:r w:rsidRPr="00771B46">
        <w:rPr>
          <w:rFonts w:eastAsia="Times New Roman" w:cs="Times New Roman"/>
          <w:b/>
          <w:bCs/>
          <w:kern w:val="0"/>
          <w:sz w:val="24"/>
          <w:szCs w:val="24"/>
          <w:lang w:eastAsia="en-PH"/>
          <w14:ligatures w14:val="none"/>
        </w:rPr>
        <w:t>Using a for Loop with Arrays</w:t>
      </w:r>
    </w:p>
    <w:p w:rsidR="00771B46" w:rsidP="00623EE5" w:rsidRDefault="00771B46" w14:paraId="58B17F56" w14:textId="0650A070">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71B46">
        <w:rPr>
          <w:rFonts w:eastAsia="Times New Roman" w:cs="Times New Roman"/>
          <w:kern w:val="0"/>
          <w:sz w:val="24"/>
          <w:szCs w:val="24"/>
          <w:lang w:eastAsia="en-PH"/>
          <w14:ligatures w14:val="none"/>
        </w:rPr>
        <w:t xml:space="preserve">The </w:t>
      </w:r>
      <w:r w:rsidRPr="00771B46">
        <w:rPr>
          <w:rFonts w:eastAsia="Times New Roman" w:cs="Times New Roman"/>
          <w:kern w:val="0"/>
          <w:sz w:val="24"/>
          <w:szCs w:val="24"/>
          <w:highlight w:val="darkGray"/>
          <w:lang w:eastAsia="en-PH"/>
          <w14:ligatures w14:val="none"/>
        </w:rPr>
        <w:t>for</w:t>
      </w:r>
      <w:r w:rsidRPr="00771B46">
        <w:rPr>
          <w:rFonts w:eastAsia="Times New Roman" w:cs="Times New Roman"/>
          <w:kern w:val="0"/>
          <w:sz w:val="24"/>
          <w:szCs w:val="24"/>
          <w:lang w:eastAsia="en-PH"/>
          <w14:ligatures w14:val="none"/>
        </w:rPr>
        <w:t xml:space="preserve"> loop is commonly used to go through all the elements of an array. It can easily access each element one by one using the index number. This is especially helpful when you need to process or display a list of items. The loop starts at index </w:t>
      </w:r>
      <w:r w:rsidRPr="00771B46">
        <w:rPr>
          <w:rFonts w:eastAsia="Times New Roman" w:cs="Times New Roman"/>
          <w:kern w:val="0"/>
          <w:sz w:val="24"/>
          <w:szCs w:val="24"/>
          <w:highlight w:val="darkGray"/>
          <w:lang w:eastAsia="en-PH"/>
          <w14:ligatures w14:val="none"/>
        </w:rPr>
        <w:t>0</w:t>
      </w:r>
      <w:r w:rsidRPr="00771B46">
        <w:rPr>
          <w:rFonts w:eastAsia="Times New Roman" w:cs="Times New Roman"/>
          <w:kern w:val="0"/>
          <w:sz w:val="24"/>
          <w:szCs w:val="24"/>
          <w:lang w:eastAsia="en-PH"/>
          <w14:ligatures w14:val="none"/>
        </w:rPr>
        <w:t xml:space="preserve"> and continues until it reaches the last element. Using </w:t>
      </w:r>
      <w:r w:rsidRPr="00771B46">
        <w:rPr>
          <w:rFonts w:eastAsia="Times New Roman" w:cs="Times New Roman"/>
          <w:kern w:val="0"/>
          <w:sz w:val="24"/>
          <w:szCs w:val="24"/>
          <w:highlight w:val="darkGray"/>
          <w:lang w:eastAsia="en-PH"/>
          <w14:ligatures w14:val="none"/>
        </w:rPr>
        <w:t>for</w:t>
      </w:r>
      <w:r w:rsidRPr="00771B46">
        <w:rPr>
          <w:rFonts w:eastAsia="Times New Roman" w:cs="Times New Roman"/>
          <w:kern w:val="0"/>
          <w:sz w:val="24"/>
          <w:szCs w:val="24"/>
          <w:lang w:eastAsia="en-PH"/>
          <w14:ligatures w14:val="none"/>
        </w:rPr>
        <w:t xml:space="preserve"> with arrays keeps your code short and efficient.</w:t>
      </w:r>
    </w:p>
    <w:p w:rsidR="00771B46" w:rsidP="00771B46" w:rsidRDefault="00771B46" w14:paraId="343213DD" w14:textId="7981CBA2">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221478">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221478" w:rsidR="00221478">
        <w:rPr>
          <w:rFonts w:eastAsia="Times New Roman" w:cs="Times New Roman"/>
          <w:kern w:val="0"/>
          <w:sz w:val="24"/>
          <w:szCs w:val="24"/>
          <w:lang w:eastAsia="en-PH"/>
          <w14:ligatures w14:val="none"/>
        </w:rPr>
        <w:t>We can use a for loop to display all the elements of an array containing fruits.</w:t>
      </w:r>
    </w:p>
    <w:p w:rsidR="00221478" w:rsidP="00771B46" w:rsidRDefault="00221478" w14:paraId="05F887AF" w14:textId="7F59445C">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Pr>
          <w:rFonts w:eastAsia="Times New Roman" w:cs="Times New Roman"/>
          <w:b/>
          <w:bCs/>
          <w:kern w:val="0"/>
          <w:sz w:val="24"/>
          <w:szCs w:val="24"/>
          <w:lang w:eastAsia="en-PH"/>
          <w14:ligatures w14:val="none"/>
        </w:rPr>
        <w:t>Sample code:</w:t>
      </w:r>
    </w:p>
    <w:p w:rsidRPr="00221478" w:rsidR="00221478" w:rsidP="00221478" w:rsidRDefault="00221478" w14:paraId="6D05B85C"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roofErr w:type="gramStart"/>
      <w:r w:rsidRPr="00221478">
        <w:rPr>
          <w:rFonts w:eastAsia="Times New Roman" w:cs="Times New Roman"/>
          <w:kern w:val="0"/>
          <w:sz w:val="24"/>
          <w:szCs w:val="24"/>
          <w:highlight w:val="darkGray"/>
          <w:lang w:eastAsia="en-PH"/>
          <w14:ligatures w14:val="none"/>
        </w:rPr>
        <w:t>String[</w:t>
      </w:r>
      <w:proofErr w:type="gramEnd"/>
      <w:r w:rsidRPr="00221478">
        <w:rPr>
          <w:rFonts w:eastAsia="Times New Roman" w:cs="Times New Roman"/>
          <w:kern w:val="0"/>
          <w:sz w:val="24"/>
          <w:szCs w:val="24"/>
          <w:highlight w:val="darkGray"/>
          <w:lang w:eastAsia="en-PH"/>
          <w14:ligatures w14:val="none"/>
        </w:rPr>
        <w:t>] fruits = {"Apple", "Banana", "Cherry", "Mango"</w:t>
      </w:r>
      <w:proofErr w:type="gramStart"/>
      <w:r w:rsidRPr="00221478">
        <w:rPr>
          <w:rFonts w:eastAsia="Times New Roman" w:cs="Times New Roman"/>
          <w:kern w:val="0"/>
          <w:sz w:val="24"/>
          <w:szCs w:val="24"/>
          <w:highlight w:val="darkGray"/>
          <w:lang w:eastAsia="en-PH"/>
          <w14:ligatures w14:val="none"/>
        </w:rPr>
        <w:t>};</w:t>
      </w:r>
      <w:proofErr w:type="gramEnd"/>
    </w:p>
    <w:p w:rsidRPr="00221478" w:rsidR="00221478" w:rsidP="00221478" w:rsidRDefault="00221478" w14:paraId="0F7E95C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221478" w:rsidR="00221478" w:rsidP="00221478" w:rsidRDefault="00221478" w14:paraId="06451D4F"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221478">
        <w:rPr>
          <w:rFonts w:eastAsia="Times New Roman" w:cs="Times New Roman"/>
          <w:kern w:val="0"/>
          <w:sz w:val="24"/>
          <w:szCs w:val="24"/>
          <w:highlight w:val="darkGray"/>
          <w:lang w:eastAsia="en-PH"/>
          <w14:ligatures w14:val="none"/>
        </w:rPr>
        <w:t xml:space="preserve">for (int </w:t>
      </w:r>
      <w:proofErr w:type="spellStart"/>
      <w:r w:rsidRPr="00221478">
        <w:rPr>
          <w:rFonts w:eastAsia="Times New Roman" w:cs="Times New Roman"/>
          <w:kern w:val="0"/>
          <w:sz w:val="24"/>
          <w:szCs w:val="24"/>
          <w:highlight w:val="darkGray"/>
          <w:lang w:eastAsia="en-PH"/>
          <w14:ligatures w14:val="none"/>
        </w:rPr>
        <w:t>i</w:t>
      </w:r>
      <w:proofErr w:type="spellEnd"/>
      <w:r w:rsidRPr="00221478">
        <w:rPr>
          <w:rFonts w:eastAsia="Times New Roman" w:cs="Times New Roman"/>
          <w:kern w:val="0"/>
          <w:sz w:val="24"/>
          <w:szCs w:val="24"/>
          <w:highlight w:val="darkGray"/>
          <w:lang w:eastAsia="en-PH"/>
          <w14:ligatures w14:val="none"/>
        </w:rPr>
        <w:t xml:space="preserve"> = 0; </w:t>
      </w:r>
      <w:proofErr w:type="spellStart"/>
      <w:r w:rsidRPr="00221478">
        <w:rPr>
          <w:rFonts w:eastAsia="Times New Roman" w:cs="Times New Roman"/>
          <w:kern w:val="0"/>
          <w:sz w:val="24"/>
          <w:szCs w:val="24"/>
          <w:highlight w:val="darkGray"/>
          <w:lang w:eastAsia="en-PH"/>
          <w14:ligatures w14:val="none"/>
        </w:rPr>
        <w:t>i</w:t>
      </w:r>
      <w:proofErr w:type="spellEnd"/>
      <w:r w:rsidRPr="00221478">
        <w:rPr>
          <w:rFonts w:eastAsia="Times New Roman" w:cs="Times New Roman"/>
          <w:kern w:val="0"/>
          <w:sz w:val="24"/>
          <w:szCs w:val="24"/>
          <w:highlight w:val="darkGray"/>
          <w:lang w:eastAsia="en-PH"/>
          <w14:ligatures w14:val="none"/>
        </w:rPr>
        <w:t xml:space="preserve"> &lt; </w:t>
      </w:r>
      <w:proofErr w:type="spellStart"/>
      <w:proofErr w:type="gramStart"/>
      <w:r w:rsidRPr="00221478">
        <w:rPr>
          <w:rFonts w:eastAsia="Times New Roman" w:cs="Times New Roman"/>
          <w:kern w:val="0"/>
          <w:sz w:val="24"/>
          <w:szCs w:val="24"/>
          <w:highlight w:val="darkGray"/>
          <w:lang w:eastAsia="en-PH"/>
          <w14:ligatures w14:val="none"/>
        </w:rPr>
        <w:t>fruits.length</w:t>
      </w:r>
      <w:proofErr w:type="spellEnd"/>
      <w:proofErr w:type="gramEnd"/>
      <w:r w:rsidRPr="00221478">
        <w:rPr>
          <w:rFonts w:eastAsia="Times New Roman" w:cs="Times New Roman"/>
          <w:kern w:val="0"/>
          <w:sz w:val="24"/>
          <w:szCs w:val="24"/>
          <w:highlight w:val="darkGray"/>
          <w:lang w:eastAsia="en-PH"/>
          <w14:ligatures w14:val="none"/>
        </w:rPr>
        <w:t xml:space="preserve">; </w:t>
      </w:r>
      <w:proofErr w:type="spellStart"/>
      <w:r w:rsidRPr="00221478">
        <w:rPr>
          <w:rFonts w:eastAsia="Times New Roman" w:cs="Times New Roman"/>
          <w:kern w:val="0"/>
          <w:sz w:val="24"/>
          <w:szCs w:val="24"/>
          <w:highlight w:val="darkGray"/>
          <w:lang w:eastAsia="en-PH"/>
          <w14:ligatures w14:val="none"/>
        </w:rPr>
        <w:t>i</w:t>
      </w:r>
      <w:proofErr w:type="spellEnd"/>
      <w:r w:rsidRPr="00221478">
        <w:rPr>
          <w:rFonts w:eastAsia="Times New Roman" w:cs="Times New Roman"/>
          <w:kern w:val="0"/>
          <w:sz w:val="24"/>
          <w:szCs w:val="24"/>
          <w:highlight w:val="darkGray"/>
          <w:lang w:eastAsia="en-PH"/>
          <w14:ligatures w14:val="none"/>
        </w:rPr>
        <w:t>++) {</w:t>
      </w:r>
    </w:p>
    <w:p w:rsidRPr="00221478" w:rsidR="00221478" w:rsidP="00221478" w:rsidRDefault="00221478" w14:paraId="248218A6"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221478">
        <w:rPr>
          <w:rFonts w:eastAsia="Times New Roman" w:cs="Times New Roman"/>
          <w:kern w:val="0"/>
          <w:sz w:val="24"/>
          <w:szCs w:val="24"/>
          <w:highlight w:val="darkGray"/>
          <w:lang w:eastAsia="en-PH"/>
          <w14:ligatures w14:val="none"/>
        </w:rPr>
        <w:t xml:space="preserve">    </w:t>
      </w:r>
      <w:proofErr w:type="spellStart"/>
      <w:r w:rsidRPr="00221478">
        <w:rPr>
          <w:rFonts w:eastAsia="Times New Roman" w:cs="Times New Roman"/>
          <w:kern w:val="0"/>
          <w:sz w:val="24"/>
          <w:szCs w:val="24"/>
          <w:highlight w:val="darkGray"/>
          <w:lang w:eastAsia="en-PH"/>
          <w14:ligatures w14:val="none"/>
        </w:rPr>
        <w:t>System.out.println</w:t>
      </w:r>
      <w:proofErr w:type="spellEnd"/>
      <w:r w:rsidRPr="00221478">
        <w:rPr>
          <w:rFonts w:eastAsia="Times New Roman" w:cs="Times New Roman"/>
          <w:kern w:val="0"/>
          <w:sz w:val="24"/>
          <w:szCs w:val="24"/>
          <w:highlight w:val="darkGray"/>
          <w:lang w:eastAsia="en-PH"/>
          <w14:ligatures w14:val="none"/>
        </w:rPr>
        <w:t>("Fruit: " + fruits[</w:t>
      </w:r>
      <w:proofErr w:type="spellStart"/>
      <w:r w:rsidRPr="00221478">
        <w:rPr>
          <w:rFonts w:eastAsia="Times New Roman" w:cs="Times New Roman"/>
          <w:kern w:val="0"/>
          <w:sz w:val="24"/>
          <w:szCs w:val="24"/>
          <w:highlight w:val="darkGray"/>
          <w:lang w:eastAsia="en-PH"/>
          <w14:ligatures w14:val="none"/>
        </w:rPr>
        <w:t>i</w:t>
      </w:r>
      <w:proofErr w:type="spellEnd"/>
      <w:r w:rsidRPr="00221478">
        <w:rPr>
          <w:rFonts w:eastAsia="Times New Roman" w:cs="Times New Roman"/>
          <w:kern w:val="0"/>
          <w:sz w:val="24"/>
          <w:szCs w:val="24"/>
          <w:highlight w:val="darkGray"/>
          <w:lang w:eastAsia="en-PH"/>
          <w14:ligatures w14:val="none"/>
        </w:rPr>
        <w:t>]</w:t>
      </w:r>
      <w:proofErr w:type="gramStart"/>
      <w:r w:rsidRPr="00221478">
        <w:rPr>
          <w:rFonts w:eastAsia="Times New Roman" w:cs="Times New Roman"/>
          <w:kern w:val="0"/>
          <w:sz w:val="24"/>
          <w:szCs w:val="24"/>
          <w:highlight w:val="darkGray"/>
          <w:lang w:eastAsia="en-PH"/>
          <w14:ligatures w14:val="none"/>
        </w:rPr>
        <w:t>);</w:t>
      </w:r>
      <w:proofErr w:type="gramEnd"/>
    </w:p>
    <w:p w:rsidR="00221478" w:rsidP="00221478" w:rsidRDefault="00221478" w14:paraId="0F7E839A" w14:textId="2DF84D95">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221478">
        <w:rPr>
          <w:rFonts w:eastAsia="Times New Roman" w:cs="Times New Roman"/>
          <w:kern w:val="0"/>
          <w:sz w:val="24"/>
          <w:szCs w:val="24"/>
          <w:highlight w:val="darkGray"/>
          <w:lang w:eastAsia="en-PH"/>
          <w14:ligatures w14:val="none"/>
        </w:rPr>
        <w:t>}</w:t>
      </w:r>
    </w:p>
    <w:p w:rsidRPr="00221478" w:rsidR="00221478" w:rsidP="00221478" w:rsidRDefault="00221478" w14:paraId="2B46836A" w14:textId="023609BE">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221478">
        <w:rPr>
          <w:rFonts w:eastAsia="Times New Roman" w:cs="Times New Roman"/>
          <w:b/>
          <w:bCs/>
          <w:kern w:val="0"/>
          <w:sz w:val="24"/>
          <w:szCs w:val="24"/>
          <w:lang w:eastAsia="en-PH"/>
          <w14:ligatures w14:val="none"/>
        </w:rPr>
        <w:t xml:space="preserve">Output: </w:t>
      </w:r>
    </w:p>
    <w:p w:rsidRPr="00221478" w:rsidR="00221478" w:rsidP="00221478" w:rsidRDefault="00221478" w14:paraId="2A25F87C"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221478">
        <w:rPr>
          <w:rFonts w:eastAsia="Times New Roman" w:cs="Times New Roman"/>
          <w:kern w:val="0"/>
          <w:sz w:val="24"/>
          <w:szCs w:val="24"/>
          <w:highlight w:val="darkGray"/>
          <w:lang w:eastAsia="en-PH"/>
          <w14:ligatures w14:val="none"/>
        </w:rPr>
        <w:t>Fruit: Apple</w:t>
      </w:r>
    </w:p>
    <w:p w:rsidRPr="00221478" w:rsidR="00221478" w:rsidP="00221478" w:rsidRDefault="00221478" w14:paraId="0DBA6AA4"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221478">
        <w:rPr>
          <w:rFonts w:eastAsia="Times New Roman" w:cs="Times New Roman"/>
          <w:kern w:val="0"/>
          <w:sz w:val="24"/>
          <w:szCs w:val="24"/>
          <w:highlight w:val="darkGray"/>
          <w:lang w:eastAsia="en-PH"/>
          <w14:ligatures w14:val="none"/>
        </w:rPr>
        <w:t>Fruit: Banana</w:t>
      </w:r>
    </w:p>
    <w:p w:rsidRPr="00221478" w:rsidR="00221478" w:rsidP="00221478" w:rsidRDefault="00221478" w14:paraId="4399D4E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221478">
        <w:rPr>
          <w:rFonts w:eastAsia="Times New Roman" w:cs="Times New Roman"/>
          <w:kern w:val="0"/>
          <w:sz w:val="24"/>
          <w:szCs w:val="24"/>
          <w:highlight w:val="darkGray"/>
          <w:lang w:eastAsia="en-PH"/>
          <w14:ligatures w14:val="none"/>
        </w:rPr>
        <w:t>Fruit: Cherry</w:t>
      </w:r>
    </w:p>
    <w:p w:rsidR="00221478" w:rsidP="00221478" w:rsidRDefault="00221478" w14:paraId="6D72AFE3" w14:textId="7F891B52">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221478">
        <w:rPr>
          <w:rFonts w:eastAsia="Times New Roman" w:cs="Times New Roman"/>
          <w:kern w:val="0"/>
          <w:sz w:val="24"/>
          <w:szCs w:val="24"/>
          <w:highlight w:val="darkGray"/>
          <w:lang w:eastAsia="en-PH"/>
          <w14:ligatures w14:val="none"/>
        </w:rPr>
        <w:t>Fruit: Mango</w:t>
      </w:r>
    </w:p>
    <w:p w:rsidR="00221478" w:rsidP="00221478" w:rsidRDefault="00221478" w14:paraId="55CDA937"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221478" w:rsidP="00221478" w:rsidRDefault="00221478" w14:paraId="6166D477" w14:textId="624C617C">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221478">
        <w:rPr>
          <w:rFonts w:eastAsia="Times New Roman" w:cs="Times New Roman"/>
          <w:b/>
          <w:bCs/>
          <w:kern w:val="0"/>
          <w:sz w:val="24"/>
          <w:szCs w:val="24"/>
          <w:lang w:eastAsia="en-PH"/>
          <w14:ligatures w14:val="none"/>
        </w:rPr>
        <w:t xml:space="preserve">Explanation: </w:t>
      </w:r>
      <w:r w:rsidRPr="00657545" w:rsidR="00657545">
        <w:rPr>
          <w:rFonts w:eastAsia="Times New Roman" w:cs="Times New Roman"/>
          <w:kern w:val="0"/>
          <w:sz w:val="24"/>
          <w:szCs w:val="24"/>
          <w:lang w:eastAsia="en-PH"/>
          <w14:ligatures w14:val="none"/>
        </w:rPr>
        <w:t xml:space="preserve">The loop starts at index </w:t>
      </w:r>
      <w:r w:rsidRPr="00657545" w:rsidR="00657545">
        <w:rPr>
          <w:rFonts w:eastAsia="Times New Roman" w:cs="Times New Roman"/>
          <w:kern w:val="0"/>
          <w:sz w:val="24"/>
          <w:szCs w:val="24"/>
          <w:highlight w:val="darkGray"/>
          <w:lang w:eastAsia="en-PH"/>
          <w14:ligatures w14:val="none"/>
        </w:rPr>
        <w:t>0</w:t>
      </w:r>
      <w:r w:rsidRPr="00657545" w:rsidR="00657545">
        <w:rPr>
          <w:rFonts w:eastAsia="Times New Roman" w:cs="Times New Roman"/>
          <w:kern w:val="0"/>
          <w:sz w:val="24"/>
          <w:szCs w:val="24"/>
          <w:lang w:eastAsia="en-PH"/>
          <w14:ligatures w14:val="none"/>
        </w:rPr>
        <w:t xml:space="preserve"> and continues as long as </w:t>
      </w:r>
      <w:proofErr w:type="spellStart"/>
      <w:r w:rsidRPr="00657545" w:rsidR="00657545">
        <w:rPr>
          <w:rFonts w:eastAsia="Times New Roman" w:cs="Times New Roman"/>
          <w:kern w:val="0"/>
          <w:sz w:val="24"/>
          <w:szCs w:val="24"/>
          <w:highlight w:val="darkGray"/>
          <w:lang w:eastAsia="en-PH"/>
          <w14:ligatures w14:val="none"/>
        </w:rPr>
        <w:t>i</w:t>
      </w:r>
      <w:proofErr w:type="spellEnd"/>
      <w:r w:rsidRPr="00657545" w:rsidR="00657545">
        <w:rPr>
          <w:rFonts w:eastAsia="Times New Roman" w:cs="Times New Roman"/>
          <w:kern w:val="0"/>
          <w:sz w:val="24"/>
          <w:szCs w:val="24"/>
          <w:lang w:eastAsia="en-PH"/>
          <w14:ligatures w14:val="none"/>
        </w:rPr>
        <w:t xml:space="preserve"> is less than the array’s length. Each time, it prints one fruit from the array. Once </w:t>
      </w:r>
      <w:proofErr w:type="spellStart"/>
      <w:r w:rsidRPr="00657545" w:rsidR="00657545">
        <w:rPr>
          <w:rFonts w:eastAsia="Times New Roman" w:cs="Times New Roman"/>
          <w:kern w:val="0"/>
          <w:sz w:val="24"/>
          <w:szCs w:val="24"/>
          <w:highlight w:val="darkGray"/>
          <w:lang w:eastAsia="en-PH"/>
          <w14:ligatures w14:val="none"/>
        </w:rPr>
        <w:t>i</w:t>
      </w:r>
      <w:proofErr w:type="spellEnd"/>
      <w:r w:rsidRPr="00657545" w:rsidR="00657545">
        <w:rPr>
          <w:rFonts w:eastAsia="Times New Roman" w:cs="Times New Roman"/>
          <w:kern w:val="0"/>
          <w:sz w:val="24"/>
          <w:szCs w:val="24"/>
          <w:lang w:eastAsia="en-PH"/>
          <w14:ligatures w14:val="none"/>
        </w:rPr>
        <w:t xml:space="preserve"> reaches the last element, the condition becomes false, and the loop stops. This approach helps you easily access or manipulate all array elements. It’s the most common way to handle lists or collections in Java.</w:t>
      </w:r>
    </w:p>
    <w:p w:rsidR="006315ED" w:rsidP="00221478" w:rsidRDefault="006315ED" w14:paraId="296CEC89"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6315ED" w:rsidP="00623EE5" w:rsidRDefault="006315ED" w14:paraId="5B8158E1" w14:textId="189FAA75">
      <w:pPr>
        <w:pStyle w:val="ListParagraph"/>
        <w:numPr>
          <w:ilvl w:val="0"/>
          <w:numId w:val="34"/>
        </w:numPr>
        <w:spacing w:before="100" w:beforeAutospacing="1" w:after="100" w:afterAutospacing="1" w:line="240" w:lineRule="auto"/>
        <w:rPr>
          <w:rFonts w:eastAsia="Times New Roman" w:cs="Times New Roman"/>
          <w:b/>
          <w:bCs/>
          <w:kern w:val="0"/>
          <w:sz w:val="24"/>
          <w:szCs w:val="24"/>
          <w:lang w:eastAsia="en-PH"/>
          <w14:ligatures w14:val="none"/>
        </w:rPr>
      </w:pPr>
      <w:r w:rsidRPr="006315ED">
        <w:rPr>
          <w:rFonts w:eastAsia="Times New Roman" w:cs="Times New Roman"/>
          <w:b/>
          <w:bCs/>
          <w:kern w:val="0"/>
          <w:sz w:val="24"/>
          <w:szCs w:val="24"/>
          <w:lang w:eastAsia="en-PH"/>
          <w14:ligatures w14:val="none"/>
        </w:rPr>
        <w:t>Using a for Loop with Different Increments</w:t>
      </w:r>
    </w:p>
    <w:p w:rsidR="006315ED" w:rsidP="00623EE5" w:rsidRDefault="001A6686" w14:paraId="5706D998" w14:textId="5C9F7D8F">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1A6686">
        <w:rPr>
          <w:rFonts w:eastAsia="Times New Roman" w:cs="Times New Roman"/>
          <w:kern w:val="0"/>
          <w:sz w:val="24"/>
          <w:szCs w:val="24"/>
          <w:lang w:eastAsia="en-PH"/>
          <w14:ligatures w14:val="none"/>
        </w:rPr>
        <w:t>You can control how much the variable changes in each iteration by adjusting the increment or decrement part. The variable can increase or decrease by any value, not just 1. This flexibility allows you to skip numbers or count backward. Changing the update step makes your loop more powerful for different tasks. You can use this feature to count even numbers, odd numbers, or step through data in specific intervals.</w:t>
      </w:r>
    </w:p>
    <w:p w:rsidR="001A6686" w:rsidP="001A6686" w:rsidRDefault="001A6686" w14:paraId="610D3DAA" w14:textId="5583ECF5">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1A6686">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1A6686">
        <w:rPr>
          <w:rFonts w:eastAsia="Times New Roman" w:cs="Times New Roman"/>
          <w:kern w:val="0"/>
          <w:sz w:val="24"/>
          <w:szCs w:val="24"/>
          <w:lang w:eastAsia="en-PH"/>
          <w14:ligatures w14:val="none"/>
        </w:rPr>
        <w:t xml:space="preserve">We can use a </w:t>
      </w:r>
      <w:r w:rsidRPr="001A6686">
        <w:rPr>
          <w:rFonts w:eastAsia="Times New Roman" w:cs="Times New Roman"/>
          <w:kern w:val="0"/>
          <w:sz w:val="24"/>
          <w:szCs w:val="24"/>
          <w:highlight w:val="darkGray"/>
          <w:lang w:eastAsia="en-PH"/>
          <w14:ligatures w14:val="none"/>
        </w:rPr>
        <w:t>for</w:t>
      </w:r>
      <w:r w:rsidRPr="001A6686">
        <w:rPr>
          <w:rFonts w:eastAsia="Times New Roman" w:cs="Times New Roman"/>
          <w:kern w:val="0"/>
          <w:sz w:val="24"/>
          <w:szCs w:val="24"/>
          <w:lang w:eastAsia="en-PH"/>
          <w14:ligatures w14:val="none"/>
        </w:rPr>
        <w:t xml:space="preserve"> loop to print even numbers from 2 to 10.</w:t>
      </w:r>
    </w:p>
    <w:p w:rsidR="001A6686" w:rsidP="001A6686" w:rsidRDefault="001A6686" w14:paraId="63094BF0" w14:textId="46F9545E">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Pr>
          <w:rFonts w:eastAsia="Times New Roman" w:cs="Times New Roman"/>
          <w:b/>
          <w:bCs/>
          <w:kern w:val="0"/>
          <w:sz w:val="24"/>
          <w:szCs w:val="24"/>
          <w:lang w:eastAsia="en-PH"/>
          <w14:ligatures w14:val="none"/>
        </w:rPr>
        <w:t>Sample code:</w:t>
      </w:r>
    </w:p>
    <w:p w:rsidRPr="001A6686" w:rsidR="001A6686" w:rsidP="001A6686" w:rsidRDefault="001A6686" w14:paraId="6986FAA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A6686">
        <w:rPr>
          <w:rFonts w:eastAsia="Times New Roman" w:cs="Times New Roman"/>
          <w:kern w:val="0"/>
          <w:sz w:val="24"/>
          <w:szCs w:val="24"/>
          <w:highlight w:val="darkGray"/>
          <w:lang w:eastAsia="en-PH"/>
          <w14:ligatures w14:val="none"/>
        </w:rPr>
        <w:t xml:space="preserve">for (int </w:t>
      </w:r>
      <w:proofErr w:type="spellStart"/>
      <w:r w:rsidRPr="001A6686">
        <w:rPr>
          <w:rFonts w:eastAsia="Times New Roman" w:cs="Times New Roman"/>
          <w:kern w:val="0"/>
          <w:sz w:val="24"/>
          <w:szCs w:val="24"/>
          <w:highlight w:val="darkGray"/>
          <w:lang w:eastAsia="en-PH"/>
          <w14:ligatures w14:val="none"/>
        </w:rPr>
        <w:t>i</w:t>
      </w:r>
      <w:proofErr w:type="spellEnd"/>
      <w:r w:rsidRPr="001A6686">
        <w:rPr>
          <w:rFonts w:eastAsia="Times New Roman" w:cs="Times New Roman"/>
          <w:kern w:val="0"/>
          <w:sz w:val="24"/>
          <w:szCs w:val="24"/>
          <w:highlight w:val="darkGray"/>
          <w:lang w:eastAsia="en-PH"/>
          <w14:ligatures w14:val="none"/>
        </w:rPr>
        <w:t xml:space="preserve"> = 2; </w:t>
      </w:r>
      <w:proofErr w:type="spellStart"/>
      <w:r w:rsidRPr="001A6686">
        <w:rPr>
          <w:rFonts w:eastAsia="Times New Roman" w:cs="Times New Roman"/>
          <w:kern w:val="0"/>
          <w:sz w:val="24"/>
          <w:szCs w:val="24"/>
          <w:highlight w:val="darkGray"/>
          <w:lang w:eastAsia="en-PH"/>
          <w14:ligatures w14:val="none"/>
        </w:rPr>
        <w:t>i</w:t>
      </w:r>
      <w:proofErr w:type="spellEnd"/>
      <w:r w:rsidRPr="001A6686">
        <w:rPr>
          <w:rFonts w:eastAsia="Times New Roman" w:cs="Times New Roman"/>
          <w:kern w:val="0"/>
          <w:sz w:val="24"/>
          <w:szCs w:val="24"/>
          <w:highlight w:val="darkGray"/>
          <w:lang w:eastAsia="en-PH"/>
          <w14:ligatures w14:val="none"/>
        </w:rPr>
        <w:t xml:space="preserve"> &lt;= 10; </w:t>
      </w:r>
      <w:proofErr w:type="spellStart"/>
      <w:r w:rsidRPr="001A6686">
        <w:rPr>
          <w:rFonts w:eastAsia="Times New Roman" w:cs="Times New Roman"/>
          <w:kern w:val="0"/>
          <w:sz w:val="24"/>
          <w:szCs w:val="24"/>
          <w:highlight w:val="darkGray"/>
          <w:lang w:eastAsia="en-PH"/>
          <w14:ligatures w14:val="none"/>
        </w:rPr>
        <w:t>i</w:t>
      </w:r>
      <w:proofErr w:type="spellEnd"/>
      <w:r w:rsidRPr="001A6686">
        <w:rPr>
          <w:rFonts w:eastAsia="Times New Roman" w:cs="Times New Roman"/>
          <w:kern w:val="0"/>
          <w:sz w:val="24"/>
          <w:szCs w:val="24"/>
          <w:highlight w:val="darkGray"/>
          <w:lang w:eastAsia="en-PH"/>
          <w14:ligatures w14:val="none"/>
        </w:rPr>
        <w:t xml:space="preserve"> += 2) {</w:t>
      </w:r>
    </w:p>
    <w:p w:rsidRPr="001A6686" w:rsidR="001A6686" w:rsidP="001A6686" w:rsidRDefault="001A6686" w14:paraId="7A4BB86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A6686">
        <w:rPr>
          <w:rFonts w:eastAsia="Times New Roman" w:cs="Times New Roman"/>
          <w:kern w:val="0"/>
          <w:sz w:val="24"/>
          <w:szCs w:val="24"/>
          <w:highlight w:val="darkGray"/>
          <w:lang w:eastAsia="en-PH"/>
          <w14:ligatures w14:val="none"/>
        </w:rPr>
        <w:t xml:space="preserve">    </w:t>
      </w:r>
      <w:proofErr w:type="spellStart"/>
      <w:r w:rsidRPr="001A6686">
        <w:rPr>
          <w:rFonts w:eastAsia="Times New Roman" w:cs="Times New Roman"/>
          <w:kern w:val="0"/>
          <w:sz w:val="24"/>
          <w:szCs w:val="24"/>
          <w:highlight w:val="darkGray"/>
          <w:lang w:eastAsia="en-PH"/>
          <w14:ligatures w14:val="none"/>
        </w:rPr>
        <w:t>System.out.println</w:t>
      </w:r>
      <w:proofErr w:type="spellEnd"/>
      <w:r w:rsidRPr="001A6686">
        <w:rPr>
          <w:rFonts w:eastAsia="Times New Roman" w:cs="Times New Roman"/>
          <w:kern w:val="0"/>
          <w:sz w:val="24"/>
          <w:szCs w:val="24"/>
          <w:highlight w:val="darkGray"/>
          <w:lang w:eastAsia="en-PH"/>
          <w14:ligatures w14:val="none"/>
        </w:rPr>
        <w:t xml:space="preserve">("Even number: " + </w:t>
      </w:r>
      <w:proofErr w:type="spellStart"/>
      <w:r w:rsidRPr="001A6686">
        <w:rPr>
          <w:rFonts w:eastAsia="Times New Roman" w:cs="Times New Roman"/>
          <w:kern w:val="0"/>
          <w:sz w:val="24"/>
          <w:szCs w:val="24"/>
          <w:highlight w:val="darkGray"/>
          <w:lang w:eastAsia="en-PH"/>
          <w14:ligatures w14:val="none"/>
        </w:rPr>
        <w:t>i</w:t>
      </w:r>
      <w:proofErr w:type="spellEnd"/>
      <w:proofErr w:type="gramStart"/>
      <w:r w:rsidRPr="001A6686">
        <w:rPr>
          <w:rFonts w:eastAsia="Times New Roman" w:cs="Times New Roman"/>
          <w:kern w:val="0"/>
          <w:sz w:val="24"/>
          <w:szCs w:val="24"/>
          <w:highlight w:val="darkGray"/>
          <w:lang w:eastAsia="en-PH"/>
          <w14:ligatures w14:val="none"/>
        </w:rPr>
        <w:t>);</w:t>
      </w:r>
      <w:proofErr w:type="gramEnd"/>
    </w:p>
    <w:p w:rsidR="001A6686" w:rsidP="001A6686" w:rsidRDefault="001A6686" w14:paraId="6D0B84BB" w14:textId="45ED52E8">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1A6686">
        <w:rPr>
          <w:rFonts w:eastAsia="Times New Roman" w:cs="Times New Roman"/>
          <w:kern w:val="0"/>
          <w:sz w:val="24"/>
          <w:szCs w:val="24"/>
          <w:highlight w:val="darkGray"/>
          <w:lang w:eastAsia="en-PH"/>
          <w14:ligatures w14:val="none"/>
        </w:rPr>
        <w:t>}</w:t>
      </w:r>
    </w:p>
    <w:p w:rsidR="001A6686" w:rsidP="001A6686" w:rsidRDefault="001A6686" w14:paraId="757FC71E" w14:textId="3EB7F28F">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1A6686">
        <w:rPr>
          <w:rFonts w:eastAsia="Times New Roman" w:cs="Times New Roman"/>
          <w:b/>
          <w:bCs/>
          <w:kern w:val="0"/>
          <w:sz w:val="24"/>
          <w:szCs w:val="24"/>
          <w:lang w:eastAsia="en-PH"/>
          <w14:ligatures w14:val="none"/>
        </w:rPr>
        <w:t>Output:</w:t>
      </w:r>
    </w:p>
    <w:p w:rsidRPr="001A6686" w:rsidR="001A6686" w:rsidP="001A6686" w:rsidRDefault="001A6686" w14:paraId="6FA96C4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A6686">
        <w:rPr>
          <w:rFonts w:eastAsia="Times New Roman" w:cs="Times New Roman"/>
          <w:kern w:val="0"/>
          <w:sz w:val="24"/>
          <w:szCs w:val="24"/>
          <w:highlight w:val="darkGray"/>
          <w:lang w:eastAsia="en-PH"/>
          <w14:ligatures w14:val="none"/>
        </w:rPr>
        <w:t>Even number: 2</w:t>
      </w:r>
    </w:p>
    <w:p w:rsidRPr="001A6686" w:rsidR="001A6686" w:rsidP="001A6686" w:rsidRDefault="001A6686" w14:paraId="51AB8DB9"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A6686">
        <w:rPr>
          <w:rFonts w:eastAsia="Times New Roman" w:cs="Times New Roman"/>
          <w:kern w:val="0"/>
          <w:sz w:val="24"/>
          <w:szCs w:val="24"/>
          <w:highlight w:val="darkGray"/>
          <w:lang w:eastAsia="en-PH"/>
          <w14:ligatures w14:val="none"/>
        </w:rPr>
        <w:t>Even number: 4</w:t>
      </w:r>
    </w:p>
    <w:p w:rsidRPr="001A6686" w:rsidR="001A6686" w:rsidP="001A6686" w:rsidRDefault="001A6686" w14:paraId="3D68D96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A6686">
        <w:rPr>
          <w:rFonts w:eastAsia="Times New Roman" w:cs="Times New Roman"/>
          <w:kern w:val="0"/>
          <w:sz w:val="24"/>
          <w:szCs w:val="24"/>
          <w:highlight w:val="darkGray"/>
          <w:lang w:eastAsia="en-PH"/>
          <w14:ligatures w14:val="none"/>
        </w:rPr>
        <w:t>Even number: 6</w:t>
      </w:r>
    </w:p>
    <w:p w:rsidRPr="001A6686" w:rsidR="001A6686" w:rsidP="001A6686" w:rsidRDefault="001A6686" w14:paraId="7A68630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A6686">
        <w:rPr>
          <w:rFonts w:eastAsia="Times New Roman" w:cs="Times New Roman"/>
          <w:kern w:val="0"/>
          <w:sz w:val="24"/>
          <w:szCs w:val="24"/>
          <w:highlight w:val="darkGray"/>
          <w:lang w:eastAsia="en-PH"/>
          <w14:ligatures w14:val="none"/>
        </w:rPr>
        <w:t>Even number: 8</w:t>
      </w:r>
    </w:p>
    <w:p w:rsidR="001A6686" w:rsidP="001A6686" w:rsidRDefault="001A6686" w14:paraId="261AB13F" w14:textId="11AB3ED6">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1A6686">
        <w:rPr>
          <w:rFonts w:eastAsia="Times New Roman" w:cs="Times New Roman"/>
          <w:kern w:val="0"/>
          <w:sz w:val="24"/>
          <w:szCs w:val="24"/>
          <w:highlight w:val="darkGray"/>
          <w:lang w:eastAsia="en-PH"/>
          <w14:ligatures w14:val="none"/>
        </w:rPr>
        <w:t>Even number: 10</w:t>
      </w:r>
    </w:p>
    <w:p w:rsidR="001A6686" w:rsidP="001A6686" w:rsidRDefault="001A6686" w14:paraId="64304614"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FE7300" w:rsidP="001A6686" w:rsidRDefault="00FE7300" w14:paraId="093D2AE0" w14:textId="456C9DDD">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FE7300">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FE7300">
        <w:rPr>
          <w:rFonts w:eastAsia="Times New Roman" w:cs="Times New Roman"/>
          <w:kern w:val="0"/>
          <w:sz w:val="24"/>
          <w:szCs w:val="24"/>
          <w:lang w:eastAsia="en-PH"/>
          <w14:ligatures w14:val="none"/>
        </w:rPr>
        <w:t xml:space="preserve">The loop starts from 2 and increases </w:t>
      </w:r>
      <w:proofErr w:type="spellStart"/>
      <w:r w:rsidRPr="00FE7300">
        <w:rPr>
          <w:rFonts w:eastAsia="Times New Roman" w:cs="Times New Roman"/>
          <w:kern w:val="0"/>
          <w:sz w:val="24"/>
          <w:szCs w:val="24"/>
          <w:highlight w:val="darkGray"/>
          <w:lang w:eastAsia="en-PH"/>
          <w14:ligatures w14:val="none"/>
        </w:rPr>
        <w:t>i</w:t>
      </w:r>
      <w:proofErr w:type="spellEnd"/>
      <w:r w:rsidRPr="00FE7300">
        <w:rPr>
          <w:rFonts w:eastAsia="Times New Roman" w:cs="Times New Roman"/>
          <w:kern w:val="0"/>
          <w:sz w:val="24"/>
          <w:szCs w:val="24"/>
          <w:lang w:eastAsia="en-PH"/>
          <w14:ligatures w14:val="none"/>
        </w:rPr>
        <w:t xml:space="preserve"> by 2 each time. It continues running while </w:t>
      </w:r>
      <w:proofErr w:type="spellStart"/>
      <w:r w:rsidRPr="00FE7300">
        <w:rPr>
          <w:rFonts w:eastAsia="Times New Roman" w:cs="Times New Roman"/>
          <w:kern w:val="0"/>
          <w:sz w:val="24"/>
          <w:szCs w:val="24"/>
          <w:highlight w:val="darkGray"/>
          <w:lang w:eastAsia="en-PH"/>
          <w14:ligatures w14:val="none"/>
        </w:rPr>
        <w:t>i</w:t>
      </w:r>
      <w:proofErr w:type="spellEnd"/>
      <w:r w:rsidRPr="00FE7300">
        <w:rPr>
          <w:rFonts w:eastAsia="Times New Roman" w:cs="Times New Roman"/>
          <w:kern w:val="0"/>
          <w:sz w:val="24"/>
          <w:szCs w:val="24"/>
          <w:highlight w:val="darkGray"/>
          <w:lang w:eastAsia="en-PH"/>
          <w14:ligatures w14:val="none"/>
        </w:rPr>
        <w:t xml:space="preserve"> &lt;= 10</w:t>
      </w:r>
      <w:r w:rsidRPr="00FE7300">
        <w:rPr>
          <w:rFonts w:eastAsia="Times New Roman" w:cs="Times New Roman"/>
          <w:kern w:val="0"/>
          <w:sz w:val="24"/>
          <w:szCs w:val="24"/>
          <w:lang w:eastAsia="en-PH"/>
          <w14:ligatures w14:val="none"/>
        </w:rPr>
        <w:t xml:space="preserve">. This makes the program print only even numbers within the </w:t>
      </w:r>
      <w:r w:rsidRPr="00FE7300">
        <w:rPr>
          <w:rFonts w:eastAsia="Times New Roman" w:cs="Times New Roman"/>
          <w:kern w:val="0"/>
          <w:sz w:val="24"/>
          <w:szCs w:val="24"/>
          <w:lang w:eastAsia="en-PH"/>
          <w14:ligatures w14:val="none"/>
        </w:rPr>
        <w:t>given range. Adjusting the increment value lets you control the pattern of repetition. It’s a flexible way to perform actions at specific steps or intervals.</w:t>
      </w:r>
    </w:p>
    <w:p w:rsidR="00164010" w:rsidP="001A6686" w:rsidRDefault="00164010" w14:paraId="7E95E4DF"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164010" w:rsidP="00623EE5" w:rsidRDefault="00164010" w14:paraId="4000685B" w14:textId="26A12EBB">
      <w:pPr>
        <w:pStyle w:val="ListParagraph"/>
        <w:numPr>
          <w:ilvl w:val="0"/>
          <w:numId w:val="34"/>
        </w:numPr>
        <w:spacing w:before="100" w:beforeAutospacing="1" w:after="100" w:afterAutospacing="1" w:line="240" w:lineRule="auto"/>
        <w:rPr>
          <w:rFonts w:eastAsia="Times New Roman" w:cs="Times New Roman"/>
          <w:b/>
          <w:bCs/>
          <w:kern w:val="0"/>
          <w:sz w:val="24"/>
          <w:szCs w:val="24"/>
          <w:lang w:eastAsia="en-PH"/>
          <w14:ligatures w14:val="none"/>
        </w:rPr>
      </w:pPr>
      <w:r w:rsidRPr="00164010">
        <w:rPr>
          <w:rFonts w:eastAsia="Times New Roman" w:cs="Times New Roman"/>
          <w:b/>
          <w:bCs/>
          <w:kern w:val="0"/>
          <w:sz w:val="24"/>
          <w:szCs w:val="24"/>
          <w:lang w:eastAsia="en-PH"/>
          <w14:ligatures w14:val="none"/>
        </w:rPr>
        <w:t>Nested for Loop</w:t>
      </w:r>
    </w:p>
    <w:p w:rsidRPr="00B77014" w:rsidR="00164010" w:rsidP="00623EE5" w:rsidRDefault="00B77014" w14:paraId="2C59445E" w14:textId="2D6EB55A">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B77014">
        <w:rPr>
          <w:rFonts w:eastAsia="Times New Roman" w:cs="Times New Roman"/>
          <w:kern w:val="0"/>
          <w:sz w:val="24"/>
          <w:szCs w:val="24"/>
          <w:lang w:eastAsia="en-PH"/>
          <w14:ligatures w14:val="none"/>
        </w:rPr>
        <w:t xml:space="preserve">A nested for loop means placing one </w:t>
      </w:r>
      <w:r w:rsidRPr="00B77014">
        <w:rPr>
          <w:rFonts w:eastAsia="Times New Roman" w:cs="Times New Roman"/>
          <w:kern w:val="0"/>
          <w:sz w:val="24"/>
          <w:szCs w:val="24"/>
          <w:highlight w:val="darkGray"/>
          <w:lang w:eastAsia="en-PH"/>
          <w14:ligatures w14:val="none"/>
        </w:rPr>
        <w:t>for</w:t>
      </w:r>
      <w:r w:rsidRPr="00B77014">
        <w:rPr>
          <w:rFonts w:eastAsia="Times New Roman" w:cs="Times New Roman"/>
          <w:kern w:val="0"/>
          <w:sz w:val="24"/>
          <w:szCs w:val="24"/>
          <w:lang w:eastAsia="en-PH"/>
          <w14:ligatures w14:val="none"/>
        </w:rPr>
        <w:t xml:space="preserve"> loop inside another. It is useful for working with rows and columns, like in tables or grids. The outer loop controls the number of rows, while the inner loop handles the columns. This allows your program to repeat complex tasks in a structured way. Nested loops are often used in pattern printing, matrix operations, and multi-level data handling.</w:t>
      </w:r>
    </w:p>
    <w:p w:rsidRPr="00B77014" w:rsidR="00BD6CD7" w:rsidP="00B77014" w:rsidRDefault="00B77014" w14:paraId="32C54BA3" w14:textId="137DD8E3">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Pr>
          <w:rFonts w:eastAsia="Times New Roman" w:cs="Times New Roman"/>
          <w:b/>
          <w:bCs/>
          <w:kern w:val="0"/>
          <w:sz w:val="24"/>
          <w:szCs w:val="24"/>
          <w:lang w:eastAsia="en-PH"/>
          <w14:ligatures w14:val="none"/>
        </w:rPr>
        <w:t xml:space="preserve">Example: </w:t>
      </w:r>
      <w:r w:rsidRPr="00B77014">
        <w:rPr>
          <w:rFonts w:eastAsia="Times New Roman" w:cs="Times New Roman"/>
          <w:kern w:val="0"/>
          <w:sz w:val="24"/>
          <w:szCs w:val="24"/>
          <w:lang w:eastAsia="en-PH"/>
          <w14:ligatures w14:val="none"/>
        </w:rPr>
        <w:t xml:space="preserve">We can use a nested </w:t>
      </w:r>
      <w:r w:rsidRPr="00B77014">
        <w:rPr>
          <w:rFonts w:eastAsia="Times New Roman" w:cs="Times New Roman"/>
          <w:kern w:val="0"/>
          <w:sz w:val="24"/>
          <w:szCs w:val="24"/>
          <w:highlight w:val="darkGray"/>
          <w:lang w:eastAsia="en-PH"/>
          <w14:ligatures w14:val="none"/>
        </w:rPr>
        <w:t>for</w:t>
      </w:r>
      <w:r w:rsidRPr="00B77014">
        <w:rPr>
          <w:rFonts w:eastAsia="Times New Roman" w:cs="Times New Roman"/>
          <w:kern w:val="0"/>
          <w:sz w:val="24"/>
          <w:szCs w:val="24"/>
          <w:lang w:eastAsia="en-PH"/>
          <w14:ligatures w14:val="none"/>
        </w:rPr>
        <w:t xml:space="preserve"> loop to display a simple 3x3 grid of numbers.</w:t>
      </w:r>
    </w:p>
    <w:p w:rsidR="00E371CE" w:rsidP="00E371CE" w:rsidRDefault="0032583A" w14:paraId="331755D0" w14:textId="1844A92B">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32583A">
        <w:rPr>
          <w:rFonts w:eastAsia="Times New Roman" w:cs="Times New Roman"/>
          <w:b/>
          <w:bCs/>
          <w:kern w:val="0"/>
          <w:sz w:val="24"/>
          <w:szCs w:val="24"/>
          <w:lang w:eastAsia="en-PH"/>
          <w14:ligatures w14:val="none"/>
        </w:rPr>
        <w:t>Sample code:</w:t>
      </w:r>
    </w:p>
    <w:p w:rsidRPr="0032583A" w:rsidR="0032583A" w:rsidP="0032583A" w:rsidRDefault="0032583A" w14:paraId="0887B837"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32583A">
        <w:rPr>
          <w:rFonts w:eastAsia="Times New Roman" w:cs="Times New Roman"/>
          <w:kern w:val="0"/>
          <w:sz w:val="24"/>
          <w:szCs w:val="24"/>
          <w:lang w:eastAsia="en-PH"/>
          <w14:ligatures w14:val="none"/>
        </w:rPr>
        <w:t xml:space="preserve">for (int </w:t>
      </w:r>
      <w:proofErr w:type="spellStart"/>
      <w:r w:rsidRPr="0032583A">
        <w:rPr>
          <w:rFonts w:eastAsia="Times New Roman" w:cs="Times New Roman"/>
          <w:kern w:val="0"/>
          <w:sz w:val="24"/>
          <w:szCs w:val="24"/>
          <w:lang w:eastAsia="en-PH"/>
          <w14:ligatures w14:val="none"/>
        </w:rPr>
        <w:t>i</w:t>
      </w:r>
      <w:proofErr w:type="spellEnd"/>
      <w:r w:rsidRPr="0032583A">
        <w:rPr>
          <w:rFonts w:eastAsia="Times New Roman" w:cs="Times New Roman"/>
          <w:kern w:val="0"/>
          <w:sz w:val="24"/>
          <w:szCs w:val="24"/>
          <w:lang w:eastAsia="en-PH"/>
          <w14:ligatures w14:val="none"/>
        </w:rPr>
        <w:t xml:space="preserve"> = 1; </w:t>
      </w:r>
      <w:proofErr w:type="spellStart"/>
      <w:r w:rsidRPr="0032583A">
        <w:rPr>
          <w:rFonts w:eastAsia="Times New Roman" w:cs="Times New Roman"/>
          <w:kern w:val="0"/>
          <w:sz w:val="24"/>
          <w:szCs w:val="24"/>
          <w:lang w:eastAsia="en-PH"/>
          <w14:ligatures w14:val="none"/>
        </w:rPr>
        <w:t>i</w:t>
      </w:r>
      <w:proofErr w:type="spellEnd"/>
      <w:r w:rsidRPr="0032583A">
        <w:rPr>
          <w:rFonts w:eastAsia="Times New Roman" w:cs="Times New Roman"/>
          <w:kern w:val="0"/>
          <w:sz w:val="24"/>
          <w:szCs w:val="24"/>
          <w:lang w:eastAsia="en-PH"/>
          <w14:ligatures w14:val="none"/>
        </w:rPr>
        <w:t xml:space="preserve"> &lt;= 3; </w:t>
      </w:r>
      <w:proofErr w:type="spellStart"/>
      <w:r w:rsidRPr="0032583A">
        <w:rPr>
          <w:rFonts w:eastAsia="Times New Roman" w:cs="Times New Roman"/>
          <w:kern w:val="0"/>
          <w:sz w:val="24"/>
          <w:szCs w:val="24"/>
          <w:lang w:eastAsia="en-PH"/>
          <w14:ligatures w14:val="none"/>
        </w:rPr>
        <w:t>i</w:t>
      </w:r>
      <w:proofErr w:type="spellEnd"/>
      <w:r w:rsidRPr="0032583A">
        <w:rPr>
          <w:rFonts w:eastAsia="Times New Roman" w:cs="Times New Roman"/>
          <w:kern w:val="0"/>
          <w:sz w:val="24"/>
          <w:szCs w:val="24"/>
          <w:lang w:eastAsia="en-PH"/>
          <w14:ligatures w14:val="none"/>
        </w:rPr>
        <w:t>++) {</w:t>
      </w:r>
    </w:p>
    <w:p w:rsidRPr="0032583A" w:rsidR="0032583A" w:rsidP="0032583A" w:rsidRDefault="0032583A" w14:paraId="59B2D00C"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32583A">
        <w:rPr>
          <w:rFonts w:eastAsia="Times New Roman" w:cs="Times New Roman"/>
          <w:kern w:val="0"/>
          <w:sz w:val="24"/>
          <w:szCs w:val="24"/>
          <w:lang w:eastAsia="en-PH"/>
          <w14:ligatures w14:val="none"/>
        </w:rPr>
        <w:t xml:space="preserve">    for (int j = 1; j &lt;= 3; </w:t>
      </w:r>
      <w:proofErr w:type="spellStart"/>
      <w:r w:rsidRPr="0032583A">
        <w:rPr>
          <w:rFonts w:eastAsia="Times New Roman" w:cs="Times New Roman"/>
          <w:kern w:val="0"/>
          <w:sz w:val="24"/>
          <w:szCs w:val="24"/>
          <w:lang w:eastAsia="en-PH"/>
          <w14:ligatures w14:val="none"/>
        </w:rPr>
        <w:t>j++</w:t>
      </w:r>
      <w:proofErr w:type="spellEnd"/>
      <w:r w:rsidRPr="0032583A">
        <w:rPr>
          <w:rFonts w:eastAsia="Times New Roman" w:cs="Times New Roman"/>
          <w:kern w:val="0"/>
          <w:sz w:val="24"/>
          <w:szCs w:val="24"/>
          <w:lang w:eastAsia="en-PH"/>
          <w14:ligatures w14:val="none"/>
        </w:rPr>
        <w:t>) {</w:t>
      </w:r>
    </w:p>
    <w:p w:rsidRPr="0032583A" w:rsidR="0032583A" w:rsidP="0032583A" w:rsidRDefault="0032583A" w14:paraId="3BE453CC"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32583A">
        <w:rPr>
          <w:rFonts w:eastAsia="Times New Roman" w:cs="Times New Roman"/>
          <w:kern w:val="0"/>
          <w:sz w:val="24"/>
          <w:szCs w:val="24"/>
          <w:lang w:eastAsia="en-PH"/>
          <w14:ligatures w14:val="none"/>
        </w:rPr>
        <w:t xml:space="preserve">        </w:t>
      </w:r>
      <w:proofErr w:type="spellStart"/>
      <w:r w:rsidRPr="0032583A">
        <w:rPr>
          <w:rFonts w:eastAsia="Times New Roman" w:cs="Times New Roman"/>
          <w:kern w:val="0"/>
          <w:sz w:val="24"/>
          <w:szCs w:val="24"/>
          <w:lang w:eastAsia="en-PH"/>
          <w14:ligatures w14:val="none"/>
        </w:rPr>
        <w:t>System.out.print</w:t>
      </w:r>
      <w:proofErr w:type="spellEnd"/>
      <w:r w:rsidRPr="0032583A">
        <w:rPr>
          <w:rFonts w:eastAsia="Times New Roman" w:cs="Times New Roman"/>
          <w:kern w:val="0"/>
          <w:sz w:val="24"/>
          <w:szCs w:val="24"/>
          <w:lang w:eastAsia="en-PH"/>
          <w14:ligatures w14:val="none"/>
        </w:rPr>
        <w:t>(j + " "</w:t>
      </w:r>
      <w:proofErr w:type="gramStart"/>
      <w:r w:rsidRPr="0032583A">
        <w:rPr>
          <w:rFonts w:eastAsia="Times New Roman" w:cs="Times New Roman"/>
          <w:kern w:val="0"/>
          <w:sz w:val="24"/>
          <w:szCs w:val="24"/>
          <w:lang w:eastAsia="en-PH"/>
          <w14:ligatures w14:val="none"/>
        </w:rPr>
        <w:t>);</w:t>
      </w:r>
      <w:proofErr w:type="gramEnd"/>
    </w:p>
    <w:p w:rsidRPr="0032583A" w:rsidR="0032583A" w:rsidP="0032583A" w:rsidRDefault="0032583A" w14:paraId="416F811E"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32583A">
        <w:rPr>
          <w:rFonts w:eastAsia="Times New Roman" w:cs="Times New Roman"/>
          <w:kern w:val="0"/>
          <w:sz w:val="24"/>
          <w:szCs w:val="24"/>
          <w:lang w:eastAsia="en-PH"/>
          <w14:ligatures w14:val="none"/>
        </w:rPr>
        <w:t xml:space="preserve">    }</w:t>
      </w:r>
    </w:p>
    <w:p w:rsidRPr="0032583A" w:rsidR="0032583A" w:rsidP="0032583A" w:rsidRDefault="0032583A" w14:paraId="6DB924BA"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32583A">
        <w:rPr>
          <w:rFonts w:eastAsia="Times New Roman" w:cs="Times New Roman"/>
          <w:kern w:val="0"/>
          <w:sz w:val="24"/>
          <w:szCs w:val="24"/>
          <w:lang w:eastAsia="en-PH"/>
          <w14:ligatures w14:val="none"/>
        </w:rPr>
        <w:t xml:space="preserve">    </w:t>
      </w:r>
      <w:proofErr w:type="spellStart"/>
      <w:r w:rsidRPr="0032583A">
        <w:rPr>
          <w:rFonts w:eastAsia="Times New Roman" w:cs="Times New Roman"/>
          <w:kern w:val="0"/>
          <w:sz w:val="24"/>
          <w:szCs w:val="24"/>
          <w:lang w:eastAsia="en-PH"/>
          <w14:ligatures w14:val="none"/>
        </w:rPr>
        <w:t>System.out.println</w:t>
      </w:r>
      <w:proofErr w:type="spellEnd"/>
      <w:r w:rsidRPr="0032583A">
        <w:rPr>
          <w:rFonts w:eastAsia="Times New Roman" w:cs="Times New Roman"/>
          <w:kern w:val="0"/>
          <w:sz w:val="24"/>
          <w:szCs w:val="24"/>
          <w:lang w:eastAsia="en-PH"/>
          <w14:ligatures w14:val="none"/>
        </w:rPr>
        <w:t>(</w:t>
      </w:r>
      <w:proofErr w:type="gramStart"/>
      <w:r w:rsidRPr="0032583A">
        <w:rPr>
          <w:rFonts w:eastAsia="Times New Roman" w:cs="Times New Roman"/>
          <w:kern w:val="0"/>
          <w:sz w:val="24"/>
          <w:szCs w:val="24"/>
          <w:lang w:eastAsia="en-PH"/>
          <w14:ligatures w14:val="none"/>
        </w:rPr>
        <w:t>);</w:t>
      </w:r>
      <w:proofErr w:type="gramEnd"/>
    </w:p>
    <w:p w:rsidR="0032583A" w:rsidP="0032583A" w:rsidRDefault="0032583A" w14:paraId="1DF1759A" w14:textId="72C2E2B0">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32583A">
        <w:rPr>
          <w:rFonts w:eastAsia="Times New Roman" w:cs="Times New Roman"/>
          <w:kern w:val="0"/>
          <w:sz w:val="24"/>
          <w:szCs w:val="24"/>
          <w:lang w:eastAsia="en-PH"/>
          <w14:ligatures w14:val="none"/>
        </w:rPr>
        <w:t>}</w:t>
      </w:r>
    </w:p>
    <w:p w:rsidR="00E371CE" w:rsidP="0032583A" w:rsidRDefault="0032583A" w14:paraId="71EDF8E0" w14:textId="2021689C">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32583A">
        <w:rPr>
          <w:rFonts w:eastAsia="Times New Roman" w:cs="Times New Roman"/>
          <w:b/>
          <w:bCs/>
          <w:kern w:val="0"/>
          <w:sz w:val="24"/>
          <w:szCs w:val="24"/>
          <w:lang w:eastAsia="en-PH"/>
          <w14:ligatures w14:val="none"/>
        </w:rPr>
        <w:t xml:space="preserve">Output: </w:t>
      </w:r>
    </w:p>
    <w:p w:rsidRPr="0032583A" w:rsidR="0032583A" w:rsidP="0032583A" w:rsidRDefault="0032583A" w14:paraId="06EBA574"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2583A">
        <w:rPr>
          <w:rFonts w:eastAsia="Times New Roman" w:cs="Times New Roman"/>
          <w:kern w:val="0"/>
          <w:sz w:val="24"/>
          <w:szCs w:val="24"/>
          <w:highlight w:val="darkGray"/>
          <w:lang w:eastAsia="en-PH"/>
          <w14:ligatures w14:val="none"/>
        </w:rPr>
        <w:t xml:space="preserve">1 2 3 </w:t>
      </w:r>
    </w:p>
    <w:p w:rsidRPr="0032583A" w:rsidR="0032583A" w:rsidP="0032583A" w:rsidRDefault="0032583A" w14:paraId="19371754"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32583A">
        <w:rPr>
          <w:rFonts w:eastAsia="Times New Roman" w:cs="Times New Roman"/>
          <w:kern w:val="0"/>
          <w:sz w:val="24"/>
          <w:szCs w:val="24"/>
          <w:highlight w:val="darkGray"/>
          <w:lang w:eastAsia="en-PH"/>
          <w14:ligatures w14:val="none"/>
        </w:rPr>
        <w:t xml:space="preserve">1 2 3 </w:t>
      </w:r>
    </w:p>
    <w:p w:rsidR="0032583A" w:rsidP="0032583A" w:rsidRDefault="0032583A" w14:paraId="525E5EFB" w14:textId="7186B03A">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32583A">
        <w:rPr>
          <w:rFonts w:eastAsia="Times New Roman" w:cs="Times New Roman"/>
          <w:kern w:val="0"/>
          <w:sz w:val="24"/>
          <w:szCs w:val="24"/>
          <w:highlight w:val="darkGray"/>
          <w:lang w:eastAsia="en-PH"/>
          <w14:ligatures w14:val="none"/>
        </w:rPr>
        <w:t>1 2 3</w:t>
      </w:r>
    </w:p>
    <w:p w:rsidR="0032583A" w:rsidP="0032583A" w:rsidRDefault="0032583A" w14:paraId="428588D0"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32583A" w:rsidP="0032583A" w:rsidRDefault="0032583A" w14:paraId="49E727CC" w14:textId="0CF45416">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32583A">
        <w:rPr>
          <w:rFonts w:eastAsia="Times New Roman" w:cs="Times New Roman"/>
          <w:b/>
          <w:bCs/>
          <w:kern w:val="0"/>
          <w:sz w:val="24"/>
          <w:szCs w:val="24"/>
          <w:lang w:eastAsia="en-PH"/>
          <w14:ligatures w14:val="none"/>
        </w:rPr>
        <w:t>Explanation:</w:t>
      </w:r>
      <w:r>
        <w:rPr>
          <w:rFonts w:eastAsia="Times New Roman" w:cs="Times New Roman"/>
          <w:b/>
          <w:bCs/>
          <w:kern w:val="0"/>
          <w:sz w:val="24"/>
          <w:szCs w:val="24"/>
          <w:lang w:eastAsia="en-PH"/>
          <w14:ligatures w14:val="none"/>
        </w:rPr>
        <w:t xml:space="preserve"> </w:t>
      </w:r>
      <w:r w:rsidRPr="00E61C60" w:rsidR="00E61C60">
        <w:rPr>
          <w:rFonts w:eastAsia="Times New Roman" w:cs="Times New Roman"/>
          <w:kern w:val="0"/>
          <w:sz w:val="24"/>
          <w:szCs w:val="24"/>
          <w:lang w:eastAsia="en-PH"/>
          <w14:ligatures w14:val="none"/>
        </w:rPr>
        <w:t>The outer loop (</w:t>
      </w:r>
      <w:proofErr w:type="spellStart"/>
      <w:r w:rsidRPr="00E61C60" w:rsidR="00E61C60">
        <w:rPr>
          <w:rFonts w:eastAsia="Times New Roman" w:cs="Times New Roman"/>
          <w:kern w:val="0"/>
          <w:sz w:val="24"/>
          <w:szCs w:val="24"/>
          <w:highlight w:val="darkGray"/>
          <w:lang w:eastAsia="en-PH"/>
          <w14:ligatures w14:val="none"/>
        </w:rPr>
        <w:t>i</w:t>
      </w:r>
      <w:proofErr w:type="spellEnd"/>
      <w:r w:rsidRPr="00E61C60" w:rsidR="00E61C60">
        <w:rPr>
          <w:rFonts w:eastAsia="Times New Roman" w:cs="Times New Roman"/>
          <w:kern w:val="0"/>
          <w:sz w:val="24"/>
          <w:szCs w:val="24"/>
          <w:lang w:eastAsia="en-PH"/>
          <w14:ligatures w14:val="none"/>
        </w:rPr>
        <w:t>) runs three times, controlling the number of rows. For each row, the inner loop (</w:t>
      </w:r>
      <w:r w:rsidRPr="00E61C60" w:rsidR="00E61C60">
        <w:rPr>
          <w:rFonts w:eastAsia="Times New Roman" w:cs="Times New Roman"/>
          <w:kern w:val="0"/>
          <w:sz w:val="24"/>
          <w:szCs w:val="24"/>
          <w:highlight w:val="darkGray"/>
          <w:lang w:eastAsia="en-PH"/>
          <w14:ligatures w14:val="none"/>
        </w:rPr>
        <w:t>j</w:t>
      </w:r>
      <w:r w:rsidRPr="00E61C60" w:rsidR="00E61C60">
        <w:rPr>
          <w:rFonts w:eastAsia="Times New Roman" w:cs="Times New Roman"/>
          <w:kern w:val="0"/>
          <w:sz w:val="24"/>
          <w:szCs w:val="24"/>
          <w:lang w:eastAsia="en-PH"/>
          <w14:ligatures w14:val="none"/>
        </w:rPr>
        <w:t xml:space="preserve">) runs three times to print numbers from 1 to 3. After the inner loop finishes, </w:t>
      </w:r>
      <w:proofErr w:type="spellStart"/>
      <w:r w:rsidRPr="00E61C60" w:rsidR="00E61C60">
        <w:rPr>
          <w:rFonts w:eastAsia="Times New Roman" w:cs="Times New Roman"/>
          <w:kern w:val="0"/>
          <w:sz w:val="24"/>
          <w:szCs w:val="24"/>
          <w:highlight w:val="darkGray"/>
          <w:lang w:eastAsia="en-PH"/>
          <w14:ligatures w14:val="none"/>
        </w:rPr>
        <w:t>System.out.println</w:t>
      </w:r>
      <w:proofErr w:type="spellEnd"/>
      <w:r w:rsidRPr="00E61C60" w:rsidR="00E61C60">
        <w:rPr>
          <w:rFonts w:eastAsia="Times New Roman" w:cs="Times New Roman"/>
          <w:kern w:val="0"/>
          <w:sz w:val="24"/>
          <w:szCs w:val="24"/>
          <w:highlight w:val="darkGray"/>
          <w:lang w:eastAsia="en-PH"/>
          <w14:ligatures w14:val="none"/>
        </w:rPr>
        <w:t>()</w:t>
      </w:r>
      <w:r w:rsidRPr="00E61C60" w:rsidR="00E61C60">
        <w:rPr>
          <w:rFonts w:eastAsia="Times New Roman" w:cs="Times New Roman"/>
          <w:kern w:val="0"/>
          <w:sz w:val="24"/>
          <w:szCs w:val="24"/>
          <w:lang w:eastAsia="en-PH"/>
          <w14:ligatures w14:val="none"/>
        </w:rPr>
        <w:t xml:space="preserve"> moves to a new line. This creates a simple grid pattern. Nested loops are ideal for handling repeated tasks that require multiple layers of iteration.</w:t>
      </w:r>
    </w:p>
    <w:p w:rsidR="00E61C60" w:rsidP="0032583A" w:rsidRDefault="00E61C60" w14:paraId="1F07DC31"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Pr="00E61C60" w:rsidR="00E61C60" w:rsidP="0032583A" w:rsidRDefault="00E61C60" w14:paraId="3D1A081E" w14:textId="11D56EAD">
      <w:pPr>
        <w:numPr>
          <w:ilvl w:val="0"/>
          <w:numId w:val="0"/>
        </w:numPr>
        <w:spacing w:before="100" w:beforeAutospacing="1" w:after="100" w:afterAutospacing="1" w:line="240" w:lineRule="auto"/>
        <w:ind w:left="720"/>
        <w:rPr>
          <w:rFonts w:eastAsia="Times New Roman" w:cs="Times New Roman"/>
          <w:b/>
          <w:bCs/>
          <w:sz w:val="24"/>
          <w:szCs w:val="24"/>
          <w:lang w:eastAsia="en-PH"/>
        </w:rPr>
      </w:pPr>
      <w:r w:rsidRPr="00E61C60">
        <w:rPr>
          <w:rFonts w:eastAsia="Times New Roman" w:cs="Times New Roman"/>
          <w:b/>
          <w:bCs/>
          <w:sz w:val="24"/>
          <w:szCs w:val="24"/>
          <w:lang w:eastAsia="en-PH"/>
        </w:rPr>
        <w:t xml:space="preserve">Tips: </w:t>
      </w:r>
    </w:p>
    <w:p w:rsidRPr="00DA132A" w:rsidR="00DA132A" w:rsidP="00623EE5" w:rsidRDefault="00DA132A" w14:paraId="1A7D7E0A" w14:textId="77777777">
      <w:pPr>
        <w:pStyle w:val="ListParagraph"/>
        <w:numPr>
          <w:ilvl w:val="0"/>
          <w:numId w:val="34"/>
        </w:numPr>
        <w:spacing w:before="100" w:beforeAutospacing="1" w:after="100" w:afterAutospacing="1" w:line="240" w:lineRule="auto"/>
        <w:rPr>
          <w:rFonts w:eastAsia="Times New Roman" w:cs="Times New Roman"/>
          <w:kern w:val="0"/>
          <w:sz w:val="24"/>
          <w:szCs w:val="24"/>
          <w:lang w:eastAsia="en-PH"/>
          <w14:ligatures w14:val="none"/>
        </w:rPr>
      </w:pPr>
      <w:r w:rsidRPr="00DA132A">
        <w:rPr>
          <w:rFonts w:eastAsia="Times New Roman" w:cs="Times New Roman"/>
          <w:kern w:val="0"/>
          <w:sz w:val="24"/>
          <w:szCs w:val="24"/>
          <w:lang w:eastAsia="en-PH"/>
          <w14:ligatures w14:val="none"/>
        </w:rPr>
        <w:t>Always ensure your loop has a clear ending condition to avoid infinite loops.</w:t>
      </w:r>
    </w:p>
    <w:p w:rsidRPr="00DA132A" w:rsidR="00DA132A" w:rsidP="00623EE5" w:rsidRDefault="00DA132A" w14:paraId="5B5900FA" w14:textId="77777777">
      <w:pPr>
        <w:pStyle w:val="ListParagraph"/>
        <w:numPr>
          <w:ilvl w:val="0"/>
          <w:numId w:val="34"/>
        </w:numPr>
        <w:spacing w:before="100" w:beforeAutospacing="1" w:after="100" w:afterAutospacing="1" w:line="240" w:lineRule="auto"/>
        <w:rPr>
          <w:rFonts w:eastAsia="Times New Roman" w:cs="Times New Roman"/>
          <w:kern w:val="0"/>
          <w:sz w:val="24"/>
          <w:szCs w:val="24"/>
          <w:lang w:eastAsia="en-PH"/>
          <w14:ligatures w14:val="none"/>
        </w:rPr>
      </w:pPr>
      <w:r w:rsidRPr="00DA132A">
        <w:rPr>
          <w:rFonts w:eastAsia="Times New Roman" w:cs="Times New Roman"/>
          <w:kern w:val="0"/>
          <w:sz w:val="24"/>
          <w:szCs w:val="24"/>
          <w:lang w:eastAsia="en-PH"/>
          <w14:ligatures w14:val="none"/>
        </w:rPr>
        <w:t xml:space="preserve">Use </w:t>
      </w:r>
      <w:proofErr w:type="spellStart"/>
      <w:r w:rsidRPr="00DA132A">
        <w:rPr>
          <w:rFonts w:eastAsia="Times New Roman" w:cs="Times New Roman"/>
          <w:kern w:val="0"/>
          <w:sz w:val="24"/>
          <w:szCs w:val="24"/>
          <w:highlight w:val="darkGray"/>
          <w:lang w:eastAsia="en-PH"/>
          <w14:ligatures w14:val="none"/>
        </w:rPr>
        <w:t>i</w:t>
      </w:r>
      <w:proofErr w:type="spellEnd"/>
      <w:r w:rsidRPr="00DA132A">
        <w:rPr>
          <w:rFonts w:eastAsia="Times New Roman" w:cs="Times New Roman"/>
          <w:kern w:val="0"/>
          <w:sz w:val="24"/>
          <w:szCs w:val="24"/>
          <w:highlight w:val="darkGray"/>
          <w:lang w:eastAsia="en-PH"/>
          <w14:ligatures w14:val="none"/>
        </w:rPr>
        <w:t>++</w:t>
      </w:r>
      <w:r w:rsidRPr="00DA132A">
        <w:rPr>
          <w:rFonts w:eastAsia="Times New Roman" w:cs="Times New Roman"/>
          <w:kern w:val="0"/>
          <w:sz w:val="24"/>
          <w:szCs w:val="24"/>
          <w:lang w:eastAsia="en-PH"/>
          <w14:ligatures w14:val="none"/>
        </w:rPr>
        <w:t xml:space="preserve"> or similar updates correctly to control the flow of the loop.</w:t>
      </w:r>
    </w:p>
    <w:p w:rsidRPr="00DA132A" w:rsidR="00DA132A" w:rsidP="00623EE5" w:rsidRDefault="00DA132A" w14:paraId="00874B45" w14:textId="77777777">
      <w:pPr>
        <w:pStyle w:val="ListParagraph"/>
        <w:numPr>
          <w:ilvl w:val="0"/>
          <w:numId w:val="34"/>
        </w:numPr>
        <w:spacing w:before="100" w:beforeAutospacing="1" w:after="100" w:afterAutospacing="1" w:line="240" w:lineRule="auto"/>
        <w:rPr>
          <w:rFonts w:eastAsia="Times New Roman" w:cs="Times New Roman"/>
          <w:kern w:val="0"/>
          <w:sz w:val="24"/>
          <w:szCs w:val="24"/>
          <w:lang w:eastAsia="en-PH"/>
          <w14:ligatures w14:val="none"/>
        </w:rPr>
      </w:pPr>
      <w:r w:rsidRPr="00DA132A">
        <w:rPr>
          <w:rFonts w:eastAsia="Times New Roman" w:cs="Times New Roman"/>
          <w:kern w:val="0"/>
          <w:sz w:val="24"/>
          <w:szCs w:val="24"/>
          <w:lang w:eastAsia="en-PH"/>
          <w14:ligatures w14:val="none"/>
        </w:rPr>
        <w:t>You can use different variable names for nested loops to prevent confusion.</w:t>
      </w:r>
    </w:p>
    <w:p w:rsidRPr="00DA132A" w:rsidR="00DA132A" w:rsidP="00623EE5" w:rsidRDefault="00DA132A" w14:paraId="615F3E60" w14:textId="77777777">
      <w:pPr>
        <w:pStyle w:val="ListParagraph"/>
        <w:numPr>
          <w:ilvl w:val="0"/>
          <w:numId w:val="34"/>
        </w:numPr>
        <w:spacing w:before="100" w:beforeAutospacing="1" w:after="100" w:afterAutospacing="1" w:line="240" w:lineRule="auto"/>
        <w:rPr>
          <w:rFonts w:eastAsia="Times New Roman" w:cs="Times New Roman"/>
          <w:kern w:val="0"/>
          <w:sz w:val="24"/>
          <w:szCs w:val="24"/>
          <w:lang w:eastAsia="en-PH"/>
          <w14:ligatures w14:val="none"/>
        </w:rPr>
      </w:pPr>
      <w:r w:rsidRPr="00DA132A">
        <w:rPr>
          <w:rFonts w:eastAsia="Times New Roman" w:cs="Times New Roman"/>
          <w:kern w:val="0"/>
          <w:sz w:val="24"/>
          <w:szCs w:val="24"/>
          <w:lang w:eastAsia="en-PH"/>
          <w14:ligatures w14:val="none"/>
        </w:rPr>
        <w:t xml:space="preserve">The </w:t>
      </w:r>
      <w:r w:rsidRPr="00DA132A">
        <w:rPr>
          <w:rFonts w:eastAsia="Times New Roman" w:cs="Times New Roman"/>
          <w:kern w:val="0"/>
          <w:sz w:val="24"/>
          <w:szCs w:val="24"/>
          <w:highlight w:val="darkGray"/>
          <w:lang w:eastAsia="en-PH"/>
          <w14:ligatures w14:val="none"/>
        </w:rPr>
        <w:t>for</w:t>
      </w:r>
      <w:r w:rsidRPr="00DA132A">
        <w:rPr>
          <w:rFonts w:eastAsia="Times New Roman" w:cs="Times New Roman"/>
          <w:kern w:val="0"/>
          <w:sz w:val="24"/>
          <w:szCs w:val="24"/>
          <w:lang w:eastAsia="en-PH"/>
          <w14:ligatures w14:val="none"/>
        </w:rPr>
        <w:t xml:space="preserve"> loop is best when the number of repetitions is known beforehand.</w:t>
      </w:r>
    </w:p>
    <w:p w:rsidRPr="00DA132A" w:rsidR="00DA132A" w:rsidP="00623EE5" w:rsidRDefault="00DA132A" w14:paraId="1DE8DE71" w14:textId="77777777">
      <w:pPr>
        <w:pStyle w:val="ListParagraph"/>
        <w:numPr>
          <w:ilvl w:val="0"/>
          <w:numId w:val="34"/>
        </w:numPr>
        <w:spacing w:before="100" w:beforeAutospacing="1" w:after="100" w:afterAutospacing="1" w:line="240" w:lineRule="auto"/>
        <w:rPr>
          <w:rFonts w:eastAsia="Times New Roman" w:cs="Times New Roman"/>
          <w:kern w:val="0"/>
          <w:sz w:val="24"/>
          <w:szCs w:val="24"/>
          <w:lang w:eastAsia="en-PH"/>
          <w14:ligatures w14:val="none"/>
        </w:rPr>
      </w:pPr>
      <w:r w:rsidRPr="00DA132A">
        <w:rPr>
          <w:rFonts w:eastAsia="Times New Roman" w:cs="Times New Roman"/>
          <w:kern w:val="0"/>
          <w:sz w:val="24"/>
          <w:szCs w:val="24"/>
          <w:lang w:eastAsia="en-PH"/>
          <w14:ligatures w14:val="none"/>
        </w:rPr>
        <w:t>For readability, keep your loop conditions and updates simple and clear.</w:t>
      </w:r>
    </w:p>
    <w:p w:rsidR="002C1D75" w:rsidP="00681838" w:rsidRDefault="00681838" w14:paraId="5F7370FB" w14:textId="436CF19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Video Link: </w:t>
      </w:r>
      <w:hyperlink w:history="1" r:id="rId26">
        <w:r w:rsidRPr="00FF62EB">
          <w:rPr>
            <w:rStyle w:val="Hyperlink"/>
            <w:rFonts w:eastAsia="Times New Roman" w:cs="Times New Roman"/>
            <w:b/>
            <w:bCs/>
            <w:kern w:val="0"/>
            <w:sz w:val="24"/>
            <w:szCs w:val="24"/>
            <w:lang w:eastAsia="en-PH"/>
            <w14:ligatures w14:val="none"/>
          </w:rPr>
          <w:t>https://youtu.be/vOmZ4JFhRds?si=eM4tgc-8rtS6ja9w</w:t>
        </w:r>
      </w:hyperlink>
      <w:r>
        <w:rPr>
          <w:rFonts w:eastAsia="Times New Roman" w:cs="Times New Roman"/>
          <w:b/>
          <w:bCs/>
          <w:kern w:val="0"/>
          <w:sz w:val="24"/>
          <w:szCs w:val="24"/>
          <w:lang w:eastAsia="en-PH"/>
          <w14:ligatures w14:val="none"/>
        </w:rPr>
        <w:t xml:space="preserve"> </w:t>
      </w:r>
    </w:p>
    <w:p w:rsidRPr="001A0F9D" w:rsidR="009175F0" w:rsidP="00623EE5" w:rsidRDefault="001D5954" w14:paraId="4F44B7DB" w14:textId="0CCCB5E5">
      <w:pPr>
        <w:pStyle w:val="ListParagraph"/>
        <w:numPr>
          <w:ilvl w:val="1"/>
          <w:numId w:val="27"/>
        </w:numPr>
        <w:spacing w:before="100" w:beforeAutospacing="1" w:after="100" w:afterAutospacing="1" w:line="240" w:lineRule="auto"/>
        <w:ind w:left="1494"/>
        <w:rPr>
          <w:rFonts w:eastAsia="Times New Roman" w:cs="Times New Roman"/>
          <w:b/>
          <w:bCs/>
          <w:kern w:val="0"/>
          <w:sz w:val="24"/>
          <w:szCs w:val="24"/>
          <w:lang w:eastAsia="en-PH"/>
          <w14:ligatures w14:val="none"/>
        </w:rPr>
      </w:pPr>
      <w:r w:rsidRPr="001A0F9D">
        <w:rPr>
          <w:rFonts w:eastAsia="Times New Roman" w:cs="Times New Roman"/>
          <w:b/>
          <w:bCs/>
          <w:kern w:val="0"/>
          <w:sz w:val="24"/>
          <w:szCs w:val="24"/>
          <w:lang w:eastAsia="en-PH"/>
          <w14:ligatures w14:val="none"/>
        </w:rPr>
        <w:t>The do…while Loop and Nested Loop</w:t>
      </w:r>
    </w:p>
    <w:p w:rsidRPr="001A0F9D" w:rsidR="001A0F9D" w:rsidP="00623EE5" w:rsidRDefault="001A0F9D" w14:paraId="2FFF59C8" w14:textId="657CF273">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1A0F9D">
        <w:rPr>
          <w:rFonts w:eastAsia="Times New Roman" w:cs="Times New Roman"/>
          <w:kern w:val="0"/>
          <w:sz w:val="24"/>
          <w:szCs w:val="24"/>
          <w:lang w:eastAsia="en-PH"/>
          <w14:ligatures w14:val="none"/>
        </w:rPr>
        <w:t xml:space="preserve">The </w:t>
      </w:r>
      <w:r w:rsidRPr="003C37B4">
        <w:rPr>
          <w:rFonts w:eastAsia="Times New Roman" w:cs="Times New Roman"/>
          <w:kern w:val="0"/>
          <w:sz w:val="24"/>
          <w:szCs w:val="24"/>
          <w:highlight w:val="darkGray"/>
          <w:lang w:eastAsia="en-PH"/>
          <w14:ligatures w14:val="none"/>
        </w:rPr>
        <w:t>do…while</w:t>
      </w:r>
      <w:r w:rsidRPr="001A0F9D">
        <w:rPr>
          <w:rFonts w:eastAsia="Times New Roman" w:cs="Times New Roman"/>
          <w:kern w:val="0"/>
          <w:sz w:val="24"/>
          <w:szCs w:val="24"/>
          <w:lang w:eastAsia="en-PH"/>
          <w14:ligatures w14:val="none"/>
        </w:rPr>
        <w:t xml:space="preserve"> loop and </w:t>
      </w:r>
      <w:r w:rsidRPr="003C37B4">
        <w:rPr>
          <w:rFonts w:eastAsia="Times New Roman" w:cs="Times New Roman"/>
          <w:kern w:val="0"/>
          <w:sz w:val="24"/>
          <w:szCs w:val="24"/>
          <w:highlight w:val="darkGray"/>
          <w:lang w:eastAsia="en-PH"/>
          <w14:ligatures w14:val="none"/>
        </w:rPr>
        <w:t>nested loop</w:t>
      </w:r>
      <w:r w:rsidRPr="001A0F9D">
        <w:rPr>
          <w:rFonts w:eastAsia="Times New Roman" w:cs="Times New Roman"/>
          <w:kern w:val="0"/>
          <w:sz w:val="24"/>
          <w:szCs w:val="24"/>
          <w:lang w:eastAsia="en-PH"/>
          <w14:ligatures w14:val="none"/>
        </w:rPr>
        <w:t xml:space="preserve"> are both used to repeat actions, but they work a little differently. The </w:t>
      </w:r>
      <w:r w:rsidRPr="003C37B4">
        <w:rPr>
          <w:rFonts w:eastAsia="Times New Roman" w:cs="Times New Roman"/>
          <w:kern w:val="0"/>
          <w:sz w:val="24"/>
          <w:szCs w:val="24"/>
          <w:highlight w:val="darkGray"/>
          <w:lang w:eastAsia="en-PH"/>
          <w14:ligatures w14:val="none"/>
        </w:rPr>
        <w:t>do…while</w:t>
      </w:r>
      <w:r w:rsidRPr="001A0F9D">
        <w:rPr>
          <w:rFonts w:eastAsia="Times New Roman" w:cs="Times New Roman"/>
          <w:kern w:val="0"/>
          <w:sz w:val="24"/>
          <w:szCs w:val="24"/>
          <w:lang w:eastAsia="en-PH"/>
          <w14:ligatures w14:val="none"/>
        </w:rPr>
        <w:t xml:space="preserve"> loop runs the code at least once before checking the condition, making it useful when you want the program to execute first and test later. A </w:t>
      </w:r>
      <w:r w:rsidRPr="003C37B4">
        <w:rPr>
          <w:rFonts w:eastAsia="Times New Roman" w:cs="Times New Roman"/>
          <w:kern w:val="0"/>
          <w:sz w:val="24"/>
          <w:szCs w:val="24"/>
          <w:highlight w:val="darkGray"/>
          <w:lang w:eastAsia="en-PH"/>
          <w14:ligatures w14:val="none"/>
        </w:rPr>
        <w:t>nested loop</w:t>
      </w:r>
      <w:r w:rsidRPr="001A0F9D">
        <w:rPr>
          <w:rFonts w:eastAsia="Times New Roman" w:cs="Times New Roman"/>
          <w:kern w:val="0"/>
          <w:sz w:val="24"/>
          <w:szCs w:val="24"/>
          <w:lang w:eastAsia="en-PH"/>
          <w14:ligatures w14:val="none"/>
        </w:rPr>
        <w:t>, on the other hand, is a loop inside another loop, allowing you to handle multiple levels of repetition, such as rows and columns in a table. When combined, a do…while nested loop can repeatedly perform complex sets of instructions until a certain condition is met. Together, they give programmers more control and flexibility when creating patterns, grids, or repetitive tasks that depend on user input or multiple conditions.</w:t>
      </w:r>
    </w:p>
    <w:p w:rsidR="001D5954" w:rsidP="009175F0" w:rsidRDefault="001D5954" w14:paraId="4A6853D0" w14:textId="6F4A84C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003C37B4" w:rsidP="00623EE5" w:rsidRDefault="00373350" w14:paraId="684A72F1" w14:textId="49F3A07D">
      <w:pPr>
        <w:pStyle w:val="ListParagraph"/>
        <w:numPr>
          <w:ilvl w:val="0"/>
          <w:numId w:val="35"/>
        </w:numPr>
        <w:spacing w:before="100" w:beforeAutospacing="1" w:after="100" w:afterAutospacing="1" w:line="240" w:lineRule="auto"/>
        <w:rPr>
          <w:rFonts w:eastAsia="Times New Roman" w:cs="Times New Roman"/>
          <w:b/>
          <w:bCs/>
          <w:kern w:val="0"/>
          <w:sz w:val="24"/>
          <w:szCs w:val="24"/>
          <w:lang w:eastAsia="en-PH"/>
          <w14:ligatures w14:val="none"/>
        </w:rPr>
      </w:pPr>
      <w:r w:rsidRPr="00373350">
        <w:rPr>
          <w:rFonts w:eastAsia="Times New Roman" w:cs="Times New Roman"/>
          <w:b/>
          <w:bCs/>
          <w:kern w:val="0"/>
          <w:sz w:val="24"/>
          <w:szCs w:val="24"/>
          <w:lang w:eastAsia="en-PH"/>
          <w14:ligatures w14:val="none"/>
        </w:rPr>
        <w:t>The do…while Loop</w:t>
      </w:r>
    </w:p>
    <w:p w:rsidR="00373350" w:rsidP="00623EE5" w:rsidRDefault="00373350" w14:paraId="326E75D2" w14:textId="50AA7F3C">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373350">
        <w:rPr>
          <w:rFonts w:eastAsia="Times New Roman" w:cs="Times New Roman"/>
          <w:kern w:val="0"/>
          <w:sz w:val="24"/>
          <w:szCs w:val="24"/>
          <w:lang w:eastAsia="en-PH"/>
          <w14:ligatures w14:val="none"/>
        </w:rPr>
        <w:t xml:space="preserve">The </w:t>
      </w:r>
      <w:r w:rsidRPr="00C34923">
        <w:rPr>
          <w:rFonts w:eastAsia="Times New Roman" w:cs="Times New Roman"/>
          <w:kern w:val="0"/>
          <w:sz w:val="24"/>
          <w:szCs w:val="24"/>
          <w:highlight w:val="darkGray"/>
          <w:lang w:eastAsia="en-PH"/>
          <w14:ligatures w14:val="none"/>
        </w:rPr>
        <w:t>do…while</w:t>
      </w:r>
      <w:r w:rsidRPr="00373350">
        <w:rPr>
          <w:rFonts w:eastAsia="Times New Roman" w:cs="Times New Roman"/>
          <w:kern w:val="0"/>
          <w:sz w:val="24"/>
          <w:szCs w:val="24"/>
          <w:lang w:eastAsia="en-PH"/>
          <w14:ligatures w14:val="none"/>
        </w:rPr>
        <w:t xml:space="preserve"> loop in Java is used when you want a block of code to run at least once, even if the condition is false. Unlike the </w:t>
      </w:r>
      <w:r w:rsidRPr="00C34923">
        <w:rPr>
          <w:rFonts w:eastAsia="Times New Roman" w:cs="Times New Roman"/>
          <w:kern w:val="0"/>
          <w:sz w:val="24"/>
          <w:szCs w:val="24"/>
          <w:highlight w:val="darkGray"/>
          <w:lang w:eastAsia="en-PH"/>
          <w14:ligatures w14:val="none"/>
        </w:rPr>
        <w:t>while</w:t>
      </w:r>
      <w:r w:rsidRPr="00373350">
        <w:rPr>
          <w:rFonts w:eastAsia="Times New Roman" w:cs="Times New Roman"/>
          <w:kern w:val="0"/>
          <w:sz w:val="24"/>
          <w:szCs w:val="24"/>
          <w:lang w:eastAsia="en-PH"/>
          <w14:ligatures w14:val="none"/>
        </w:rPr>
        <w:t xml:space="preserve"> loop, it checks the condition after executing the code block. This means the statements inside the loop will always run one time before checking the condition. It’s helpful when you need to show output first and then decide whether to continue. The structure makes programs more flexible when user input or one-time actions are needed before checking conditions.</w:t>
      </w:r>
    </w:p>
    <w:p w:rsidR="00C34923" w:rsidP="00C34923" w:rsidRDefault="00C34923" w14:paraId="54ADEDA3"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A23A06" w:rsidR="00C34923" w:rsidP="00C34923" w:rsidRDefault="00C34923" w14:paraId="51F6263D" w14:textId="6E1ADEDB">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A23A06">
        <w:rPr>
          <w:rFonts w:eastAsia="Times New Roman" w:cs="Times New Roman"/>
          <w:b/>
          <w:bCs/>
          <w:kern w:val="0"/>
          <w:sz w:val="24"/>
          <w:szCs w:val="24"/>
          <w:lang w:eastAsia="en-PH"/>
          <w14:ligatures w14:val="none"/>
        </w:rPr>
        <w:t xml:space="preserve">Basic Structure of a </w:t>
      </w:r>
      <w:r w:rsidRPr="00A23A06" w:rsidR="00A23A06">
        <w:rPr>
          <w:rFonts w:eastAsia="Times New Roman" w:cs="Times New Roman"/>
          <w:b/>
          <w:bCs/>
          <w:kern w:val="0"/>
          <w:sz w:val="24"/>
          <w:szCs w:val="24"/>
          <w:lang w:eastAsia="en-PH"/>
          <w14:ligatures w14:val="none"/>
        </w:rPr>
        <w:t>do…while Loop</w:t>
      </w:r>
    </w:p>
    <w:p w:rsidR="00A23A06" w:rsidP="00623EE5" w:rsidRDefault="00A23A06" w14:paraId="0051C3D6"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A23A06">
        <w:rPr>
          <w:rFonts w:eastAsia="Times New Roman" w:cs="Times New Roman"/>
          <w:kern w:val="0"/>
          <w:sz w:val="24"/>
          <w:szCs w:val="24"/>
          <w:lang w:eastAsia="en-PH"/>
          <w14:ligatures w14:val="none"/>
        </w:rPr>
        <w:t xml:space="preserve">The </w:t>
      </w:r>
      <w:r w:rsidRPr="00A23A06">
        <w:rPr>
          <w:rFonts w:eastAsia="Times New Roman" w:cs="Times New Roman"/>
          <w:b/>
          <w:bCs/>
          <w:kern w:val="0"/>
          <w:sz w:val="24"/>
          <w:szCs w:val="24"/>
          <w:lang w:eastAsia="en-PH"/>
          <w14:ligatures w14:val="none"/>
        </w:rPr>
        <w:t>syntax</w:t>
      </w:r>
      <w:r w:rsidRPr="00A23A06">
        <w:rPr>
          <w:rFonts w:eastAsia="Times New Roman" w:cs="Times New Roman"/>
          <w:kern w:val="0"/>
          <w:sz w:val="24"/>
          <w:szCs w:val="24"/>
          <w:lang w:eastAsia="en-PH"/>
          <w14:ligatures w14:val="none"/>
        </w:rPr>
        <w:t xml:space="preserve"> of a </w:t>
      </w:r>
      <w:r w:rsidRPr="00666E87">
        <w:rPr>
          <w:rFonts w:eastAsia="Times New Roman" w:cs="Times New Roman"/>
          <w:kern w:val="0"/>
          <w:sz w:val="24"/>
          <w:szCs w:val="24"/>
          <w:highlight w:val="darkGray"/>
          <w:lang w:eastAsia="en-PH"/>
          <w14:ligatures w14:val="none"/>
        </w:rPr>
        <w:t>do…while</w:t>
      </w:r>
      <w:r w:rsidRPr="00A23A06">
        <w:rPr>
          <w:rFonts w:eastAsia="Times New Roman" w:cs="Times New Roman"/>
          <w:kern w:val="0"/>
          <w:sz w:val="24"/>
          <w:szCs w:val="24"/>
          <w:lang w:eastAsia="en-PH"/>
          <w14:ligatures w14:val="none"/>
        </w:rPr>
        <w:t xml:space="preserve"> loop starts with the </w:t>
      </w:r>
      <w:r w:rsidRPr="00666E87">
        <w:rPr>
          <w:rFonts w:eastAsia="Times New Roman" w:cs="Times New Roman"/>
          <w:kern w:val="0"/>
          <w:sz w:val="24"/>
          <w:szCs w:val="24"/>
          <w:highlight w:val="darkGray"/>
          <w:lang w:eastAsia="en-PH"/>
          <w14:ligatures w14:val="none"/>
        </w:rPr>
        <w:t>do</w:t>
      </w:r>
      <w:r w:rsidRPr="00A23A06">
        <w:rPr>
          <w:rFonts w:eastAsia="Times New Roman" w:cs="Times New Roman"/>
          <w:kern w:val="0"/>
          <w:sz w:val="24"/>
          <w:szCs w:val="24"/>
          <w:lang w:eastAsia="en-PH"/>
          <w14:ligatures w14:val="none"/>
        </w:rPr>
        <w:t xml:space="preserve"> keyword, followed by a block of code, and ends with </w:t>
      </w:r>
      <w:r w:rsidRPr="00666E87">
        <w:rPr>
          <w:rFonts w:eastAsia="Times New Roman" w:cs="Times New Roman"/>
          <w:kern w:val="0"/>
          <w:sz w:val="24"/>
          <w:szCs w:val="24"/>
          <w:highlight w:val="darkGray"/>
          <w:lang w:eastAsia="en-PH"/>
          <w14:ligatures w14:val="none"/>
        </w:rPr>
        <w:t>while(condition);</w:t>
      </w:r>
      <w:r w:rsidRPr="00A23A06">
        <w:rPr>
          <w:rFonts w:eastAsia="Times New Roman" w:cs="Times New Roman"/>
          <w:kern w:val="0"/>
          <w:sz w:val="24"/>
          <w:szCs w:val="24"/>
          <w:lang w:eastAsia="en-PH"/>
          <w14:ligatures w14:val="none"/>
        </w:rPr>
        <w:t>.</w:t>
      </w:r>
      <w:r w:rsidRPr="00A23A06">
        <w:rPr>
          <w:rFonts w:eastAsia="Times New Roman" w:cs="Times New Roman"/>
          <w:kern w:val="0"/>
          <w:sz w:val="24"/>
          <w:szCs w:val="24"/>
          <w:lang w:eastAsia="en-PH"/>
          <w14:ligatures w14:val="none"/>
        </w:rPr>
        <w:br/>
      </w:r>
      <w:r w:rsidRPr="00A23A06">
        <w:rPr>
          <w:rFonts w:eastAsia="Times New Roman" w:cs="Times New Roman"/>
          <w:kern w:val="0"/>
          <w:sz w:val="24"/>
          <w:szCs w:val="24"/>
          <w:lang w:eastAsia="en-PH"/>
          <w14:ligatures w14:val="none"/>
        </w:rPr>
        <w:t xml:space="preserve">It always executes the code inside the block </w:t>
      </w:r>
      <w:r w:rsidRPr="00A23A06">
        <w:rPr>
          <w:rFonts w:eastAsia="Times New Roman" w:cs="Times New Roman"/>
          <w:b/>
          <w:bCs/>
          <w:kern w:val="0"/>
          <w:sz w:val="24"/>
          <w:szCs w:val="24"/>
          <w:lang w:eastAsia="en-PH"/>
          <w14:ligatures w14:val="none"/>
        </w:rPr>
        <w:t>once</w:t>
      </w:r>
      <w:r w:rsidRPr="00A23A06">
        <w:rPr>
          <w:rFonts w:eastAsia="Times New Roman" w:cs="Times New Roman"/>
          <w:kern w:val="0"/>
          <w:sz w:val="24"/>
          <w:szCs w:val="24"/>
          <w:lang w:eastAsia="en-PH"/>
          <w14:ligatures w14:val="none"/>
        </w:rPr>
        <w:t>, then checks if the condition is true to repeat.</w:t>
      </w:r>
    </w:p>
    <w:p w:rsidR="00A23A06" w:rsidP="00623EE5" w:rsidRDefault="00A23A06" w14:paraId="252D4F9E"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A23A06">
        <w:rPr>
          <w:rFonts w:eastAsia="Times New Roman" w:cs="Times New Roman"/>
          <w:kern w:val="0"/>
          <w:sz w:val="24"/>
          <w:szCs w:val="24"/>
          <w:lang w:eastAsia="en-PH"/>
          <w14:ligatures w14:val="none"/>
        </w:rPr>
        <w:t>If the condition becomes false, the loop stops running.</w:t>
      </w:r>
    </w:p>
    <w:p w:rsidR="00666E87" w:rsidP="00623EE5" w:rsidRDefault="00A23A06" w14:paraId="0455AF66"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A23A06">
        <w:rPr>
          <w:rFonts w:eastAsia="Times New Roman" w:cs="Times New Roman"/>
          <w:kern w:val="0"/>
          <w:sz w:val="24"/>
          <w:szCs w:val="24"/>
          <w:lang w:eastAsia="en-PH"/>
          <w14:ligatures w14:val="none"/>
        </w:rPr>
        <w:t>This type of loop is commonly used for input validation or menus where the user must perform an action at least once.</w:t>
      </w:r>
    </w:p>
    <w:p w:rsidR="00A23A06" w:rsidP="00623EE5" w:rsidRDefault="00A23A06" w14:paraId="67FDA8B2" w14:textId="0BB39B33">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A23A06">
        <w:rPr>
          <w:rFonts w:eastAsia="Times New Roman" w:cs="Times New Roman"/>
          <w:kern w:val="0"/>
          <w:sz w:val="24"/>
          <w:szCs w:val="24"/>
          <w:lang w:eastAsia="en-PH"/>
          <w14:ligatures w14:val="none"/>
        </w:rPr>
        <w:t>It ensures that your program performs an initial action before deciding whether to continue or stop.</w:t>
      </w:r>
    </w:p>
    <w:p w:rsidR="00666E87" w:rsidP="00666E87" w:rsidRDefault="00666E87" w14:paraId="56EDBD6A" w14:textId="781119FC">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666E87">
        <w:rPr>
          <w:rFonts w:eastAsia="Times New Roman" w:cs="Times New Roman"/>
          <w:b/>
          <w:bCs/>
          <w:kern w:val="0"/>
          <w:sz w:val="24"/>
          <w:szCs w:val="24"/>
          <w:lang w:eastAsia="en-PH"/>
          <w14:ligatures w14:val="none"/>
        </w:rPr>
        <w:t>Example:</w:t>
      </w:r>
      <w:r>
        <w:rPr>
          <w:rFonts w:eastAsia="Times New Roman" w:cs="Times New Roman"/>
          <w:b/>
          <w:bCs/>
          <w:kern w:val="0"/>
          <w:sz w:val="24"/>
          <w:szCs w:val="24"/>
          <w:lang w:eastAsia="en-PH"/>
          <w14:ligatures w14:val="none"/>
        </w:rPr>
        <w:t xml:space="preserve"> </w:t>
      </w:r>
      <w:r w:rsidRPr="00E042C5" w:rsidR="00E042C5">
        <w:rPr>
          <w:rFonts w:eastAsia="Times New Roman" w:cs="Times New Roman"/>
          <w:kern w:val="0"/>
          <w:sz w:val="24"/>
          <w:szCs w:val="24"/>
          <w:lang w:eastAsia="en-PH"/>
          <w14:ligatures w14:val="none"/>
        </w:rPr>
        <w:t xml:space="preserve">We can use a </w:t>
      </w:r>
      <w:r w:rsidRPr="00E042C5" w:rsidR="00E042C5">
        <w:rPr>
          <w:rFonts w:eastAsia="Times New Roman" w:cs="Times New Roman"/>
          <w:kern w:val="0"/>
          <w:sz w:val="24"/>
          <w:szCs w:val="24"/>
          <w:highlight w:val="darkGray"/>
          <w:lang w:eastAsia="en-PH"/>
          <w14:ligatures w14:val="none"/>
        </w:rPr>
        <w:t>do…while</w:t>
      </w:r>
      <w:r w:rsidRPr="00E042C5" w:rsidR="00E042C5">
        <w:rPr>
          <w:rFonts w:eastAsia="Times New Roman" w:cs="Times New Roman"/>
          <w:kern w:val="0"/>
          <w:sz w:val="24"/>
          <w:szCs w:val="24"/>
          <w:lang w:eastAsia="en-PH"/>
          <w14:ligatures w14:val="none"/>
        </w:rPr>
        <w:t xml:space="preserve"> loop to print numbers from 1 to 5, ensuring it runs at least once.</w:t>
      </w:r>
    </w:p>
    <w:p w:rsidR="00E042C5" w:rsidP="00666E87" w:rsidRDefault="00E042C5" w14:paraId="32C98CB1" w14:textId="201BA9D7">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E042C5">
        <w:rPr>
          <w:rFonts w:eastAsia="Times New Roman" w:cs="Times New Roman"/>
          <w:b/>
          <w:bCs/>
          <w:kern w:val="0"/>
          <w:sz w:val="24"/>
          <w:szCs w:val="24"/>
          <w:lang w:eastAsia="en-PH"/>
          <w14:ligatures w14:val="none"/>
        </w:rPr>
        <w:t xml:space="preserve">Sample code: </w:t>
      </w:r>
    </w:p>
    <w:p w:rsidRPr="00E042C5" w:rsidR="00E042C5" w:rsidP="00E042C5" w:rsidRDefault="00E042C5" w14:paraId="59221259"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E042C5">
        <w:rPr>
          <w:rFonts w:eastAsia="Times New Roman" w:cs="Times New Roman"/>
          <w:kern w:val="0"/>
          <w:sz w:val="24"/>
          <w:szCs w:val="24"/>
          <w:highlight w:val="darkGray"/>
          <w:lang w:eastAsia="en-PH"/>
          <w14:ligatures w14:val="none"/>
        </w:rPr>
        <w:t xml:space="preserve">int </w:t>
      </w:r>
      <w:proofErr w:type="spellStart"/>
      <w:r w:rsidRPr="00E042C5">
        <w:rPr>
          <w:rFonts w:eastAsia="Times New Roman" w:cs="Times New Roman"/>
          <w:kern w:val="0"/>
          <w:sz w:val="24"/>
          <w:szCs w:val="24"/>
          <w:highlight w:val="darkGray"/>
          <w:lang w:eastAsia="en-PH"/>
          <w14:ligatures w14:val="none"/>
        </w:rPr>
        <w:t>i</w:t>
      </w:r>
      <w:proofErr w:type="spellEnd"/>
      <w:r w:rsidRPr="00E042C5">
        <w:rPr>
          <w:rFonts w:eastAsia="Times New Roman" w:cs="Times New Roman"/>
          <w:kern w:val="0"/>
          <w:sz w:val="24"/>
          <w:szCs w:val="24"/>
          <w:highlight w:val="darkGray"/>
          <w:lang w:eastAsia="en-PH"/>
          <w14:ligatures w14:val="none"/>
        </w:rPr>
        <w:t xml:space="preserve"> = </w:t>
      </w:r>
      <w:proofErr w:type="gramStart"/>
      <w:r w:rsidRPr="00E042C5">
        <w:rPr>
          <w:rFonts w:eastAsia="Times New Roman" w:cs="Times New Roman"/>
          <w:kern w:val="0"/>
          <w:sz w:val="24"/>
          <w:szCs w:val="24"/>
          <w:highlight w:val="darkGray"/>
          <w:lang w:eastAsia="en-PH"/>
          <w14:ligatures w14:val="none"/>
        </w:rPr>
        <w:t>1;</w:t>
      </w:r>
      <w:proofErr w:type="gramEnd"/>
    </w:p>
    <w:p w:rsidRPr="00E042C5" w:rsidR="00E042C5" w:rsidP="00E042C5" w:rsidRDefault="00E042C5" w14:paraId="0B26B7C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E042C5" w:rsidR="00E042C5" w:rsidP="00E042C5" w:rsidRDefault="00E042C5" w14:paraId="6764FFCB"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E042C5">
        <w:rPr>
          <w:rFonts w:eastAsia="Times New Roman" w:cs="Times New Roman"/>
          <w:kern w:val="0"/>
          <w:sz w:val="24"/>
          <w:szCs w:val="24"/>
          <w:highlight w:val="darkGray"/>
          <w:lang w:eastAsia="en-PH"/>
          <w14:ligatures w14:val="none"/>
        </w:rPr>
        <w:t>do {</w:t>
      </w:r>
    </w:p>
    <w:p w:rsidRPr="00E042C5" w:rsidR="00E042C5" w:rsidP="00E042C5" w:rsidRDefault="00E042C5" w14:paraId="28B5F8EC"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E042C5">
        <w:rPr>
          <w:rFonts w:eastAsia="Times New Roman" w:cs="Times New Roman"/>
          <w:kern w:val="0"/>
          <w:sz w:val="24"/>
          <w:szCs w:val="24"/>
          <w:highlight w:val="darkGray"/>
          <w:lang w:eastAsia="en-PH"/>
          <w14:ligatures w14:val="none"/>
        </w:rPr>
        <w:t xml:space="preserve">    </w:t>
      </w:r>
      <w:proofErr w:type="spellStart"/>
      <w:r w:rsidRPr="00E042C5">
        <w:rPr>
          <w:rFonts w:eastAsia="Times New Roman" w:cs="Times New Roman"/>
          <w:kern w:val="0"/>
          <w:sz w:val="24"/>
          <w:szCs w:val="24"/>
          <w:highlight w:val="darkGray"/>
          <w:lang w:eastAsia="en-PH"/>
          <w14:ligatures w14:val="none"/>
        </w:rPr>
        <w:t>System.out.println</w:t>
      </w:r>
      <w:proofErr w:type="spellEnd"/>
      <w:r w:rsidRPr="00E042C5">
        <w:rPr>
          <w:rFonts w:eastAsia="Times New Roman" w:cs="Times New Roman"/>
          <w:kern w:val="0"/>
          <w:sz w:val="24"/>
          <w:szCs w:val="24"/>
          <w:highlight w:val="darkGray"/>
          <w:lang w:eastAsia="en-PH"/>
          <w14:ligatures w14:val="none"/>
        </w:rPr>
        <w:t xml:space="preserve">("Number: " + </w:t>
      </w:r>
      <w:proofErr w:type="spellStart"/>
      <w:r w:rsidRPr="00E042C5">
        <w:rPr>
          <w:rFonts w:eastAsia="Times New Roman" w:cs="Times New Roman"/>
          <w:kern w:val="0"/>
          <w:sz w:val="24"/>
          <w:szCs w:val="24"/>
          <w:highlight w:val="darkGray"/>
          <w:lang w:eastAsia="en-PH"/>
          <w14:ligatures w14:val="none"/>
        </w:rPr>
        <w:t>i</w:t>
      </w:r>
      <w:proofErr w:type="spellEnd"/>
      <w:proofErr w:type="gramStart"/>
      <w:r w:rsidRPr="00E042C5">
        <w:rPr>
          <w:rFonts w:eastAsia="Times New Roman" w:cs="Times New Roman"/>
          <w:kern w:val="0"/>
          <w:sz w:val="24"/>
          <w:szCs w:val="24"/>
          <w:highlight w:val="darkGray"/>
          <w:lang w:eastAsia="en-PH"/>
          <w14:ligatures w14:val="none"/>
        </w:rPr>
        <w:t>);</w:t>
      </w:r>
      <w:proofErr w:type="gramEnd"/>
    </w:p>
    <w:p w:rsidRPr="00E042C5" w:rsidR="00E042C5" w:rsidP="00E042C5" w:rsidRDefault="00E042C5" w14:paraId="681B37F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E042C5">
        <w:rPr>
          <w:rFonts w:eastAsia="Times New Roman" w:cs="Times New Roman"/>
          <w:kern w:val="0"/>
          <w:sz w:val="24"/>
          <w:szCs w:val="24"/>
          <w:highlight w:val="darkGray"/>
          <w:lang w:eastAsia="en-PH"/>
          <w14:ligatures w14:val="none"/>
        </w:rPr>
        <w:t xml:space="preserve">    </w:t>
      </w:r>
      <w:proofErr w:type="spellStart"/>
      <w:r w:rsidRPr="00E042C5">
        <w:rPr>
          <w:rFonts w:eastAsia="Times New Roman" w:cs="Times New Roman"/>
          <w:kern w:val="0"/>
          <w:sz w:val="24"/>
          <w:szCs w:val="24"/>
          <w:highlight w:val="darkGray"/>
          <w:lang w:eastAsia="en-PH"/>
          <w14:ligatures w14:val="none"/>
        </w:rPr>
        <w:t>i</w:t>
      </w:r>
      <w:proofErr w:type="spellEnd"/>
      <w:r w:rsidRPr="00E042C5">
        <w:rPr>
          <w:rFonts w:eastAsia="Times New Roman" w:cs="Times New Roman"/>
          <w:kern w:val="0"/>
          <w:sz w:val="24"/>
          <w:szCs w:val="24"/>
          <w:highlight w:val="darkGray"/>
          <w:lang w:eastAsia="en-PH"/>
          <w14:ligatures w14:val="none"/>
        </w:rPr>
        <w:t>+</w:t>
      </w:r>
      <w:proofErr w:type="gramStart"/>
      <w:r w:rsidRPr="00E042C5">
        <w:rPr>
          <w:rFonts w:eastAsia="Times New Roman" w:cs="Times New Roman"/>
          <w:kern w:val="0"/>
          <w:sz w:val="24"/>
          <w:szCs w:val="24"/>
          <w:highlight w:val="darkGray"/>
          <w:lang w:eastAsia="en-PH"/>
          <w14:ligatures w14:val="none"/>
        </w:rPr>
        <w:t>+;</w:t>
      </w:r>
      <w:proofErr w:type="gramEnd"/>
    </w:p>
    <w:p w:rsidR="00E042C5" w:rsidP="00E042C5" w:rsidRDefault="00E042C5" w14:paraId="5F5FE3F4" w14:textId="773F14CF">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E042C5">
        <w:rPr>
          <w:rFonts w:eastAsia="Times New Roman" w:cs="Times New Roman"/>
          <w:kern w:val="0"/>
          <w:sz w:val="24"/>
          <w:szCs w:val="24"/>
          <w:highlight w:val="darkGray"/>
          <w:lang w:eastAsia="en-PH"/>
          <w14:ligatures w14:val="none"/>
        </w:rPr>
        <w:t>} while (</w:t>
      </w:r>
      <w:proofErr w:type="spellStart"/>
      <w:r w:rsidRPr="00E042C5">
        <w:rPr>
          <w:rFonts w:eastAsia="Times New Roman" w:cs="Times New Roman"/>
          <w:kern w:val="0"/>
          <w:sz w:val="24"/>
          <w:szCs w:val="24"/>
          <w:highlight w:val="darkGray"/>
          <w:lang w:eastAsia="en-PH"/>
          <w14:ligatures w14:val="none"/>
        </w:rPr>
        <w:t>i</w:t>
      </w:r>
      <w:proofErr w:type="spellEnd"/>
      <w:r w:rsidRPr="00E042C5">
        <w:rPr>
          <w:rFonts w:eastAsia="Times New Roman" w:cs="Times New Roman"/>
          <w:kern w:val="0"/>
          <w:sz w:val="24"/>
          <w:szCs w:val="24"/>
          <w:highlight w:val="darkGray"/>
          <w:lang w:eastAsia="en-PH"/>
          <w14:ligatures w14:val="none"/>
        </w:rPr>
        <w:t xml:space="preserve"> &lt;= 5</w:t>
      </w:r>
      <w:proofErr w:type="gramStart"/>
      <w:r w:rsidRPr="00E042C5">
        <w:rPr>
          <w:rFonts w:eastAsia="Times New Roman" w:cs="Times New Roman"/>
          <w:kern w:val="0"/>
          <w:sz w:val="24"/>
          <w:szCs w:val="24"/>
          <w:highlight w:val="darkGray"/>
          <w:lang w:eastAsia="en-PH"/>
          <w14:ligatures w14:val="none"/>
        </w:rPr>
        <w:t>);</w:t>
      </w:r>
      <w:proofErr w:type="gramEnd"/>
    </w:p>
    <w:p w:rsidRPr="00E042C5" w:rsidR="00E042C5" w:rsidP="00E042C5" w:rsidRDefault="00E042C5" w14:paraId="6CF0111F" w14:textId="6280681D">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E042C5">
        <w:rPr>
          <w:rFonts w:eastAsia="Times New Roman" w:cs="Times New Roman"/>
          <w:b/>
          <w:bCs/>
          <w:kern w:val="0"/>
          <w:sz w:val="24"/>
          <w:szCs w:val="24"/>
          <w:lang w:eastAsia="en-PH"/>
          <w14:ligatures w14:val="none"/>
        </w:rPr>
        <w:t>Output:</w:t>
      </w:r>
    </w:p>
    <w:p w:rsidRPr="00E042C5" w:rsidR="00E042C5" w:rsidP="00E042C5" w:rsidRDefault="00E042C5" w14:paraId="2210E730"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E042C5">
        <w:rPr>
          <w:rFonts w:eastAsia="Times New Roman" w:cs="Times New Roman"/>
          <w:kern w:val="0"/>
          <w:sz w:val="24"/>
          <w:szCs w:val="24"/>
          <w:highlight w:val="darkGray"/>
          <w:lang w:eastAsia="en-PH"/>
          <w14:ligatures w14:val="none"/>
        </w:rPr>
        <w:t>Number: 1</w:t>
      </w:r>
    </w:p>
    <w:p w:rsidRPr="00E042C5" w:rsidR="00E042C5" w:rsidP="00E042C5" w:rsidRDefault="00E042C5" w14:paraId="7D81E9C3"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E042C5">
        <w:rPr>
          <w:rFonts w:eastAsia="Times New Roman" w:cs="Times New Roman"/>
          <w:kern w:val="0"/>
          <w:sz w:val="24"/>
          <w:szCs w:val="24"/>
          <w:highlight w:val="darkGray"/>
          <w:lang w:eastAsia="en-PH"/>
          <w14:ligatures w14:val="none"/>
        </w:rPr>
        <w:t>Number: 2</w:t>
      </w:r>
    </w:p>
    <w:p w:rsidRPr="00E042C5" w:rsidR="00E042C5" w:rsidP="00E042C5" w:rsidRDefault="00E042C5" w14:paraId="7BF1C90F"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E042C5">
        <w:rPr>
          <w:rFonts w:eastAsia="Times New Roman" w:cs="Times New Roman"/>
          <w:kern w:val="0"/>
          <w:sz w:val="24"/>
          <w:szCs w:val="24"/>
          <w:highlight w:val="darkGray"/>
          <w:lang w:eastAsia="en-PH"/>
          <w14:ligatures w14:val="none"/>
        </w:rPr>
        <w:t>Number: 3</w:t>
      </w:r>
    </w:p>
    <w:p w:rsidRPr="00E042C5" w:rsidR="00E042C5" w:rsidP="00E042C5" w:rsidRDefault="00E042C5" w14:paraId="05BB41F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E042C5">
        <w:rPr>
          <w:rFonts w:eastAsia="Times New Roman" w:cs="Times New Roman"/>
          <w:kern w:val="0"/>
          <w:sz w:val="24"/>
          <w:szCs w:val="24"/>
          <w:highlight w:val="darkGray"/>
          <w:lang w:eastAsia="en-PH"/>
          <w14:ligatures w14:val="none"/>
        </w:rPr>
        <w:t>Number: 4</w:t>
      </w:r>
    </w:p>
    <w:p w:rsidR="00E042C5" w:rsidP="00E042C5" w:rsidRDefault="00E042C5" w14:paraId="3C7682FC" w14:textId="7BDE1111">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E042C5">
        <w:rPr>
          <w:rFonts w:eastAsia="Times New Roman" w:cs="Times New Roman"/>
          <w:kern w:val="0"/>
          <w:sz w:val="24"/>
          <w:szCs w:val="24"/>
          <w:highlight w:val="darkGray"/>
          <w:lang w:eastAsia="en-PH"/>
          <w14:ligatures w14:val="none"/>
        </w:rPr>
        <w:t>Number: 5</w:t>
      </w:r>
    </w:p>
    <w:p w:rsidR="00E042C5" w:rsidP="00E042C5" w:rsidRDefault="00E042C5" w14:paraId="57081A65"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E042C5" w:rsidP="00E042C5" w:rsidRDefault="00E042C5" w14:paraId="63A90007" w14:textId="6C8DBD39">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E042C5">
        <w:rPr>
          <w:rFonts w:eastAsia="Times New Roman" w:cs="Times New Roman"/>
          <w:b/>
          <w:bCs/>
          <w:kern w:val="0"/>
          <w:sz w:val="24"/>
          <w:szCs w:val="24"/>
          <w:lang w:eastAsia="en-PH"/>
          <w14:ligatures w14:val="none"/>
        </w:rPr>
        <w:t xml:space="preserve">Explanation: </w:t>
      </w:r>
      <w:r w:rsidRPr="00702FA6" w:rsidR="00702FA6">
        <w:rPr>
          <w:rFonts w:eastAsia="Times New Roman" w:cs="Times New Roman"/>
          <w:kern w:val="0"/>
          <w:sz w:val="24"/>
          <w:szCs w:val="24"/>
          <w:lang w:eastAsia="en-PH"/>
          <w14:ligatures w14:val="none"/>
        </w:rPr>
        <w:t xml:space="preserve">The loop first prints “Number: 1” before checking the condition </w:t>
      </w:r>
      <w:proofErr w:type="spellStart"/>
      <w:r w:rsidRPr="00702FA6" w:rsidR="00702FA6">
        <w:rPr>
          <w:rFonts w:eastAsia="Times New Roman" w:cs="Times New Roman"/>
          <w:kern w:val="0"/>
          <w:sz w:val="24"/>
          <w:szCs w:val="24"/>
          <w:highlight w:val="darkGray"/>
          <w:lang w:eastAsia="en-PH"/>
          <w14:ligatures w14:val="none"/>
        </w:rPr>
        <w:t>i</w:t>
      </w:r>
      <w:proofErr w:type="spellEnd"/>
      <w:r w:rsidRPr="00702FA6" w:rsidR="00702FA6">
        <w:rPr>
          <w:rFonts w:eastAsia="Times New Roman" w:cs="Times New Roman"/>
          <w:kern w:val="0"/>
          <w:sz w:val="24"/>
          <w:szCs w:val="24"/>
          <w:highlight w:val="darkGray"/>
          <w:lang w:eastAsia="en-PH"/>
          <w14:ligatures w14:val="none"/>
        </w:rPr>
        <w:t xml:space="preserve"> &lt;= 5.</w:t>
      </w:r>
      <w:r w:rsidRPr="00702FA6" w:rsidR="00702FA6">
        <w:rPr>
          <w:rFonts w:eastAsia="Times New Roman" w:cs="Times New Roman"/>
          <w:kern w:val="0"/>
          <w:sz w:val="24"/>
          <w:szCs w:val="24"/>
          <w:lang w:eastAsia="en-PH"/>
          <w14:ligatures w14:val="none"/>
        </w:rPr>
        <w:t xml:space="preserve"> Then, it increases </w:t>
      </w:r>
      <w:proofErr w:type="spellStart"/>
      <w:r w:rsidRPr="00702FA6" w:rsidR="00702FA6">
        <w:rPr>
          <w:rFonts w:eastAsia="Times New Roman" w:cs="Times New Roman"/>
          <w:kern w:val="0"/>
          <w:sz w:val="24"/>
          <w:szCs w:val="24"/>
          <w:highlight w:val="darkGray"/>
          <w:lang w:eastAsia="en-PH"/>
          <w14:ligatures w14:val="none"/>
        </w:rPr>
        <w:t>i</w:t>
      </w:r>
      <w:proofErr w:type="spellEnd"/>
      <w:r w:rsidRPr="00702FA6" w:rsidR="00702FA6">
        <w:rPr>
          <w:rFonts w:eastAsia="Times New Roman" w:cs="Times New Roman"/>
          <w:kern w:val="0"/>
          <w:sz w:val="24"/>
          <w:szCs w:val="24"/>
          <w:lang w:eastAsia="en-PH"/>
          <w14:ligatures w14:val="none"/>
        </w:rPr>
        <w:t xml:space="preserve"> by 1 and checks again. When </w:t>
      </w:r>
      <w:proofErr w:type="spellStart"/>
      <w:r w:rsidRPr="00702FA6" w:rsidR="00702FA6">
        <w:rPr>
          <w:rFonts w:eastAsia="Times New Roman" w:cs="Times New Roman"/>
          <w:kern w:val="0"/>
          <w:sz w:val="24"/>
          <w:szCs w:val="24"/>
          <w:highlight w:val="darkGray"/>
          <w:lang w:eastAsia="en-PH"/>
          <w14:ligatures w14:val="none"/>
        </w:rPr>
        <w:t>i</w:t>
      </w:r>
      <w:proofErr w:type="spellEnd"/>
      <w:r w:rsidRPr="00702FA6" w:rsidR="00702FA6">
        <w:rPr>
          <w:rFonts w:eastAsia="Times New Roman" w:cs="Times New Roman"/>
          <w:kern w:val="0"/>
          <w:sz w:val="24"/>
          <w:szCs w:val="24"/>
          <w:lang w:eastAsia="en-PH"/>
          <w14:ligatures w14:val="none"/>
        </w:rPr>
        <w:t xml:space="preserve"> becomes 6, the condition becomes false, and the loop stops. This guarantees that the code runs once before any condition is tested. It’s a safe way to ensure at least one execution of important code parts.</w:t>
      </w:r>
    </w:p>
    <w:p w:rsidR="002D2FD6" w:rsidP="00E042C5" w:rsidRDefault="002D2FD6" w14:paraId="1F2E143B"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2D2FD6" w:rsidP="00E042C5" w:rsidRDefault="002D2FD6" w14:paraId="70849231"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2D2FD6" w:rsidP="00E042C5" w:rsidRDefault="002D2FD6" w14:paraId="13BDAC4C" w14:textId="12B4F918">
      <w:pPr>
        <w:numPr>
          <w:ilvl w:val="0"/>
          <w:numId w:val="0"/>
        </w:numPr>
        <w:spacing w:before="100" w:beforeAutospacing="1" w:after="100" w:afterAutospacing="1" w:line="240" w:lineRule="auto"/>
        <w:ind w:left="720"/>
        <w:rPr>
          <w:rFonts w:eastAsia="Times New Roman" w:cs="Times New Roman"/>
          <w:b/>
          <w:bCs/>
          <w:sz w:val="24"/>
          <w:szCs w:val="24"/>
          <w:lang w:eastAsia="en-PH"/>
        </w:rPr>
      </w:pPr>
      <w:r w:rsidRPr="002D2FD6">
        <w:rPr>
          <w:rFonts w:eastAsia="Times New Roman" w:cs="Times New Roman"/>
          <w:b/>
          <w:bCs/>
          <w:sz w:val="24"/>
          <w:szCs w:val="24"/>
          <w:lang w:eastAsia="en-PH"/>
        </w:rPr>
        <w:t>Example: Always Run Once</w:t>
      </w:r>
    </w:p>
    <w:p w:rsidR="009D3F57" w:rsidP="00623EE5" w:rsidRDefault="009D3F57" w14:paraId="45F6ABF0"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9D3F57">
        <w:rPr>
          <w:rFonts w:eastAsia="Times New Roman" w:cs="Times New Roman"/>
          <w:kern w:val="0"/>
          <w:sz w:val="24"/>
          <w:szCs w:val="24"/>
          <w:lang w:eastAsia="en-PH"/>
          <w14:ligatures w14:val="none"/>
        </w:rPr>
        <w:t xml:space="preserve">Even if the condition is false from the start, the code inside a </w:t>
      </w:r>
      <w:r w:rsidRPr="009D3F57">
        <w:rPr>
          <w:rFonts w:eastAsia="Times New Roman" w:cs="Times New Roman"/>
          <w:kern w:val="0"/>
          <w:sz w:val="24"/>
          <w:szCs w:val="24"/>
          <w:highlight w:val="darkGray"/>
          <w:lang w:eastAsia="en-PH"/>
          <w14:ligatures w14:val="none"/>
        </w:rPr>
        <w:t>do…while</w:t>
      </w:r>
      <w:r w:rsidRPr="009D3F57">
        <w:rPr>
          <w:rFonts w:eastAsia="Times New Roman" w:cs="Times New Roman"/>
          <w:kern w:val="0"/>
          <w:sz w:val="24"/>
          <w:szCs w:val="24"/>
          <w:lang w:eastAsia="en-PH"/>
          <w14:ligatures w14:val="none"/>
        </w:rPr>
        <w:t xml:space="preserve"> loop still executes one time.</w:t>
      </w:r>
    </w:p>
    <w:p w:rsidR="009D3F57" w:rsidP="00623EE5" w:rsidRDefault="009D3F57" w14:paraId="3B89CCCB"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9D3F57">
        <w:rPr>
          <w:rFonts w:eastAsia="Times New Roman" w:cs="Times New Roman"/>
          <w:kern w:val="0"/>
          <w:sz w:val="24"/>
          <w:szCs w:val="24"/>
          <w:lang w:eastAsia="en-PH"/>
          <w14:ligatures w14:val="none"/>
        </w:rPr>
        <w:t xml:space="preserve">This behavior is what makes it different from a regular </w:t>
      </w:r>
      <w:r w:rsidRPr="009D3F57">
        <w:rPr>
          <w:rFonts w:eastAsia="Times New Roman" w:cs="Times New Roman"/>
          <w:kern w:val="0"/>
          <w:sz w:val="24"/>
          <w:szCs w:val="24"/>
          <w:highlight w:val="darkGray"/>
          <w:lang w:eastAsia="en-PH"/>
          <w14:ligatures w14:val="none"/>
        </w:rPr>
        <w:t>while</w:t>
      </w:r>
      <w:r w:rsidRPr="009D3F57">
        <w:rPr>
          <w:rFonts w:eastAsia="Times New Roman" w:cs="Times New Roman"/>
          <w:kern w:val="0"/>
          <w:sz w:val="24"/>
          <w:szCs w:val="24"/>
          <w:lang w:eastAsia="en-PH"/>
          <w14:ligatures w14:val="none"/>
        </w:rPr>
        <w:t xml:space="preserve"> loop.</w:t>
      </w:r>
    </w:p>
    <w:p w:rsidR="009D3F57" w:rsidP="00623EE5" w:rsidRDefault="009D3F57" w14:paraId="26A5E9B4"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9D3F57">
        <w:rPr>
          <w:rFonts w:eastAsia="Times New Roman" w:cs="Times New Roman"/>
          <w:kern w:val="0"/>
          <w:sz w:val="24"/>
          <w:szCs w:val="24"/>
          <w:lang w:eastAsia="en-PH"/>
          <w14:ligatures w14:val="none"/>
        </w:rPr>
        <w:t>It’s useful in real-life situations, such as asking for user input at least once before validating it.</w:t>
      </w:r>
    </w:p>
    <w:p w:rsidR="009D3F57" w:rsidP="00623EE5" w:rsidRDefault="009D3F57" w14:paraId="37CCF575"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9D3F57">
        <w:rPr>
          <w:rFonts w:eastAsia="Times New Roman" w:cs="Times New Roman"/>
          <w:kern w:val="0"/>
          <w:sz w:val="24"/>
          <w:szCs w:val="24"/>
          <w:lang w:eastAsia="en-PH"/>
          <w14:ligatures w14:val="none"/>
        </w:rPr>
        <w:t>You can use this loop to make programs interactive and responsive.</w:t>
      </w:r>
    </w:p>
    <w:p w:rsidR="002D2FD6" w:rsidP="00623EE5" w:rsidRDefault="009D3F57" w14:paraId="1B929B6D" w14:textId="0B903EFC">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9D3F57">
        <w:rPr>
          <w:rFonts w:eastAsia="Times New Roman" w:cs="Times New Roman"/>
          <w:kern w:val="0"/>
          <w:sz w:val="24"/>
          <w:szCs w:val="24"/>
          <w:lang w:eastAsia="en-PH"/>
          <w14:ligatures w14:val="none"/>
        </w:rPr>
        <w:t>Let’s look at a simple example to show how it works.</w:t>
      </w:r>
    </w:p>
    <w:p w:rsidR="009D3F57" w:rsidP="009D3F57" w:rsidRDefault="009D3F57" w14:paraId="6046DDA0" w14:textId="4FF8C2A1">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933C92">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933C92" w:rsidR="00933C92">
        <w:rPr>
          <w:rFonts w:eastAsia="Times New Roman" w:cs="Times New Roman"/>
          <w:kern w:val="0"/>
          <w:sz w:val="24"/>
          <w:szCs w:val="24"/>
          <w:lang w:eastAsia="en-PH"/>
          <w14:ligatures w14:val="none"/>
        </w:rPr>
        <w:t>We can use a do…while loop that runs once even when the condition is false.</w:t>
      </w:r>
    </w:p>
    <w:p w:rsidR="00933C92" w:rsidP="009D3F57" w:rsidRDefault="00933C92" w14:paraId="37E325BA" w14:textId="7379A7E3">
      <w:pPr>
        <w:numPr>
          <w:ilvl w:val="0"/>
          <w:numId w:val="0"/>
        </w:numPr>
        <w:spacing w:before="100" w:beforeAutospacing="1" w:after="100" w:afterAutospacing="1" w:line="240" w:lineRule="auto"/>
        <w:ind w:left="720"/>
        <w:rPr>
          <w:rFonts w:eastAsia="Times New Roman" w:cs="Times New Roman"/>
          <w:sz w:val="24"/>
          <w:szCs w:val="24"/>
          <w:lang w:eastAsia="en-PH"/>
        </w:rPr>
      </w:pPr>
      <w:r>
        <w:rPr>
          <w:rFonts w:eastAsia="Times New Roman" w:cs="Times New Roman"/>
          <w:b/>
          <w:bCs/>
          <w:kern w:val="0"/>
          <w:sz w:val="24"/>
          <w:szCs w:val="24"/>
          <w:lang w:eastAsia="en-PH"/>
          <w14:ligatures w14:val="none"/>
        </w:rPr>
        <w:t>Sample code:</w:t>
      </w:r>
      <w:r>
        <w:rPr>
          <w:rFonts w:eastAsia="Times New Roman" w:cs="Times New Roman"/>
          <w:sz w:val="24"/>
          <w:szCs w:val="24"/>
          <w:lang w:eastAsia="en-PH"/>
        </w:rPr>
        <w:t xml:space="preserve"> </w:t>
      </w:r>
    </w:p>
    <w:p w:rsidRPr="00933C92" w:rsidR="00933C92" w:rsidP="00933C92" w:rsidRDefault="00933C92" w14:paraId="79ABEF8B"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933C92">
        <w:rPr>
          <w:rFonts w:eastAsia="Times New Roman" w:cs="Times New Roman"/>
          <w:kern w:val="0"/>
          <w:sz w:val="24"/>
          <w:szCs w:val="24"/>
          <w:highlight w:val="darkGray"/>
          <w:lang w:eastAsia="en-PH"/>
          <w14:ligatures w14:val="none"/>
        </w:rPr>
        <w:t xml:space="preserve">int number = </w:t>
      </w:r>
      <w:proofErr w:type="gramStart"/>
      <w:r w:rsidRPr="00933C92">
        <w:rPr>
          <w:rFonts w:eastAsia="Times New Roman" w:cs="Times New Roman"/>
          <w:kern w:val="0"/>
          <w:sz w:val="24"/>
          <w:szCs w:val="24"/>
          <w:highlight w:val="darkGray"/>
          <w:lang w:eastAsia="en-PH"/>
          <w14:ligatures w14:val="none"/>
        </w:rPr>
        <w:t>10;</w:t>
      </w:r>
      <w:proofErr w:type="gramEnd"/>
    </w:p>
    <w:p w:rsidRPr="00933C92" w:rsidR="00933C92" w:rsidP="00933C92" w:rsidRDefault="00933C92" w14:paraId="5411B19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933C92" w:rsidR="00933C92" w:rsidP="00933C92" w:rsidRDefault="00933C92" w14:paraId="45D6BEB4"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933C92">
        <w:rPr>
          <w:rFonts w:eastAsia="Times New Roman" w:cs="Times New Roman"/>
          <w:kern w:val="0"/>
          <w:sz w:val="24"/>
          <w:szCs w:val="24"/>
          <w:highlight w:val="darkGray"/>
          <w:lang w:eastAsia="en-PH"/>
          <w14:ligatures w14:val="none"/>
        </w:rPr>
        <w:t>do {</w:t>
      </w:r>
    </w:p>
    <w:p w:rsidRPr="00933C92" w:rsidR="00933C92" w:rsidP="00933C92" w:rsidRDefault="00933C92" w14:paraId="5A5ED8DB"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933C92">
        <w:rPr>
          <w:rFonts w:eastAsia="Times New Roman" w:cs="Times New Roman"/>
          <w:kern w:val="0"/>
          <w:sz w:val="24"/>
          <w:szCs w:val="24"/>
          <w:highlight w:val="darkGray"/>
          <w:lang w:eastAsia="en-PH"/>
          <w14:ligatures w14:val="none"/>
        </w:rPr>
        <w:t xml:space="preserve">    </w:t>
      </w:r>
      <w:proofErr w:type="spellStart"/>
      <w:r w:rsidRPr="00933C92">
        <w:rPr>
          <w:rFonts w:eastAsia="Times New Roman" w:cs="Times New Roman"/>
          <w:kern w:val="0"/>
          <w:sz w:val="24"/>
          <w:szCs w:val="24"/>
          <w:highlight w:val="darkGray"/>
          <w:lang w:eastAsia="en-PH"/>
          <w14:ligatures w14:val="none"/>
        </w:rPr>
        <w:t>System.out.println</w:t>
      </w:r>
      <w:proofErr w:type="spellEnd"/>
      <w:r w:rsidRPr="00933C92">
        <w:rPr>
          <w:rFonts w:eastAsia="Times New Roman" w:cs="Times New Roman"/>
          <w:kern w:val="0"/>
          <w:sz w:val="24"/>
          <w:szCs w:val="24"/>
          <w:highlight w:val="darkGray"/>
          <w:lang w:eastAsia="en-PH"/>
          <w14:ligatures w14:val="none"/>
        </w:rPr>
        <w:t>("This runs at least once!"</w:t>
      </w:r>
      <w:proofErr w:type="gramStart"/>
      <w:r w:rsidRPr="00933C92">
        <w:rPr>
          <w:rFonts w:eastAsia="Times New Roman" w:cs="Times New Roman"/>
          <w:kern w:val="0"/>
          <w:sz w:val="24"/>
          <w:szCs w:val="24"/>
          <w:highlight w:val="darkGray"/>
          <w:lang w:eastAsia="en-PH"/>
          <w14:ligatures w14:val="none"/>
        </w:rPr>
        <w:t>);</w:t>
      </w:r>
      <w:proofErr w:type="gramEnd"/>
    </w:p>
    <w:p w:rsidR="00933C92" w:rsidP="00933C92" w:rsidRDefault="00933C92" w14:paraId="0ABBB833" w14:textId="03B21EC2">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933C92">
        <w:rPr>
          <w:rFonts w:eastAsia="Times New Roman" w:cs="Times New Roman"/>
          <w:kern w:val="0"/>
          <w:sz w:val="24"/>
          <w:szCs w:val="24"/>
          <w:highlight w:val="darkGray"/>
          <w:lang w:eastAsia="en-PH"/>
          <w14:ligatures w14:val="none"/>
        </w:rPr>
        <w:t>} while (number &lt; 5</w:t>
      </w:r>
      <w:proofErr w:type="gramStart"/>
      <w:r w:rsidRPr="00933C92">
        <w:rPr>
          <w:rFonts w:eastAsia="Times New Roman" w:cs="Times New Roman"/>
          <w:kern w:val="0"/>
          <w:sz w:val="24"/>
          <w:szCs w:val="24"/>
          <w:highlight w:val="darkGray"/>
          <w:lang w:eastAsia="en-PH"/>
          <w14:ligatures w14:val="none"/>
        </w:rPr>
        <w:t>);</w:t>
      </w:r>
      <w:proofErr w:type="gramEnd"/>
    </w:p>
    <w:p w:rsidRPr="00933C92" w:rsidR="00933C92" w:rsidP="00933C92" w:rsidRDefault="00933C92" w14:paraId="3788179B" w14:textId="7DA8A088">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933C92">
        <w:rPr>
          <w:rFonts w:eastAsia="Times New Roman" w:cs="Times New Roman"/>
          <w:b/>
          <w:bCs/>
          <w:kern w:val="0"/>
          <w:sz w:val="24"/>
          <w:szCs w:val="24"/>
          <w:lang w:eastAsia="en-PH"/>
          <w14:ligatures w14:val="none"/>
        </w:rPr>
        <w:t>Output:</w:t>
      </w:r>
    </w:p>
    <w:p w:rsidR="00933C92" w:rsidP="00933C92" w:rsidRDefault="00933C92" w14:paraId="70A64135" w14:textId="06F3AC7F">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933C92">
        <w:rPr>
          <w:rFonts w:eastAsia="Times New Roman" w:cs="Times New Roman"/>
          <w:kern w:val="0"/>
          <w:sz w:val="24"/>
          <w:szCs w:val="24"/>
          <w:highlight w:val="darkGray"/>
          <w:lang w:eastAsia="en-PH"/>
          <w14:ligatures w14:val="none"/>
        </w:rPr>
        <w:t>This runs at least once!</w:t>
      </w:r>
    </w:p>
    <w:p w:rsidR="00933C92" w:rsidP="00933C92" w:rsidRDefault="00933C92" w14:paraId="5BBB2832"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933C92" w:rsidP="00933C92" w:rsidRDefault="00933C92" w14:paraId="0370DBB7" w14:textId="5C7A7575">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Explanation: </w:t>
      </w:r>
      <w:r w:rsidRPr="008E0CE8" w:rsidR="008E0CE8">
        <w:rPr>
          <w:rFonts w:eastAsia="Times New Roman" w:cs="Times New Roman"/>
          <w:kern w:val="0"/>
          <w:sz w:val="24"/>
          <w:szCs w:val="24"/>
          <w:lang w:eastAsia="en-PH"/>
          <w14:ligatures w14:val="none"/>
        </w:rPr>
        <w:t xml:space="preserve">Here, the condition </w:t>
      </w:r>
      <w:r w:rsidRPr="008E0CE8" w:rsidR="008E0CE8">
        <w:rPr>
          <w:rFonts w:eastAsia="Times New Roman" w:cs="Times New Roman"/>
          <w:kern w:val="0"/>
          <w:sz w:val="24"/>
          <w:szCs w:val="24"/>
          <w:highlight w:val="darkGray"/>
          <w:lang w:eastAsia="en-PH"/>
          <w14:ligatures w14:val="none"/>
        </w:rPr>
        <w:t>number &lt; 5</w:t>
      </w:r>
      <w:r w:rsidRPr="008E0CE8" w:rsidR="008E0CE8">
        <w:rPr>
          <w:rFonts w:eastAsia="Times New Roman" w:cs="Times New Roman"/>
          <w:kern w:val="0"/>
          <w:sz w:val="24"/>
          <w:szCs w:val="24"/>
          <w:lang w:eastAsia="en-PH"/>
          <w14:ligatures w14:val="none"/>
        </w:rPr>
        <w:t xml:space="preserve"> is false, but the message still prints once.</w:t>
      </w:r>
      <w:r w:rsidR="008E0CE8">
        <w:rPr>
          <w:rFonts w:eastAsia="Times New Roman" w:cs="Times New Roman"/>
          <w:kern w:val="0"/>
          <w:sz w:val="24"/>
          <w:szCs w:val="24"/>
          <w:lang w:eastAsia="en-PH"/>
          <w14:ligatures w14:val="none"/>
        </w:rPr>
        <w:t xml:space="preserve"> </w:t>
      </w:r>
      <w:r w:rsidRPr="008E0CE8" w:rsidR="008E0CE8">
        <w:rPr>
          <w:rFonts w:eastAsia="Times New Roman" w:cs="Times New Roman"/>
          <w:kern w:val="0"/>
          <w:sz w:val="24"/>
          <w:szCs w:val="24"/>
          <w:lang w:eastAsia="en-PH"/>
          <w14:ligatures w14:val="none"/>
        </w:rPr>
        <w:t xml:space="preserve">That’s because </w:t>
      </w:r>
      <w:proofErr w:type="spellStart"/>
      <w:r w:rsidRPr="008E0CE8" w:rsidR="008E0CE8">
        <w:rPr>
          <w:rFonts w:eastAsia="Times New Roman" w:cs="Times New Roman"/>
          <w:kern w:val="0"/>
          <w:sz w:val="24"/>
          <w:szCs w:val="24"/>
          <w:lang w:eastAsia="en-PH"/>
          <w14:ligatures w14:val="none"/>
        </w:rPr>
        <w:t>the</w:t>
      </w:r>
      <w:proofErr w:type="spellEnd"/>
      <w:r w:rsidRPr="008E0CE8" w:rsidR="008E0CE8">
        <w:rPr>
          <w:rFonts w:eastAsia="Times New Roman" w:cs="Times New Roman"/>
          <w:kern w:val="0"/>
          <w:sz w:val="24"/>
          <w:szCs w:val="24"/>
          <w:lang w:eastAsia="en-PH"/>
          <w14:ligatures w14:val="none"/>
        </w:rPr>
        <w:t xml:space="preserve"> </w:t>
      </w:r>
      <w:r w:rsidRPr="008E0CE8" w:rsidR="008E0CE8">
        <w:rPr>
          <w:rFonts w:eastAsia="Times New Roman" w:cs="Times New Roman"/>
          <w:kern w:val="0"/>
          <w:sz w:val="24"/>
          <w:szCs w:val="24"/>
          <w:highlight w:val="darkGray"/>
          <w:lang w:eastAsia="en-PH"/>
          <w14:ligatures w14:val="none"/>
        </w:rPr>
        <w:t>do</w:t>
      </w:r>
      <w:r w:rsidRPr="008E0CE8" w:rsidR="008E0CE8">
        <w:rPr>
          <w:rFonts w:eastAsia="Times New Roman" w:cs="Times New Roman"/>
          <w:kern w:val="0"/>
          <w:sz w:val="24"/>
          <w:szCs w:val="24"/>
          <w:lang w:eastAsia="en-PH"/>
          <w14:ligatures w14:val="none"/>
        </w:rPr>
        <w:t xml:space="preserve"> block executes before the condition is checked.</w:t>
      </w:r>
      <w:r w:rsidR="008E0CE8">
        <w:rPr>
          <w:rFonts w:eastAsia="Times New Roman" w:cs="Times New Roman"/>
          <w:kern w:val="0"/>
          <w:sz w:val="24"/>
          <w:szCs w:val="24"/>
          <w:lang w:eastAsia="en-PH"/>
          <w14:ligatures w14:val="none"/>
        </w:rPr>
        <w:t xml:space="preserve">  </w:t>
      </w:r>
      <w:r w:rsidRPr="008E0CE8" w:rsidR="008E0CE8">
        <w:rPr>
          <w:rFonts w:eastAsia="Times New Roman" w:cs="Times New Roman"/>
          <w:kern w:val="0"/>
          <w:sz w:val="24"/>
          <w:szCs w:val="24"/>
          <w:lang w:eastAsia="en-PH"/>
          <w14:ligatures w14:val="none"/>
        </w:rPr>
        <w:t>After running one time, it checks the condition and stops since it’s false.</w:t>
      </w:r>
      <w:r w:rsidR="008E0CE8">
        <w:rPr>
          <w:rFonts w:eastAsia="Times New Roman" w:cs="Times New Roman"/>
          <w:kern w:val="0"/>
          <w:sz w:val="24"/>
          <w:szCs w:val="24"/>
          <w:lang w:eastAsia="en-PH"/>
          <w14:ligatures w14:val="none"/>
        </w:rPr>
        <w:t xml:space="preserve"> </w:t>
      </w:r>
      <w:r w:rsidRPr="008E0CE8" w:rsidR="008E0CE8">
        <w:rPr>
          <w:rFonts w:eastAsia="Times New Roman" w:cs="Times New Roman"/>
          <w:kern w:val="0"/>
          <w:sz w:val="24"/>
          <w:szCs w:val="24"/>
          <w:lang w:eastAsia="en-PH"/>
          <w14:ligatures w14:val="none"/>
        </w:rPr>
        <w:t xml:space="preserve">This shows how </w:t>
      </w:r>
      <w:r w:rsidRPr="008E0CE8" w:rsidR="008E0CE8">
        <w:rPr>
          <w:rFonts w:eastAsia="Times New Roman" w:cs="Times New Roman"/>
          <w:kern w:val="0"/>
          <w:sz w:val="24"/>
          <w:szCs w:val="24"/>
          <w:highlight w:val="darkGray"/>
          <w:lang w:eastAsia="en-PH"/>
          <w14:ligatures w14:val="none"/>
        </w:rPr>
        <w:t>do…while</w:t>
      </w:r>
      <w:r w:rsidRPr="008E0CE8" w:rsidR="008E0CE8">
        <w:rPr>
          <w:rFonts w:eastAsia="Times New Roman" w:cs="Times New Roman"/>
          <w:kern w:val="0"/>
          <w:sz w:val="24"/>
          <w:szCs w:val="24"/>
          <w:lang w:eastAsia="en-PH"/>
          <w14:ligatures w14:val="none"/>
        </w:rPr>
        <w:t xml:space="preserve"> ensures one guaranteed execution.</w:t>
      </w:r>
      <w:r w:rsidR="008E0CE8">
        <w:rPr>
          <w:rFonts w:eastAsia="Times New Roman" w:cs="Times New Roman"/>
          <w:kern w:val="0"/>
          <w:sz w:val="24"/>
          <w:szCs w:val="24"/>
          <w:lang w:eastAsia="en-PH"/>
          <w14:ligatures w14:val="none"/>
        </w:rPr>
        <w:t xml:space="preserve"> </w:t>
      </w:r>
      <w:r w:rsidRPr="008E0CE8" w:rsidR="008E0CE8">
        <w:rPr>
          <w:rFonts w:eastAsia="Times New Roman" w:cs="Times New Roman"/>
          <w:kern w:val="0"/>
          <w:sz w:val="24"/>
          <w:szCs w:val="24"/>
          <w:lang w:eastAsia="en-PH"/>
          <w14:ligatures w14:val="none"/>
        </w:rPr>
        <w:t>It’s perfect for cases like displaying a menu or asking for input before checking any condition.</w:t>
      </w:r>
    </w:p>
    <w:p w:rsidR="008E0CE8" w:rsidP="00933C92" w:rsidRDefault="008E0CE8" w14:paraId="47281949" w14:textId="77777777">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8E0CE8" w:rsidP="00933C92" w:rsidRDefault="0035315A" w14:paraId="1DB0DB4F" w14:textId="2CC06654">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35315A">
        <w:rPr>
          <w:rFonts w:eastAsia="Times New Roman" w:cs="Times New Roman"/>
          <w:b/>
          <w:bCs/>
          <w:kern w:val="0"/>
          <w:sz w:val="24"/>
          <w:szCs w:val="24"/>
          <w:lang w:eastAsia="en-PH"/>
          <w14:ligatures w14:val="none"/>
        </w:rPr>
        <w:t>Tips for using do…while</w:t>
      </w:r>
    </w:p>
    <w:p w:rsidRPr="0035315A" w:rsidR="0035315A" w:rsidP="00623EE5" w:rsidRDefault="0035315A" w14:paraId="6E073A9E" w14:textId="77777777">
      <w:pPr>
        <w:numPr>
          <w:ilvl w:val="0"/>
          <w:numId w:val="36"/>
        </w:numPr>
        <w:spacing w:before="100" w:beforeAutospacing="1" w:after="100" w:afterAutospacing="1" w:line="240" w:lineRule="auto"/>
        <w:rPr>
          <w:rFonts w:eastAsia="Times New Roman" w:cs="Times New Roman"/>
          <w:kern w:val="0"/>
          <w:sz w:val="24"/>
          <w:szCs w:val="24"/>
          <w:lang w:eastAsia="en-PH"/>
          <w14:ligatures w14:val="none"/>
        </w:rPr>
      </w:pPr>
      <w:r w:rsidRPr="0035315A">
        <w:rPr>
          <w:rFonts w:eastAsia="Times New Roman" w:cs="Times New Roman"/>
          <w:kern w:val="0"/>
          <w:sz w:val="24"/>
          <w:szCs w:val="24"/>
          <w:lang w:eastAsia="en-PH"/>
          <w14:ligatures w14:val="none"/>
        </w:rPr>
        <w:t>Always end the loop with a semicolon (</w:t>
      </w:r>
      <w:r w:rsidRPr="0035315A">
        <w:rPr>
          <w:rFonts w:eastAsia="Times New Roman" w:cs="Times New Roman"/>
          <w:kern w:val="0"/>
          <w:sz w:val="24"/>
          <w:szCs w:val="24"/>
          <w:highlight w:val="darkGray"/>
          <w:lang w:eastAsia="en-PH"/>
          <w14:ligatures w14:val="none"/>
        </w:rPr>
        <w:t>while(condition);</w:t>
      </w:r>
      <w:r w:rsidRPr="0035315A">
        <w:rPr>
          <w:rFonts w:eastAsia="Times New Roman" w:cs="Times New Roman"/>
          <w:kern w:val="0"/>
          <w:sz w:val="24"/>
          <w:szCs w:val="24"/>
          <w:lang w:eastAsia="en-PH"/>
          <w14:ligatures w14:val="none"/>
        </w:rPr>
        <w:t>) — many beginners forget this.</w:t>
      </w:r>
    </w:p>
    <w:p w:rsidRPr="0035315A" w:rsidR="0035315A" w:rsidP="00623EE5" w:rsidRDefault="0035315A" w14:paraId="2660A753" w14:textId="77777777">
      <w:pPr>
        <w:numPr>
          <w:ilvl w:val="0"/>
          <w:numId w:val="36"/>
        </w:numPr>
        <w:spacing w:before="100" w:beforeAutospacing="1" w:after="100" w:afterAutospacing="1" w:line="240" w:lineRule="auto"/>
        <w:rPr>
          <w:rFonts w:eastAsia="Times New Roman" w:cs="Times New Roman"/>
          <w:kern w:val="0"/>
          <w:sz w:val="24"/>
          <w:szCs w:val="24"/>
          <w:lang w:eastAsia="en-PH"/>
          <w14:ligatures w14:val="none"/>
        </w:rPr>
      </w:pPr>
      <w:r w:rsidRPr="0035315A">
        <w:rPr>
          <w:rFonts w:eastAsia="Times New Roman" w:cs="Times New Roman"/>
          <w:kern w:val="0"/>
          <w:sz w:val="24"/>
          <w:szCs w:val="24"/>
          <w:lang w:eastAsia="en-PH"/>
          <w14:ligatures w14:val="none"/>
        </w:rPr>
        <w:t>Use it when you must run the code at least once, even if the condition is false.</w:t>
      </w:r>
    </w:p>
    <w:p w:rsidRPr="0035315A" w:rsidR="0035315A" w:rsidP="00623EE5" w:rsidRDefault="0035315A" w14:paraId="64FFF297" w14:textId="77777777">
      <w:pPr>
        <w:numPr>
          <w:ilvl w:val="0"/>
          <w:numId w:val="36"/>
        </w:numPr>
        <w:spacing w:before="100" w:beforeAutospacing="1" w:after="100" w:afterAutospacing="1" w:line="240" w:lineRule="auto"/>
        <w:rPr>
          <w:rFonts w:eastAsia="Times New Roman" w:cs="Times New Roman"/>
          <w:kern w:val="0"/>
          <w:sz w:val="24"/>
          <w:szCs w:val="24"/>
          <w:lang w:eastAsia="en-PH"/>
          <w14:ligatures w14:val="none"/>
        </w:rPr>
      </w:pPr>
      <w:r w:rsidRPr="0035315A">
        <w:rPr>
          <w:rFonts w:eastAsia="Times New Roman" w:cs="Times New Roman"/>
          <w:kern w:val="0"/>
          <w:sz w:val="24"/>
          <w:szCs w:val="24"/>
          <w:lang w:eastAsia="en-PH"/>
          <w14:ligatures w14:val="none"/>
        </w:rPr>
        <w:t>Ideal for programs that require user confirmation or menu-driven options.</w:t>
      </w:r>
    </w:p>
    <w:p w:rsidRPr="0035315A" w:rsidR="0035315A" w:rsidP="00623EE5" w:rsidRDefault="0035315A" w14:paraId="4A0A8A15" w14:textId="77777777">
      <w:pPr>
        <w:numPr>
          <w:ilvl w:val="0"/>
          <w:numId w:val="36"/>
        </w:numPr>
        <w:spacing w:before="100" w:beforeAutospacing="1" w:after="100" w:afterAutospacing="1" w:line="240" w:lineRule="auto"/>
        <w:rPr>
          <w:rFonts w:eastAsia="Times New Roman" w:cs="Times New Roman"/>
          <w:kern w:val="0"/>
          <w:sz w:val="24"/>
          <w:szCs w:val="24"/>
          <w:lang w:eastAsia="en-PH"/>
          <w14:ligatures w14:val="none"/>
        </w:rPr>
      </w:pPr>
      <w:r w:rsidRPr="0035315A">
        <w:rPr>
          <w:rFonts w:eastAsia="Times New Roman" w:cs="Times New Roman"/>
          <w:kern w:val="0"/>
          <w:sz w:val="24"/>
          <w:szCs w:val="24"/>
          <w:lang w:eastAsia="en-PH"/>
          <w14:ligatures w14:val="none"/>
        </w:rPr>
        <w:t>Make sure to update your loop variable inside the loop to avoid infinite loops.</w:t>
      </w:r>
    </w:p>
    <w:p w:rsidR="0035315A" w:rsidP="00623EE5" w:rsidRDefault="0035315A" w14:paraId="116031CE" w14:textId="77777777">
      <w:pPr>
        <w:numPr>
          <w:ilvl w:val="0"/>
          <w:numId w:val="36"/>
        </w:numPr>
        <w:spacing w:before="100" w:beforeAutospacing="1" w:after="100" w:afterAutospacing="1" w:line="240" w:lineRule="auto"/>
        <w:rPr>
          <w:rFonts w:eastAsia="Times New Roman" w:cs="Times New Roman"/>
          <w:kern w:val="0"/>
          <w:sz w:val="24"/>
          <w:szCs w:val="24"/>
          <w:lang w:eastAsia="en-PH"/>
          <w14:ligatures w14:val="none"/>
        </w:rPr>
      </w:pPr>
      <w:r w:rsidRPr="0035315A">
        <w:rPr>
          <w:rFonts w:eastAsia="Times New Roman" w:cs="Times New Roman"/>
          <w:kern w:val="0"/>
          <w:sz w:val="24"/>
          <w:szCs w:val="24"/>
          <w:lang w:eastAsia="en-PH"/>
          <w14:ligatures w14:val="none"/>
        </w:rPr>
        <w:t>Keep the condition clear and simple for readability.</w:t>
      </w:r>
    </w:p>
    <w:p w:rsidR="0035315A" w:rsidP="0035315A" w:rsidRDefault="0035315A" w14:paraId="24868DB3"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35315A" w:rsidP="0035315A" w:rsidRDefault="0035315A" w14:paraId="1A9D2DC5"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35315A" w:rsidP="0035315A" w:rsidRDefault="0035315A" w14:paraId="6B2AEFD1"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35315A" w:rsidR="0035315A" w:rsidP="00623EE5" w:rsidRDefault="0035315A" w14:paraId="401AC611" w14:textId="1D8A348B">
      <w:pPr>
        <w:pStyle w:val="ListParagraph"/>
        <w:numPr>
          <w:ilvl w:val="0"/>
          <w:numId w:val="36"/>
        </w:numPr>
        <w:spacing w:before="100" w:beforeAutospacing="1" w:after="100" w:afterAutospacing="1" w:line="240" w:lineRule="auto"/>
        <w:rPr>
          <w:rFonts w:eastAsia="Times New Roman" w:cs="Times New Roman"/>
          <w:b/>
          <w:bCs/>
          <w:kern w:val="0"/>
          <w:sz w:val="24"/>
          <w:szCs w:val="24"/>
          <w:lang w:eastAsia="en-PH"/>
          <w14:ligatures w14:val="none"/>
        </w:rPr>
      </w:pPr>
      <w:r w:rsidRPr="0035315A">
        <w:rPr>
          <w:rFonts w:eastAsia="Times New Roman" w:cs="Times New Roman"/>
          <w:b/>
          <w:bCs/>
          <w:kern w:val="0"/>
          <w:sz w:val="24"/>
          <w:szCs w:val="24"/>
          <w:lang w:eastAsia="en-PH"/>
          <w14:ligatures w14:val="none"/>
        </w:rPr>
        <w:t>Nested Loops</w:t>
      </w:r>
    </w:p>
    <w:p w:rsidR="006C76BD" w:rsidP="00623EE5" w:rsidRDefault="006C76BD" w14:paraId="7B7A8D95"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6C76BD">
        <w:rPr>
          <w:rFonts w:eastAsia="Times New Roman" w:cs="Times New Roman"/>
          <w:kern w:val="0"/>
          <w:sz w:val="24"/>
          <w:szCs w:val="24"/>
          <w:lang w:eastAsia="en-PH"/>
          <w14:ligatures w14:val="none"/>
        </w:rPr>
        <w:t xml:space="preserve">A </w:t>
      </w:r>
      <w:r w:rsidRPr="006C76BD">
        <w:rPr>
          <w:rFonts w:eastAsia="Times New Roman" w:cs="Times New Roman"/>
          <w:b/>
          <w:bCs/>
          <w:kern w:val="0"/>
          <w:sz w:val="24"/>
          <w:szCs w:val="24"/>
          <w:lang w:eastAsia="en-PH"/>
          <w14:ligatures w14:val="none"/>
        </w:rPr>
        <w:t>nested loop</w:t>
      </w:r>
      <w:r w:rsidRPr="006C76BD">
        <w:rPr>
          <w:rFonts w:eastAsia="Times New Roman" w:cs="Times New Roman"/>
          <w:kern w:val="0"/>
          <w:sz w:val="24"/>
          <w:szCs w:val="24"/>
          <w:lang w:eastAsia="en-PH"/>
          <w14:ligatures w14:val="none"/>
        </w:rPr>
        <w:t xml:space="preserve"> means one loop is placed </w:t>
      </w:r>
      <w:r w:rsidRPr="006C76BD">
        <w:rPr>
          <w:rFonts w:eastAsia="Times New Roman" w:cs="Times New Roman"/>
          <w:b/>
          <w:bCs/>
          <w:kern w:val="0"/>
          <w:sz w:val="24"/>
          <w:szCs w:val="24"/>
          <w:lang w:eastAsia="en-PH"/>
          <w14:ligatures w14:val="none"/>
        </w:rPr>
        <w:t>inside another loop</w:t>
      </w:r>
      <w:r w:rsidRPr="006C76BD">
        <w:rPr>
          <w:rFonts w:eastAsia="Times New Roman" w:cs="Times New Roman"/>
          <w:kern w:val="0"/>
          <w:sz w:val="24"/>
          <w:szCs w:val="24"/>
          <w:lang w:eastAsia="en-PH"/>
          <w14:ligatures w14:val="none"/>
        </w:rPr>
        <w:t>.</w:t>
      </w:r>
      <w:r w:rsidRPr="006C76BD">
        <w:rPr>
          <w:rFonts w:eastAsia="Times New Roman" w:cs="Times New Roman"/>
          <w:kern w:val="0"/>
          <w:sz w:val="24"/>
          <w:szCs w:val="24"/>
          <w:lang w:eastAsia="en-PH"/>
          <w14:ligatures w14:val="none"/>
        </w:rPr>
        <w:br/>
      </w:r>
      <w:r w:rsidRPr="006C76BD">
        <w:rPr>
          <w:rFonts w:eastAsia="Times New Roman" w:cs="Times New Roman"/>
          <w:kern w:val="0"/>
          <w:sz w:val="24"/>
          <w:szCs w:val="24"/>
          <w:lang w:eastAsia="en-PH"/>
          <w14:ligatures w14:val="none"/>
        </w:rPr>
        <w:t xml:space="preserve">It is often used when working with </w:t>
      </w:r>
      <w:r w:rsidRPr="006C76BD">
        <w:rPr>
          <w:rFonts w:eastAsia="Times New Roman" w:cs="Times New Roman"/>
          <w:b/>
          <w:bCs/>
          <w:kern w:val="0"/>
          <w:sz w:val="24"/>
          <w:szCs w:val="24"/>
          <w:lang w:eastAsia="en-PH"/>
          <w14:ligatures w14:val="none"/>
        </w:rPr>
        <w:t>rows and columns</w:t>
      </w:r>
      <w:r w:rsidRPr="006C76BD">
        <w:rPr>
          <w:rFonts w:eastAsia="Times New Roman" w:cs="Times New Roman"/>
          <w:kern w:val="0"/>
          <w:sz w:val="24"/>
          <w:szCs w:val="24"/>
          <w:lang w:eastAsia="en-PH"/>
          <w14:ligatures w14:val="none"/>
        </w:rPr>
        <w:t xml:space="preserve">, </w:t>
      </w:r>
      <w:r w:rsidRPr="006C76BD">
        <w:rPr>
          <w:rFonts w:eastAsia="Times New Roman" w:cs="Times New Roman"/>
          <w:b/>
          <w:bCs/>
          <w:kern w:val="0"/>
          <w:sz w:val="24"/>
          <w:szCs w:val="24"/>
          <w:lang w:eastAsia="en-PH"/>
          <w14:ligatures w14:val="none"/>
        </w:rPr>
        <w:t>patterns</w:t>
      </w:r>
      <w:r w:rsidRPr="006C76BD">
        <w:rPr>
          <w:rFonts w:eastAsia="Times New Roman" w:cs="Times New Roman"/>
          <w:kern w:val="0"/>
          <w:sz w:val="24"/>
          <w:szCs w:val="24"/>
          <w:lang w:eastAsia="en-PH"/>
          <w14:ligatures w14:val="none"/>
        </w:rPr>
        <w:t xml:space="preserve">, or </w:t>
      </w:r>
      <w:r w:rsidRPr="006C76BD">
        <w:rPr>
          <w:rFonts w:eastAsia="Times New Roman" w:cs="Times New Roman"/>
          <w:b/>
          <w:bCs/>
          <w:kern w:val="0"/>
          <w:sz w:val="24"/>
          <w:szCs w:val="24"/>
          <w:lang w:eastAsia="en-PH"/>
          <w14:ligatures w14:val="none"/>
        </w:rPr>
        <w:t>multi-dimensional arrays</w:t>
      </w:r>
      <w:r w:rsidRPr="006C76BD">
        <w:rPr>
          <w:rFonts w:eastAsia="Times New Roman" w:cs="Times New Roman"/>
          <w:kern w:val="0"/>
          <w:sz w:val="24"/>
          <w:szCs w:val="24"/>
          <w:lang w:eastAsia="en-PH"/>
          <w14:ligatures w14:val="none"/>
        </w:rPr>
        <w:t>.</w:t>
      </w:r>
    </w:p>
    <w:p w:rsidR="006C76BD" w:rsidP="00623EE5" w:rsidRDefault="006C76BD" w14:paraId="71742267"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6C76BD">
        <w:rPr>
          <w:rFonts w:eastAsia="Times New Roman" w:cs="Times New Roman"/>
          <w:kern w:val="0"/>
          <w:sz w:val="24"/>
          <w:szCs w:val="24"/>
          <w:lang w:eastAsia="en-PH"/>
          <w14:ligatures w14:val="none"/>
        </w:rPr>
        <w:t xml:space="preserve">The </w:t>
      </w:r>
      <w:r w:rsidRPr="006C76BD">
        <w:rPr>
          <w:rFonts w:eastAsia="Times New Roman" w:cs="Times New Roman"/>
          <w:b/>
          <w:bCs/>
          <w:kern w:val="0"/>
          <w:sz w:val="24"/>
          <w:szCs w:val="24"/>
          <w:lang w:eastAsia="en-PH"/>
          <w14:ligatures w14:val="none"/>
        </w:rPr>
        <w:t>outer loop</w:t>
      </w:r>
      <w:r w:rsidRPr="006C76BD">
        <w:rPr>
          <w:rFonts w:eastAsia="Times New Roman" w:cs="Times New Roman"/>
          <w:kern w:val="0"/>
          <w:sz w:val="24"/>
          <w:szCs w:val="24"/>
          <w:lang w:eastAsia="en-PH"/>
          <w14:ligatures w14:val="none"/>
        </w:rPr>
        <w:t xml:space="preserve"> controls how many times the inner loop repeats as a group.</w:t>
      </w:r>
    </w:p>
    <w:p w:rsidR="006C76BD" w:rsidP="00623EE5" w:rsidRDefault="006C76BD" w14:paraId="1B7C49CE"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6C76BD">
        <w:rPr>
          <w:rFonts w:eastAsia="Times New Roman" w:cs="Times New Roman"/>
          <w:kern w:val="0"/>
          <w:sz w:val="24"/>
          <w:szCs w:val="24"/>
          <w:lang w:eastAsia="en-PH"/>
          <w14:ligatures w14:val="none"/>
        </w:rPr>
        <w:t>This structure helps handle repeated tasks that depend on multiple conditions or levels.</w:t>
      </w:r>
    </w:p>
    <w:p w:rsidR="0035315A" w:rsidP="00623EE5" w:rsidRDefault="006C76BD" w14:paraId="79D1D8C7" w14:textId="5C35EAC4">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6C76BD">
        <w:rPr>
          <w:rFonts w:eastAsia="Times New Roman" w:cs="Times New Roman"/>
          <w:kern w:val="0"/>
          <w:sz w:val="24"/>
          <w:szCs w:val="24"/>
          <w:lang w:eastAsia="en-PH"/>
          <w14:ligatures w14:val="none"/>
        </w:rPr>
        <w:t>It’s very powerful when creating patterns, tables, or performing calculations in grids or matrices.</w:t>
      </w:r>
    </w:p>
    <w:p w:rsidR="006C76BD" w:rsidP="006C76BD" w:rsidRDefault="006C76BD" w14:paraId="01C1E223" w14:textId="43EB5990">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Pr="006C76BD" w:rsidR="006C76BD" w:rsidP="006C76BD" w:rsidRDefault="006C76BD" w14:paraId="53B6E6F5" w14:textId="44011ECD">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6C76BD">
        <w:rPr>
          <w:rFonts w:eastAsia="Times New Roman" w:cs="Times New Roman"/>
          <w:b/>
          <w:bCs/>
          <w:kern w:val="0"/>
          <w:sz w:val="24"/>
          <w:szCs w:val="24"/>
          <w:lang w:eastAsia="en-PH"/>
          <w14:ligatures w14:val="none"/>
        </w:rPr>
        <w:t>Simple Nested Loop</w:t>
      </w:r>
    </w:p>
    <w:p w:rsidR="00DB7C00" w:rsidP="00623EE5" w:rsidRDefault="00DB7C00" w14:paraId="209FD355"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DB7C00">
        <w:rPr>
          <w:rFonts w:eastAsia="Times New Roman" w:cs="Times New Roman"/>
          <w:kern w:val="0"/>
          <w:sz w:val="24"/>
          <w:szCs w:val="24"/>
          <w:lang w:eastAsia="en-PH"/>
          <w14:ligatures w14:val="none"/>
        </w:rPr>
        <w:t>In this example, the outer loop runs multiple times, and for each of its runs, the inner loop runs completely.</w:t>
      </w:r>
    </w:p>
    <w:p w:rsidR="00DB7C00" w:rsidP="00623EE5" w:rsidRDefault="00DB7C00" w14:paraId="6046D36D"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DB7C00">
        <w:rPr>
          <w:rFonts w:eastAsia="Times New Roman" w:cs="Times New Roman"/>
          <w:kern w:val="0"/>
          <w:sz w:val="24"/>
          <w:szCs w:val="24"/>
          <w:lang w:eastAsia="en-PH"/>
          <w14:ligatures w14:val="none"/>
        </w:rPr>
        <w:t>That means the inner loop finishes all its cycles before the outer loop moves to the next round.</w:t>
      </w:r>
    </w:p>
    <w:p w:rsidR="00DB7C00" w:rsidP="00623EE5" w:rsidRDefault="00DB7C00" w14:paraId="5795B33C"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DB7C00">
        <w:rPr>
          <w:rFonts w:eastAsia="Times New Roman" w:cs="Times New Roman"/>
          <w:kern w:val="0"/>
          <w:sz w:val="24"/>
          <w:szCs w:val="24"/>
          <w:lang w:eastAsia="en-PH"/>
          <w14:ligatures w14:val="none"/>
        </w:rPr>
        <w:t>This is how you can create structured output like tables or repeated patterns.</w:t>
      </w:r>
    </w:p>
    <w:p w:rsidR="00DB7C00" w:rsidP="00623EE5" w:rsidRDefault="00DB7C00" w14:paraId="12110EEC"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DB7C00">
        <w:rPr>
          <w:rFonts w:eastAsia="Times New Roman" w:cs="Times New Roman"/>
          <w:kern w:val="0"/>
          <w:sz w:val="24"/>
          <w:szCs w:val="24"/>
          <w:lang w:eastAsia="en-PH"/>
          <w14:ligatures w14:val="none"/>
        </w:rPr>
        <w:t>It’s a good way to understand how multiple loops can work together in layers.</w:t>
      </w:r>
    </w:p>
    <w:p w:rsidR="006C76BD" w:rsidP="00623EE5" w:rsidRDefault="00DB7C00" w14:paraId="5353FB23" w14:textId="07CE57F5">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DB7C00">
        <w:rPr>
          <w:rFonts w:eastAsia="Times New Roman" w:cs="Times New Roman"/>
          <w:kern w:val="0"/>
          <w:sz w:val="24"/>
          <w:szCs w:val="24"/>
          <w:lang w:eastAsia="en-PH"/>
          <w14:ligatures w14:val="none"/>
        </w:rPr>
        <w:t>Let’s print a simple pattern of numbers using nested loops.</w:t>
      </w:r>
    </w:p>
    <w:p w:rsidR="00DB7C00" w:rsidP="00DB7C00" w:rsidRDefault="00DB7C00" w14:paraId="5AAAC7AC" w14:textId="3F478EC9">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DB7C00">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DB7C00">
        <w:rPr>
          <w:rFonts w:eastAsia="Times New Roman" w:cs="Times New Roman"/>
          <w:kern w:val="0"/>
          <w:sz w:val="24"/>
          <w:szCs w:val="24"/>
          <w:lang w:eastAsia="en-PH"/>
          <w14:ligatures w14:val="none"/>
        </w:rPr>
        <w:t>We can use a nested loop to display numbers in rows and columns.</w:t>
      </w:r>
    </w:p>
    <w:p w:rsidR="00DB7C00" w:rsidP="00DB7C00" w:rsidRDefault="00DB7C00" w14:paraId="0B4121CB" w14:textId="0FA78A43">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Pr>
          <w:rFonts w:eastAsia="Times New Roman" w:cs="Times New Roman"/>
          <w:b/>
          <w:bCs/>
          <w:kern w:val="0"/>
          <w:sz w:val="24"/>
          <w:szCs w:val="24"/>
          <w:lang w:eastAsia="en-PH"/>
          <w14:ligatures w14:val="none"/>
        </w:rPr>
        <w:t>Sample code:</w:t>
      </w:r>
    </w:p>
    <w:p w:rsidRPr="00DB7C00" w:rsidR="00DB7C00" w:rsidP="00DB7C00" w:rsidRDefault="00DB7C00" w14:paraId="4D17C91E"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DB7C00">
        <w:rPr>
          <w:rFonts w:eastAsia="Times New Roman" w:cs="Times New Roman"/>
          <w:kern w:val="0"/>
          <w:sz w:val="24"/>
          <w:szCs w:val="24"/>
          <w:highlight w:val="darkGray"/>
          <w:lang w:eastAsia="en-PH"/>
          <w14:ligatures w14:val="none"/>
        </w:rPr>
        <w:t xml:space="preserve">for (int </w:t>
      </w:r>
      <w:proofErr w:type="spellStart"/>
      <w:r w:rsidRPr="00DB7C00">
        <w:rPr>
          <w:rFonts w:eastAsia="Times New Roman" w:cs="Times New Roman"/>
          <w:kern w:val="0"/>
          <w:sz w:val="24"/>
          <w:szCs w:val="24"/>
          <w:highlight w:val="darkGray"/>
          <w:lang w:eastAsia="en-PH"/>
          <w14:ligatures w14:val="none"/>
        </w:rPr>
        <w:t>i</w:t>
      </w:r>
      <w:proofErr w:type="spellEnd"/>
      <w:r w:rsidRPr="00DB7C00">
        <w:rPr>
          <w:rFonts w:eastAsia="Times New Roman" w:cs="Times New Roman"/>
          <w:kern w:val="0"/>
          <w:sz w:val="24"/>
          <w:szCs w:val="24"/>
          <w:highlight w:val="darkGray"/>
          <w:lang w:eastAsia="en-PH"/>
          <w14:ligatures w14:val="none"/>
        </w:rPr>
        <w:t xml:space="preserve"> = 1; </w:t>
      </w:r>
      <w:proofErr w:type="spellStart"/>
      <w:r w:rsidRPr="00DB7C00">
        <w:rPr>
          <w:rFonts w:eastAsia="Times New Roman" w:cs="Times New Roman"/>
          <w:kern w:val="0"/>
          <w:sz w:val="24"/>
          <w:szCs w:val="24"/>
          <w:highlight w:val="darkGray"/>
          <w:lang w:eastAsia="en-PH"/>
          <w14:ligatures w14:val="none"/>
        </w:rPr>
        <w:t>i</w:t>
      </w:r>
      <w:proofErr w:type="spellEnd"/>
      <w:r w:rsidRPr="00DB7C00">
        <w:rPr>
          <w:rFonts w:eastAsia="Times New Roman" w:cs="Times New Roman"/>
          <w:kern w:val="0"/>
          <w:sz w:val="24"/>
          <w:szCs w:val="24"/>
          <w:highlight w:val="darkGray"/>
          <w:lang w:eastAsia="en-PH"/>
          <w14:ligatures w14:val="none"/>
        </w:rPr>
        <w:t xml:space="preserve"> &lt;= 3; </w:t>
      </w:r>
      <w:proofErr w:type="spellStart"/>
      <w:r w:rsidRPr="00DB7C00">
        <w:rPr>
          <w:rFonts w:eastAsia="Times New Roman" w:cs="Times New Roman"/>
          <w:kern w:val="0"/>
          <w:sz w:val="24"/>
          <w:szCs w:val="24"/>
          <w:highlight w:val="darkGray"/>
          <w:lang w:eastAsia="en-PH"/>
          <w14:ligatures w14:val="none"/>
        </w:rPr>
        <w:t>i</w:t>
      </w:r>
      <w:proofErr w:type="spellEnd"/>
      <w:r w:rsidRPr="00DB7C00">
        <w:rPr>
          <w:rFonts w:eastAsia="Times New Roman" w:cs="Times New Roman"/>
          <w:kern w:val="0"/>
          <w:sz w:val="24"/>
          <w:szCs w:val="24"/>
          <w:highlight w:val="darkGray"/>
          <w:lang w:eastAsia="en-PH"/>
          <w14:ligatures w14:val="none"/>
        </w:rPr>
        <w:t>++) {</w:t>
      </w:r>
    </w:p>
    <w:p w:rsidRPr="00DB7C00" w:rsidR="00DB7C00" w:rsidP="00DB7C00" w:rsidRDefault="00DB7C00" w14:paraId="248B745E"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DB7C00">
        <w:rPr>
          <w:rFonts w:eastAsia="Times New Roman" w:cs="Times New Roman"/>
          <w:kern w:val="0"/>
          <w:sz w:val="24"/>
          <w:szCs w:val="24"/>
          <w:highlight w:val="darkGray"/>
          <w:lang w:eastAsia="en-PH"/>
          <w14:ligatures w14:val="none"/>
        </w:rPr>
        <w:t xml:space="preserve">    for (int j = 1; j &lt;= 3; </w:t>
      </w:r>
      <w:proofErr w:type="spellStart"/>
      <w:r w:rsidRPr="00DB7C00">
        <w:rPr>
          <w:rFonts w:eastAsia="Times New Roman" w:cs="Times New Roman"/>
          <w:kern w:val="0"/>
          <w:sz w:val="24"/>
          <w:szCs w:val="24"/>
          <w:highlight w:val="darkGray"/>
          <w:lang w:eastAsia="en-PH"/>
          <w14:ligatures w14:val="none"/>
        </w:rPr>
        <w:t>j++</w:t>
      </w:r>
      <w:proofErr w:type="spellEnd"/>
      <w:r w:rsidRPr="00DB7C00">
        <w:rPr>
          <w:rFonts w:eastAsia="Times New Roman" w:cs="Times New Roman"/>
          <w:kern w:val="0"/>
          <w:sz w:val="24"/>
          <w:szCs w:val="24"/>
          <w:highlight w:val="darkGray"/>
          <w:lang w:eastAsia="en-PH"/>
          <w14:ligatures w14:val="none"/>
        </w:rPr>
        <w:t>) {</w:t>
      </w:r>
    </w:p>
    <w:p w:rsidRPr="00DB7C00" w:rsidR="00DB7C00" w:rsidP="00DB7C00" w:rsidRDefault="00DB7C00" w14:paraId="14FC064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DB7C00">
        <w:rPr>
          <w:rFonts w:eastAsia="Times New Roman" w:cs="Times New Roman"/>
          <w:kern w:val="0"/>
          <w:sz w:val="24"/>
          <w:szCs w:val="24"/>
          <w:highlight w:val="darkGray"/>
          <w:lang w:eastAsia="en-PH"/>
          <w14:ligatures w14:val="none"/>
        </w:rPr>
        <w:t xml:space="preserve">        </w:t>
      </w:r>
      <w:proofErr w:type="spellStart"/>
      <w:r w:rsidRPr="00DB7C00">
        <w:rPr>
          <w:rFonts w:eastAsia="Times New Roman" w:cs="Times New Roman"/>
          <w:kern w:val="0"/>
          <w:sz w:val="24"/>
          <w:szCs w:val="24"/>
          <w:highlight w:val="darkGray"/>
          <w:lang w:eastAsia="en-PH"/>
          <w14:ligatures w14:val="none"/>
        </w:rPr>
        <w:t>System.out.print</w:t>
      </w:r>
      <w:proofErr w:type="spellEnd"/>
      <w:r w:rsidRPr="00DB7C00">
        <w:rPr>
          <w:rFonts w:eastAsia="Times New Roman" w:cs="Times New Roman"/>
          <w:kern w:val="0"/>
          <w:sz w:val="24"/>
          <w:szCs w:val="24"/>
          <w:highlight w:val="darkGray"/>
          <w:lang w:eastAsia="en-PH"/>
          <w14:ligatures w14:val="none"/>
        </w:rPr>
        <w:t>(j + " "</w:t>
      </w:r>
      <w:proofErr w:type="gramStart"/>
      <w:r w:rsidRPr="00DB7C00">
        <w:rPr>
          <w:rFonts w:eastAsia="Times New Roman" w:cs="Times New Roman"/>
          <w:kern w:val="0"/>
          <w:sz w:val="24"/>
          <w:szCs w:val="24"/>
          <w:highlight w:val="darkGray"/>
          <w:lang w:eastAsia="en-PH"/>
          <w14:ligatures w14:val="none"/>
        </w:rPr>
        <w:t>);</w:t>
      </w:r>
      <w:proofErr w:type="gramEnd"/>
    </w:p>
    <w:p w:rsidRPr="00DB7C00" w:rsidR="00DB7C00" w:rsidP="00DB7C00" w:rsidRDefault="00DB7C00" w14:paraId="23899A40"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DB7C00">
        <w:rPr>
          <w:rFonts w:eastAsia="Times New Roman" w:cs="Times New Roman"/>
          <w:kern w:val="0"/>
          <w:sz w:val="24"/>
          <w:szCs w:val="24"/>
          <w:highlight w:val="darkGray"/>
          <w:lang w:eastAsia="en-PH"/>
          <w14:ligatures w14:val="none"/>
        </w:rPr>
        <w:t xml:space="preserve">    }</w:t>
      </w:r>
    </w:p>
    <w:p w:rsidRPr="00DB7C00" w:rsidR="00DB7C00" w:rsidP="00DB7C00" w:rsidRDefault="00DB7C00" w14:paraId="70EF5586"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DB7C00">
        <w:rPr>
          <w:rFonts w:eastAsia="Times New Roman" w:cs="Times New Roman"/>
          <w:kern w:val="0"/>
          <w:sz w:val="24"/>
          <w:szCs w:val="24"/>
          <w:highlight w:val="darkGray"/>
          <w:lang w:eastAsia="en-PH"/>
          <w14:ligatures w14:val="none"/>
        </w:rPr>
        <w:t xml:space="preserve">    </w:t>
      </w:r>
      <w:proofErr w:type="spellStart"/>
      <w:r w:rsidRPr="00DB7C00">
        <w:rPr>
          <w:rFonts w:eastAsia="Times New Roman" w:cs="Times New Roman"/>
          <w:kern w:val="0"/>
          <w:sz w:val="24"/>
          <w:szCs w:val="24"/>
          <w:highlight w:val="darkGray"/>
          <w:lang w:eastAsia="en-PH"/>
          <w14:ligatures w14:val="none"/>
        </w:rPr>
        <w:t>System.out.println</w:t>
      </w:r>
      <w:proofErr w:type="spellEnd"/>
      <w:r w:rsidRPr="00DB7C00">
        <w:rPr>
          <w:rFonts w:eastAsia="Times New Roman" w:cs="Times New Roman"/>
          <w:kern w:val="0"/>
          <w:sz w:val="24"/>
          <w:szCs w:val="24"/>
          <w:highlight w:val="darkGray"/>
          <w:lang w:eastAsia="en-PH"/>
          <w14:ligatures w14:val="none"/>
        </w:rPr>
        <w:t>(</w:t>
      </w:r>
      <w:proofErr w:type="gramStart"/>
      <w:r w:rsidRPr="00DB7C00">
        <w:rPr>
          <w:rFonts w:eastAsia="Times New Roman" w:cs="Times New Roman"/>
          <w:kern w:val="0"/>
          <w:sz w:val="24"/>
          <w:szCs w:val="24"/>
          <w:highlight w:val="darkGray"/>
          <w:lang w:eastAsia="en-PH"/>
          <w14:ligatures w14:val="none"/>
        </w:rPr>
        <w:t>);</w:t>
      </w:r>
      <w:proofErr w:type="gramEnd"/>
    </w:p>
    <w:p w:rsidR="00DB7C00" w:rsidP="00DB7C00" w:rsidRDefault="00DB7C00" w14:paraId="46D864D8" w14:textId="28B0F270">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DB7C00">
        <w:rPr>
          <w:rFonts w:eastAsia="Times New Roman" w:cs="Times New Roman"/>
          <w:kern w:val="0"/>
          <w:sz w:val="24"/>
          <w:szCs w:val="24"/>
          <w:highlight w:val="darkGray"/>
          <w:lang w:eastAsia="en-PH"/>
          <w14:ligatures w14:val="none"/>
        </w:rPr>
        <w:t>}</w:t>
      </w:r>
    </w:p>
    <w:p w:rsidRPr="00DB7C00" w:rsidR="00DB7C00" w:rsidP="00DB7C00" w:rsidRDefault="00DB7C00" w14:paraId="73C9F2B8" w14:textId="4524B5E5">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DB7C00">
        <w:rPr>
          <w:rFonts w:eastAsia="Times New Roman" w:cs="Times New Roman"/>
          <w:b/>
          <w:bCs/>
          <w:kern w:val="0"/>
          <w:sz w:val="24"/>
          <w:szCs w:val="24"/>
          <w:lang w:eastAsia="en-PH"/>
          <w14:ligatures w14:val="none"/>
        </w:rPr>
        <w:t>Output:</w:t>
      </w:r>
    </w:p>
    <w:p w:rsidRPr="00DB7C00" w:rsidR="00DB7C00" w:rsidP="00DB7C00" w:rsidRDefault="00DB7C00" w14:paraId="197E69AF"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DB7C00">
        <w:rPr>
          <w:rFonts w:eastAsia="Times New Roman" w:cs="Times New Roman"/>
          <w:kern w:val="0"/>
          <w:sz w:val="24"/>
          <w:szCs w:val="24"/>
          <w:highlight w:val="darkGray"/>
          <w:lang w:eastAsia="en-PH"/>
          <w14:ligatures w14:val="none"/>
        </w:rPr>
        <w:t xml:space="preserve">1 2 3 </w:t>
      </w:r>
    </w:p>
    <w:p w:rsidRPr="00DB7C00" w:rsidR="00DB7C00" w:rsidP="00DB7C00" w:rsidRDefault="00DB7C00" w14:paraId="21A9235C"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DB7C00">
        <w:rPr>
          <w:rFonts w:eastAsia="Times New Roman" w:cs="Times New Roman"/>
          <w:kern w:val="0"/>
          <w:sz w:val="24"/>
          <w:szCs w:val="24"/>
          <w:highlight w:val="darkGray"/>
          <w:lang w:eastAsia="en-PH"/>
          <w14:ligatures w14:val="none"/>
        </w:rPr>
        <w:t xml:space="preserve">1 2 3 </w:t>
      </w:r>
    </w:p>
    <w:p w:rsidR="00DB7C00" w:rsidP="00DB7C00" w:rsidRDefault="00DB7C00" w14:paraId="694DDFDB" w14:textId="70BE5084">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DB7C00">
        <w:rPr>
          <w:rFonts w:eastAsia="Times New Roman" w:cs="Times New Roman"/>
          <w:kern w:val="0"/>
          <w:sz w:val="24"/>
          <w:szCs w:val="24"/>
          <w:highlight w:val="darkGray"/>
          <w:lang w:eastAsia="en-PH"/>
          <w14:ligatures w14:val="none"/>
        </w:rPr>
        <w:t>1 2 3</w:t>
      </w:r>
    </w:p>
    <w:p w:rsidR="00DB7C00" w:rsidP="00DB7C00" w:rsidRDefault="00DB7C00" w14:paraId="06FC32FE" w14:textId="6938EC19">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Pr="00DB7C00" w:rsidR="00DB7C00" w:rsidP="00DB7C00" w:rsidRDefault="00DB7C00" w14:paraId="20ABBCC7" w14:textId="436756EC">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321321">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321321" w:rsidR="00321321">
        <w:rPr>
          <w:rFonts w:eastAsia="Times New Roman" w:cs="Times New Roman"/>
          <w:kern w:val="0"/>
          <w:sz w:val="24"/>
          <w:szCs w:val="24"/>
          <w:lang w:eastAsia="en-PH"/>
          <w14:ligatures w14:val="none"/>
        </w:rPr>
        <w:t>The outer loop (</w:t>
      </w:r>
      <w:proofErr w:type="spellStart"/>
      <w:r w:rsidRPr="00321321" w:rsidR="00321321">
        <w:rPr>
          <w:rFonts w:eastAsia="Times New Roman" w:cs="Times New Roman"/>
          <w:kern w:val="0"/>
          <w:sz w:val="24"/>
          <w:szCs w:val="24"/>
          <w:lang w:eastAsia="en-PH"/>
          <w14:ligatures w14:val="none"/>
        </w:rPr>
        <w:t>i</w:t>
      </w:r>
      <w:proofErr w:type="spellEnd"/>
      <w:r w:rsidRPr="00321321" w:rsidR="00321321">
        <w:rPr>
          <w:rFonts w:eastAsia="Times New Roman" w:cs="Times New Roman"/>
          <w:kern w:val="0"/>
          <w:sz w:val="24"/>
          <w:szCs w:val="24"/>
          <w:lang w:eastAsia="en-PH"/>
          <w14:ligatures w14:val="none"/>
        </w:rPr>
        <w:t>) controls how many rows are printed (3 times).</w:t>
      </w:r>
      <w:r w:rsidR="00321321">
        <w:rPr>
          <w:rFonts w:eastAsia="Times New Roman" w:cs="Times New Roman"/>
          <w:kern w:val="0"/>
          <w:sz w:val="24"/>
          <w:szCs w:val="24"/>
          <w:lang w:eastAsia="en-PH"/>
          <w14:ligatures w14:val="none"/>
        </w:rPr>
        <w:t xml:space="preserve"> </w:t>
      </w:r>
      <w:r w:rsidRPr="00321321" w:rsidR="00321321">
        <w:rPr>
          <w:rFonts w:eastAsia="Times New Roman" w:cs="Times New Roman"/>
          <w:kern w:val="0"/>
          <w:sz w:val="24"/>
          <w:szCs w:val="24"/>
          <w:lang w:eastAsia="en-PH"/>
          <w14:ligatures w14:val="none"/>
        </w:rPr>
        <w:t>For each row, the inner loop (j) prints numbers from 1 to 3.</w:t>
      </w:r>
      <w:r w:rsidR="00321321">
        <w:rPr>
          <w:rFonts w:eastAsia="Times New Roman" w:cs="Times New Roman"/>
          <w:kern w:val="0"/>
          <w:sz w:val="24"/>
          <w:szCs w:val="24"/>
          <w:lang w:eastAsia="en-PH"/>
          <w14:ligatures w14:val="none"/>
        </w:rPr>
        <w:t xml:space="preserve"> </w:t>
      </w:r>
      <w:r w:rsidRPr="00321321" w:rsidR="00321321">
        <w:rPr>
          <w:rFonts w:eastAsia="Times New Roman" w:cs="Times New Roman"/>
          <w:kern w:val="0"/>
          <w:sz w:val="24"/>
          <w:szCs w:val="24"/>
          <w:lang w:eastAsia="en-PH"/>
          <w14:ligatures w14:val="none"/>
        </w:rPr>
        <w:t xml:space="preserve">After the inner loop finishes, the </w:t>
      </w:r>
      <w:proofErr w:type="spellStart"/>
      <w:proofErr w:type="gramStart"/>
      <w:r w:rsidRPr="00321321" w:rsidR="00321321">
        <w:rPr>
          <w:rFonts w:eastAsia="Times New Roman" w:cs="Times New Roman"/>
          <w:kern w:val="0"/>
          <w:sz w:val="24"/>
          <w:szCs w:val="24"/>
          <w:lang w:eastAsia="en-PH"/>
          <w14:ligatures w14:val="none"/>
        </w:rPr>
        <w:t>println</w:t>
      </w:r>
      <w:proofErr w:type="spellEnd"/>
      <w:r w:rsidRPr="00321321" w:rsidR="00321321">
        <w:rPr>
          <w:rFonts w:eastAsia="Times New Roman" w:cs="Times New Roman"/>
          <w:kern w:val="0"/>
          <w:sz w:val="24"/>
          <w:szCs w:val="24"/>
          <w:lang w:eastAsia="en-PH"/>
          <w14:ligatures w14:val="none"/>
        </w:rPr>
        <w:t>(</w:t>
      </w:r>
      <w:proofErr w:type="gramEnd"/>
      <w:r w:rsidRPr="00321321" w:rsidR="00321321">
        <w:rPr>
          <w:rFonts w:eastAsia="Times New Roman" w:cs="Times New Roman"/>
          <w:kern w:val="0"/>
          <w:sz w:val="24"/>
          <w:szCs w:val="24"/>
          <w:lang w:eastAsia="en-PH"/>
          <w14:ligatures w14:val="none"/>
        </w:rPr>
        <w:t>) statement moves to a new line.</w:t>
      </w:r>
      <w:r w:rsidR="00321321">
        <w:rPr>
          <w:rFonts w:eastAsia="Times New Roman" w:cs="Times New Roman"/>
          <w:kern w:val="0"/>
          <w:sz w:val="24"/>
          <w:szCs w:val="24"/>
          <w:lang w:eastAsia="en-PH"/>
          <w14:ligatures w14:val="none"/>
        </w:rPr>
        <w:t xml:space="preserve"> </w:t>
      </w:r>
      <w:r w:rsidRPr="00321321" w:rsidR="00321321">
        <w:rPr>
          <w:rFonts w:eastAsia="Times New Roman" w:cs="Times New Roman"/>
          <w:kern w:val="0"/>
          <w:sz w:val="24"/>
          <w:szCs w:val="24"/>
          <w:lang w:eastAsia="en-PH"/>
          <w14:ligatures w14:val="none"/>
        </w:rPr>
        <w:t>This creates a rectangular grid pattern.</w:t>
      </w:r>
      <w:r w:rsidR="00321321">
        <w:rPr>
          <w:rFonts w:eastAsia="Times New Roman" w:cs="Times New Roman"/>
          <w:kern w:val="0"/>
          <w:sz w:val="24"/>
          <w:szCs w:val="24"/>
          <w:lang w:eastAsia="en-PH"/>
          <w14:ligatures w14:val="none"/>
        </w:rPr>
        <w:t xml:space="preserve"> </w:t>
      </w:r>
      <w:r w:rsidRPr="00321321" w:rsidR="00321321">
        <w:rPr>
          <w:rFonts w:eastAsia="Times New Roman" w:cs="Times New Roman"/>
          <w:kern w:val="0"/>
          <w:sz w:val="24"/>
          <w:szCs w:val="24"/>
          <w:lang w:eastAsia="en-PH"/>
          <w14:ligatures w14:val="none"/>
        </w:rPr>
        <w:t>Nested loops make it easy to repeat actions inside other repeated actions.</w:t>
      </w:r>
    </w:p>
    <w:p w:rsidR="0035315A" w:rsidP="00933C92" w:rsidRDefault="0035315A" w14:paraId="7EE9822C" w14:textId="77777777">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321321" w:rsidP="00933C92" w:rsidRDefault="00321321" w14:paraId="0B8F9769" w14:textId="77777777">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B62BFF" w:rsidP="00933C92" w:rsidRDefault="00B62BFF" w14:paraId="32725C39" w14:textId="0DB87F8B">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Printing a Star Pattern</w:t>
      </w:r>
    </w:p>
    <w:p w:rsidR="00B62BFF" w:rsidP="00623EE5" w:rsidRDefault="00B62BFF" w14:paraId="0F0EFDCA"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B62BFF">
        <w:rPr>
          <w:rFonts w:eastAsia="Times New Roman" w:cs="Times New Roman"/>
          <w:kern w:val="0"/>
          <w:sz w:val="24"/>
          <w:szCs w:val="24"/>
          <w:lang w:eastAsia="en-PH"/>
          <w14:ligatures w14:val="none"/>
        </w:rPr>
        <w:t>You can also use nested loops to print visual patterns made of characters.</w:t>
      </w:r>
      <w:r>
        <w:rPr>
          <w:rFonts w:eastAsia="Times New Roman" w:cs="Times New Roman"/>
          <w:kern w:val="0"/>
          <w:sz w:val="24"/>
          <w:szCs w:val="24"/>
          <w:lang w:eastAsia="en-PH"/>
          <w14:ligatures w14:val="none"/>
        </w:rPr>
        <w:t xml:space="preserve"> </w:t>
      </w:r>
    </w:p>
    <w:p w:rsidR="00B62BFF" w:rsidP="00623EE5" w:rsidRDefault="00B62BFF" w14:paraId="42D70674"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B62BFF">
        <w:rPr>
          <w:rFonts w:eastAsia="Times New Roman" w:cs="Times New Roman"/>
          <w:kern w:val="0"/>
          <w:sz w:val="24"/>
          <w:szCs w:val="24"/>
          <w:lang w:eastAsia="en-PH"/>
          <w14:ligatures w14:val="none"/>
        </w:rPr>
        <w:t>Each outer loop cycle prints one row of stars, while the inner loop controls how many stars appear in each row.</w:t>
      </w:r>
    </w:p>
    <w:p w:rsidR="00B62BFF" w:rsidP="00623EE5" w:rsidRDefault="00B62BFF" w14:paraId="6C5A5855"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B62BFF">
        <w:rPr>
          <w:rFonts w:eastAsia="Times New Roman" w:cs="Times New Roman"/>
          <w:kern w:val="0"/>
          <w:sz w:val="24"/>
          <w:szCs w:val="24"/>
          <w:lang w:eastAsia="en-PH"/>
          <w14:ligatures w14:val="none"/>
        </w:rPr>
        <w:t>By changing the loop conditions, you can create triangles, squares, and other shapes.</w:t>
      </w:r>
    </w:p>
    <w:p w:rsidR="00B62BFF" w:rsidP="00623EE5" w:rsidRDefault="00B62BFF" w14:paraId="61FB438E"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B62BFF">
        <w:rPr>
          <w:rFonts w:eastAsia="Times New Roman" w:cs="Times New Roman"/>
          <w:kern w:val="0"/>
          <w:sz w:val="24"/>
          <w:szCs w:val="24"/>
          <w:lang w:eastAsia="en-PH"/>
          <w14:ligatures w14:val="none"/>
        </w:rPr>
        <w:t>This technique helps build creativity and deeper understanding of how loops interact.</w:t>
      </w:r>
    </w:p>
    <w:p w:rsidR="00B62BFF" w:rsidP="00623EE5" w:rsidRDefault="00B62BFF" w14:paraId="2D6D7F9B" w14:textId="3117328E">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B62BFF">
        <w:rPr>
          <w:rFonts w:eastAsia="Times New Roman" w:cs="Times New Roman"/>
          <w:kern w:val="0"/>
          <w:sz w:val="24"/>
          <w:szCs w:val="24"/>
          <w:lang w:eastAsia="en-PH"/>
          <w14:ligatures w14:val="none"/>
        </w:rPr>
        <w:t>Let’s print a simple right triangle using stars.</w:t>
      </w:r>
    </w:p>
    <w:p w:rsidR="00B62BFF" w:rsidP="00B62BFF" w:rsidRDefault="00B62BFF" w14:paraId="7743CFEF"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B62BFF" w:rsidP="00B62BFF" w:rsidRDefault="00B62BFF" w14:paraId="74B4AF6E" w14:textId="4ED7AEC0">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B62BFF">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B62BFF">
        <w:rPr>
          <w:rFonts w:eastAsia="Times New Roman" w:cs="Times New Roman"/>
          <w:kern w:val="0"/>
          <w:sz w:val="24"/>
          <w:szCs w:val="24"/>
          <w:lang w:eastAsia="en-PH"/>
          <w14:ligatures w14:val="none"/>
        </w:rPr>
        <w:t>We can use nested loops to display a triangle pattern of stars.</w:t>
      </w:r>
    </w:p>
    <w:p w:rsidR="00B62BFF" w:rsidP="00B62BFF" w:rsidRDefault="00B62BFF" w14:paraId="3F590F72" w14:textId="63F88429">
      <w:pPr>
        <w:numPr>
          <w:ilvl w:val="0"/>
          <w:numId w:val="0"/>
        </w:numPr>
        <w:spacing w:before="100" w:beforeAutospacing="1" w:after="100" w:afterAutospacing="1" w:line="240" w:lineRule="auto"/>
        <w:ind w:left="720"/>
        <w:rPr>
          <w:rFonts w:eastAsia="Times New Roman" w:cs="Times New Roman"/>
          <w:sz w:val="24"/>
          <w:szCs w:val="24"/>
          <w:lang w:eastAsia="en-PH"/>
        </w:rPr>
      </w:pPr>
      <w:r>
        <w:rPr>
          <w:rFonts w:eastAsia="Times New Roman" w:cs="Times New Roman"/>
          <w:b/>
          <w:bCs/>
          <w:kern w:val="0"/>
          <w:sz w:val="24"/>
          <w:szCs w:val="24"/>
          <w:lang w:eastAsia="en-PH"/>
          <w14:ligatures w14:val="none"/>
        </w:rPr>
        <w:t>Sample code:</w:t>
      </w:r>
      <w:r>
        <w:rPr>
          <w:rFonts w:eastAsia="Times New Roman" w:cs="Times New Roman"/>
          <w:sz w:val="24"/>
          <w:szCs w:val="24"/>
          <w:lang w:eastAsia="en-PH"/>
        </w:rPr>
        <w:t xml:space="preserve"> </w:t>
      </w:r>
    </w:p>
    <w:p w:rsidRPr="00B62BFF" w:rsidR="00B62BFF" w:rsidP="00B62BFF" w:rsidRDefault="00B62BFF" w14:paraId="4FB76C6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62BFF">
        <w:rPr>
          <w:rFonts w:eastAsia="Times New Roman" w:cs="Times New Roman"/>
          <w:kern w:val="0"/>
          <w:sz w:val="24"/>
          <w:szCs w:val="24"/>
          <w:highlight w:val="darkGray"/>
          <w:lang w:eastAsia="en-PH"/>
          <w14:ligatures w14:val="none"/>
        </w:rPr>
        <w:t xml:space="preserve">for (int </w:t>
      </w:r>
      <w:proofErr w:type="spellStart"/>
      <w:r w:rsidRPr="00B62BFF">
        <w:rPr>
          <w:rFonts w:eastAsia="Times New Roman" w:cs="Times New Roman"/>
          <w:kern w:val="0"/>
          <w:sz w:val="24"/>
          <w:szCs w:val="24"/>
          <w:highlight w:val="darkGray"/>
          <w:lang w:eastAsia="en-PH"/>
          <w14:ligatures w14:val="none"/>
        </w:rPr>
        <w:t>i</w:t>
      </w:r>
      <w:proofErr w:type="spellEnd"/>
      <w:r w:rsidRPr="00B62BFF">
        <w:rPr>
          <w:rFonts w:eastAsia="Times New Roman" w:cs="Times New Roman"/>
          <w:kern w:val="0"/>
          <w:sz w:val="24"/>
          <w:szCs w:val="24"/>
          <w:highlight w:val="darkGray"/>
          <w:lang w:eastAsia="en-PH"/>
          <w14:ligatures w14:val="none"/>
        </w:rPr>
        <w:t xml:space="preserve"> = 1; </w:t>
      </w:r>
      <w:proofErr w:type="spellStart"/>
      <w:r w:rsidRPr="00B62BFF">
        <w:rPr>
          <w:rFonts w:eastAsia="Times New Roman" w:cs="Times New Roman"/>
          <w:kern w:val="0"/>
          <w:sz w:val="24"/>
          <w:szCs w:val="24"/>
          <w:highlight w:val="darkGray"/>
          <w:lang w:eastAsia="en-PH"/>
          <w14:ligatures w14:val="none"/>
        </w:rPr>
        <w:t>i</w:t>
      </w:r>
      <w:proofErr w:type="spellEnd"/>
      <w:r w:rsidRPr="00B62BFF">
        <w:rPr>
          <w:rFonts w:eastAsia="Times New Roman" w:cs="Times New Roman"/>
          <w:kern w:val="0"/>
          <w:sz w:val="24"/>
          <w:szCs w:val="24"/>
          <w:highlight w:val="darkGray"/>
          <w:lang w:eastAsia="en-PH"/>
          <w14:ligatures w14:val="none"/>
        </w:rPr>
        <w:t xml:space="preserve"> &lt;= 5; </w:t>
      </w:r>
      <w:proofErr w:type="spellStart"/>
      <w:r w:rsidRPr="00B62BFF">
        <w:rPr>
          <w:rFonts w:eastAsia="Times New Roman" w:cs="Times New Roman"/>
          <w:kern w:val="0"/>
          <w:sz w:val="24"/>
          <w:szCs w:val="24"/>
          <w:highlight w:val="darkGray"/>
          <w:lang w:eastAsia="en-PH"/>
          <w14:ligatures w14:val="none"/>
        </w:rPr>
        <w:t>i</w:t>
      </w:r>
      <w:proofErr w:type="spellEnd"/>
      <w:r w:rsidRPr="00B62BFF">
        <w:rPr>
          <w:rFonts w:eastAsia="Times New Roman" w:cs="Times New Roman"/>
          <w:kern w:val="0"/>
          <w:sz w:val="24"/>
          <w:szCs w:val="24"/>
          <w:highlight w:val="darkGray"/>
          <w:lang w:eastAsia="en-PH"/>
          <w14:ligatures w14:val="none"/>
        </w:rPr>
        <w:t>++) {</w:t>
      </w:r>
    </w:p>
    <w:p w:rsidRPr="00B62BFF" w:rsidR="00B62BFF" w:rsidP="00B62BFF" w:rsidRDefault="00B62BFF" w14:paraId="4AC77EC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62BFF">
        <w:rPr>
          <w:rFonts w:eastAsia="Times New Roman" w:cs="Times New Roman"/>
          <w:kern w:val="0"/>
          <w:sz w:val="24"/>
          <w:szCs w:val="24"/>
          <w:highlight w:val="darkGray"/>
          <w:lang w:eastAsia="en-PH"/>
          <w14:ligatures w14:val="none"/>
        </w:rPr>
        <w:t xml:space="preserve">    for (int j = 1; j &lt;= </w:t>
      </w:r>
      <w:proofErr w:type="spellStart"/>
      <w:r w:rsidRPr="00B62BFF">
        <w:rPr>
          <w:rFonts w:eastAsia="Times New Roman" w:cs="Times New Roman"/>
          <w:kern w:val="0"/>
          <w:sz w:val="24"/>
          <w:szCs w:val="24"/>
          <w:highlight w:val="darkGray"/>
          <w:lang w:eastAsia="en-PH"/>
          <w14:ligatures w14:val="none"/>
        </w:rPr>
        <w:t>i</w:t>
      </w:r>
      <w:proofErr w:type="spellEnd"/>
      <w:r w:rsidRPr="00B62BFF">
        <w:rPr>
          <w:rFonts w:eastAsia="Times New Roman" w:cs="Times New Roman"/>
          <w:kern w:val="0"/>
          <w:sz w:val="24"/>
          <w:szCs w:val="24"/>
          <w:highlight w:val="darkGray"/>
          <w:lang w:eastAsia="en-PH"/>
          <w14:ligatures w14:val="none"/>
        </w:rPr>
        <w:t>; j++) {</w:t>
      </w:r>
    </w:p>
    <w:p w:rsidRPr="00B62BFF" w:rsidR="00B62BFF" w:rsidP="00B62BFF" w:rsidRDefault="00B62BFF" w14:paraId="625717FE"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62BFF">
        <w:rPr>
          <w:rFonts w:eastAsia="Times New Roman" w:cs="Times New Roman"/>
          <w:kern w:val="0"/>
          <w:sz w:val="24"/>
          <w:szCs w:val="24"/>
          <w:highlight w:val="darkGray"/>
          <w:lang w:eastAsia="en-PH"/>
          <w14:ligatures w14:val="none"/>
        </w:rPr>
        <w:t xml:space="preserve">        </w:t>
      </w:r>
      <w:proofErr w:type="spellStart"/>
      <w:r w:rsidRPr="00B62BFF">
        <w:rPr>
          <w:rFonts w:eastAsia="Times New Roman" w:cs="Times New Roman"/>
          <w:kern w:val="0"/>
          <w:sz w:val="24"/>
          <w:szCs w:val="24"/>
          <w:highlight w:val="darkGray"/>
          <w:lang w:eastAsia="en-PH"/>
          <w14:ligatures w14:val="none"/>
        </w:rPr>
        <w:t>System.out.print</w:t>
      </w:r>
      <w:proofErr w:type="spellEnd"/>
      <w:r w:rsidRPr="00B62BFF">
        <w:rPr>
          <w:rFonts w:eastAsia="Times New Roman" w:cs="Times New Roman"/>
          <w:kern w:val="0"/>
          <w:sz w:val="24"/>
          <w:szCs w:val="24"/>
          <w:highlight w:val="darkGray"/>
          <w:lang w:eastAsia="en-PH"/>
          <w14:ligatures w14:val="none"/>
        </w:rPr>
        <w:t>("* "</w:t>
      </w:r>
      <w:proofErr w:type="gramStart"/>
      <w:r w:rsidRPr="00B62BFF">
        <w:rPr>
          <w:rFonts w:eastAsia="Times New Roman" w:cs="Times New Roman"/>
          <w:kern w:val="0"/>
          <w:sz w:val="24"/>
          <w:szCs w:val="24"/>
          <w:highlight w:val="darkGray"/>
          <w:lang w:eastAsia="en-PH"/>
          <w14:ligatures w14:val="none"/>
        </w:rPr>
        <w:t>);</w:t>
      </w:r>
      <w:proofErr w:type="gramEnd"/>
    </w:p>
    <w:p w:rsidRPr="00B62BFF" w:rsidR="00B62BFF" w:rsidP="00B62BFF" w:rsidRDefault="00B62BFF" w14:paraId="42404F9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62BFF">
        <w:rPr>
          <w:rFonts w:eastAsia="Times New Roman" w:cs="Times New Roman"/>
          <w:kern w:val="0"/>
          <w:sz w:val="24"/>
          <w:szCs w:val="24"/>
          <w:highlight w:val="darkGray"/>
          <w:lang w:eastAsia="en-PH"/>
          <w14:ligatures w14:val="none"/>
        </w:rPr>
        <w:t xml:space="preserve">    }</w:t>
      </w:r>
    </w:p>
    <w:p w:rsidRPr="00B62BFF" w:rsidR="00B62BFF" w:rsidP="00B62BFF" w:rsidRDefault="00B62BFF" w14:paraId="383AA91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B62BFF">
        <w:rPr>
          <w:rFonts w:eastAsia="Times New Roman" w:cs="Times New Roman"/>
          <w:kern w:val="0"/>
          <w:sz w:val="24"/>
          <w:szCs w:val="24"/>
          <w:highlight w:val="darkGray"/>
          <w:lang w:eastAsia="en-PH"/>
          <w14:ligatures w14:val="none"/>
        </w:rPr>
        <w:t xml:space="preserve">    </w:t>
      </w:r>
      <w:proofErr w:type="spellStart"/>
      <w:r w:rsidRPr="00B62BFF">
        <w:rPr>
          <w:rFonts w:eastAsia="Times New Roman" w:cs="Times New Roman"/>
          <w:kern w:val="0"/>
          <w:sz w:val="24"/>
          <w:szCs w:val="24"/>
          <w:highlight w:val="darkGray"/>
          <w:lang w:eastAsia="en-PH"/>
          <w14:ligatures w14:val="none"/>
        </w:rPr>
        <w:t>System.out.println</w:t>
      </w:r>
      <w:proofErr w:type="spellEnd"/>
      <w:r w:rsidRPr="00B62BFF">
        <w:rPr>
          <w:rFonts w:eastAsia="Times New Roman" w:cs="Times New Roman"/>
          <w:kern w:val="0"/>
          <w:sz w:val="24"/>
          <w:szCs w:val="24"/>
          <w:highlight w:val="darkGray"/>
          <w:lang w:eastAsia="en-PH"/>
          <w14:ligatures w14:val="none"/>
        </w:rPr>
        <w:t>(</w:t>
      </w:r>
      <w:proofErr w:type="gramStart"/>
      <w:r w:rsidRPr="00B62BFF">
        <w:rPr>
          <w:rFonts w:eastAsia="Times New Roman" w:cs="Times New Roman"/>
          <w:kern w:val="0"/>
          <w:sz w:val="24"/>
          <w:szCs w:val="24"/>
          <w:highlight w:val="darkGray"/>
          <w:lang w:eastAsia="en-PH"/>
          <w14:ligatures w14:val="none"/>
        </w:rPr>
        <w:t>);</w:t>
      </w:r>
      <w:proofErr w:type="gramEnd"/>
    </w:p>
    <w:p w:rsidR="00B62BFF" w:rsidP="00B62BFF" w:rsidRDefault="00B62BFF" w14:paraId="3A255C21" w14:textId="3D762256">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B62BFF">
        <w:rPr>
          <w:rFonts w:eastAsia="Times New Roman" w:cs="Times New Roman"/>
          <w:kern w:val="0"/>
          <w:sz w:val="24"/>
          <w:szCs w:val="24"/>
          <w:highlight w:val="darkGray"/>
          <w:lang w:eastAsia="en-PH"/>
          <w14:ligatures w14:val="none"/>
        </w:rPr>
        <w:t>}</w:t>
      </w:r>
    </w:p>
    <w:p w:rsidR="00B62BFF" w:rsidP="00B62BFF" w:rsidRDefault="00B62BFF" w14:paraId="69B4F6B7" w14:textId="5399554E">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B62BFF">
        <w:rPr>
          <w:rFonts w:eastAsia="Times New Roman" w:cs="Times New Roman"/>
          <w:b/>
          <w:bCs/>
          <w:kern w:val="0"/>
          <w:sz w:val="24"/>
          <w:szCs w:val="24"/>
          <w:lang w:eastAsia="en-PH"/>
          <w14:ligatures w14:val="none"/>
        </w:rPr>
        <w:t>Output:</w:t>
      </w:r>
    </w:p>
    <w:p w:rsidRPr="00636178" w:rsidR="00636178" w:rsidP="00636178" w:rsidRDefault="00636178" w14:paraId="0B1C073A" w14:textId="77777777">
      <w:pPr>
        <w:numPr>
          <w:ilvl w:val="0"/>
          <w:numId w:val="0"/>
        </w:numPr>
        <w:spacing w:before="100" w:beforeAutospacing="1" w:after="100" w:afterAutospacing="1" w:line="240" w:lineRule="auto"/>
        <w:ind w:left="720"/>
        <w:rPr>
          <w:rFonts w:eastAsia="Times New Roman" w:cs="Times New Roman"/>
          <w:b/>
          <w:bCs/>
          <w:color w:val="EE0000"/>
          <w:kern w:val="0"/>
          <w:sz w:val="24"/>
          <w:szCs w:val="24"/>
          <w:lang w:eastAsia="en-PH"/>
          <w14:ligatures w14:val="none"/>
        </w:rPr>
      </w:pPr>
      <w:r w:rsidRPr="00636178">
        <w:rPr>
          <w:rFonts w:eastAsia="Times New Roman" w:cs="Times New Roman"/>
          <w:b/>
          <w:bCs/>
          <w:color w:val="EE0000"/>
          <w:kern w:val="0"/>
          <w:sz w:val="24"/>
          <w:szCs w:val="24"/>
          <w:lang w:eastAsia="en-PH"/>
          <w14:ligatures w14:val="none"/>
        </w:rPr>
        <w:t xml:space="preserve">* </w:t>
      </w:r>
    </w:p>
    <w:p w:rsidRPr="00636178" w:rsidR="00636178" w:rsidP="00636178" w:rsidRDefault="00636178" w14:paraId="4D4DE821" w14:textId="77777777">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636178">
        <w:rPr>
          <w:rFonts w:eastAsia="Times New Roman" w:cs="Times New Roman"/>
          <w:b/>
          <w:bCs/>
          <w:color w:val="EE0000"/>
          <w:kern w:val="0"/>
          <w:sz w:val="24"/>
          <w:szCs w:val="24"/>
          <w:lang w:eastAsia="en-PH"/>
          <w14:ligatures w14:val="none"/>
        </w:rPr>
        <w:t xml:space="preserve">* </w:t>
      </w:r>
      <w:r w:rsidRPr="00636178">
        <w:rPr>
          <w:rFonts w:eastAsia="Times New Roman" w:cs="Times New Roman"/>
          <w:b/>
          <w:bCs/>
          <w:kern w:val="0"/>
          <w:sz w:val="24"/>
          <w:szCs w:val="24"/>
          <w:lang w:eastAsia="en-PH"/>
          <w14:ligatures w14:val="none"/>
        </w:rPr>
        <w:t xml:space="preserve">* </w:t>
      </w:r>
    </w:p>
    <w:p w:rsidRPr="00636178" w:rsidR="00636178" w:rsidP="00636178" w:rsidRDefault="00636178" w14:paraId="40CF0C56" w14:textId="77777777">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636178">
        <w:rPr>
          <w:rFonts w:eastAsia="Times New Roman" w:cs="Times New Roman"/>
          <w:b/>
          <w:bCs/>
          <w:color w:val="EE0000"/>
          <w:kern w:val="0"/>
          <w:sz w:val="24"/>
          <w:szCs w:val="24"/>
          <w:lang w:eastAsia="en-PH"/>
          <w14:ligatures w14:val="none"/>
        </w:rPr>
        <w:t xml:space="preserve">* </w:t>
      </w:r>
      <w:r w:rsidRPr="00636178">
        <w:rPr>
          <w:rFonts w:eastAsia="Times New Roman" w:cs="Times New Roman"/>
          <w:b/>
          <w:bCs/>
          <w:kern w:val="0"/>
          <w:sz w:val="24"/>
          <w:szCs w:val="24"/>
          <w:lang w:eastAsia="en-PH"/>
          <w14:ligatures w14:val="none"/>
        </w:rPr>
        <w:t xml:space="preserve">* * </w:t>
      </w:r>
    </w:p>
    <w:p w:rsidRPr="00636178" w:rsidR="00636178" w:rsidP="00636178" w:rsidRDefault="00636178" w14:paraId="62190A9E" w14:textId="77777777">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636178">
        <w:rPr>
          <w:rFonts w:eastAsia="Times New Roman" w:cs="Times New Roman"/>
          <w:b/>
          <w:bCs/>
          <w:color w:val="EE0000"/>
          <w:kern w:val="0"/>
          <w:sz w:val="24"/>
          <w:szCs w:val="24"/>
          <w:lang w:eastAsia="en-PH"/>
          <w14:ligatures w14:val="none"/>
        </w:rPr>
        <w:t xml:space="preserve">* </w:t>
      </w:r>
      <w:r w:rsidRPr="00636178">
        <w:rPr>
          <w:rFonts w:eastAsia="Times New Roman" w:cs="Times New Roman"/>
          <w:b/>
          <w:bCs/>
          <w:kern w:val="0"/>
          <w:sz w:val="24"/>
          <w:szCs w:val="24"/>
          <w:lang w:eastAsia="en-PH"/>
          <w14:ligatures w14:val="none"/>
        </w:rPr>
        <w:t xml:space="preserve">* * * </w:t>
      </w:r>
    </w:p>
    <w:p w:rsidR="00B62BFF" w:rsidP="00636178" w:rsidRDefault="00636178" w14:paraId="5D4A64BA" w14:textId="75B94542">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636178">
        <w:rPr>
          <w:rFonts w:eastAsia="Times New Roman" w:cs="Times New Roman"/>
          <w:b/>
          <w:bCs/>
          <w:color w:val="EE0000"/>
          <w:kern w:val="0"/>
          <w:sz w:val="24"/>
          <w:szCs w:val="24"/>
          <w:lang w:eastAsia="en-PH"/>
          <w14:ligatures w14:val="none"/>
        </w:rPr>
        <w:t>*</w:t>
      </w:r>
      <w:r w:rsidRPr="00636178">
        <w:rPr>
          <w:rFonts w:eastAsia="Times New Roman" w:cs="Times New Roman"/>
          <w:b/>
          <w:bCs/>
          <w:kern w:val="0"/>
          <w:sz w:val="24"/>
          <w:szCs w:val="24"/>
          <w:lang w:eastAsia="en-PH"/>
          <w14:ligatures w14:val="none"/>
        </w:rPr>
        <w:t xml:space="preserve"> * * * *</w:t>
      </w:r>
    </w:p>
    <w:p w:rsidRPr="00636178" w:rsidR="00636178" w:rsidP="00636178" w:rsidRDefault="00636178" w14:paraId="3945AC53" w14:textId="77777777">
      <w:pPr>
        <w:numPr>
          <w:ilvl w:val="0"/>
          <w:numId w:val="0"/>
        </w:numPr>
        <w:spacing w:before="100" w:beforeAutospacing="1" w:after="100" w:afterAutospacing="1" w:line="240" w:lineRule="auto"/>
        <w:ind w:left="720"/>
        <w:rPr>
          <w:rFonts w:eastAsia="Times New Roman" w:cs="Times New Roman"/>
          <w:b/>
          <w:bCs/>
          <w:sz w:val="24"/>
          <w:szCs w:val="24"/>
          <w:lang w:eastAsia="en-PH"/>
        </w:rPr>
      </w:pPr>
    </w:p>
    <w:p w:rsidR="00636178" w:rsidP="00636178" w:rsidRDefault="00636178" w14:paraId="6DDD4A7B" w14:textId="1F806E8A">
      <w:pPr>
        <w:numPr>
          <w:ilvl w:val="0"/>
          <w:numId w:val="0"/>
        </w:numPr>
        <w:spacing w:before="100" w:beforeAutospacing="1" w:after="100" w:afterAutospacing="1" w:line="240" w:lineRule="auto"/>
        <w:ind w:left="720"/>
        <w:rPr>
          <w:rFonts w:eastAsia="Times New Roman" w:cs="Times New Roman"/>
          <w:sz w:val="24"/>
          <w:szCs w:val="24"/>
          <w:lang w:eastAsia="en-PH"/>
        </w:rPr>
      </w:pPr>
      <w:r w:rsidRPr="00636178">
        <w:rPr>
          <w:rFonts w:eastAsia="Times New Roman" w:cs="Times New Roman"/>
          <w:b/>
          <w:bCs/>
          <w:sz w:val="24"/>
          <w:szCs w:val="24"/>
          <w:lang w:eastAsia="en-PH"/>
        </w:rPr>
        <w:t>Explanation:</w:t>
      </w:r>
      <w:r>
        <w:rPr>
          <w:rFonts w:eastAsia="Times New Roman" w:cs="Times New Roman"/>
          <w:b/>
          <w:bCs/>
          <w:sz w:val="24"/>
          <w:szCs w:val="24"/>
          <w:lang w:eastAsia="en-PH"/>
        </w:rPr>
        <w:t xml:space="preserve"> </w:t>
      </w:r>
      <w:r w:rsidRPr="00AC2539" w:rsidR="00AC2539">
        <w:rPr>
          <w:rFonts w:eastAsia="Times New Roman" w:cs="Times New Roman"/>
          <w:sz w:val="24"/>
          <w:szCs w:val="24"/>
          <w:lang w:eastAsia="en-PH"/>
        </w:rPr>
        <w:t>The outer loop controls the number of rows (1 to 5).</w:t>
      </w:r>
      <w:r w:rsidR="00AC2539">
        <w:rPr>
          <w:rFonts w:eastAsia="Times New Roman" w:cs="Times New Roman"/>
          <w:sz w:val="24"/>
          <w:szCs w:val="24"/>
          <w:lang w:eastAsia="en-PH"/>
        </w:rPr>
        <w:t xml:space="preserve"> </w:t>
      </w:r>
      <w:r w:rsidRPr="00AC2539" w:rsidR="00AC2539">
        <w:rPr>
          <w:rFonts w:eastAsia="Times New Roman" w:cs="Times New Roman"/>
          <w:sz w:val="24"/>
          <w:szCs w:val="24"/>
          <w:lang w:eastAsia="en-PH"/>
        </w:rPr>
        <w:t xml:space="preserve">The inner loop runs from 1 up to the current row number </w:t>
      </w:r>
      <w:r w:rsidRPr="00AC2539" w:rsidR="00AC2539">
        <w:rPr>
          <w:rFonts w:eastAsia="Times New Roman" w:cs="Times New Roman"/>
          <w:sz w:val="24"/>
          <w:szCs w:val="24"/>
          <w:highlight w:val="darkGray"/>
          <w:lang w:eastAsia="en-PH"/>
        </w:rPr>
        <w:t>(</w:t>
      </w:r>
      <w:proofErr w:type="spellStart"/>
      <w:r w:rsidRPr="00AC2539" w:rsidR="00AC2539">
        <w:rPr>
          <w:rFonts w:eastAsia="Times New Roman" w:cs="Times New Roman"/>
          <w:sz w:val="24"/>
          <w:szCs w:val="24"/>
          <w:highlight w:val="darkGray"/>
          <w:lang w:eastAsia="en-PH"/>
        </w:rPr>
        <w:t>i</w:t>
      </w:r>
      <w:proofErr w:type="spellEnd"/>
      <w:r w:rsidRPr="00AC2539" w:rsidR="00AC2539">
        <w:rPr>
          <w:rFonts w:eastAsia="Times New Roman" w:cs="Times New Roman"/>
          <w:sz w:val="24"/>
          <w:szCs w:val="24"/>
          <w:highlight w:val="darkGray"/>
          <w:lang w:eastAsia="en-PH"/>
        </w:rPr>
        <w:t>)</w:t>
      </w:r>
      <w:r w:rsidRPr="00AC2539" w:rsidR="00AC2539">
        <w:rPr>
          <w:rFonts w:eastAsia="Times New Roman" w:cs="Times New Roman"/>
          <w:sz w:val="24"/>
          <w:szCs w:val="24"/>
          <w:lang w:eastAsia="en-PH"/>
        </w:rPr>
        <w:t>.</w:t>
      </w:r>
      <w:r w:rsidR="00AC2539">
        <w:rPr>
          <w:rFonts w:eastAsia="Times New Roman" w:cs="Times New Roman"/>
          <w:sz w:val="24"/>
          <w:szCs w:val="24"/>
          <w:lang w:eastAsia="en-PH"/>
        </w:rPr>
        <w:t xml:space="preserve"> </w:t>
      </w:r>
      <w:r w:rsidRPr="00AC2539" w:rsidR="00AC2539">
        <w:rPr>
          <w:rFonts w:eastAsia="Times New Roman" w:cs="Times New Roman"/>
          <w:sz w:val="24"/>
          <w:szCs w:val="24"/>
          <w:lang w:eastAsia="en-PH"/>
        </w:rPr>
        <w:t>This means each new row prints one more star than the previous one.</w:t>
      </w:r>
      <w:r w:rsidR="00AC2539">
        <w:rPr>
          <w:rFonts w:eastAsia="Times New Roman" w:cs="Times New Roman"/>
          <w:sz w:val="24"/>
          <w:szCs w:val="24"/>
          <w:lang w:eastAsia="en-PH"/>
        </w:rPr>
        <w:t xml:space="preserve"> </w:t>
      </w:r>
      <w:r w:rsidRPr="00AC2539" w:rsidR="00AC2539">
        <w:rPr>
          <w:rFonts w:eastAsia="Times New Roman" w:cs="Times New Roman"/>
          <w:sz w:val="24"/>
          <w:szCs w:val="24"/>
          <w:lang w:eastAsia="en-PH"/>
        </w:rPr>
        <w:t>When the inner loop finishes, the program moves to the next line and repeats.</w:t>
      </w:r>
      <w:r w:rsidR="00AC2539">
        <w:rPr>
          <w:rFonts w:eastAsia="Times New Roman" w:cs="Times New Roman"/>
          <w:sz w:val="24"/>
          <w:szCs w:val="24"/>
          <w:lang w:eastAsia="en-PH"/>
        </w:rPr>
        <w:t xml:space="preserve"> </w:t>
      </w:r>
      <w:r w:rsidRPr="00AC2539" w:rsidR="00AC2539">
        <w:rPr>
          <w:rFonts w:eastAsia="Times New Roman" w:cs="Times New Roman"/>
          <w:sz w:val="24"/>
          <w:szCs w:val="24"/>
          <w:lang w:eastAsia="en-PH"/>
        </w:rPr>
        <w:t>It’s a simple but powerful way to build structured shapes using loops.</w:t>
      </w:r>
    </w:p>
    <w:p w:rsidR="00AC2539" w:rsidP="00636178" w:rsidRDefault="00AC2539" w14:paraId="0B74594D"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AC2539" w:rsidP="00636178" w:rsidRDefault="00AC2539" w14:paraId="58FA6113"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AC2539" w:rsidP="00636178" w:rsidRDefault="00AC2539" w14:paraId="12B53657"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AC2539" w:rsidP="00636178" w:rsidRDefault="00AC2539" w14:paraId="5BCF22EC" w14:textId="1C9ABD67">
      <w:pPr>
        <w:numPr>
          <w:ilvl w:val="0"/>
          <w:numId w:val="0"/>
        </w:numPr>
        <w:spacing w:before="100" w:beforeAutospacing="1" w:after="100" w:afterAutospacing="1" w:line="240" w:lineRule="auto"/>
        <w:ind w:left="720"/>
        <w:rPr>
          <w:rFonts w:eastAsia="Times New Roman" w:cs="Times New Roman"/>
          <w:b/>
          <w:bCs/>
          <w:sz w:val="24"/>
          <w:szCs w:val="24"/>
          <w:lang w:eastAsia="en-PH"/>
        </w:rPr>
      </w:pPr>
      <w:r w:rsidRPr="00AC2539">
        <w:rPr>
          <w:rFonts w:eastAsia="Times New Roman" w:cs="Times New Roman"/>
          <w:b/>
          <w:bCs/>
          <w:sz w:val="24"/>
          <w:szCs w:val="24"/>
          <w:lang w:eastAsia="en-PH"/>
        </w:rPr>
        <w:t>Tips for using Nested Loop</w:t>
      </w:r>
    </w:p>
    <w:p w:rsidRPr="0034147D" w:rsidR="0034147D" w:rsidP="00623EE5" w:rsidRDefault="0034147D" w14:paraId="5F9AAFC6" w14:textId="7F6AE4D9">
      <w:pPr>
        <w:pStyle w:val="ListParagraph"/>
        <w:numPr>
          <w:ilvl w:val="0"/>
          <w:numId w:val="37"/>
        </w:numPr>
        <w:spacing w:before="100" w:beforeAutospacing="1" w:after="100" w:afterAutospacing="1" w:line="240" w:lineRule="auto"/>
        <w:rPr>
          <w:rFonts w:eastAsia="Times New Roman" w:cs="Times New Roman"/>
          <w:kern w:val="0"/>
          <w:sz w:val="24"/>
          <w:szCs w:val="24"/>
          <w:lang w:eastAsia="en-PH"/>
          <w14:ligatures w14:val="none"/>
        </w:rPr>
      </w:pPr>
      <w:r w:rsidRPr="0034147D">
        <w:rPr>
          <w:rFonts w:eastAsia="Times New Roman" w:cs="Times New Roman"/>
          <w:kern w:val="0"/>
          <w:sz w:val="24"/>
          <w:szCs w:val="24"/>
          <w:lang w:eastAsia="en-PH"/>
          <w14:ligatures w14:val="none"/>
        </w:rPr>
        <w:t xml:space="preserve">Keep track of your </w:t>
      </w:r>
      <w:r w:rsidRPr="0034147D">
        <w:rPr>
          <w:rFonts w:eastAsia="Times New Roman" w:cs="Times New Roman"/>
          <w:b/>
          <w:bCs/>
          <w:kern w:val="0"/>
          <w:sz w:val="24"/>
          <w:szCs w:val="24"/>
          <w:lang w:eastAsia="en-PH"/>
          <w14:ligatures w14:val="none"/>
        </w:rPr>
        <w:t>outer and inner loop variables</w:t>
      </w:r>
      <w:r w:rsidRPr="0034147D">
        <w:rPr>
          <w:rFonts w:eastAsia="Times New Roman" w:cs="Times New Roman"/>
          <w:kern w:val="0"/>
          <w:sz w:val="24"/>
          <w:szCs w:val="24"/>
          <w:lang w:eastAsia="en-PH"/>
          <w14:ligatures w14:val="none"/>
        </w:rPr>
        <w:t xml:space="preserve"> to avoid confusion.</w:t>
      </w:r>
    </w:p>
    <w:p w:rsidRPr="0034147D" w:rsidR="0034147D" w:rsidP="00623EE5" w:rsidRDefault="0034147D" w14:paraId="4C562A60" w14:textId="42DA45A1">
      <w:pPr>
        <w:pStyle w:val="ListParagraph"/>
        <w:numPr>
          <w:ilvl w:val="0"/>
          <w:numId w:val="37"/>
        </w:numPr>
        <w:spacing w:before="100" w:beforeAutospacing="1" w:after="100" w:afterAutospacing="1" w:line="240" w:lineRule="auto"/>
        <w:rPr>
          <w:rFonts w:eastAsia="Times New Roman" w:cs="Times New Roman"/>
          <w:kern w:val="0"/>
          <w:sz w:val="24"/>
          <w:szCs w:val="24"/>
          <w:lang w:eastAsia="en-PH"/>
          <w14:ligatures w14:val="none"/>
        </w:rPr>
      </w:pPr>
      <w:r w:rsidRPr="0034147D">
        <w:rPr>
          <w:rFonts w:eastAsia="Times New Roman" w:cs="Times New Roman"/>
          <w:kern w:val="0"/>
          <w:sz w:val="24"/>
          <w:szCs w:val="24"/>
          <w:lang w:eastAsia="en-PH"/>
          <w14:ligatures w14:val="none"/>
        </w:rPr>
        <w:t>Be careful — nested loops can make programs slower if they run too many times.</w:t>
      </w:r>
    </w:p>
    <w:p w:rsidRPr="0034147D" w:rsidR="0034147D" w:rsidP="00623EE5" w:rsidRDefault="0034147D" w14:paraId="20A490D9" w14:textId="4AAE0170">
      <w:pPr>
        <w:pStyle w:val="ListParagraph"/>
        <w:numPr>
          <w:ilvl w:val="0"/>
          <w:numId w:val="37"/>
        </w:numPr>
        <w:spacing w:before="100" w:beforeAutospacing="1" w:after="100" w:afterAutospacing="1" w:line="240" w:lineRule="auto"/>
        <w:rPr>
          <w:rFonts w:eastAsia="Times New Roman" w:cs="Times New Roman"/>
          <w:kern w:val="0"/>
          <w:sz w:val="24"/>
          <w:szCs w:val="24"/>
          <w:lang w:eastAsia="en-PH"/>
          <w14:ligatures w14:val="none"/>
        </w:rPr>
      </w:pPr>
      <w:r w:rsidRPr="0034147D">
        <w:rPr>
          <w:rFonts w:eastAsia="Times New Roman" w:cs="Times New Roman"/>
          <w:kern w:val="0"/>
          <w:sz w:val="24"/>
          <w:szCs w:val="24"/>
          <w:lang w:eastAsia="en-PH"/>
          <w14:ligatures w14:val="none"/>
        </w:rPr>
        <w:t>Try using proper indentation to make your code easier to read.</w:t>
      </w:r>
    </w:p>
    <w:p w:rsidRPr="0034147D" w:rsidR="0034147D" w:rsidP="00623EE5" w:rsidRDefault="0034147D" w14:paraId="6455A4DB" w14:textId="1079F843">
      <w:pPr>
        <w:pStyle w:val="ListParagraph"/>
        <w:numPr>
          <w:ilvl w:val="0"/>
          <w:numId w:val="37"/>
        </w:numPr>
        <w:spacing w:before="100" w:beforeAutospacing="1" w:after="100" w:afterAutospacing="1" w:line="240" w:lineRule="auto"/>
        <w:rPr>
          <w:rFonts w:eastAsia="Times New Roman" w:cs="Times New Roman"/>
          <w:kern w:val="0"/>
          <w:sz w:val="24"/>
          <w:szCs w:val="24"/>
          <w:lang w:eastAsia="en-PH"/>
          <w14:ligatures w14:val="none"/>
        </w:rPr>
      </w:pPr>
      <w:r w:rsidRPr="0034147D">
        <w:rPr>
          <w:rFonts w:eastAsia="Times New Roman" w:cs="Times New Roman"/>
          <w:kern w:val="0"/>
          <w:sz w:val="24"/>
          <w:szCs w:val="24"/>
          <w:lang w:eastAsia="en-PH"/>
          <w14:ligatures w14:val="none"/>
        </w:rPr>
        <w:t>Test smaller loop ranges first to understand how they work together.</w:t>
      </w:r>
    </w:p>
    <w:p w:rsidR="0034147D" w:rsidP="00623EE5" w:rsidRDefault="0034147D" w14:paraId="44A23F19" w14:textId="3235DC43">
      <w:pPr>
        <w:pStyle w:val="ListParagraph"/>
        <w:numPr>
          <w:ilvl w:val="0"/>
          <w:numId w:val="37"/>
        </w:numPr>
        <w:pBdr>
          <w:bottom w:val="single" w:color="auto" w:sz="12" w:space="1"/>
        </w:pBdr>
        <w:spacing w:before="100" w:beforeAutospacing="1" w:after="100" w:afterAutospacing="1" w:line="240" w:lineRule="auto"/>
        <w:rPr>
          <w:rFonts w:eastAsia="Times New Roman" w:cs="Times New Roman"/>
          <w:kern w:val="0"/>
          <w:sz w:val="24"/>
          <w:szCs w:val="24"/>
          <w:lang w:eastAsia="en-PH"/>
          <w14:ligatures w14:val="none"/>
        </w:rPr>
      </w:pPr>
      <w:r w:rsidRPr="0034147D">
        <w:rPr>
          <w:rFonts w:eastAsia="Times New Roman" w:cs="Times New Roman"/>
          <w:kern w:val="0"/>
          <w:sz w:val="24"/>
          <w:szCs w:val="24"/>
          <w:lang w:eastAsia="en-PH"/>
          <w14:ligatures w14:val="none"/>
        </w:rPr>
        <w:t xml:space="preserve">Nested loops are perfect for </w:t>
      </w:r>
      <w:r w:rsidRPr="0034147D">
        <w:rPr>
          <w:rFonts w:eastAsia="Times New Roman" w:cs="Times New Roman"/>
          <w:b/>
          <w:bCs/>
          <w:kern w:val="0"/>
          <w:sz w:val="24"/>
          <w:szCs w:val="24"/>
          <w:lang w:eastAsia="en-PH"/>
          <w14:ligatures w14:val="none"/>
        </w:rPr>
        <w:t>tables, grids, and patterns</w:t>
      </w:r>
      <w:r w:rsidRPr="0034147D">
        <w:rPr>
          <w:rFonts w:eastAsia="Times New Roman" w:cs="Times New Roman"/>
          <w:kern w:val="0"/>
          <w:sz w:val="24"/>
          <w:szCs w:val="24"/>
          <w:lang w:eastAsia="en-PH"/>
          <w14:ligatures w14:val="none"/>
        </w:rPr>
        <w:t xml:space="preserve"> — use them wisely!</w:t>
      </w:r>
    </w:p>
    <w:p w:rsidRPr="00981DC6" w:rsidR="00981DC6" w:rsidP="00981DC6" w:rsidRDefault="00616EB1" w14:paraId="27932327" w14:textId="576A79C9">
      <w:pPr>
        <w:numPr>
          <w:ilvl w:val="0"/>
          <w:numId w:val="0"/>
        </w:numPr>
        <w:pBdr>
          <w:bottom w:val="single" w:color="auto" w:sz="12" w:space="1"/>
        </w:pBdr>
        <w:spacing w:before="100" w:beforeAutospacing="1" w:after="100" w:afterAutospacing="1" w:line="240" w:lineRule="auto"/>
        <w:ind w:left="360"/>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Video Link: </w:t>
      </w:r>
      <w:hyperlink w:history="1" r:id="rId27">
        <w:r w:rsidRPr="00FF62EB">
          <w:rPr>
            <w:rStyle w:val="Hyperlink"/>
            <w:rFonts w:eastAsia="Times New Roman" w:cs="Times New Roman"/>
            <w:kern w:val="0"/>
            <w:sz w:val="24"/>
            <w:szCs w:val="24"/>
            <w:lang w:eastAsia="en-PH"/>
            <w14:ligatures w14:val="none"/>
          </w:rPr>
          <w:t>https://youtu.be/sd4x2QG2K6U?si=90PMRAayPROrnh3e</w:t>
        </w:r>
      </w:hyperlink>
      <w:r>
        <w:rPr>
          <w:rFonts w:eastAsia="Times New Roman" w:cs="Times New Roman"/>
          <w:kern w:val="0"/>
          <w:sz w:val="24"/>
          <w:szCs w:val="24"/>
          <w:lang w:eastAsia="en-PH"/>
          <w14:ligatures w14:val="none"/>
        </w:rPr>
        <w:t xml:space="preserve"> </w:t>
      </w:r>
    </w:p>
    <w:p w:rsidR="00C00107" w:rsidP="00981DC6" w:rsidRDefault="00981DC6" w14:paraId="73C63EC6" w14:textId="53273572">
      <w:pPr>
        <w:numPr>
          <w:ilvl w:val="0"/>
          <w:numId w:val="0"/>
        </w:numPr>
        <w:spacing w:before="100" w:beforeAutospacing="1" w:after="100" w:afterAutospacing="1" w:line="240" w:lineRule="auto"/>
        <w:ind w:left="720" w:hanging="720"/>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4. </w:t>
      </w:r>
      <w:r w:rsidRPr="00981DC6">
        <w:rPr>
          <w:rFonts w:eastAsia="Times New Roman" w:cs="Times New Roman"/>
          <w:b/>
          <w:kern w:val="0"/>
          <w:sz w:val="24"/>
          <w:szCs w:val="24"/>
          <w:lang w:eastAsia="en-PH"/>
          <w14:ligatures w14:val="none"/>
        </w:rPr>
        <w:t xml:space="preserve">  </w:t>
      </w:r>
      <w:r w:rsidR="00697A23">
        <w:rPr>
          <w:rFonts w:eastAsia="Times New Roman" w:cs="Times New Roman"/>
          <w:b/>
          <w:kern w:val="0"/>
          <w:sz w:val="24"/>
          <w:szCs w:val="24"/>
          <w:lang w:eastAsia="en-PH"/>
          <w14:ligatures w14:val="none"/>
        </w:rPr>
        <w:t>Classes</w:t>
      </w:r>
      <w:r w:rsidR="00180CEC">
        <w:rPr>
          <w:rFonts w:eastAsia="Times New Roman" w:cs="Times New Roman"/>
          <w:b/>
          <w:kern w:val="0"/>
          <w:sz w:val="24"/>
          <w:szCs w:val="24"/>
          <w:lang w:eastAsia="en-PH"/>
          <w14:ligatures w14:val="none"/>
        </w:rPr>
        <w:t>, Objects, and Methods</w:t>
      </w:r>
    </w:p>
    <w:p w:rsidRPr="00A13333" w:rsidR="00180CEC" w:rsidP="00623EE5" w:rsidRDefault="00180CEC" w14:paraId="2C5FEA8A" w14:textId="4F59408F">
      <w:pPr>
        <w:pStyle w:val="ListParagraph"/>
        <w:numPr>
          <w:ilvl w:val="0"/>
          <w:numId w:val="38"/>
        </w:numPr>
        <w:spacing w:before="100" w:beforeAutospacing="1" w:after="100" w:afterAutospacing="1" w:line="240" w:lineRule="auto"/>
        <w:rPr>
          <w:rFonts w:eastAsia="Times New Roman" w:cs="Times New Roman"/>
          <w:b/>
          <w:color w:val="EE0000"/>
          <w:kern w:val="0"/>
          <w:sz w:val="24"/>
          <w:szCs w:val="24"/>
          <w:lang w:eastAsia="en-PH"/>
          <w14:ligatures w14:val="none"/>
        </w:rPr>
      </w:pPr>
      <w:r w:rsidRPr="00A13333">
        <w:rPr>
          <w:rFonts w:eastAsia="Times New Roman" w:cs="Times New Roman"/>
          <w:b/>
          <w:color w:val="EE0000"/>
          <w:kern w:val="0"/>
          <w:sz w:val="24"/>
          <w:szCs w:val="24"/>
          <w:lang w:eastAsia="en-PH"/>
          <w14:ligatures w14:val="none"/>
        </w:rPr>
        <w:t>UML Class Diagram Notation</w:t>
      </w:r>
    </w:p>
    <w:p w:rsidRPr="00382370" w:rsidR="00382370" w:rsidP="00623EE5" w:rsidRDefault="00382370" w14:paraId="5BC0DB9E" w14:textId="60BF748F">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82370">
        <w:rPr>
          <w:rFonts w:eastAsia="Times New Roman" w:cs="Times New Roman"/>
          <w:bCs/>
          <w:kern w:val="0"/>
          <w:sz w:val="24"/>
          <w:szCs w:val="24"/>
          <w:lang w:eastAsia="en-PH"/>
          <w14:ligatures w14:val="none"/>
        </w:rPr>
        <w:t xml:space="preserve">The </w:t>
      </w:r>
      <w:r w:rsidRPr="00A13333">
        <w:rPr>
          <w:rFonts w:eastAsia="Times New Roman" w:cs="Times New Roman"/>
          <w:b/>
          <w:kern w:val="0"/>
          <w:sz w:val="24"/>
          <w:szCs w:val="24"/>
          <w:lang w:eastAsia="en-PH"/>
          <w14:ligatures w14:val="none"/>
        </w:rPr>
        <w:t>Unified Modeling Language (UML)</w:t>
      </w:r>
      <w:r w:rsidRPr="00382370">
        <w:rPr>
          <w:rFonts w:eastAsia="Times New Roman" w:cs="Times New Roman"/>
          <w:bCs/>
          <w:kern w:val="0"/>
          <w:sz w:val="24"/>
          <w:szCs w:val="24"/>
          <w:lang w:eastAsia="en-PH"/>
          <w14:ligatures w14:val="none"/>
        </w:rPr>
        <w:t xml:space="preserve"> is a standard way of visualizing the design and structure of object-oriented systems.</w:t>
      </w:r>
    </w:p>
    <w:p w:rsidRPr="00382370" w:rsidR="00382370" w:rsidP="00623EE5" w:rsidRDefault="00382370" w14:paraId="369F3B64" w14:textId="7390FE82">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82370">
        <w:rPr>
          <w:rFonts w:eastAsia="Times New Roman" w:cs="Times New Roman"/>
          <w:bCs/>
          <w:kern w:val="0"/>
          <w:sz w:val="24"/>
          <w:szCs w:val="24"/>
          <w:lang w:eastAsia="en-PH"/>
          <w14:ligatures w14:val="none"/>
        </w:rPr>
        <w:t>One of its most common diagrams is the Class Diagram, which shows the classes, their attributes, methods, and how they are related to one another.</w:t>
      </w:r>
    </w:p>
    <w:p w:rsidRPr="00382370" w:rsidR="00382370" w:rsidP="00623EE5" w:rsidRDefault="00382370" w14:paraId="15B6391B" w14:textId="637D2B19">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82370">
        <w:rPr>
          <w:rFonts w:eastAsia="Times New Roman" w:cs="Times New Roman"/>
          <w:bCs/>
          <w:kern w:val="0"/>
          <w:sz w:val="24"/>
          <w:szCs w:val="24"/>
          <w:lang w:eastAsia="en-PH"/>
          <w14:ligatures w14:val="none"/>
        </w:rPr>
        <w:t xml:space="preserve">A </w:t>
      </w:r>
      <w:r w:rsidRPr="00A13333">
        <w:rPr>
          <w:rFonts w:eastAsia="Times New Roman" w:cs="Times New Roman"/>
          <w:b/>
          <w:kern w:val="0"/>
          <w:sz w:val="24"/>
          <w:szCs w:val="24"/>
          <w:lang w:eastAsia="en-PH"/>
          <w14:ligatures w14:val="none"/>
        </w:rPr>
        <w:t>UML Class Diagram</w:t>
      </w:r>
      <w:r w:rsidRPr="00382370">
        <w:rPr>
          <w:rFonts w:eastAsia="Times New Roman" w:cs="Times New Roman"/>
          <w:bCs/>
          <w:kern w:val="0"/>
          <w:sz w:val="24"/>
          <w:szCs w:val="24"/>
          <w:lang w:eastAsia="en-PH"/>
          <w14:ligatures w14:val="none"/>
        </w:rPr>
        <w:t xml:space="preserve"> helps programmers and system designers understand how the system is organized before writing code.</w:t>
      </w:r>
    </w:p>
    <w:p w:rsidR="002C3F93" w:rsidP="00623EE5" w:rsidRDefault="00382370" w14:paraId="45A7D05C" w14:textId="493045C2">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A13333">
        <w:rPr>
          <w:rFonts w:eastAsia="Times New Roman" w:cs="Times New Roman"/>
          <w:bCs/>
          <w:kern w:val="0"/>
          <w:sz w:val="24"/>
          <w:szCs w:val="24"/>
          <w:lang w:eastAsia="en-PH"/>
          <w14:ligatures w14:val="none"/>
        </w:rPr>
        <w:t>In short, it’s a blueprint of an object-oriented program.</w:t>
      </w:r>
    </w:p>
    <w:p w:rsidR="00125C21" w:rsidP="00125C21" w:rsidRDefault="00125C21" w14:paraId="22720FB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125C21">
        <w:rPr>
          <w:rFonts w:eastAsia="Times New Roman" w:cs="Times New Roman"/>
          <w:b/>
          <w:kern w:val="0"/>
          <w:sz w:val="24"/>
          <w:szCs w:val="24"/>
          <w:lang w:eastAsia="en-PH"/>
          <w14:ligatures w14:val="none"/>
        </w:rPr>
        <w:t>Definition of a Class Diagram</w:t>
      </w:r>
    </w:p>
    <w:p w:rsidRPr="00125C21" w:rsidR="00125C21" w:rsidP="00623EE5" w:rsidRDefault="00125C21" w14:paraId="7A133E0B" w14:textId="77777777">
      <w:pPr>
        <w:pStyle w:val="ListParagraph"/>
        <w:numPr>
          <w:ilvl w:val="0"/>
          <w:numId w:val="15"/>
        </w:numPr>
        <w:spacing w:before="100" w:beforeAutospacing="1" w:after="100" w:afterAutospacing="1" w:line="240" w:lineRule="auto"/>
        <w:rPr>
          <w:rFonts w:eastAsia="Times New Roman" w:cs="Times New Roman"/>
          <w:b/>
          <w:kern w:val="0"/>
          <w:sz w:val="24"/>
          <w:szCs w:val="24"/>
          <w:lang w:eastAsia="en-PH"/>
          <w14:ligatures w14:val="none"/>
        </w:rPr>
      </w:pPr>
      <w:r w:rsidRPr="00125C21">
        <w:rPr>
          <w:rFonts w:eastAsia="Times New Roman" w:cs="Times New Roman"/>
          <w:bCs/>
          <w:kern w:val="0"/>
          <w:sz w:val="24"/>
          <w:szCs w:val="24"/>
          <w:lang w:eastAsia="en-PH"/>
          <w14:ligatures w14:val="none"/>
        </w:rPr>
        <w:t>A Class Diagram represents the static structure of a system.</w:t>
      </w:r>
    </w:p>
    <w:p w:rsidR="00125C21" w:rsidP="00125C21" w:rsidRDefault="00125C21" w14:paraId="4A66D292"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r w:rsidRPr="00125C21">
        <w:rPr>
          <w:rFonts w:eastAsia="Times New Roman" w:cs="Times New Roman"/>
          <w:bCs/>
          <w:kern w:val="0"/>
          <w:sz w:val="24"/>
          <w:szCs w:val="24"/>
          <w:lang w:eastAsia="en-PH"/>
          <w14:ligatures w14:val="none"/>
        </w:rPr>
        <w:t>It shows:</w:t>
      </w:r>
    </w:p>
    <w:p w:rsidRPr="00125C21" w:rsidR="00125C21" w:rsidP="00623EE5" w:rsidRDefault="00125C21" w14:paraId="3321C46D" w14:textId="77777777">
      <w:pPr>
        <w:pStyle w:val="ListParagraph"/>
        <w:numPr>
          <w:ilvl w:val="0"/>
          <w:numId w:val="39"/>
        </w:numPr>
        <w:spacing w:before="100" w:beforeAutospacing="1" w:after="100" w:afterAutospacing="1" w:line="240" w:lineRule="auto"/>
        <w:rPr>
          <w:rFonts w:eastAsia="Times New Roman" w:cs="Times New Roman"/>
          <w:b/>
          <w:kern w:val="0"/>
          <w:sz w:val="24"/>
          <w:szCs w:val="24"/>
          <w:lang w:eastAsia="en-PH"/>
          <w14:ligatures w14:val="none"/>
        </w:rPr>
      </w:pPr>
      <w:r w:rsidRPr="00125C21">
        <w:rPr>
          <w:rFonts w:eastAsia="Times New Roman" w:cs="Times New Roman"/>
          <w:bCs/>
          <w:kern w:val="0"/>
          <w:sz w:val="24"/>
          <w:szCs w:val="24"/>
          <w:lang w:eastAsia="en-PH"/>
          <w14:ligatures w14:val="none"/>
        </w:rPr>
        <w:t>The classes in the system</w:t>
      </w:r>
    </w:p>
    <w:p w:rsidRPr="00125C21" w:rsidR="00125C21" w:rsidP="00623EE5" w:rsidRDefault="00125C21" w14:paraId="7F6B24E2" w14:textId="77777777">
      <w:pPr>
        <w:pStyle w:val="ListParagraph"/>
        <w:numPr>
          <w:ilvl w:val="0"/>
          <w:numId w:val="39"/>
        </w:numPr>
        <w:spacing w:before="100" w:beforeAutospacing="1" w:after="100" w:afterAutospacing="1" w:line="240" w:lineRule="auto"/>
        <w:rPr>
          <w:rFonts w:eastAsia="Times New Roman" w:cs="Times New Roman"/>
          <w:b/>
          <w:kern w:val="0"/>
          <w:sz w:val="24"/>
          <w:szCs w:val="24"/>
          <w:lang w:eastAsia="en-PH"/>
          <w14:ligatures w14:val="none"/>
        </w:rPr>
      </w:pPr>
      <w:r w:rsidRPr="00125C21">
        <w:rPr>
          <w:rFonts w:eastAsia="Times New Roman" w:cs="Times New Roman"/>
          <w:bCs/>
          <w:kern w:val="0"/>
          <w:sz w:val="24"/>
          <w:szCs w:val="24"/>
          <w:lang w:eastAsia="en-PH"/>
          <w14:ligatures w14:val="none"/>
        </w:rPr>
        <w:t>The attributes (fields) and operations (methods) of each class</w:t>
      </w:r>
    </w:p>
    <w:p w:rsidRPr="00125C21" w:rsidR="00A13333" w:rsidP="00623EE5" w:rsidRDefault="00125C21" w14:paraId="370DA524" w14:textId="33B9F14F">
      <w:pPr>
        <w:pStyle w:val="ListParagraph"/>
        <w:numPr>
          <w:ilvl w:val="0"/>
          <w:numId w:val="39"/>
        </w:numPr>
        <w:spacing w:before="100" w:beforeAutospacing="1" w:after="100" w:afterAutospacing="1" w:line="240" w:lineRule="auto"/>
        <w:rPr>
          <w:rFonts w:eastAsia="Times New Roman" w:cs="Times New Roman"/>
          <w:b/>
          <w:kern w:val="0"/>
          <w:sz w:val="24"/>
          <w:szCs w:val="24"/>
          <w:lang w:eastAsia="en-PH"/>
          <w14:ligatures w14:val="none"/>
        </w:rPr>
      </w:pPr>
      <w:r w:rsidRPr="00125C21">
        <w:rPr>
          <w:rFonts w:eastAsia="Times New Roman" w:cs="Times New Roman"/>
          <w:bCs/>
          <w:kern w:val="0"/>
          <w:sz w:val="24"/>
          <w:szCs w:val="24"/>
          <w:lang w:eastAsia="en-PH"/>
          <w14:ligatures w14:val="none"/>
        </w:rPr>
        <w:t>The relationships between the classes (like inheritance or associations)</w:t>
      </w:r>
    </w:p>
    <w:p w:rsidR="00931357" w:rsidP="00931357" w:rsidRDefault="00931357" w14:paraId="694E0F9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931357">
        <w:rPr>
          <w:rFonts w:eastAsia="Times New Roman" w:cs="Times New Roman"/>
          <w:b/>
          <w:kern w:val="0"/>
          <w:sz w:val="24"/>
          <w:szCs w:val="24"/>
          <w:lang w:eastAsia="en-PH"/>
          <w14:ligatures w14:val="none"/>
        </w:rPr>
        <w:t>Basic UML Class Notation</w:t>
      </w:r>
    </w:p>
    <w:p w:rsidRPr="00931357" w:rsidR="00125C21" w:rsidP="00623EE5" w:rsidRDefault="00931357" w14:paraId="70EEAA45" w14:textId="335A6E93">
      <w:pPr>
        <w:pStyle w:val="ListParagraph"/>
        <w:numPr>
          <w:ilvl w:val="0"/>
          <w:numId w:val="15"/>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72" behindDoc="0" locked="0" layoutInCell="1" allowOverlap="1" wp14:anchorId="0937C3C3" wp14:editId="6C72A07A">
                <wp:simplePos x="0" y="0"/>
                <wp:positionH relativeFrom="margin">
                  <wp:align>left</wp:align>
                </wp:positionH>
                <wp:positionV relativeFrom="paragraph">
                  <wp:posOffset>359972</wp:posOffset>
                </wp:positionV>
                <wp:extent cx="6185140" cy="3079630"/>
                <wp:effectExtent l="0" t="0" r="25400" b="26035"/>
                <wp:wrapNone/>
                <wp:docPr id="1071095620" name="Text Box 10"/>
                <wp:cNvGraphicFramePr/>
                <a:graphic xmlns:a="http://schemas.openxmlformats.org/drawingml/2006/main">
                  <a:graphicData uri="http://schemas.microsoft.com/office/word/2010/wordprocessingShape">
                    <wps:wsp>
                      <wps:cNvSpPr txBox="1"/>
                      <wps:spPr>
                        <a:xfrm>
                          <a:off x="0" y="0"/>
                          <a:ext cx="6185140" cy="3079630"/>
                        </a:xfrm>
                        <a:prstGeom prst="rect">
                          <a:avLst/>
                        </a:prstGeom>
                        <a:solidFill>
                          <a:schemeClr val="tx1"/>
                        </a:solidFill>
                        <a:ln w="6350">
                          <a:solidFill>
                            <a:prstClr val="black"/>
                          </a:solidFill>
                        </a:ln>
                      </wps:spPr>
                      <wps:txbx>
                        <w:txbxContent>
                          <w:p w:rsidR="00931357" w:rsidP="00931357" w:rsidRDefault="00682671" w14:paraId="18BC14A6" w14:textId="3D05F437">
                            <w:pPr>
                              <w:numPr>
                                <w:ilvl w:val="0"/>
                                <w:numId w:val="0"/>
                              </w:numPr>
                            </w:pPr>
                            <w:proofErr w:type="spellStart"/>
                            <w:r>
                              <w:t>pgsql</w:t>
                            </w:r>
                            <w:proofErr w:type="spellEnd"/>
                          </w:p>
                          <w:p w:rsidR="00682671" w:rsidP="00682671" w:rsidRDefault="00682671" w14:paraId="7A076DD3" w14:textId="77777777">
                            <w:pPr>
                              <w:numPr>
                                <w:ilvl w:val="0"/>
                                <w:numId w:val="0"/>
                              </w:numPr>
                            </w:pPr>
                            <w:r>
                              <w:t>+------------------------+</w:t>
                            </w:r>
                          </w:p>
                          <w:p w:rsidR="00682671" w:rsidP="00682671" w:rsidRDefault="00682671" w14:paraId="0A0D3C6E" w14:textId="4CA045C7">
                            <w:pPr>
                              <w:numPr>
                                <w:ilvl w:val="0"/>
                                <w:numId w:val="0"/>
                              </w:numPr>
                            </w:pPr>
                            <w:r>
                              <w:t xml:space="preserve">| </w:t>
                            </w:r>
                            <w:proofErr w:type="spellStart"/>
                            <w:r>
                              <w:t>ClassName</w:t>
                            </w:r>
                            <w:proofErr w:type="spellEnd"/>
                            <w:r>
                              <w:t xml:space="preserve">            </w:t>
                            </w:r>
                            <w:r>
                              <w:tab/>
                            </w:r>
                            <w:r>
                              <w:t xml:space="preserve"> | </w:t>
                            </w:r>
                            <w:r>
                              <w:tab/>
                            </w:r>
                            <w:r>
                              <w:t xml:space="preserve">← </w:t>
                            </w:r>
                            <w:r w:rsidRPr="000F23B4">
                              <w:rPr>
                                <w:color w:val="00B0F0"/>
                              </w:rPr>
                              <w:t>Class</w:t>
                            </w:r>
                            <w:r>
                              <w:t xml:space="preserve"> </w:t>
                            </w:r>
                            <w:r w:rsidRPr="00E53BB3">
                              <w:rPr>
                                <w:color w:val="D86DCB" w:themeColor="accent5" w:themeTint="99"/>
                              </w:rPr>
                              <w:t>Name</w:t>
                            </w:r>
                          </w:p>
                          <w:p w:rsidR="00682671" w:rsidP="00682671" w:rsidRDefault="00682671" w14:paraId="38D3F658" w14:textId="77777777">
                            <w:pPr>
                              <w:numPr>
                                <w:ilvl w:val="0"/>
                                <w:numId w:val="0"/>
                              </w:numPr>
                            </w:pPr>
                            <w:r>
                              <w:t>+------------------------+</w:t>
                            </w:r>
                          </w:p>
                          <w:p w:rsidR="00682671" w:rsidP="00682671" w:rsidRDefault="00682671" w14:paraId="369E5228" w14:textId="0D9E22B6">
                            <w:pPr>
                              <w:numPr>
                                <w:ilvl w:val="0"/>
                                <w:numId w:val="0"/>
                              </w:numPr>
                            </w:pPr>
                            <w:r>
                              <w:t xml:space="preserve">| - </w:t>
                            </w:r>
                            <w:proofErr w:type="spellStart"/>
                            <w:r>
                              <w:t>attributeName</w:t>
                            </w:r>
                            <w:proofErr w:type="spellEnd"/>
                            <w:r>
                              <w:t xml:space="preserve">: </w:t>
                            </w:r>
                            <w:r w:rsidRPr="000F23B4" w:rsidR="000F23B4">
                              <w:rPr>
                                <w:color w:val="00B0F0"/>
                              </w:rPr>
                              <w:t>Type</w:t>
                            </w:r>
                            <w:r w:rsidR="000F23B4">
                              <w:t xml:space="preserve"> |</w:t>
                            </w:r>
                            <w:r>
                              <w:t xml:space="preserve"> </w:t>
                            </w:r>
                            <w:r>
                              <w:tab/>
                            </w:r>
                            <w:r>
                              <w:t>← Attributes (fields)</w:t>
                            </w:r>
                          </w:p>
                          <w:p w:rsidR="00682671" w:rsidP="00682671" w:rsidRDefault="00682671" w14:paraId="72C2873E" w14:textId="4F5F3445">
                            <w:pPr>
                              <w:numPr>
                                <w:ilvl w:val="0"/>
                                <w:numId w:val="0"/>
                              </w:numPr>
                            </w:pPr>
                            <w:r>
                              <w:t xml:space="preserve">| - age: </w:t>
                            </w:r>
                            <w:r w:rsidRPr="00E53BB3">
                              <w:rPr>
                                <w:color w:val="D86DCB" w:themeColor="accent5" w:themeTint="99"/>
                              </w:rPr>
                              <w:t>int</w:t>
                            </w:r>
                            <w:r>
                              <w:t xml:space="preserve">             </w:t>
                            </w:r>
                            <w:r>
                              <w:tab/>
                            </w:r>
                            <w:r>
                              <w:t>|</w:t>
                            </w:r>
                          </w:p>
                          <w:p w:rsidR="00682671" w:rsidP="00682671" w:rsidRDefault="00682671" w14:paraId="2BCB5700" w14:textId="77777777">
                            <w:pPr>
                              <w:numPr>
                                <w:ilvl w:val="0"/>
                                <w:numId w:val="0"/>
                              </w:numPr>
                            </w:pPr>
                            <w:r>
                              <w:t>+------------------------+</w:t>
                            </w:r>
                          </w:p>
                          <w:p w:rsidR="00682671" w:rsidP="00682671" w:rsidRDefault="00682671" w14:paraId="32D5700B" w14:textId="25384B0F">
                            <w:pPr>
                              <w:numPr>
                                <w:ilvl w:val="0"/>
                                <w:numId w:val="0"/>
                              </w:numPr>
                            </w:pPr>
                            <w:r>
                              <w:t xml:space="preserve">| + </w:t>
                            </w:r>
                            <w:proofErr w:type="spellStart"/>
                            <w:proofErr w:type="gramStart"/>
                            <w:r>
                              <w:t>methodName</w:t>
                            </w:r>
                            <w:proofErr w:type="spellEnd"/>
                            <w:r>
                              <w:t>(</w:t>
                            </w:r>
                            <w:proofErr w:type="gramEnd"/>
                            <w:r>
                              <w:t xml:space="preserve">): </w:t>
                            </w:r>
                            <w:r w:rsidRPr="000F23B4">
                              <w:rPr>
                                <w:color w:val="00B0F0"/>
                              </w:rPr>
                              <w:t>Return</w:t>
                            </w:r>
                            <w:r>
                              <w:t xml:space="preserve"> | </w:t>
                            </w:r>
                            <w:r>
                              <w:tab/>
                            </w:r>
                            <w:r>
                              <w:t>← Methods (operations)</w:t>
                            </w:r>
                          </w:p>
                          <w:p w:rsidR="00682671" w:rsidP="00682671" w:rsidRDefault="00682671" w14:paraId="4138360E" w14:textId="35F9E8A8">
                            <w:pPr>
                              <w:numPr>
                                <w:ilvl w:val="0"/>
                                <w:numId w:val="0"/>
                              </w:numPr>
                            </w:pPr>
                            <w:r>
                              <w:t xml:space="preserve">| + </w:t>
                            </w:r>
                            <w:proofErr w:type="spellStart"/>
                            <w:proofErr w:type="gramStart"/>
                            <w:r>
                              <w:t>getAge</w:t>
                            </w:r>
                            <w:proofErr w:type="spellEnd"/>
                            <w:r>
                              <w:t>(</w:t>
                            </w:r>
                            <w:proofErr w:type="gramEnd"/>
                            <w:r>
                              <w:t xml:space="preserve">): </w:t>
                            </w:r>
                            <w:r w:rsidRPr="00E53BB3">
                              <w:rPr>
                                <w:color w:val="D86DCB" w:themeColor="accent5" w:themeTint="99"/>
                              </w:rPr>
                              <w:t>int</w:t>
                            </w:r>
                            <w:r>
                              <w:t xml:space="preserve">        </w:t>
                            </w:r>
                            <w:r>
                              <w:tab/>
                            </w:r>
                            <w:r>
                              <w:t>|</w:t>
                            </w:r>
                          </w:p>
                          <w:p w:rsidRPr="00705AF5" w:rsidR="00682671" w:rsidP="00682671" w:rsidRDefault="00682671" w14:paraId="6B6F9739" w14:textId="247E8BAF">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C9A7D35">
              <v:shape id="_x0000_s1061" style="position:absolute;left:0;text-align:left;margin-left:0;margin-top:28.35pt;width:487pt;height:242.5pt;z-index:251658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" w14:anchorId="0937C3C3">
                <v:textbox>
                  <w:txbxContent>
                    <w:p w:rsidR="00931357" w:rsidP="00931357" w:rsidRDefault="00682671" w14:paraId="23E9D764" w14:textId="3D05F437">
                      <w:pPr>
                        <w:numPr>
                          <w:ilvl w:val="0"/>
                          <w:numId w:val="0"/>
                        </w:numPr>
                      </w:pPr>
                      <w:proofErr w:type="spellStart"/>
                      <w:r>
                        <w:t>pgsql</w:t>
                      </w:r>
                      <w:proofErr w:type="spellEnd"/>
                    </w:p>
                    <w:p w:rsidR="00682671" w:rsidP="00682671" w:rsidRDefault="00682671" w14:paraId="5B76343A" w14:textId="77777777">
                      <w:pPr>
                        <w:numPr>
                          <w:ilvl w:val="0"/>
                          <w:numId w:val="0"/>
                        </w:numPr>
                      </w:pPr>
                      <w:r>
                        <w:t>+------------------------+</w:t>
                      </w:r>
                    </w:p>
                    <w:p w:rsidR="00682671" w:rsidP="00682671" w:rsidRDefault="00682671" w14:paraId="53D7F434" w14:textId="4CA045C7">
                      <w:pPr>
                        <w:numPr>
                          <w:ilvl w:val="0"/>
                          <w:numId w:val="0"/>
                        </w:numPr>
                      </w:pPr>
                      <w:r>
                        <w:t xml:space="preserve">| </w:t>
                      </w:r>
                      <w:proofErr w:type="spellStart"/>
                      <w:r>
                        <w:t>ClassName</w:t>
                      </w:r>
                      <w:proofErr w:type="spellEnd"/>
                      <w:r>
                        <w:t xml:space="preserve">            </w:t>
                      </w:r>
                      <w:r>
                        <w:tab/>
                      </w:r>
                      <w:r>
                        <w:t xml:space="preserve"> | </w:t>
                      </w:r>
                      <w:r>
                        <w:tab/>
                      </w:r>
                      <w:r>
                        <w:t xml:space="preserve">← </w:t>
                      </w:r>
                      <w:r w:rsidRPr="000F23B4">
                        <w:rPr>
                          <w:color w:val="00B0F0"/>
                        </w:rPr>
                        <w:t>Class</w:t>
                      </w:r>
                      <w:r>
                        <w:t xml:space="preserve"> </w:t>
                      </w:r>
                      <w:r w:rsidRPr="00E53BB3">
                        <w:rPr>
                          <w:color w:val="D86DCB" w:themeColor="accent5" w:themeTint="99"/>
                        </w:rPr>
                        <w:t>Name</w:t>
                      </w:r>
                    </w:p>
                    <w:p w:rsidR="00682671" w:rsidP="00682671" w:rsidRDefault="00682671" w14:paraId="29241685" w14:textId="77777777">
                      <w:pPr>
                        <w:numPr>
                          <w:ilvl w:val="0"/>
                          <w:numId w:val="0"/>
                        </w:numPr>
                      </w:pPr>
                      <w:r>
                        <w:t>+------------------------+</w:t>
                      </w:r>
                    </w:p>
                    <w:p w:rsidR="00682671" w:rsidP="00682671" w:rsidRDefault="00682671" w14:paraId="4285CCB6" w14:textId="0D9E22B6">
                      <w:pPr>
                        <w:numPr>
                          <w:ilvl w:val="0"/>
                          <w:numId w:val="0"/>
                        </w:numPr>
                      </w:pPr>
                      <w:r>
                        <w:t xml:space="preserve">| - </w:t>
                      </w:r>
                      <w:proofErr w:type="spellStart"/>
                      <w:r>
                        <w:t>attributeName</w:t>
                      </w:r>
                      <w:proofErr w:type="spellEnd"/>
                      <w:r>
                        <w:t xml:space="preserve">: </w:t>
                      </w:r>
                      <w:r w:rsidRPr="000F23B4" w:rsidR="000F23B4">
                        <w:rPr>
                          <w:color w:val="00B0F0"/>
                        </w:rPr>
                        <w:t>Type</w:t>
                      </w:r>
                      <w:r w:rsidR="000F23B4">
                        <w:t xml:space="preserve"> |</w:t>
                      </w:r>
                      <w:r>
                        <w:t xml:space="preserve"> </w:t>
                      </w:r>
                      <w:r>
                        <w:tab/>
                      </w:r>
                      <w:r>
                        <w:t>← Attributes (fields)</w:t>
                      </w:r>
                    </w:p>
                    <w:p w:rsidR="00682671" w:rsidP="00682671" w:rsidRDefault="00682671" w14:paraId="793EC69C" w14:textId="4F5F3445">
                      <w:pPr>
                        <w:numPr>
                          <w:ilvl w:val="0"/>
                          <w:numId w:val="0"/>
                        </w:numPr>
                      </w:pPr>
                      <w:r>
                        <w:t xml:space="preserve">| - age: </w:t>
                      </w:r>
                      <w:r w:rsidRPr="00E53BB3">
                        <w:rPr>
                          <w:color w:val="D86DCB" w:themeColor="accent5" w:themeTint="99"/>
                        </w:rPr>
                        <w:t>int</w:t>
                      </w:r>
                      <w:r>
                        <w:t xml:space="preserve">             </w:t>
                      </w:r>
                      <w:r>
                        <w:tab/>
                      </w:r>
                      <w:r>
                        <w:t>|</w:t>
                      </w:r>
                    </w:p>
                    <w:p w:rsidR="00682671" w:rsidP="00682671" w:rsidRDefault="00682671" w14:paraId="36D7B3E3" w14:textId="77777777">
                      <w:pPr>
                        <w:numPr>
                          <w:ilvl w:val="0"/>
                          <w:numId w:val="0"/>
                        </w:numPr>
                      </w:pPr>
                      <w:r>
                        <w:t>+------------------------+</w:t>
                      </w:r>
                    </w:p>
                    <w:p w:rsidR="00682671" w:rsidP="00682671" w:rsidRDefault="00682671" w14:paraId="6DCCBBD3" w14:textId="25384B0F">
                      <w:pPr>
                        <w:numPr>
                          <w:ilvl w:val="0"/>
                          <w:numId w:val="0"/>
                        </w:numPr>
                      </w:pPr>
                      <w:r>
                        <w:t xml:space="preserve">| + </w:t>
                      </w:r>
                      <w:proofErr w:type="spellStart"/>
                      <w:proofErr w:type="gramStart"/>
                      <w:r>
                        <w:t>methodName</w:t>
                      </w:r>
                      <w:proofErr w:type="spellEnd"/>
                      <w:r>
                        <w:t>(</w:t>
                      </w:r>
                      <w:proofErr w:type="gramEnd"/>
                      <w:r>
                        <w:t xml:space="preserve">): </w:t>
                      </w:r>
                      <w:r w:rsidRPr="000F23B4">
                        <w:rPr>
                          <w:color w:val="00B0F0"/>
                        </w:rPr>
                        <w:t>Return</w:t>
                      </w:r>
                      <w:r>
                        <w:t xml:space="preserve"> | </w:t>
                      </w:r>
                      <w:r>
                        <w:tab/>
                      </w:r>
                      <w:r>
                        <w:t>← Methods (operations)</w:t>
                      </w:r>
                    </w:p>
                    <w:p w:rsidR="00682671" w:rsidP="00682671" w:rsidRDefault="00682671" w14:paraId="5ED50C45" w14:textId="35F9E8A8">
                      <w:pPr>
                        <w:numPr>
                          <w:ilvl w:val="0"/>
                          <w:numId w:val="0"/>
                        </w:numPr>
                      </w:pPr>
                      <w:r>
                        <w:t xml:space="preserve">| + </w:t>
                      </w:r>
                      <w:proofErr w:type="spellStart"/>
                      <w:proofErr w:type="gramStart"/>
                      <w:r>
                        <w:t>getAge</w:t>
                      </w:r>
                      <w:proofErr w:type="spellEnd"/>
                      <w:r>
                        <w:t>(</w:t>
                      </w:r>
                      <w:proofErr w:type="gramEnd"/>
                      <w:r>
                        <w:t xml:space="preserve">): </w:t>
                      </w:r>
                      <w:r w:rsidRPr="00E53BB3">
                        <w:rPr>
                          <w:color w:val="D86DCB" w:themeColor="accent5" w:themeTint="99"/>
                        </w:rPr>
                        <w:t>int</w:t>
                      </w:r>
                      <w:r>
                        <w:t xml:space="preserve">        </w:t>
                      </w:r>
                      <w:r>
                        <w:tab/>
                      </w:r>
                      <w:r>
                        <w:t>|</w:t>
                      </w:r>
                    </w:p>
                    <w:p w:rsidRPr="00705AF5" w:rsidR="00682671" w:rsidP="00682671" w:rsidRDefault="00682671" w14:paraId="673AAEB5" w14:textId="247E8BAF">
                      <w:pPr>
                        <w:numPr>
                          <w:ilvl w:val="0"/>
                          <w:numId w:val="0"/>
                        </w:numPr>
                      </w:pPr>
                      <w:r>
                        <w:t>+------------------------+</w:t>
                      </w:r>
                    </w:p>
                  </w:txbxContent>
                </v:textbox>
                <w10:wrap anchorx="margin"/>
              </v:shape>
            </w:pict>
          </mc:Fallback>
        </mc:AlternateContent>
      </w:r>
      <w:r w:rsidRPr="00931357">
        <w:rPr>
          <w:rFonts w:eastAsia="Times New Roman" w:cs="Times New Roman"/>
          <w:bCs/>
          <w:kern w:val="0"/>
          <w:sz w:val="24"/>
          <w:szCs w:val="24"/>
          <w:lang w:eastAsia="en-PH"/>
          <w14:ligatures w14:val="none"/>
        </w:rPr>
        <w:t>A class in a UML diagram is represented as a rectangle divided into three sections:</w:t>
      </w:r>
    </w:p>
    <w:p w:rsidR="00931357" w:rsidP="00931357" w:rsidRDefault="00931357" w14:paraId="75390F0B" w14:textId="2276670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31357" w:rsidP="00931357" w:rsidRDefault="00931357" w14:paraId="736D50D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31357" w:rsidP="00931357" w:rsidRDefault="00931357" w14:paraId="1304C01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31357" w:rsidP="00931357" w:rsidRDefault="00931357" w14:paraId="342BFA6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31357" w:rsidP="00931357" w:rsidRDefault="00931357" w14:paraId="0C38125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31357" w:rsidP="00931357" w:rsidRDefault="00931357" w14:paraId="2C80939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31357" w:rsidP="00931357" w:rsidRDefault="00931357" w14:paraId="2E26A9C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53BB3" w:rsidP="00931357" w:rsidRDefault="00EC32FD" w14:paraId="71B628E0" w14:textId="5A07869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EC32FD">
        <w:rPr>
          <w:rFonts w:eastAsia="Times New Roman" w:cs="Times New Roman"/>
          <w:b/>
          <w:kern w:val="0"/>
          <w:sz w:val="24"/>
          <w:szCs w:val="24"/>
          <w:lang w:eastAsia="en-PH"/>
          <w14:ligatures w14:val="none"/>
        </w:rPr>
        <w:t>Components of a Class Diagram</w:t>
      </w:r>
    </w:p>
    <w:p w:rsidR="00EC32FD" w:rsidP="00623EE5" w:rsidRDefault="00EC32FD" w14:paraId="603EA3D9" w14:textId="6D6D647C">
      <w:pPr>
        <w:pStyle w:val="ListParagraph"/>
        <w:numPr>
          <w:ilvl w:val="2"/>
          <w:numId w:val="15"/>
        </w:numPr>
        <w:spacing w:before="100" w:beforeAutospacing="1" w:after="100" w:afterAutospacing="1" w:line="240" w:lineRule="auto"/>
        <w:rPr>
          <w:rFonts w:eastAsia="Times New Roman" w:cs="Times New Roman"/>
          <w:b/>
          <w:kern w:val="0"/>
          <w:sz w:val="24"/>
          <w:szCs w:val="24"/>
          <w:lang w:eastAsia="en-PH"/>
          <w14:ligatures w14:val="none"/>
        </w:rPr>
      </w:pPr>
      <w:r w:rsidRPr="00EC32FD">
        <w:rPr>
          <w:rFonts w:eastAsia="Times New Roman" w:cs="Times New Roman"/>
          <w:b/>
          <w:kern w:val="0"/>
          <w:sz w:val="24"/>
          <w:szCs w:val="24"/>
          <w:lang w:eastAsia="en-PH"/>
          <w14:ligatures w14:val="none"/>
        </w:rPr>
        <w:t>Class Name</w:t>
      </w:r>
    </w:p>
    <w:p w:rsidRPr="00EB1C82" w:rsidR="00EB1C82" w:rsidP="00623EE5" w:rsidRDefault="00EB1C82" w14:paraId="1FC554E3" w14:textId="5290F07C">
      <w:pPr>
        <w:pStyle w:val="ListParagraph"/>
        <w:numPr>
          <w:ilvl w:val="0"/>
          <w:numId w:val="15"/>
        </w:numPr>
        <w:spacing w:before="100" w:beforeAutospacing="1" w:after="100" w:afterAutospacing="1" w:line="240" w:lineRule="auto"/>
        <w:rPr>
          <w:rFonts w:eastAsia="Times New Roman"/>
          <w:bCs/>
          <w:kern w:val="0"/>
          <w:lang w:val="en-US" w:eastAsia="en-PH"/>
          <w14:ligatures w14:val="none"/>
        </w:rPr>
      </w:pPr>
      <w:r w:rsidRPr="00EB1C82">
        <w:rPr>
          <w:rFonts w:eastAsia="Times New Roman"/>
          <w:bCs/>
          <w:kern w:val="0"/>
          <w:lang w:val="en-US" w:eastAsia="en-PH"/>
          <w14:ligatures w14:val="none"/>
        </w:rPr>
        <w:t>Appears at the top section of the box.</w:t>
      </w:r>
    </w:p>
    <w:p w:rsidRPr="00EB1C82" w:rsidR="00EB1C82" w:rsidP="00623EE5" w:rsidRDefault="00EB1C82" w14:paraId="705649CD" w14:textId="74609069">
      <w:pPr>
        <w:pStyle w:val="ListParagraph"/>
        <w:numPr>
          <w:ilvl w:val="0"/>
          <w:numId w:val="15"/>
        </w:numPr>
        <w:rPr>
          <w:rFonts w:eastAsia="Times New Roman" w:cs="Times New Roman"/>
          <w:bCs/>
          <w:kern w:val="0"/>
          <w:sz w:val="24"/>
          <w:szCs w:val="24"/>
          <w:lang w:val="en-US" w:eastAsia="en-PH"/>
          <w14:ligatures w14:val="none"/>
        </w:rPr>
      </w:pPr>
      <w:r w:rsidRPr="00EB1C82">
        <w:rPr>
          <w:rFonts w:eastAsia="Times New Roman" w:cs="Times New Roman"/>
          <w:bCs/>
          <w:kern w:val="0"/>
          <w:sz w:val="24"/>
          <w:szCs w:val="24"/>
          <w:lang w:val="en-US" w:eastAsia="en-PH"/>
          <w14:ligatures w14:val="none"/>
        </w:rPr>
        <w:t xml:space="preserve">Usually written in </w:t>
      </w:r>
      <w:proofErr w:type="spellStart"/>
      <w:r w:rsidRPr="00EB1C82">
        <w:rPr>
          <w:rFonts w:eastAsia="Times New Roman" w:cs="Times New Roman"/>
          <w:bCs/>
          <w:kern w:val="0"/>
          <w:sz w:val="24"/>
          <w:szCs w:val="24"/>
          <w:lang w:val="en-US" w:eastAsia="en-PH"/>
          <w14:ligatures w14:val="none"/>
        </w:rPr>
        <w:t>PascalCase</w:t>
      </w:r>
      <w:proofErr w:type="spellEnd"/>
      <w:r w:rsidRPr="00EB1C82">
        <w:rPr>
          <w:rFonts w:eastAsia="Times New Roman" w:cs="Times New Roman"/>
          <w:bCs/>
          <w:kern w:val="0"/>
          <w:sz w:val="24"/>
          <w:szCs w:val="24"/>
          <w:lang w:val="en-US" w:eastAsia="en-PH"/>
          <w14:ligatures w14:val="none"/>
        </w:rPr>
        <w:t xml:space="preserve"> (e.g., Student, Employee, Product).</w:t>
      </w:r>
    </w:p>
    <w:p w:rsidR="00EC32FD" w:rsidP="00EB1C82" w:rsidRDefault="00CF012C" w14:paraId="6EA196CA" w14:textId="360A8BE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73" behindDoc="0" locked="0" layoutInCell="1" allowOverlap="1" wp14:anchorId="00981F27" wp14:editId="4DA70E17">
                <wp:simplePos x="0" y="0"/>
                <wp:positionH relativeFrom="margin">
                  <wp:align>center</wp:align>
                </wp:positionH>
                <wp:positionV relativeFrom="paragraph">
                  <wp:posOffset>376115</wp:posOffset>
                </wp:positionV>
                <wp:extent cx="5347970" cy="653143"/>
                <wp:effectExtent l="0" t="0" r="24130" b="13970"/>
                <wp:wrapNone/>
                <wp:docPr id="1686875000" name="Text Box 10"/>
                <wp:cNvGraphicFramePr/>
                <a:graphic xmlns:a="http://schemas.openxmlformats.org/drawingml/2006/main">
                  <a:graphicData uri="http://schemas.microsoft.com/office/word/2010/wordprocessingShape">
                    <wps:wsp>
                      <wps:cNvSpPr txBox="1"/>
                      <wps:spPr>
                        <a:xfrm>
                          <a:off x="0" y="0"/>
                          <a:ext cx="5347970" cy="653143"/>
                        </a:xfrm>
                        <a:prstGeom prst="rect">
                          <a:avLst/>
                        </a:prstGeom>
                        <a:solidFill>
                          <a:schemeClr val="tx1"/>
                        </a:solidFill>
                        <a:ln w="6350">
                          <a:solidFill>
                            <a:prstClr val="black"/>
                          </a:solidFill>
                        </a:ln>
                      </wps:spPr>
                      <wps:txbx>
                        <w:txbxContent>
                          <w:p w:rsidR="00EB1C82" w:rsidP="00EB1C82" w:rsidRDefault="00EB1C82" w14:paraId="6047A8D6" w14:textId="4C705F10">
                            <w:pPr>
                              <w:numPr>
                                <w:ilvl w:val="0"/>
                                <w:numId w:val="0"/>
                              </w:numPr>
                            </w:pPr>
                            <w:r>
                              <w:t>nginx</w:t>
                            </w:r>
                          </w:p>
                          <w:p w:rsidRPr="00EB1C82" w:rsidR="00EB1C82" w:rsidP="00EB1C82" w:rsidRDefault="00EB1C82" w14:paraId="0DF45784" w14:textId="2AE80CEA">
                            <w:pPr>
                              <w:numPr>
                                <w:ilvl w:val="0"/>
                                <w:numId w:val="0"/>
                              </w:numPr>
                              <w:rPr>
                                <w:color w:val="00B050"/>
                              </w:rPr>
                            </w:pPr>
                            <w:r w:rsidRPr="00EB1C82">
                              <w:rPr>
                                <w:color w:val="00B050"/>
                              </w:rP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511B930">
              <v:shape id="_x0000_s1062" style="position:absolute;margin-left:0;margin-top:29.6pt;width:421.1pt;height:51.45pt;z-index:251658273;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" w14:anchorId="00981F27">
                <v:textbox>
                  <w:txbxContent>
                    <w:p w:rsidR="00EB1C82" w:rsidP="00EB1C82" w:rsidRDefault="00EB1C82" w14:paraId="0B4BFAC4" w14:textId="4C705F10">
                      <w:pPr>
                        <w:numPr>
                          <w:ilvl w:val="0"/>
                          <w:numId w:val="0"/>
                        </w:numPr>
                      </w:pPr>
                      <w:r>
                        <w:t>nginx</w:t>
                      </w:r>
                    </w:p>
                    <w:p w:rsidRPr="00EB1C82" w:rsidR="00EB1C82" w:rsidP="00EB1C82" w:rsidRDefault="00EB1C82" w14:paraId="26CE6591" w14:textId="2AE80CEA">
                      <w:pPr>
                        <w:numPr>
                          <w:ilvl w:val="0"/>
                          <w:numId w:val="0"/>
                        </w:numPr>
                        <w:rPr>
                          <w:color w:val="00B050"/>
                        </w:rPr>
                      </w:pPr>
                      <w:r w:rsidRPr="00EB1C82">
                        <w:rPr>
                          <w:color w:val="00B050"/>
                        </w:rPr>
                        <w:t>Student</w:t>
                      </w:r>
                    </w:p>
                  </w:txbxContent>
                </v:textbox>
                <w10:wrap anchorx="margin"/>
              </v:shape>
            </w:pict>
          </mc:Fallback>
        </mc:AlternateContent>
      </w:r>
      <w:r w:rsidRPr="00EB1C82" w:rsidR="00EB1C82">
        <w:rPr>
          <w:rFonts w:eastAsia="Times New Roman" w:cs="Times New Roman"/>
          <w:b/>
          <w:kern w:val="0"/>
          <w:sz w:val="24"/>
          <w:szCs w:val="24"/>
          <w:lang w:eastAsia="en-PH"/>
          <w14:ligatures w14:val="none"/>
        </w:rPr>
        <w:t xml:space="preserve">Example: </w:t>
      </w:r>
    </w:p>
    <w:p w:rsidR="00EB1C82" w:rsidP="00EB1C82" w:rsidRDefault="00EB1C82" w14:paraId="2E3FC6A3" w14:textId="1333673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EB1C82" w:rsidR="00EB1C82" w:rsidP="00EB1C82" w:rsidRDefault="00EB1C82" w14:paraId="4EAA0A0B" w14:textId="04B7B5E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EC32FD" w:rsidP="00623EE5" w:rsidRDefault="00EC32FD" w14:paraId="14B4B38C" w14:textId="0C878E47">
      <w:pPr>
        <w:pStyle w:val="ListParagraph"/>
        <w:numPr>
          <w:ilvl w:val="0"/>
          <w:numId w:val="10"/>
        </w:numPr>
        <w:spacing w:before="100" w:beforeAutospacing="1" w:after="100" w:afterAutospacing="1" w:line="240" w:lineRule="auto"/>
        <w:rPr>
          <w:rFonts w:eastAsia="Times New Roman" w:cs="Times New Roman"/>
          <w:b/>
          <w:kern w:val="0"/>
          <w:sz w:val="24"/>
          <w:szCs w:val="24"/>
          <w:lang w:eastAsia="en-PH"/>
          <w14:ligatures w14:val="none"/>
        </w:rPr>
      </w:pPr>
      <w:r w:rsidRPr="00EB1C82">
        <w:rPr>
          <w:rFonts w:eastAsia="Times New Roman" w:cs="Times New Roman"/>
          <w:b/>
          <w:kern w:val="0"/>
          <w:sz w:val="24"/>
          <w:szCs w:val="24"/>
          <w:lang w:eastAsia="en-PH"/>
          <w14:ligatures w14:val="none"/>
        </w:rPr>
        <w:t>Attributes (Fields)</w:t>
      </w:r>
    </w:p>
    <w:p w:rsidRPr="00CF012C" w:rsidR="00CF012C" w:rsidP="00623EE5" w:rsidRDefault="00CF012C" w14:paraId="68950F76" w14:textId="0F9D1DB7">
      <w:pPr>
        <w:pStyle w:val="ListParagraph"/>
        <w:numPr>
          <w:ilvl w:val="0"/>
          <w:numId w:val="15"/>
        </w:numPr>
        <w:spacing w:before="100" w:beforeAutospacing="1" w:after="100" w:afterAutospacing="1" w:line="240" w:lineRule="auto"/>
        <w:rPr>
          <w:rFonts w:eastAsia="Times New Roman"/>
          <w:bCs/>
          <w:kern w:val="0"/>
          <w:lang w:val="en-US" w:eastAsia="en-PH"/>
          <w14:ligatures w14:val="none"/>
        </w:rPr>
      </w:pPr>
      <w:r w:rsidRPr="00CF012C">
        <w:rPr>
          <w:rFonts w:eastAsia="Times New Roman"/>
          <w:bCs/>
          <w:kern w:val="0"/>
          <w:lang w:val="en-US" w:eastAsia="en-PH"/>
          <w14:ligatures w14:val="none"/>
        </w:rPr>
        <w:t>Define the properties or data of the class.</w:t>
      </w:r>
    </w:p>
    <w:p w:rsidRPr="00CF012C" w:rsidR="00CF012C" w:rsidP="00623EE5" w:rsidRDefault="00CF012C" w14:paraId="397F0FB6" w14:textId="60CDEE15">
      <w:pPr>
        <w:pStyle w:val="ListParagraph"/>
        <w:numPr>
          <w:ilvl w:val="0"/>
          <w:numId w:val="15"/>
        </w:numPr>
        <w:rPr>
          <w:rFonts w:eastAsia="Times New Roman" w:cs="Times New Roman"/>
          <w:bCs/>
          <w:kern w:val="0"/>
          <w:sz w:val="24"/>
          <w:szCs w:val="24"/>
          <w:lang w:val="en-US" w:eastAsia="en-PH"/>
          <w14:ligatures w14:val="none"/>
        </w:rPr>
      </w:pPr>
      <w:r w:rsidRPr="00CF012C">
        <w:rPr>
          <w:rFonts w:eastAsia="Times New Roman" w:cs="Times New Roman"/>
          <w:bCs/>
          <w:kern w:val="0"/>
          <w:sz w:val="24"/>
          <w:szCs w:val="24"/>
          <w:lang w:val="en-US" w:eastAsia="en-PH"/>
          <w14:ligatures w14:val="none"/>
        </w:rPr>
        <w:t>Written in the middle section of the box.</w:t>
      </w:r>
    </w:p>
    <w:p w:rsidR="00EB1C82" w:rsidP="00CF012C" w:rsidRDefault="00CF012C" w14:paraId="35CCEF38" w14:textId="1626632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74" behindDoc="0" locked="0" layoutInCell="1" allowOverlap="1" wp14:anchorId="0707574C" wp14:editId="59B7587D">
                <wp:simplePos x="0" y="0"/>
                <wp:positionH relativeFrom="margin">
                  <wp:align>center</wp:align>
                </wp:positionH>
                <wp:positionV relativeFrom="paragraph">
                  <wp:posOffset>362634</wp:posOffset>
                </wp:positionV>
                <wp:extent cx="5347970" cy="653143"/>
                <wp:effectExtent l="0" t="0" r="24130" b="13970"/>
                <wp:wrapNone/>
                <wp:docPr id="2027751592" name="Text Box 10"/>
                <wp:cNvGraphicFramePr/>
                <a:graphic xmlns:a="http://schemas.openxmlformats.org/drawingml/2006/main">
                  <a:graphicData uri="http://schemas.microsoft.com/office/word/2010/wordprocessingShape">
                    <wps:wsp>
                      <wps:cNvSpPr txBox="1"/>
                      <wps:spPr>
                        <a:xfrm>
                          <a:off x="0" y="0"/>
                          <a:ext cx="5347970" cy="653143"/>
                        </a:xfrm>
                        <a:prstGeom prst="rect">
                          <a:avLst/>
                        </a:prstGeom>
                        <a:solidFill>
                          <a:schemeClr val="tx1"/>
                        </a:solidFill>
                        <a:ln w="6350">
                          <a:solidFill>
                            <a:prstClr val="black"/>
                          </a:solidFill>
                        </a:ln>
                      </wps:spPr>
                      <wps:txbx>
                        <w:txbxContent>
                          <w:p w:rsidR="00CF012C" w:rsidP="00CF012C" w:rsidRDefault="00CF012C" w14:paraId="4CA59CB4" w14:textId="0595E374">
                            <w:pPr>
                              <w:numPr>
                                <w:ilvl w:val="0"/>
                                <w:numId w:val="0"/>
                              </w:numPr>
                            </w:pPr>
                            <w:proofErr w:type="spellStart"/>
                            <w:r>
                              <w:t>css</w:t>
                            </w:r>
                            <w:proofErr w:type="spellEnd"/>
                          </w:p>
                          <w:p w:rsidRPr="00CF012C" w:rsidR="00CF012C" w:rsidP="00CF012C" w:rsidRDefault="00CF012C" w14:paraId="5705BD95" w14:textId="28119CE5">
                            <w:pPr>
                              <w:numPr>
                                <w:ilvl w:val="0"/>
                                <w:numId w:val="0"/>
                              </w:numPr>
                            </w:pPr>
                            <w:r>
                              <w:rPr>
                                <w:color w:val="00B050"/>
                              </w:rPr>
                              <w:t xml:space="preserve">visibility </w:t>
                            </w:r>
                            <w:proofErr w:type="gramStart"/>
                            <w:r w:rsidRPr="00CF012C">
                              <w:t>name :</w:t>
                            </w:r>
                            <w:proofErr w:type="gramEnd"/>
                            <w:r w:rsidRPr="00CF012C">
                              <w:t xml:space="preserve"> </w:t>
                            </w:r>
                            <w:proofErr w:type="spellStart"/>
                            <w:r w:rsidRPr="00CF012C">
                              <w:t>dataType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A514C8D">
              <v:shape id="_x0000_s1063" style="position:absolute;margin-left:0;margin-top:28.55pt;width:421.1pt;height:51.45pt;z-index:25165827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" w14:anchorId="0707574C">
                <v:textbox>
                  <w:txbxContent>
                    <w:p w:rsidR="00CF012C" w:rsidP="00CF012C" w:rsidRDefault="00CF012C" w14:paraId="45D28617" w14:textId="0595E374">
                      <w:pPr>
                        <w:numPr>
                          <w:ilvl w:val="0"/>
                          <w:numId w:val="0"/>
                        </w:numPr>
                      </w:pPr>
                      <w:proofErr w:type="spellStart"/>
                      <w:r>
                        <w:t>css</w:t>
                      </w:r>
                      <w:proofErr w:type="spellEnd"/>
                    </w:p>
                    <w:p w:rsidRPr="00CF012C" w:rsidR="00CF012C" w:rsidP="00CF012C" w:rsidRDefault="00CF012C" w14:paraId="69D13338" w14:textId="28119CE5">
                      <w:pPr>
                        <w:numPr>
                          <w:ilvl w:val="0"/>
                          <w:numId w:val="0"/>
                        </w:numPr>
                      </w:pPr>
                      <w:r>
                        <w:rPr>
                          <w:color w:val="00B050"/>
                        </w:rPr>
                        <w:t xml:space="preserve">visibility </w:t>
                      </w:r>
                      <w:proofErr w:type="gramStart"/>
                      <w:r w:rsidRPr="00CF012C">
                        <w:t>name :</w:t>
                      </w:r>
                      <w:proofErr w:type="gramEnd"/>
                      <w:r w:rsidRPr="00CF012C">
                        <w:t xml:space="preserve"> </w:t>
                      </w:r>
                      <w:proofErr w:type="spellStart"/>
                      <w:r w:rsidRPr="00CF012C">
                        <w:t>dataType</w:t>
                      </w:r>
                      <w:proofErr w:type="spellEnd"/>
                    </w:p>
                  </w:txbxContent>
                </v:textbox>
                <w10:wrap anchorx="margin"/>
              </v:shape>
            </w:pict>
          </mc:Fallback>
        </mc:AlternateContent>
      </w:r>
      <w:r>
        <w:rPr>
          <w:rFonts w:eastAsia="Times New Roman" w:cs="Times New Roman"/>
          <w:b/>
          <w:kern w:val="0"/>
          <w:sz w:val="24"/>
          <w:szCs w:val="24"/>
          <w:lang w:eastAsia="en-PH"/>
          <w14:ligatures w14:val="none"/>
        </w:rPr>
        <w:t>Syntax:</w:t>
      </w:r>
    </w:p>
    <w:p w:rsidR="00CF012C" w:rsidP="00CF012C" w:rsidRDefault="00CF012C" w14:paraId="33C0EFAE" w14:textId="24D8399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F012C" w:rsidP="00CF012C" w:rsidRDefault="00CF012C" w14:paraId="21F0D42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F012C" w:rsidP="00CF012C" w:rsidRDefault="00CF012C" w14:paraId="7C9C6A87" w14:textId="10B2823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75" behindDoc="0" locked="0" layoutInCell="1" allowOverlap="1" wp14:anchorId="4BB6DE01" wp14:editId="66EA2B34">
                <wp:simplePos x="0" y="0"/>
                <wp:positionH relativeFrom="margin">
                  <wp:align>center</wp:align>
                </wp:positionH>
                <wp:positionV relativeFrom="paragraph">
                  <wp:posOffset>272367</wp:posOffset>
                </wp:positionV>
                <wp:extent cx="5347970" cy="956603"/>
                <wp:effectExtent l="0" t="0" r="24130" b="15240"/>
                <wp:wrapNone/>
                <wp:docPr id="1824770532" name="Text Box 10"/>
                <wp:cNvGraphicFramePr/>
                <a:graphic xmlns:a="http://schemas.openxmlformats.org/drawingml/2006/main">
                  <a:graphicData uri="http://schemas.microsoft.com/office/word/2010/wordprocessingShape">
                    <wps:wsp>
                      <wps:cNvSpPr txBox="1"/>
                      <wps:spPr>
                        <a:xfrm>
                          <a:off x="0" y="0"/>
                          <a:ext cx="5347970" cy="956603"/>
                        </a:xfrm>
                        <a:prstGeom prst="rect">
                          <a:avLst/>
                        </a:prstGeom>
                        <a:solidFill>
                          <a:schemeClr val="tx1"/>
                        </a:solidFill>
                        <a:ln w="6350">
                          <a:solidFill>
                            <a:prstClr val="black"/>
                          </a:solidFill>
                        </a:ln>
                      </wps:spPr>
                      <wps:txbx>
                        <w:txbxContent>
                          <w:p w:rsidR="00CF012C" w:rsidP="00CF012C" w:rsidRDefault="00CF012C" w14:paraId="79C8D7DA" w14:textId="0FADB3E7">
                            <w:pPr>
                              <w:numPr>
                                <w:ilvl w:val="0"/>
                                <w:numId w:val="0"/>
                              </w:numPr>
                            </w:pPr>
                            <w:proofErr w:type="spellStart"/>
                            <w:r>
                              <w:t>arduino</w:t>
                            </w:r>
                            <w:proofErr w:type="spellEnd"/>
                          </w:p>
                          <w:p w:rsidRPr="00960515" w:rsidR="00CF012C" w:rsidP="00CF012C" w:rsidRDefault="00CF012C" w14:paraId="1BBB2247" w14:textId="7C44ED1E">
                            <w:pPr>
                              <w:numPr>
                                <w:ilvl w:val="0"/>
                                <w:numId w:val="0"/>
                              </w:numPr>
                              <w:rPr>
                                <w:color w:val="EE0000"/>
                              </w:rPr>
                            </w:pPr>
                            <w:r>
                              <w:t xml:space="preserve">- </w:t>
                            </w:r>
                            <w:proofErr w:type="spellStart"/>
                            <w:proofErr w:type="gramStart"/>
                            <w:r w:rsidR="00960515">
                              <w:t>studnetName</w:t>
                            </w:r>
                            <w:proofErr w:type="spellEnd"/>
                            <w:r w:rsidR="00960515">
                              <w:t xml:space="preserve"> :</w:t>
                            </w:r>
                            <w:proofErr w:type="gramEnd"/>
                            <w:r w:rsidR="00960515">
                              <w:t xml:space="preserve"> </w:t>
                            </w:r>
                            <w:r w:rsidRPr="00960515" w:rsidR="00960515">
                              <w:rPr>
                                <w:color w:val="EE0000"/>
                              </w:rPr>
                              <w:t>String</w:t>
                            </w:r>
                          </w:p>
                          <w:p w:rsidRPr="0081680F" w:rsidR="00960515" w:rsidP="00CF012C" w:rsidRDefault="00960515" w14:paraId="4F1B2943" w14:textId="7A15D475">
                            <w:pPr>
                              <w:numPr>
                                <w:ilvl w:val="0"/>
                                <w:numId w:val="0"/>
                              </w:numPr>
                              <w:rPr>
                                <w:color w:val="EE0000"/>
                              </w:rPr>
                            </w:pPr>
                            <w:r>
                              <w:t xml:space="preserve">- </w:t>
                            </w:r>
                            <w:proofErr w:type="gramStart"/>
                            <w:r>
                              <w:t>age :</w:t>
                            </w:r>
                            <w:proofErr w:type="gramEnd"/>
                            <w:r>
                              <w:t xml:space="preserve"> </w:t>
                            </w:r>
                            <w:r w:rsidRPr="0081680F">
                              <w:rPr>
                                <w:color w:val="EE0000"/>
                              </w:rPr>
                              <w:t>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F8DF003">
              <v:shape id="_x0000_s1064" style="position:absolute;margin-left:0;margin-top:21.45pt;width:421.1pt;height:75.3pt;z-index:25165827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" w14:anchorId="4BB6DE01">
                <v:textbox>
                  <w:txbxContent>
                    <w:p w:rsidR="00CF012C" w:rsidP="00CF012C" w:rsidRDefault="00CF012C" w14:paraId="3A6DB60A" w14:textId="0FADB3E7">
                      <w:pPr>
                        <w:numPr>
                          <w:ilvl w:val="0"/>
                          <w:numId w:val="0"/>
                        </w:numPr>
                      </w:pPr>
                      <w:proofErr w:type="spellStart"/>
                      <w:r>
                        <w:t>arduino</w:t>
                      </w:r>
                      <w:proofErr w:type="spellEnd"/>
                    </w:p>
                    <w:p w:rsidRPr="00960515" w:rsidR="00CF012C" w:rsidP="00CF012C" w:rsidRDefault="00CF012C" w14:paraId="0056258E" w14:textId="7C44ED1E">
                      <w:pPr>
                        <w:numPr>
                          <w:ilvl w:val="0"/>
                          <w:numId w:val="0"/>
                        </w:numPr>
                        <w:rPr>
                          <w:color w:val="EE0000"/>
                        </w:rPr>
                      </w:pPr>
                      <w:r>
                        <w:t xml:space="preserve">- </w:t>
                      </w:r>
                      <w:proofErr w:type="spellStart"/>
                      <w:proofErr w:type="gramStart"/>
                      <w:r w:rsidR="00960515">
                        <w:t>studnetName</w:t>
                      </w:r>
                      <w:proofErr w:type="spellEnd"/>
                      <w:r w:rsidR="00960515">
                        <w:t xml:space="preserve"> :</w:t>
                      </w:r>
                      <w:proofErr w:type="gramEnd"/>
                      <w:r w:rsidR="00960515">
                        <w:t xml:space="preserve"> </w:t>
                      </w:r>
                      <w:r w:rsidRPr="00960515" w:rsidR="00960515">
                        <w:rPr>
                          <w:color w:val="EE0000"/>
                        </w:rPr>
                        <w:t>String</w:t>
                      </w:r>
                    </w:p>
                    <w:p w:rsidRPr="0081680F" w:rsidR="00960515" w:rsidP="00CF012C" w:rsidRDefault="00960515" w14:paraId="4ED29957" w14:textId="7A15D475">
                      <w:pPr>
                        <w:numPr>
                          <w:ilvl w:val="0"/>
                          <w:numId w:val="0"/>
                        </w:numPr>
                        <w:rPr>
                          <w:color w:val="EE0000"/>
                        </w:rPr>
                      </w:pPr>
                      <w:r>
                        <w:t xml:space="preserve">- </w:t>
                      </w:r>
                      <w:proofErr w:type="gramStart"/>
                      <w:r>
                        <w:t>age :</w:t>
                      </w:r>
                      <w:proofErr w:type="gramEnd"/>
                      <w:r>
                        <w:t xml:space="preserve"> </w:t>
                      </w:r>
                      <w:r w:rsidRPr="0081680F">
                        <w:rPr>
                          <w:color w:val="EE0000"/>
                        </w:rPr>
                        <w:t>int</w:t>
                      </w:r>
                    </w:p>
                  </w:txbxContent>
                </v:textbox>
                <w10:wrap anchorx="margin"/>
              </v:shape>
            </w:pict>
          </mc:Fallback>
        </mc:AlternateContent>
      </w:r>
      <w:r>
        <w:rPr>
          <w:rFonts w:eastAsia="Times New Roman" w:cs="Times New Roman"/>
          <w:b/>
          <w:kern w:val="0"/>
          <w:sz w:val="24"/>
          <w:szCs w:val="24"/>
          <w:lang w:eastAsia="en-PH"/>
          <w14:ligatures w14:val="none"/>
        </w:rPr>
        <w:t>Example:</w:t>
      </w:r>
    </w:p>
    <w:p w:rsidR="00CF012C" w:rsidP="00CF012C" w:rsidRDefault="00CF012C" w14:paraId="3C8DD535" w14:textId="7C0CC36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60515" w:rsidP="00CF012C" w:rsidRDefault="00960515" w14:paraId="18843F0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CF012C" w:rsidR="00CF012C" w:rsidP="00CF012C" w:rsidRDefault="00CF012C" w14:paraId="32CCF8D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EB1C82" w:rsidR="00EC32FD" w:rsidP="00623EE5" w:rsidRDefault="00EC32FD" w14:paraId="2898073B" w14:textId="4D3D2C63">
      <w:pPr>
        <w:pStyle w:val="ListParagraph"/>
        <w:numPr>
          <w:ilvl w:val="0"/>
          <w:numId w:val="10"/>
        </w:numPr>
        <w:spacing w:before="100" w:beforeAutospacing="1" w:after="100" w:afterAutospacing="1" w:line="240" w:lineRule="auto"/>
        <w:rPr>
          <w:rFonts w:eastAsia="Times New Roman" w:cs="Times New Roman"/>
          <w:b/>
          <w:kern w:val="0"/>
          <w:sz w:val="24"/>
          <w:szCs w:val="24"/>
          <w:lang w:eastAsia="en-PH"/>
          <w14:ligatures w14:val="none"/>
        </w:rPr>
      </w:pPr>
      <w:r w:rsidRPr="00EB1C82">
        <w:rPr>
          <w:rFonts w:eastAsia="Times New Roman" w:cs="Times New Roman"/>
          <w:b/>
          <w:kern w:val="0"/>
          <w:sz w:val="24"/>
          <w:szCs w:val="24"/>
          <w:lang w:eastAsia="en-PH"/>
          <w14:ligatures w14:val="none"/>
        </w:rPr>
        <w:t>Methods (Operations)</w:t>
      </w:r>
    </w:p>
    <w:p w:rsidRPr="00417918" w:rsidR="0081680F" w:rsidP="00623EE5" w:rsidRDefault="0081680F" w14:paraId="5C9A833B" w14:textId="715544A5">
      <w:pPr>
        <w:pStyle w:val="ListParagraph"/>
        <w:numPr>
          <w:ilvl w:val="0"/>
          <w:numId w:val="15"/>
        </w:numPr>
        <w:spacing w:before="100" w:beforeAutospacing="1" w:after="100" w:afterAutospacing="1" w:line="240" w:lineRule="auto"/>
        <w:rPr>
          <w:rFonts w:eastAsia="Times New Roman"/>
          <w:bCs/>
          <w:kern w:val="0"/>
          <w:lang w:val="en-US" w:eastAsia="en-PH"/>
          <w14:ligatures w14:val="none"/>
        </w:rPr>
      </w:pPr>
      <w:r w:rsidRPr="00417918">
        <w:rPr>
          <w:rFonts w:eastAsia="Times New Roman"/>
          <w:bCs/>
          <w:kern w:val="0"/>
          <w:lang w:val="en-US" w:eastAsia="en-PH"/>
          <w14:ligatures w14:val="none"/>
        </w:rPr>
        <w:t>Define the behaviors or functions of the class.</w:t>
      </w:r>
    </w:p>
    <w:p w:rsidRPr="0081680F" w:rsidR="0081680F" w:rsidP="00623EE5" w:rsidRDefault="0081680F" w14:paraId="2EA96113" w14:textId="46465166">
      <w:pPr>
        <w:pStyle w:val="ListParagraph"/>
        <w:numPr>
          <w:ilvl w:val="0"/>
          <w:numId w:val="15"/>
        </w:numPr>
        <w:rPr>
          <w:rFonts w:eastAsia="Times New Roman" w:cs="Times New Roman"/>
          <w:bCs/>
          <w:kern w:val="0"/>
          <w:sz w:val="24"/>
          <w:szCs w:val="24"/>
          <w:lang w:val="en-US" w:eastAsia="en-PH"/>
          <w14:ligatures w14:val="none"/>
        </w:rPr>
      </w:pPr>
      <w:r w:rsidRPr="0081680F">
        <w:rPr>
          <w:rFonts w:eastAsia="Times New Roman" w:cs="Times New Roman"/>
          <w:bCs/>
          <w:kern w:val="0"/>
          <w:sz w:val="24"/>
          <w:szCs w:val="24"/>
          <w:lang w:val="en-US" w:eastAsia="en-PH"/>
          <w14:ligatures w14:val="none"/>
        </w:rPr>
        <w:t>Written in the bottom section of the box.</w:t>
      </w:r>
    </w:p>
    <w:p w:rsidRPr="0081680F" w:rsidR="00E53BB3" w:rsidP="0081680F" w:rsidRDefault="00417918" w14:paraId="7C865E19" w14:textId="6DBA669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76" behindDoc="0" locked="0" layoutInCell="1" allowOverlap="1" wp14:anchorId="494B978C" wp14:editId="790E02A4">
                <wp:simplePos x="0" y="0"/>
                <wp:positionH relativeFrom="margin">
                  <wp:align>center</wp:align>
                </wp:positionH>
                <wp:positionV relativeFrom="paragraph">
                  <wp:posOffset>389988</wp:posOffset>
                </wp:positionV>
                <wp:extent cx="5347970" cy="653143"/>
                <wp:effectExtent l="0" t="0" r="24130" b="13970"/>
                <wp:wrapNone/>
                <wp:docPr id="246340674" name="Text Box 10"/>
                <wp:cNvGraphicFramePr/>
                <a:graphic xmlns:a="http://schemas.openxmlformats.org/drawingml/2006/main">
                  <a:graphicData uri="http://schemas.microsoft.com/office/word/2010/wordprocessingShape">
                    <wps:wsp>
                      <wps:cNvSpPr txBox="1"/>
                      <wps:spPr>
                        <a:xfrm>
                          <a:off x="0" y="0"/>
                          <a:ext cx="5347970" cy="653143"/>
                        </a:xfrm>
                        <a:prstGeom prst="rect">
                          <a:avLst/>
                        </a:prstGeom>
                        <a:solidFill>
                          <a:schemeClr val="tx1"/>
                        </a:solidFill>
                        <a:ln w="6350">
                          <a:solidFill>
                            <a:prstClr val="black"/>
                          </a:solidFill>
                        </a:ln>
                      </wps:spPr>
                      <wps:txbx>
                        <w:txbxContent>
                          <w:p w:rsidR="00417918" w:rsidP="00417918" w:rsidRDefault="00B0651C" w14:paraId="4FEA8414" w14:textId="58B3A73C">
                            <w:pPr>
                              <w:numPr>
                                <w:ilvl w:val="0"/>
                                <w:numId w:val="0"/>
                              </w:numPr>
                            </w:pPr>
                            <w:proofErr w:type="spellStart"/>
                            <w:r>
                              <w:t>scss</w:t>
                            </w:r>
                            <w:proofErr w:type="spellEnd"/>
                          </w:p>
                          <w:p w:rsidRPr="00CF012C" w:rsidR="00B0651C" w:rsidP="00417918" w:rsidRDefault="00B0651C" w14:paraId="148D6864" w14:textId="6BDA80B1">
                            <w:pPr>
                              <w:numPr>
                                <w:ilvl w:val="0"/>
                                <w:numId w:val="0"/>
                              </w:numPr>
                            </w:pPr>
                            <w:r w:rsidRPr="00B0651C">
                              <w:rPr>
                                <w:color w:val="00B050"/>
                              </w:rPr>
                              <w:t xml:space="preserve">visibility </w:t>
                            </w:r>
                            <w:proofErr w:type="spellStart"/>
                            <w:r w:rsidRPr="00B0651C">
                              <w:rPr>
                                <w:color w:val="FFC000"/>
                              </w:rPr>
                              <w:t>methodName</w:t>
                            </w:r>
                            <w:proofErr w:type="spellEnd"/>
                            <w:r w:rsidRPr="00B0651C">
                              <w:t>(</w:t>
                            </w:r>
                            <w:proofErr w:type="spellStart"/>
                            <w:r w:rsidRPr="00B0651C">
                              <w:t>parameterList</w:t>
                            </w:r>
                            <w:proofErr w:type="spellEnd"/>
                            <w:proofErr w:type="gramStart"/>
                            <w:r w:rsidRPr="00B0651C">
                              <w:t>) :</w:t>
                            </w:r>
                            <w:proofErr w:type="gramEnd"/>
                            <w:r w:rsidRPr="00B0651C">
                              <w:t xml:space="preserve"> </w:t>
                            </w:r>
                            <w:proofErr w:type="spellStart"/>
                            <w:r w:rsidRPr="00B0651C">
                              <w:t>returnType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AE8B06C">
              <v:shape id="_x0000_s1065" style="position:absolute;margin-left:0;margin-top:30.7pt;width:421.1pt;height:51.45pt;z-index:2516582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" w14:anchorId="494B978C">
                <v:textbox>
                  <w:txbxContent>
                    <w:p w:rsidR="00417918" w:rsidP="00417918" w:rsidRDefault="00B0651C" w14:paraId="2281363D" w14:textId="58B3A73C">
                      <w:pPr>
                        <w:numPr>
                          <w:ilvl w:val="0"/>
                          <w:numId w:val="0"/>
                        </w:numPr>
                      </w:pPr>
                      <w:proofErr w:type="spellStart"/>
                      <w:r>
                        <w:t>scss</w:t>
                      </w:r>
                      <w:proofErr w:type="spellEnd"/>
                    </w:p>
                    <w:p w:rsidRPr="00CF012C" w:rsidR="00B0651C" w:rsidP="00417918" w:rsidRDefault="00B0651C" w14:paraId="6974D79F" w14:textId="6BDA80B1">
                      <w:pPr>
                        <w:numPr>
                          <w:ilvl w:val="0"/>
                          <w:numId w:val="0"/>
                        </w:numPr>
                      </w:pPr>
                      <w:r w:rsidRPr="00B0651C">
                        <w:rPr>
                          <w:color w:val="00B050"/>
                        </w:rPr>
                        <w:t xml:space="preserve">visibility </w:t>
                      </w:r>
                      <w:proofErr w:type="spellStart"/>
                      <w:r w:rsidRPr="00B0651C">
                        <w:rPr>
                          <w:color w:val="FFC000"/>
                        </w:rPr>
                        <w:t>methodName</w:t>
                      </w:r>
                      <w:proofErr w:type="spellEnd"/>
                      <w:r w:rsidRPr="00B0651C">
                        <w:t>(</w:t>
                      </w:r>
                      <w:proofErr w:type="spellStart"/>
                      <w:r w:rsidRPr="00B0651C">
                        <w:t>parameterList</w:t>
                      </w:r>
                      <w:proofErr w:type="spellEnd"/>
                      <w:proofErr w:type="gramStart"/>
                      <w:r w:rsidRPr="00B0651C">
                        <w:t>) :</w:t>
                      </w:r>
                      <w:proofErr w:type="gramEnd"/>
                      <w:r w:rsidRPr="00B0651C">
                        <w:t xml:space="preserve"> </w:t>
                      </w:r>
                      <w:proofErr w:type="spellStart"/>
                      <w:r w:rsidRPr="00B0651C">
                        <w:t>returnType</w:t>
                      </w:r>
                      <w:proofErr w:type="spellEnd"/>
                    </w:p>
                  </w:txbxContent>
                </v:textbox>
                <w10:wrap anchorx="margin"/>
              </v:shape>
            </w:pict>
          </mc:Fallback>
        </mc:AlternateContent>
      </w:r>
      <w:r w:rsidR="0081680F">
        <w:rPr>
          <w:rFonts w:eastAsia="Times New Roman" w:cs="Times New Roman"/>
          <w:b/>
          <w:kern w:val="0"/>
          <w:sz w:val="24"/>
          <w:szCs w:val="24"/>
          <w:lang w:eastAsia="en-PH"/>
          <w14:ligatures w14:val="none"/>
        </w:rPr>
        <w:t>Syntax</w:t>
      </w:r>
      <w:r>
        <w:rPr>
          <w:rFonts w:eastAsia="Times New Roman" w:cs="Times New Roman"/>
          <w:b/>
          <w:kern w:val="0"/>
          <w:sz w:val="24"/>
          <w:szCs w:val="24"/>
          <w:lang w:eastAsia="en-PH"/>
          <w14:ligatures w14:val="none"/>
        </w:rPr>
        <w:t xml:space="preserve">: </w:t>
      </w:r>
    </w:p>
    <w:p w:rsidR="00E53BB3" w:rsidP="00931357" w:rsidRDefault="00E53BB3" w14:paraId="067B7E22" w14:textId="46F2DAA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17918" w:rsidP="00931357" w:rsidRDefault="00417918" w14:paraId="6C9976F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17918" w:rsidP="00931357" w:rsidRDefault="00B0651C" w14:paraId="663F21C0" w14:textId="274EA6B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Example: </w:t>
      </w:r>
    </w:p>
    <w:p w:rsidR="001734DC" w:rsidP="00931357" w:rsidRDefault="001734DC" w14:paraId="4633A1F5" w14:textId="2EAD91C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77" behindDoc="0" locked="0" layoutInCell="1" allowOverlap="1" wp14:anchorId="3EE5AED4" wp14:editId="53BD5428">
                <wp:simplePos x="0" y="0"/>
                <wp:positionH relativeFrom="margin">
                  <wp:align>center</wp:align>
                </wp:positionH>
                <wp:positionV relativeFrom="paragraph">
                  <wp:posOffset>9441</wp:posOffset>
                </wp:positionV>
                <wp:extent cx="5347970" cy="907366"/>
                <wp:effectExtent l="0" t="0" r="24130" b="26670"/>
                <wp:wrapNone/>
                <wp:docPr id="33955137" name="Text Box 10"/>
                <wp:cNvGraphicFramePr/>
                <a:graphic xmlns:a="http://schemas.openxmlformats.org/drawingml/2006/main">
                  <a:graphicData uri="http://schemas.microsoft.com/office/word/2010/wordprocessingShape">
                    <wps:wsp>
                      <wps:cNvSpPr txBox="1"/>
                      <wps:spPr>
                        <a:xfrm>
                          <a:off x="0" y="0"/>
                          <a:ext cx="5347970" cy="907366"/>
                        </a:xfrm>
                        <a:prstGeom prst="rect">
                          <a:avLst/>
                        </a:prstGeom>
                        <a:solidFill>
                          <a:schemeClr val="tx1"/>
                        </a:solidFill>
                        <a:ln w="6350">
                          <a:solidFill>
                            <a:prstClr val="black"/>
                          </a:solidFill>
                        </a:ln>
                      </wps:spPr>
                      <wps:txbx>
                        <w:txbxContent>
                          <w:p w:rsidR="00B0651C" w:rsidP="00B0651C" w:rsidRDefault="00B0651C" w14:paraId="6CDA768D" w14:textId="15F86E0B">
                            <w:pPr>
                              <w:numPr>
                                <w:ilvl w:val="0"/>
                                <w:numId w:val="0"/>
                              </w:numPr>
                            </w:pPr>
                            <w:proofErr w:type="spellStart"/>
                            <w:r>
                              <w:t>arduino</w:t>
                            </w:r>
                            <w:proofErr w:type="spellEnd"/>
                          </w:p>
                          <w:p w:rsidRPr="00B0651C" w:rsidR="00B0651C" w:rsidP="00B0651C" w:rsidRDefault="00B0651C" w14:paraId="7E6D7A32" w14:textId="77777777">
                            <w:pPr>
                              <w:numPr>
                                <w:ilvl w:val="0"/>
                                <w:numId w:val="0"/>
                              </w:numPr>
                            </w:pPr>
                            <w:r w:rsidRPr="00B0651C">
                              <w:t xml:space="preserve">+ </w:t>
                            </w:r>
                            <w:proofErr w:type="spellStart"/>
                            <w:proofErr w:type="gramStart"/>
                            <w:r w:rsidRPr="00B0651C">
                              <w:rPr>
                                <w:color w:val="FFC000"/>
                              </w:rPr>
                              <w:t>getAge</w:t>
                            </w:r>
                            <w:proofErr w:type="spellEnd"/>
                            <w:r w:rsidRPr="00B0651C">
                              <w:t>() :</w:t>
                            </w:r>
                            <w:proofErr w:type="gramEnd"/>
                            <w:r w:rsidRPr="00B0651C">
                              <w:t xml:space="preserve"> </w:t>
                            </w:r>
                            <w:r w:rsidRPr="00B0651C">
                              <w:rPr>
                                <w:color w:val="EE0000"/>
                              </w:rPr>
                              <w:t>int</w:t>
                            </w:r>
                          </w:p>
                          <w:p w:rsidRPr="00B0651C" w:rsidR="00B0651C" w:rsidP="00B0651C" w:rsidRDefault="00B0651C" w14:paraId="536777F9" w14:textId="48F5CA99">
                            <w:pPr>
                              <w:numPr>
                                <w:ilvl w:val="0"/>
                                <w:numId w:val="0"/>
                              </w:numPr>
                            </w:pPr>
                            <w:r w:rsidRPr="00B0651C">
                              <w:t xml:space="preserve">+ </w:t>
                            </w:r>
                            <w:proofErr w:type="spellStart"/>
                            <w:proofErr w:type="gramStart"/>
                            <w:r w:rsidRPr="00B0651C">
                              <w:rPr>
                                <w:color w:val="FFC000"/>
                              </w:rPr>
                              <w:t>setName</w:t>
                            </w:r>
                            <w:proofErr w:type="spellEnd"/>
                            <w:r w:rsidRPr="00B0651C">
                              <w:t>(n :</w:t>
                            </w:r>
                            <w:proofErr w:type="gramEnd"/>
                            <w:r w:rsidRPr="00B0651C">
                              <w:t xml:space="preserve"> </w:t>
                            </w:r>
                            <w:r w:rsidRPr="00B0651C">
                              <w:rPr>
                                <w:color w:val="EE0000"/>
                              </w:rPr>
                              <w:t>String</w:t>
                            </w:r>
                            <w:proofErr w:type="gramStart"/>
                            <w:r w:rsidRPr="00B0651C">
                              <w:t>) :</w:t>
                            </w:r>
                            <w:proofErr w:type="gramEnd"/>
                            <w:r w:rsidRPr="00B0651C">
                              <w:t xml:space="preserve"> </w:t>
                            </w:r>
                            <w:r w:rsidRPr="00B0651C">
                              <w:rPr>
                                <w:color w:val="EE0000"/>
                              </w:rPr>
                              <w:t>void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A3ABC2E">
              <v:shape id="_x0000_s1066" style="position:absolute;margin-left:0;margin-top:.75pt;width:421.1pt;height:71.45pt;z-index:251658277;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" w14:anchorId="3EE5AED4">
                <v:textbox>
                  <w:txbxContent>
                    <w:p w:rsidR="00B0651C" w:rsidP="00B0651C" w:rsidRDefault="00B0651C" w14:paraId="5D2E7064" w14:textId="15F86E0B">
                      <w:pPr>
                        <w:numPr>
                          <w:ilvl w:val="0"/>
                          <w:numId w:val="0"/>
                        </w:numPr>
                      </w:pPr>
                      <w:proofErr w:type="spellStart"/>
                      <w:r>
                        <w:t>arduino</w:t>
                      </w:r>
                      <w:proofErr w:type="spellEnd"/>
                    </w:p>
                    <w:p w:rsidRPr="00B0651C" w:rsidR="00B0651C" w:rsidP="00B0651C" w:rsidRDefault="00B0651C" w14:paraId="61CE4D78" w14:textId="77777777">
                      <w:pPr>
                        <w:numPr>
                          <w:ilvl w:val="0"/>
                          <w:numId w:val="0"/>
                        </w:numPr>
                      </w:pPr>
                      <w:r w:rsidRPr="00B0651C">
                        <w:t xml:space="preserve">+ </w:t>
                      </w:r>
                      <w:proofErr w:type="spellStart"/>
                      <w:proofErr w:type="gramStart"/>
                      <w:r w:rsidRPr="00B0651C">
                        <w:rPr>
                          <w:color w:val="FFC000"/>
                        </w:rPr>
                        <w:t>getAge</w:t>
                      </w:r>
                      <w:proofErr w:type="spellEnd"/>
                      <w:r w:rsidRPr="00B0651C">
                        <w:t>() :</w:t>
                      </w:r>
                      <w:proofErr w:type="gramEnd"/>
                      <w:r w:rsidRPr="00B0651C">
                        <w:t xml:space="preserve"> </w:t>
                      </w:r>
                      <w:r w:rsidRPr="00B0651C">
                        <w:rPr>
                          <w:color w:val="EE0000"/>
                        </w:rPr>
                        <w:t>int</w:t>
                      </w:r>
                    </w:p>
                    <w:p w:rsidRPr="00B0651C" w:rsidR="00B0651C" w:rsidP="00B0651C" w:rsidRDefault="00B0651C" w14:paraId="10647DBD" w14:textId="48F5CA99">
                      <w:pPr>
                        <w:numPr>
                          <w:ilvl w:val="0"/>
                          <w:numId w:val="0"/>
                        </w:numPr>
                      </w:pPr>
                      <w:r w:rsidRPr="00B0651C">
                        <w:t xml:space="preserve">+ </w:t>
                      </w:r>
                      <w:proofErr w:type="spellStart"/>
                      <w:proofErr w:type="gramStart"/>
                      <w:r w:rsidRPr="00B0651C">
                        <w:rPr>
                          <w:color w:val="FFC000"/>
                        </w:rPr>
                        <w:t>setName</w:t>
                      </w:r>
                      <w:proofErr w:type="spellEnd"/>
                      <w:r w:rsidRPr="00B0651C">
                        <w:t>(n :</w:t>
                      </w:r>
                      <w:proofErr w:type="gramEnd"/>
                      <w:r w:rsidRPr="00B0651C">
                        <w:t xml:space="preserve"> </w:t>
                      </w:r>
                      <w:r w:rsidRPr="00B0651C">
                        <w:rPr>
                          <w:color w:val="EE0000"/>
                        </w:rPr>
                        <w:t>String</w:t>
                      </w:r>
                      <w:proofErr w:type="gramStart"/>
                      <w:r w:rsidRPr="00B0651C">
                        <w:t>) :</w:t>
                      </w:r>
                      <w:proofErr w:type="gramEnd"/>
                      <w:r w:rsidRPr="00B0651C">
                        <w:t xml:space="preserve"> </w:t>
                      </w:r>
                      <w:r w:rsidRPr="00B0651C">
                        <w:rPr>
                          <w:color w:val="EE0000"/>
                        </w:rPr>
                        <w:t>void</w:t>
                      </w:r>
                    </w:p>
                  </w:txbxContent>
                </v:textbox>
                <w10:wrap anchorx="margin"/>
              </v:shape>
            </w:pict>
          </mc:Fallback>
        </mc:AlternateContent>
      </w:r>
    </w:p>
    <w:p w:rsidR="001734DC" w:rsidP="00931357" w:rsidRDefault="001734DC" w14:paraId="347617D0" w14:textId="0793CB2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53BB3" w:rsidP="00931357" w:rsidRDefault="00E53BB3" w14:paraId="5ADDD6E2" w14:textId="0EC4CB0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0651C" w:rsidP="00931357" w:rsidRDefault="00B0651C" w14:paraId="553C34A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931357" w:rsidRDefault="001734DC" w14:paraId="7071F16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B86E47" w:rsidR="00B86E47" w:rsidP="00B86E47" w:rsidRDefault="00B86E47" w14:paraId="3C1C2184" w14:textId="77777777">
      <w:pPr>
        <w:numPr>
          <w:ilvl w:val="0"/>
          <w:numId w:val="0"/>
        </w:numPr>
        <w:spacing w:before="100" w:beforeAutospacing="1" w:after="100" w:afterAutospacing="1" w:line="240" w:lineRule="auto"/>
        <w:rPr>
          <w:rFonts w:eastAsia="Times New Roman" w:cs="Times New Roman"/>
          <w:b/>
          <w:bCs/>
          <w:kern w:val="0"/>
          <w:sz w:val="24"/>
          <w:szCs w:val="24"/>
          <w:lang w:val="en-US" w:eastAsia="en-PH"/>
          <w14:ligatures w14:val="none"/>
        </w:rPr>
      </w:pPr>
      <w:r w:rsidRPr="00B86E47">
        <w:rPr>
          <w:rFonts w:eastAsia="Times New Roman" w:cs="Times New Roman"/>
          <w:b/>
          <w:bCs/>
          <w:kern w:val="0"/>
          <w:sz w:val="24"/>
          <w:szCs w:val="24"/>
          <w:lang w:val="en-US" w:eastAsia="en-PH"/>
          <w14:ligatures w14:val="none"/>
        </w:rPr>
        <w:t>Visibility (Access Modifiers)</w:t>
      </w:r>
    </w:p>
    <w:p w:rsidRPr="00B86E47" w:rsidR="00B86E47" w:rsidP="00623EE5" w:rsidRDefault="00B86E47" w14:paraId="1E3E9222" w14:textId="0ACC9EAF">
      <w:pPr>
        <w:pStyle w:val="ListParagraph"/>
        <w:numPr>
          <w:ilvl w:val="0"/>
          <w:numId w:val="15"/>
        </w:numPr>
        <w:spacing w:before="100" w:beforeAutospacing="1" w:after="100" w:afterAutospacing="1" w:line="240" w:lineRule="auto"/>
        <w:rPr>
          <w:rFonts w:eastAsia="Times New Roman" w:cs="Times New Roman"/>
          <w:bCs/>
          <w:kern w:val="0"/>
          <w:sz w:val="24"/>
          <w:szCs w:val="24"/>
          <w:lang w:val="en-US" w:eastAsia="en-PH"/>
          <w14:ligatures w14:val="none"/>
        </w:rPr>
      </w:pPr>
      <w:r w:rsidRPr="00B86E47">
        <w:rPr>
          <w:rFonts w:eastAsia="Times New Roman" w:cs="Times New Roman"/>
          <w:bCs/>
          <w:kern w:val="0"/>
          <w:sz w:val="24"/>
          <w:szCs w:val="24"/>
          <w:lang w:val="en-US" w:eastAsia="en-PH"/>
          <w14:ligatures w14:val="none"/>
        </w:rPr>
        <w:t>Visibility defines how attributes and methods can be accessed.</w:t>
      </w:r>
    </w:p>
    <w:tbl>
      <w:tblPr>
        <w:tblStyle w:val="TableGridLight"/>
        <w:tblW w:w="0" w:type="auto"/>
        <w:tblLook w:val="04A0" w:firstRow="1" w:lastRow="0" w:firstColumn="1" w:lastColumn="0" w:noHBand="0" w:noVBand="1"/>
      </w:tblPr>
      <w:tblGrid>
        <w:gridCol w:w="2425"/>
        <w:gridCol w:w="2700"/>
        <w:gridCol w:w="4225"/>
      </w:tblGrid>
      <w:tr w:rsidR="00952170" w:rsidTr="001734DC" w14:paraId="71642D31" w14:textId="77777777">
        <w:tc>
          <w:tcPr>
            <w:tcW w:w="2425" w:type="dxa"/>
          </w:tcPr>
          <w:p w:rsidR="00952170" w:rsidP="00952170" w:rsidRDefault="00952170" w14:paraId="70E9D391" w14:textId="7BF2C753">
            <w:pPr>
              <w:numPr>
                <w:ilvl w:val="0"/>
                <w:numId w:val="0"/>
              </w:numPr>
              <w:spacing w:before="100" w:beforeAutospacing="1" w:after="100" w:afterAutospacing="1"/>
              <w:jc w:val="center"/>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Symbol</w:t>
            </w:r>
          </w:p>
        </w:tc>
        <w:tc>
          <w:tcPr>
            <w:tcW w:w="2700" w:type="dxa"/>
          </w:tcPr>
          <w:p w:rsidR="00952170" w:rsidP="00952170" w:rsidRDefault="00952170" w14:paraId="556659B6" w14:textId="5A2FB7EF">
            <w:pPr>
              <w:numPr>
                <w:ilvl w:val="0"/>
                <w:numId w:val="0"/>
              </w:numPr>
              <w:spacing w:before="100" w:beforeAutospacing="1" w:after="100" w:afterAutospacing="1"/>
              <w:jc w:val="center"/>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Visibility</w:t>
            </w:r>
          </w:p>
        </w:tc>
        <w:tc>
          <w:tcPr>
            <w:tcW w:w="4225" w:type="dxa"/>
          </w:tcPr>
          <w:p w:rsidR="00952170" w:rsidP="00952170" w:rsidRDefault="00952170" w14:paraId="528C74A8" w14:textId="539C67CF">
            <w:pPr>
              <w:numPr>
                <w:ilvl w:val="0"/>
                <w:numId w:val="0"/>
              </w:numPr>
              <w:spacing w:before="100" w:beforeAutospacing="1" w:after="100" w:afterAutospacing="1"/>
              <w:jc w:val="center"/>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Meaning</w:t>
            </w:r>
          </w:p>
        </w:tc>
      </w:tr>
      <w:tr w:rsidR="00952170" w:rsidTr="001734DC" w14:paraId="6F7B8616" w14:textId="77777777">
        <w:tc>
          <w:tcPr>
            <w:tcW w:w="2425" w:type="dxa"/>
          </w:tcPr>
          <w:p w:rsidRPr="00952170" w:rsidR="00952170" w:rsidP="00952170" w:rsidRDefault="00952170" w14:paraId="2B269AAD" w14:textId="06855B3A">
            <w:pPr>
              <w:numPr>
                <w:ilvl w:val="0"/>
                <w:numId w:val="0"/>
              </w:numPr>
              <w:spacing w:before="100" w:beforeAutospacing="1" w:after="100" w:afterAutospacing="1"/>
              <w:jc w:val="center"/>
              <w:rPr>
                <w:rFonts w:eastAsia="Times New Roman" w:cs="Times New Roman"/>
                <w:bCs/>
                <w:kern w:val="0"/>
                <w:sz w:val="24"/>
                <w:szCs w:val="24"/>
                <w:lang w:eastAsia="en-PH"/>
                <w14:ligatures w14:val="none"/>
              </w:rPr>
            </w:pPr>
            <w:r>
              <w:rPr>
                <w:rFonts w:eastAsia="Times New Roman" w:cs="Times New Roman"/>
                <w:bCs/>
                <w:kern w:val="0"/>
                <w:sz w:val="24"/>
                <w:szCs w:val="24"/>
                <w:lang w:eastAsia="en-PH"/>
                <w14:ligatures w14:val="none"/>
              </w:rPr>
              <w:t>+</w:t>
            </w:r>
          </w:p>
        </w:tc>
        <w:tc>
          <w:tcPr>
            <w:tcW w:w="2700" w:type="dxa"/>
          </w:tcPr>
          <w:p w:rsidRPr="00952170" w:rsidR="00952170" w:rsidP="00952170" w:rsidRDefault="00557FE8" w14:paraId="0308ABA7" w14:textId="11EDF8B3">
            <w:pPr>
              <w:numPr>
                <w:ilvl w:val="0"/>
                <w:numId w:val="0"/>
              </w:numPr>
              <w:spacing w:before="100" w:beforeAutospacing="1" w:after="100" w:afterAutospacing="1"/>
              <w:jc w:val="center"/>
              <w:rPr>
                <w:rFonts w:eastAsia="Times New Roman" w:cs="Times New Roman"/>
                <w:bCs/>
                <w:kern w:val="0"/>
                <w:sz w:val="24"/>
                <w:szCs w:val="24"/>
                <w:lang w:eastAsia="en-PH"/>
                <w14:ligatures w14:val="none"/>
              </w:rPr>
            </w:pPr>
            <w:r>
              <w:rPr>
                <w:rFonts w:eastAsia="Times New Roman" w:cs="Times New Roman"/>
                <w:bCs/>
                <w:kern w:val="0"/>
                <w:sz w:val="24"/>
                <w:szCs w:val="24"/>
                <w:lang w:eastAsia="en-PH"/>
                <w14:ligatures w14:val="none"/>
              </w:rPr>
              <w:t>Public</w:t>
            </w:r>
          </w:p>
        </w:tc>
        <w:tc>
          <w:tcPr>
            <w:tcW w:w="4225" w:type="dxa"/>
          </w:tcPr>
          <w:p w:rsidRPr="001E3BAD" w:rsidR="00952170" w:rsidP="007D6BB3" w:rsidRDefault="00557FE8" w14:paraId="7EADE01C" w14:textId="5B63506D">
            <w:pPr>
              <w:numPr>
                <w:ilvl w:val="0"/>
                <w:numId w:val="0"/>
              </w:numPr>
              <w:spacing w:before="100" w:beforeAutospacing="1" w:after="100" w:afterAutospacing="1"/>
              <w:rPr>
                <w:rFonts w:eastAsia="Times New Roman" w:cs="Times New Roman"/>
                <w:bCs/>
                <w:kern w:val="0"/>
                <w:sz w:val="20"/>
                <w:szCs w:val="20"/>
                <w:lang w:eastAsia="en-PH"/>
                <w14:ligatures w14:val="none"/>
              </w:rPr>
            </w:pPr>
            <w:r w:rsidRPr="001E3BAD">
              <w:rPr>
                <w:rFonts w:eastAsia="Times New Roman" w:cs="Times New Roman"/>
                <w:bCs/>
                <w:kern w:val="0"/>
                <w:sz w:val="20"/>
                <w:szCs w:val="20"/>
                <w:lang w:eastAsia="en-PH"/>
                <w14:ligatures w14:val="none"/>
              </w:rPr>
              <w:t>Accessible from anywhere</w:t>
            </w:r>
          </w:p>
        </w:tc>
      </w:tr>
      <w:tr w:rsidR="00952170" w:rsidTr="001734DC" w14:paraId="7BDEEE91" w14:textId="77777777">
        <w:tc>
          <w:tcPr>
            <w:tcW w:w="2425" w:type="dxa"/>
          </w:tcPr>
          <w:p w:rsidRPr="00952170" w:rsidR="00952170" w:rsidP="00952170" w:rsidRDefault="00952170" w14:paraId="70D3EAC2" w14:textId="45096A68">
            <w:pPr>
              <w:numPr>
                <w:ilvl w:val="0"/>
                <w:numId w:val="0"/>
              </w:numPr>
              <w:spacing w:before="100" w:beforeAutospacing="1" w:after="100" w:afterAutospacing="1"/>
              <w:jc w:val="center"/>
              <w:rPr>
                <w:rFonts w:eastAsia="Times New Roman" w:cs="Times New Roman"/>
                <w:bCs/>
                <w:kern w:val="0"/>
                <w:sz w:val="24"/>
                <w:szCs w:val="24"/>
                <w:lang w:eastAsia="en-PH"/>
                <w14:ligatures w14:val="none"/>
              </w:rPr>
            </w:pPr>
            <w:r>
              <w:rPr>
                <w:rFonts w:eastAsia="Times New Roman" w:cs="Times New Roman"/>
                <w:bCs/>
                <w:kern w:val="0"/>
                <w:sz w:val="24"/>
                <w:szCs w:val="24"/>
                <w:lang w:eastAsia="en-PH"/>
                <w14:ligatures w14:val="none"/>
              </w:rPr>
              <w:t>-</w:t>
            </w:r>
          </w:p>
        </w:tc>
        <w:tc>
          <w:tcPr>
            <w:tcW w:w="2700" w:type="dxa"/>
          </w:tcPr>
          <w:p w:rsidRPr="00952170" w:rsidR="00952170" w:rsidP="00952170" w:rsidRDefault="00557FE8" w14:paraId="0CE1FC8E" w14:textId="7FBE7B52">
            <w:pPr>
              <w:numPr>
                <w:ilvl w:val="0"/>
                <w:numId w:val="0"/>
              </w:numPr>
              <w:spacing w:before="100" w:beforeAutospacing="1" w:after="100" w:afterAutospacing="1"/>
              <w:jc w:val="center"/>
              <w:rPr>
                <w:rFonts w:eastAsia="Times New Roman" w:cs="Times New Roman"/>
                <w:bCs/>
                <w:kern w:val="0"/>
                <w:sz w:val="24"/>
                <w:szCs w:val="24"/>
                <w:lang w:eastAsia="en-PH"/>
                <w14:ligatures w14:val="none"/>
              </w:rPr>
            </w:pPr>
            <w:r>
              <w:rPr>
                <w:rFonts w:eastAsia="Times New Roman" w:cs="Times New Roman"/>
                <w:bCs/>
                <w:kern w:val="0"/>
                <w:sz w:val="24"/>
                <w:szCs w:val="24"/>
                <w:lang w:eastAsia="en-PH"/>
                <w14:ligatures w14:val="none"/>
              </w:rPr>
              <w:t>Private</w:t>
            </w:r>
          </w:p>
        </w:tc>
        <w:tc>
          <w:tcPr>
            <w:tcW w:w="4225" w:type="dxa"/>
          </w:tcPr>
          <w:p w:rsidRPr="001E3BAD" w:rsidR="00952170" w:rsidP="007D6BB3" w:rsidRDefault="007D6BB3" w14:paraId="54A2929A" w14:textId="2D2EEBA2">
            <w:pPr>
              <w:numPr>
                <w:ilvl w:val="0"/>
                <w:numId w:val="0"/>
              </w:numPr>
              <w:spacing w:before="100" w:beforeAutospacing="1" w:after="100" w:afterAutospacing="1"/>
              <w:rPr>
                <w:rFonts w:eastAsia="Times New Roman" w:cs="Times New Roman"/>
                <w:bCs/>
                <w:kern w:val="0"/>
                <w:sz w:val="20"/>
                <w:szCs w:val="20"/>
                <w:lang w:eastAsia="en-PH"/>
                <w14:ligatures w14:val="none"/>
              </w:rPr>
            </w:pPr>
            <w:r w:rsidRPr="001E3BAD">
              <w:rPr>
                <w:rFonts w:eastAsia="Times New Roman" w:cs="Times New Roman"/>
                <w:bCs/>
                <w:kern w:val="0"/>
                <w:sz w:val="20"/>
                <w:szCs w:val="20"/>
                <w:lang w:eastAsia="en-PH"/>
                <w14:ligatures w14:val="none"/>
              </w:rPr>
              <w:t>Accessible only within the class</w:t>
            </w:r>
          </w:p>
        </w:tc>
      </w:tr>
      <w:tr w:rsidR="00952170" w:rsidTr="001734DC" w14:paraId="6BAD684C" w14:textId="77777777">
        <w:tc>
          <w:tcPr>
            <w:tcW w:w="2425" w:type="dxa"/>
          </w:tcPr>
          <w:p w:rsidRPr="00952170" w:rsidR="00952170" w:rsidP="00952170" w:rsidRDefault="00557FE8" w14:paraId="32731B9A" w14:textId="32D17E92">
            <w:pPr>
              <w:numPr>
                <w:ilvl w:val="0"/>
                <w:numId w:val="0"/>
              </w:numPr>
              <w:spacing w:before="100" w:beforeAutospacing="1" w:after="100" w:afterAutospacing="1"/>
              <w:jc w:val="center"/>
              <w:rPr>
                <w:rFonts w:eastAsia="Times New Roman" w:cs="Times New Roman"/>
                <w:bCs/>
                <w:kern w:val="0"/>
                <w:sz w:val="24"/>
                <w:szCs w:val="24"/>
                <w:lang w:eastAsia="en-PH"/>
                <w14:ligatures w14:val="none"/>
              </w:rPr>
            </w:pPr>
            <w:r>
              <w:rPr>
                <w:rFonts w:eastAsia="Times New Roman" w:cs="Times New Roman"/>
                <w:bCs/>
                <w:kern w:val="0"/>
                <w:sz w:val="24"/>
                <w:szCs w:val="24"/>
                <w:lang w:eastAsia="en-PH"/>
                <w14:ligatures w14:val="none"/>
              </w:rPr>
              <w:t>#</w:t>
            </w:r>
          </w:p>
        </w:tc>
        <w:tc>
          <w:tcPr>
            <w:tcW w:w="2700" w:type="dxa"/>
          </w:tcPr>
          <w:p w:rsidRPr="00952170" w:rsidR="00952170" w:rsidP="00952170" w:rsidRDefault="00557FE8" w14:paraId="04F69E38" w14:textId="2AC1214D">
            <w:pPr>
              <w:numPr>
                <w:ilvl w:val="0"/>
                <w:numId w:val="0"/>
              </w:numPr>
              <w:spacing w:before="100" w:beforeAutospacing="1" w:after="100" w:afterAutospacing="1"/>
              <w:jc w:val="center"/>
              <w:rPr>
                <w:rFonts w:eastAsia="Times New Roman" w:cs="Times New Roman"/>
                <w:bCs/>
                <w:kern w:val="0"/>
                <w:sz w:val="24"/>
                <w:szCs w:val="24"/>
                <w:lang w:eastAsia="en-PH"/>
                <w14:ligatures w14:val="none"/>
              </w:rPr>
            </w:pPr>
            <w:r>
              <w:rPr>
                <w:rFonts w:eastAsia="Times New Roman" w:cs="Times New Roman"/>
                <w:bCs/>
                <w:kern w:val="0"/>
                <w:sz w:val="24"/>
                <w:szCs w:val="24"/>
                <w:lang w:eastAsia="en-PH"/>
                <w14:ligatures w14:val="none"/>
              </w:rPr>
              <w:t>Protected</w:t>
            </w:r>
          </w:p>
        </w:tc>
        <w:tc>
          <w:tcPr>
            <w:tcW w:w="4225" w:type="dxa"/>
          </w:tcPr>
          <w:p w:rsidRPr="001E3BAD" w:rsidR="00952170" w:rsidP="007D6BB3" w:rsidRDefault="001E3BAD" w14:paraId="04207176" w14:textId="2E17D372">
            <w:pPr>
              <w:numPr>
                <w:ilvl w:val="0"/>
                <w:numId w:val="0"/>
              </w:numPr>
              <w:spacing w:before="100" w:beforeAutospacing="1" w:after="100" w:afterAutospacing="1"/>
              <w:rPr>
                <w:rFonts w:eastAsia="Times New Roman" w:cs="Times New Roman"/>
                <w:bCs/>
                <w:kern w:val="0"/>
                <w:sz w:val="20"/>
                <w:szCs w:val="20"/>
                <w:lang w:eastAsia="en-PH"/>
                <w14:ligatures w14:val="none"/>
              </w:rPr>
            </w:pPr>
            <w:r w:rsidRPr="001E3BAD">
              <w:rPr>
                <w:rFonts w:eastAsia="Times New Roman" w:cs="Times New Roman"/>
                <w:bCs/>
                <w:kern w:val="0"/>
                <w:sz w:val="20"/>
                <w:szCs w:val="20"/>
                <w:lang w:eastAsia="en-PH"/>
                <w14:ligatures w14:val="none"/>
              </w:rPr>
              <w:t>Accessible within the class and its subclasses</w:t>
            </w:r>
          </w:p>
        </w:tc>
      </w:tr>
      <w:tr w:rsidR="00952170" w:rsidTr="001734DC" w14:paraId="38AC68BA" w14:textId="77777777">
        <w:tc>
          <w:tcPr>
            <w:tcW w:w="2425" w:type="dxa"/>
          </w:tcPr>
          <w:p w:rsidRPr="00952170" w:rsidR="00952170" w:rsidP="00952170" w:rsidRDefault="00557FE8" w14:paraId="768720CB" w14:textId="29F174BE">
            <w:pPr>
              <w:numPr>
                <w:ilvl w:val="0"/>
                <w:numId w:val="0"/>
              </w:numPr>
              <w:spacing w:before="100" w:beforeAutospacing="1" w:after="100" w:afterAutospacing="1"/>
              <w:jc w:val="center"/>
              <w:rPr>
                <w:rFonts w:eastAsia="Times New Roman" w:cs="Times New Roman"/>
                <w:bCs/>
                <w:kern w:val="0"/>
                <w:sz w:val="24"/>
                <w:szCs w:val="24"/>
                <w:lang w:eastAsia="en-PH"/>
                <w14:ligatures w14:val="none"/>
              </w:rPr>
            </w:pPr>
            <w:r>
              <w:rPr>
                <w:rFonts w:eastAsia="Times New Roman" w:cs="Times New Roman"/>
                <w:bCs/>
                <w:kern w:val="0"/>
                <w:sz w:val="24"/>
                <w:szCs w:val="24"/>
                <w:lang w:eastAsia="en-PH"/>
                <w14:ligatures w14:val="none"/>
              </w:rPr>
              <w:t>~</w:t>
            </w:r>
          </w:p>
        </w:tc>
        <w:tc>
          <w:tcPr>
            <w:tcW w:w="2700" w:type="dxa"/>
          </w:tcPr>
          <w:p w:rsidRPr="00952170" w:rsidR="00952170" w:rsidP="00952170" w:rsidRDefault="00557FE8" w14:paraId="39020F3F" w14:textId="4B19C165">
            <w:pPr>
              <w:numPr>
                <w:ilvl w:val="0"/>
                <w:numId w:val="0"/>
              </w:numPr>
              <w:spacing w:before="100" w:beforeAutospacing="1" w:after="100" w:afterAutospacing="1"/>
              <w:jc w:val="center"/>
              <w:rPr>
                <w:rFonts w:eastAsia="Times New Roman" w:cs="Times New Roman"/>
                <w:bCs/>
                <w:kern w:val="0"/>
                <w:sz w:val="24"/>
                <w:szCs w:val="24"/>
                <w:lang w:eastAsia="en-PH"/>
                <w14:ligatures w14:val="none"/>
              </w:rPr>
            </w:pPr>
            <w:r>
              <w:rPr>
                <w:rFonts w:eastAsia="Times New Roman" w:cs="Times New Roman"/>
                <w:bCs/>
                <w:kern w:val="0"/>
                <w:sz w:val="24"/>
                <w:szCs w:val="24"/>
                <w:lang w:eastAsia="en-PH"/>
                <w14:ligatures w14:val="none"/>
              </w:rPr>
              <w:t>Package</w:t>
            </w:r>
          </w:p>
        </w:tc>
        <w:tc>
          <w:tcPr>
            <w:tcW w:w="4225" w:type="dxa"/>
          </w:tcPr>
          <w:p w:rsidRPr="001E3BAD" w:rsidR="00952170" w:rsidP="007D6BB3" w:rsidRDefault="001E3BAD" w14:paraId="1F0FB556" w14:textId="0673CE72">
            <w:pPr>
              <w:numPr>
                <w:ilvl w:val="0"/>
                <w:numId w:val="0"/>
              </w:numPr>
              <w:spacing w:before="100" w:beforeAutospacing="1" w:after="100" w:afterAutospacing="1"/>
              <w:rPr>
                <w:rFonts w:eastAsia="Times New Roman" w:cs="Times New Roman"/>
                <w:bCs/>
                <w:kern w:val="0"/>
                <w:sz w:val="20"/>
                <w:szCs w:val="20"/>
                <w:lang w:eastAsia="en-PH"/>
                <w14:ligatures w14:val="none"/>
              </w:rPr>
            </w:pPr>
            <w:r w:rsidRPr="001E3BAD">
              <w:rPr>
                <w:rFonts w:eastAsia="Times New Roman" w:cs="Times New Roman"/>
                <w:bCs/>
                <w:kern w:val="0"/>
                <w:sz w:val="20"/>
                <w:szCs w:val="20"/>
                <w:lang w:eastAsia="en-PH"/>
                <w14:ligatures w14:val="none"/>
              </w:rPr>
              <w:t>Accessible within the same package</w:t>
            </w:r>
          </w:p>
        </w:tc>
      </w:tr>
    </w:tbl>
    <w:p w:rsidR="00B0651C" w:rsidP="00931357" w:rsidRDefault="007A0D1D" w14:paraId="2463339B" w14:textId="521ADDD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7A0D1D">
        <w:rPr>
          <w:rFonts w:eastAsia="Times New Roman" w:cs="Times New Roman"/>
          <w:b/>
          <w:kern w:val="0"/>
          <w:sz w:val="24"/>
          <w:szCs w:val="24"/>
          <w:lang w:eastAsia="en-PH"/>
          <w14:ligatures w14:val="none"/>
        </w:rPr>
        <w:t>Relationships Between Classes</w:t>
      </w:r>
    </w:p>
    <w:p w:rsidR="00A44CF7" w:rsidP="00623EE5" w:rsidRDefault="00A44CF7" w14:paraId="350DA89B" w14:textId="3914BB7D">
      <w:pPr>
        <w:pStyle w:val="ListParagraph"/>
        <w:numPr>
          <w:ilvl w:val="2"/>
          <w:numId w:val="15"/>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Association</w:t>
      </w:r>
    </w:p>
    <w:p w:rsidRPr="007A0D1D" w:rsidR="00E22022" w:rsidP="00623EE5" w:rsidRDefault="00E22022" w14:paraId="65F679E6"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7A0D1D">
        <w:rPr>
          <w:rFonts w:eastAsia="Times New Roman" w:cs="Times New Roman"/>
          <w:bCs/>
          <w:kern w:val="0"/>
          <w:sz w:val="24"/>
          <w:szCs w:val="24"/>
          <w:lang w:eastAsia="en-PH"/>
          <w14:ligatures w14:val="none"/>
        </w:rPr>
        <w:t>A simple link between two classes.</w:t>
      </w:r>
    </w:p>
    <w:p w:rsidRPr="007A0D1D" w:rsidR="00E22022" w:rsidP="00623EE5" w:rsidRDefault="00E22022" w14:paraId="3BAF5FDF"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7A0D1D">
        <w:rPr>
          <w:rFonts w:eastAsia="Times New Roman" w:cs="Times New Roman"/>
          <w:bCs/>
          <w:kern w:val="0"/>
          <w:sz w:val="24"/>
          <w:szCs w:val="24"/>
          <w:lang w:eastAsia="en-PH"/>
          <w14:ligatures w14:val="none"/>
        </w:rPr>
        <w:t>Example: A Student "enrolls in" a Course.</w:t>
      </w:r>
    </w:p>
    <w:p w:rsidRPr="007A0D1D" w:rsidR="00E22022" w:rsidP="00623EE5" w:rsidRDefault="00E22022" w14:paraId="51FDB664" w14:textId="0E22E325">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7A0D1D">
        <w:rPr>
          <w:rFonts w:eastAsia="Times New Roman" w:cs="Times New Roman"/>
          <w:bCs/>
          <w:kern w:val="0"/>
          <w:sz w:val="24"/>
          <w:szCs w:val="24"/>
          <w:lang w:eastAsia="en-PH"/>
          <w14:ligatures w14:val="none"/>
        </w:rPr>
        <w:t>Represented by a line connecting two classes.</w:t>
      </w:r>
    </w:p>
    <w:p w:rsidR="00E22022" w:rsidP="00E22022" w:rsidRDefault="00E22022" w14:paraId="6F2B2C9F" w14:textId="0D9F963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78" behindDoc="0" locked="0" layoutInCell="1" allowOverlap="1" wp14:anchorId="12320884" wp14:editId="2035B828">
                <wp:simplePos x="0" y="0"/>
                <wp:positionH relativeFrom="margin">
                  <wp:align>center</wp:align>
                </wp:positionH>
                <wp:positionV relativeFrom="paragraph">
                  <wp:posOffset>21590</wp:posOffset>
                </wp:positionV>
                <wp:extent cx="5347970" cy="891152"/>
                <wp:effectExtent l="0" t="0" r="24130" b="23495"/>
                <wp:wrapNone/>
                <wp:docPr id="2119040576" name="Text Box 10"/>
                <wp:cNvGraphicFramePr/>
                <a:graphic xmlns:a="http://schemas.openxmlformats.org/drawingml/2006/main">
                  <a:graphicData uri="http://schemas.microsoft.com/office/word/2010/wordprocessingShape">
                    <wps:wsp>
                      <wps:cNvSpPr txBox="1"/>
                      <wps:spPr>
                        <a:xfrm>
                          <a:off x="0" y="0"/>
                          <a:ext cx="5347970" cy="891152"/>
                        </a:xfrm>
                        <a:prstGeom prst="rect">
                          <a:avLst/>
                        </a:prstGeom>
                        <a:solidFill>
                          <a:schemeClr val="tx1"/>
                        </a:solidFill>
                        <a:ln w="6350">
                          <a:solidFill>
                            <a:prstClr val="black"/>
                          </a:solidFill>
                        </a:ln>
                      </wps:spPr>
                      <wps:txbx>
                        <w:txbxContent>
                          <w:p w:rsidR="00E22022" w:rsidP="00E22022" w:rsidRDefault="00E22022" w14:paraId="4BA51775" w14:textId="77777777">
                            <w:pPr>
                              <w:numPr>
                                <w:ilvl w:val="0"/>
                                <w:numId w:val="0"/>
                              </w:numPr>
                            </w:pPr>
                            <w:r>
                              <w:t>nginx</w:t>
                            </w:r>
                          </w:p>
                          <w:p w:rsidR="00CE5586" w:rsidP="00E22022" w:rsidRDefault="00CE5586" w14:paraId="744EA91E" w14:textId="77777777">
                            <w:pPr>
                              <w:numPr>
                                <w:ilvl w:val="0"/>
                                <w:numId w:val="0"/>
                              </w:numPr>
                            </w:pPr>
                          </w:p>
                          <w:p w:rsidRPr="00CF012C" w:rsidR="00E22022" w:rsidP="00E22022" w:rsidRDefault="00E22022" w14:paraId="1781B481" w14:textId="77777777">
                            <w:pPr>
                              <w:numPr>
                                <w:ilvl w:val="0"/>
                                <w:numId w:val="0"/>
                              </w:numPr>
                            </w:pPr>
                            <w:r w:rsidRPr="00A44CF7">
                              <w:rPr>
                                <w:color w:val="00B050"/>
                              </w:rPr>
                              <w:t>Student</w:t>
                            </w:r>
                            <w:r>
                              <w:t xml:space="preserve"> – Course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164251D">
              <v:shape id="_x0000_s1067" style="position:absolute;margin-left:0;margin-top:1.7pt;width:421.1pt;height:70.15pt;z-index:25165827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" w14:anchorId="12320884">
                <v:textbox>
                  <w:txbxContent>
                    <w:p w:rsidR="00E22022" w:rsidP="00E22022" w:rsidRDefault="00E22022" w14:paraId="15DA58A8" w14:textId="77777777">
                      <w:pPr>
                        <w:numPr>
                          <w:ilvl w:val="0"/>
                          <w:numId w:val="0"/>
                        </w:numPr>
                      </w:pPr>
                      <w:r>
                        <w:t>nginx</w:t>
                      </w:r>
                    </w:p>
                    <w:p w:rsidR="00CE5586" w:rsidP="00E22022" w:rsidRDefault="00CE5586" w14:paraId="62486C05" w14:textId="77777777">
                      <w:pPr>
                        <w:numPr>
                          <w:ilvl w:val="0"/>
                          <w:numId w:val="0"/>
                        </w:numPr>
                      </w:pPr>
                    </w:p>
                    <w:p w:rsidRPr="00CF012C" w:rsidR="00E22022" w:rsidP="00E22022" w:rsidRDefault="00E22022" w14:paraId="03A40EC0" w14:textId="77777777">
                      <w:pPr>
                        <w:numPr>
                          <w:ilvl w:val="0"/>
                          <w:numId w:val="0"/>
                        </w:numPr>
                      </w:pPr>
                      <w:r w:rsidRPr="00A44CF7">
                        <w:rPr>
                          <w:color w:val="00B050"/>
                        </w:rPr>
                        <w:t>Student</w:t>
                      </w:r>
                      <w:r>
                        <w:t xml:space="preserve"> – Course </w:t>
                      </w:r>
                    </w:p>
                  </w:txbxContent>
                </v:textbox>
                <w10:wrap anchorx="margin"/>
              </v:shape>
            </w:pict>
          </mc:Fallback>
        </mc:AlternateContent>
      </w:r>
    </w:p>
    <w:p w:rsidR="00E22022" w:rsidP="00E22022" w:rsidRDefault="00E22022" w14:paraId="5BE3BE41" w14:textId="1448E5D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E22022" w:rsidR="00CE5586" w:rsidP="00E22022" w:rsidRDefault="00CE5586" w14:paraId="7B7DEEB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472E6" w:rsidP="00623EE5" w:rsidRDefault="00A44CF7" w14:paraId="7B625FF0" w14:textId="77777777">
      <w:pPr>
        <w:pStyle w:val="ListParagraph"/>
        <w:numPr>
          <w:ilvl w:val="1"/>
          <w:numId w:val="37"/>
        </w:numPr>
        <w:spacing w:before="100" w:beforeAutospacing="1" w:after="100" w:afterAutospacing="1" w:line="240" w:lineRule="auto"/>
        <w:rPr>
          <w:rFonts w:eastAsia="Times New Roman" w:cs="Times New Roman"/>
          <w:b/>
          <w:kern w:val="0"/>
          <w:sz w:val="24"/>
          <w:szCs w:val="24"/>
          <w:lang w:eastAsia="en-PH"/>
          <w14:ligatures w14:val="none"/>
        </w:rPr>
      </w:pPr>
      <w:r w:rsidRPr="000472E6">
        <w:rPr>
          <w:rFonts w:eastAsia="Times New Roman" w:cs="Times New Roman"/>
          <w:b/>
          <w:kern w:val="0"/>
          <w:sz w:val="24"/>
          <w:szCs w:val="24"/>
          <w:lang w:eastAsia="en-PH"/>
          <w14:ligatures w14:val="none"/>
        </w:rPr>
        <w:t>Multip</w:t>
      </w:r>
      <w:r w:rsidRPr="000472E6" w:rsidR="00FE2B1B">
        <w:rPr>
          <w:rFonts w:eastAsia="Times New Roman" w:cs="Times New Roman"/>
          <w:b/>
          <w:kern w:val="0"/>
          <w:sz w:val="24"/>
          <w:szCs w:val="24"/>
          <w:lang w:eastAsia="en-PH"/>
          <w14:ligatures w14:val="none"/>
        </w:rPr>
        <w:t>licity</w:t>
      </w:r>
    </w:p>
    <w:p w:rsidR="00CE5586" w:rsidP="00623EE5" w:rsidRDefault="000472E6" w14:paraId="1CAA57AB"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0472E6">
        <w:rPr>
          <w:rFonts w:eastAsia="Times New Roman" w:cs="Times New Roman"/>
          <w:bCs/>
          <w:kern w:val="0"/>
          <w:sz w:val="24"/>
          <w:szCs w:val="24"/>
          <w:lang w:eastAsia="en-PH"/>
          <w14:ligatures w14:val="none"/>
        </w:rPr>
        <w:t>Indicates how many objects of one class relate to another.</w:t>
      </w:r>
    </w:p>
    <w:p w:rsidRPr="00CE5586" w:rsidR="00CE5586" w:rsidP="00623EE5" w:rsidRDefault="00CE5586" w14:paraId="68384EED"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CE5586">
        <w:rPr>
          <w:rFonts w:eastAsia="Times New Roman" w:cs="Times New Roman"/>
          <w:bCs/>
          <w:kern w:val="0"/>
          <w:sz w:val="24"/>
          <w:szCs w:val="24"/>
          <w:lang w:val="en-US" w:eastAsia="en-PH"/>
          <w14:ligatures w14:val="none"/>
        </w:rPr>
        <w:t>Examples:</w:t>
      </w:r>
    </w:p>
    <w:p w:rsidRPr="00CE5586" w:rsidR="00CE5586" w:rsidP="00623EE5" w:rsidRDefault="00CE5586" w14:paraId="25D66F7B" w14:textId="77777777">
      <w:pPr>
        <w:pStyle w:val="ListParagraph"/>
        <w:numPr>
          <w:ilvl w:val="0"/>
          <w:numId w:val="40"/>
        </w:numPr>
        <w:spacing w:before="100" w:beforeAutospacing="1" w:after="100" w:afterAutospacing="1" w:line="240" w:lineRule="auto"/>
        <w:rPr>
          <w:rFonts w:eastAsia="Times New Roman" w:cs="Times New Roman"/>
          <w:bCs/>
          <w:kern w:val="0"/>
          <w:sz w:val="24"/>
          <w:szCs w:val="24"/>
          <w:lang w:eastAsia="en-PH"/>
          <w14:ligatures w14:val="none"/>
        </w:rPr>
      </w:pPr>
      <w:r w:rsidRPr="00CE5586">
        <w:rPr>
          <w:rFonts w:eastAsia="Times New Roman" w:cs="Times New Roman"/>
          <w:bCs/>
          <w:kern w:val="0"/>
          <w:sz w:val="24"/>
          <w:szCs w:val="24"/>
          <w:lang w:val="en-US" w:eastAsia="en-PH"/>
          <w14:ligatures w14:val="none"/>
        </w:rPr>
        <w:t>1 – exactly one</w:t>
      </w:r>
    </w:p>
    <w:p w:rsidRPr="00CE5586" w:rsidR="00CE5586" w:rsidP="00623EE5" w:rsidRDefault="00CE5586" w14:paraId="130AFDAB" w14:textId="77777777">
      <w:pPr>
        <w:pStyle w:val="ListParagraph"/>
        <w:numPr>
          <w:ilvl w:val="0"/>
          <w:numId w:val="40"/>
        </w:numPr>
        <w:spacing w:before="100" w:beforeAutospacing="1" w:after="100" w:afterAutospacing="1" w:line="240" w:lineRule="auto"/>
        <w:rPr>
          <w:rFonts w:eastAsia="Times New Roman" w:cs="Times New Roman"/>
          <w:bCs/>
          <w:kern w:val="0"/>
          <w:sz w:val="24"/>
          <w:szCs w:val="24"/>
          <w:lang w:eastAsia="en-PH"/>
          <w14:ligatures w14:val="none"/>
        </w:rPr>
      </w:pPr>
      <w:proofErr w:type="gramStart"/>
      <w:r w:rsidRPr="00CE5586">
        <w:rPr>
          <w:rFonts w:eastAsia="Times New Roman" w:cs="Times New Roman"/>
          <w:bCs/>
          <w:kern w:val="0"/>
          <w:sz w:val="24"/>
          <w:szCs w:val="24"/>
          <w:lang w:val="en-US" w:eastAsia="en-PH"/>
          <w14:ligatures w14:val="none"/>
        </w:rPr>
        <w:t>0..*</w:t>
      </w:r>
      <w:proofErr w:type="gramEnd"/>
      <w:r w:rsidRPr="00CE5586">
        <w:rPr>
          <w:rFonts w:eastAsia="Times New Roman" w:cs="Times New Roman"/>
          <w:bCs/>
          <w:kern w:val="0"/>
          <w:sz w:val="24"/>
          <w:szCs w:val="24"/>
          <w:lang w:val="en-US" w:eastAsia="en-PH"/>
          <w14:ligatures w14:val="none"/>
        </w:rPr>
        <w:t xml:space="preserve"> – zero or many</w:t>
      </w:r>
    </w:p>
    <w:p w:rsidRPr="00CE5586" w:rsidR="00CE5586" w:rsidP="00623EE5" w:rsidRDefault="00CE5586" w14:paraId="634616F3" w14:textId="173F8764">
      <w:pPr>
        <w:pStyle w:val="ListParagraph"/>
        <w:numPr>
          <w:ilvl w:val="0"/>
          <w:numId w:val="40"/>
        </w:numPr>
        <w:spacing w:before="100" w:beforeAutospacing="1" w:after="100" w:afterAutospacing="1" w:line="240" w:lineRule="auto"/>
        <w:rPr>
          <w:rFonts w:eastAsia="Times New Roman" w:cs="Times New Roman"/>
          <w:bCs/>
          <w:kern w:val="0"/>
          <w:sz w:val="24"/>
          <w:szCs w:val="24"/>
          <w:lang w:eastAsia="en-PH"/>
          <w14:ligatures w14:val="none"/>
        </w:rPr>
      </w:pPr>
      <w:proofErr w:type="gramStart"/>
      <w:r w:rsidRPr="00CE5586">
        <w:rPr>
          <w:rFonts w:eastAsia="Times New Roman" w:cs="Times New Roman"/>
          <w:bCs/>
          <w:kern w:val="0"/>
          <w:sz w:val="24"/>
          <w:szCs w:val="24"/>
          <w:lang w:val="en-US" w:eastAsia="en-PH"/>
          <w14:ligatures w14:val="none"/>
        </w:rPr>
        <w:t>1..*</w:t>
      </w:r>
      <w:proofErr w:type="gramEnd"/>
      <w:r w:rsidRPr="00CE5586">
        <w:rPr>
          <w:rFonts w:eastAsia="Times New Roman" w:cs="Times New Roman"/>
          <w:bCs/>
          <w:kern w:val="0"/>
          <w:sz w:val="24"/>
          <w:szCs w:val="24"/>
          <w:lang w:val="en-US" w:eastAsia="en-PH"/>
          <w14:ligatures w14:val="none"/>
        </w:rPr>
        <w:t xml:space="preserve"> – one or more</w:t>
      </w:r>
    </w:p>
    <w:p w:rsidR="000472E6" w:rsidP="000472E6" w:rsidRDefault="00CE5586" w14:paraId="6FD04B3A" w14:textId="7B39CCA2">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r>
        <w:rPr>
          <w:noProof/>
          <w:lang w:val="en-US"/>
        </w:rPr>
        <mc:AlternateContent>
          <mc:Choice Requires="wps">
            <w:drawing>
              <wp:anchor distT="0" distB="0" distL="114300" distR="114300" simplePos="0" relativeHeight="251658279" behindDoc="0" locked="0" layoutInCell="1" allowOverlap="1" wp14:anchorId="325AD313" wp14:editId="1E0ECB3B">
                <wp:simplePos x="0" y="0"/>
                <wp:positionH relativeFrom="margin">
                  <wp:align>center</wp:align>
                </wp:positionH>
                <wp:positionV relativeFrom="paragraph">
                  <wp:posOffset>7749</wp:posOffset>
                </wp:positionV>
                <wp:extent cx="5347970" cy="891152"/>
                <wp:effectExtent l="0" t="0" r="24130" b="23495"/>
                <wp:wrapNone/>
                <wp:docPr id="1861951323" name="Text Box 10"/>
                <wp:cNvGraphicFramePr/>
                <a:graphic xmlns:a="http://schemas.openxmlformats.org/drawingml/2006/main">
                  <a:graphicData uri="http://schemas.microsoft.com/office/word/2010/wordprocessingShape">
                    <wps:wsp>
                      <wps:cNvSpPr txBox="1"/>
                      <wps:spPr>
                        <a:xfrm>
                          <a:off x="0" y="0"/>
                          <a:ext cx="5347970" cy="891152"/>
                        </a:xfrm>
                        <a:prstGeom prst="rect">
                          <a:avLst/>
                        </a:prstGeom>
                        <a:solidFill>
                          <a:schemeClr val="tx1"/>
                        </a:solidFill>
                        <a:ln w="6350">
                          <a:solidFill>
                            <a:prstClr val="black"/>
                          </a:solidFill>
                        </a:ln>
                      </wps:spPr>
                      <wps:txbx>
                        <w:txbxContent>
                          <w:p w:rsidR="00CE5586" w:rsidP="00CE5586" w:rsidRDefault="00CE5586" w14:paraId="7BE6998D" w14:textId="77777777">
                            <w:pPr>
                              <w:numPr>
                                <w:ilvl w:val="0"/>
                                <w:numId w:val="0"/>
                              </w:numPr>
                            </w:pPr>
                            <w:r>
                              <w:t>nginx</w:t>
                            </w:r>
                          </w:p>
                          <w:p w:rsidR="00CE5586" w:rsidP="00CE5586" w:rsidRDefault="00CE5586" w14:paraId="589DC09D" w14:textId="77777777">
                            <w:pPr>
                              <w:numPr>
                                <w:ilvl w:val="0"/>
                                <w:numId w:val="0"/>
                              </w:numPr>
                            </w:pPr>
                          </w:p>
                          <w:p w:rsidRPr="00CF012C" w:rsidR="00CE5586" w:rsidP="00CE5586" w:rsidRDefault="00E51D03" w14:paraId="36F333C2" w14:textId="4121AC17">
                            <w:pPr>
                              <w:numPr>
                                <w:ilvl w:val="0"/>
                                <w:numId w:val="0"/>
                              </w:numPr>
                            </w:pPr>
                            <w:r>
                              <w:rPr>
                                <w:color w:val="00B050"/>
                              </w:rPr>
                              <w:t>Teacher</w:t>
                            </w:r>
                            <w:r w:rsidR="00CE5586">
                              <w:t xml:space="preserve"> </w:t>
                            </w:r>
                            <w:r w:rsidRPr="00E51D03">
                              <w:rPr>
                                <w:color w:val="EE0000"/>
                              </w:rPr>
                              <w:t>1</w:t>
                            </w:r>
                            <w:r>
                              <w:t xml:space="preserve"> </w:t>
                            </w:r>
                            <w:r w:rsidR="00CE5586">
                              <w:t>–</w:t>
                            </w:r>
                            <w:r>
                              <w:t xml:space="preserve"> </w:t>
                            </w:r>
                            <w:proofErr w:type="gramStart"/>
                            <w:r w:rsidRPr="00E51D03">
                              <w:rPr>
                                <w:color w:val="EE0000"/>
                              </w:rPr>
                              <w:t>0</w:t>
                            </w:r>
                            <w:r>
                              <w:t xml:space="preserve"> .</w:t>
                            </w:r>
                            <w:proofErr w:type="gramEnd"/>
                            <w:r>
                              <w:t xml:space="preserve"> . * Student</w:t>
                            </w:r>
                            <w:r w:rsidR="00CE5586">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E9B35E1">
              <v:shape id="_x0000_s1068" style="position:absolute;margin-left:0;margin-top:.6pt;width:421.1pt;height:70.15pt;z-index:25165827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" w14:anchorId="325AD313">
                <v:textbox>
                  <w:txbxContent>
                    <w:p w:rsidR="00CE5586" w:rsidP="00CE5586" w:rsidRDefault="00CE5586" w14:paraId="37E19472" w14:textId="77777777">
                      <w:pPr>
                        <w:numPr>
                          <w:ilvl w:val="0"/>
                          <w:numId w:val="0"/>
                        </w:numPr>
                      </w:pPr>
                      <w:r>
                        <w:t>nginx</w:t>
                      </w:r>
                    </w:p>
                    <w:p w:rsidR="00CE5586" w:rsidP="00CE5586" w:rsidRDefault="00CE5586" w14:paraId="4101652C" w14:textId="77777777">
                      <w:pPr>
                        <w:numPr>
                          <w:ilvl w:val="0"/>
                          <w:numId w:val="0"/>
                        </w:numPr>
                      </w:pPr>
                    </w:p>
                    <w:p w:rsidRPr="00CF012C" w:rsidR="00CE5586" w:rsidP="00CE5586" w:rsidRDefault="00E51D03" w14:paraId="0D5B7F46" w14:textId="4121AC17">
                      <w:pPr>
                        <w:numPr>
                          <w:ilvl w:val="0"/>
                          <w:numId w:val="0"/>
                        </w:numPr>
                      </w:pPr>
                      <w:r>
                        <w:rPr>
                          <w:color w:val="00B050"/>
                        </w:rPr>
                        <w:t>Teacher</w:t>
                      </w:r>
                      <w:r w:rsidR="00CE5586">
                        <w:t xml:space="preserve"> </w:t>
                      </w:r>
                      <w:r w:rsidRPr="00E51D03">
                        <w:rPr>
                          <w:color w:val="EE0000"/>
                        </w:rPr>
                        <w:t>1</w:t>
                      </w:r>
                      <w:r>
                        <w:t xml:space="preserve"> </w:t>
                      </w:r>
                      <w:r w:rsidR="00CE5586">
                        <w:t>–</w:t>
                      </w:r>
                      <w:r>
                        <w:t xml:space="preserve"> </w:t>
                      </w:r>
                      <w:proofErr w:type="gramStart"/>
                      <w:r w:rsidRPr="00E51D03">
                        <w:rPr>
                          <w:color w:val="EE0000"/>
                        </w:rPr>
                        <w:t>0</w:t>
                      </w:r>
                      <w:r>
                        <w:t xml:space="preserve"> .</w:t>
                      </w:r>
                      <w:proofErr w:type="gramEnd"/>
                      <w:r>
                        <w:t xml:space="preserve"> . * Student</w:t>
                      </w:r>
                      <w:r w:rsidR="00CE5586">
                        <w:t xml:space="preserve"> </w:t>
                      </w:r>
                    </w:p>
                  </w:txbxContent>
                </v:textbox>
                <w10:wrap anchorx="margin"/>
              </v:shape>
            </w:pict>
          </mc:Fallback>
        </mc:AlternateContent>
      </w:r>
    </w:p>
    <w:p w:rsidR="000472E6" w:rsidP="000472E6" w:rsidRDefault="000472E6" w14:paraId="4994E900"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Pr="000472E6" w:rsidR="000472E6" w:rsidP="000472E6" w:rsidRDefault="000472E6" w14:paraId="6EE61DB4"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B0651C" w:rsidP="00623EE5" w:rsidRDefault="00E22022" w14:paraId="5B949ABE" w14:textId="011AC774">
      <w:pPr>
        <w:pStyle w:val="ListParagraph"/>
        <w:numPr>
          <w:ilvl w:val="1"/>
          <w:numId w:val="37"/>
        </w:numPr>
        <w:spacing w:before="100" w:beforeAutospacing="1" w:after="100" w:afterAutospacing="1" w:line="240" w:lineRule="auto"/>
        <w:rPr>
          <w:rFonts w:eastAsia="Times New Roman" w:cs="Times New Roman"/>
          <w:b/>
          <w:kern w:val="0"/>
          <w:sz w:val="24"/>
          <w:szCs w:val="24"/>
          <w:lang w:eastAsia="en-PH"/>
          <w14:ligatures w14:val="none"/>
        </w:rPr>
      </w:pPr>
      <w:r w:rsidRPr="000472E6">
        <w:rPr>
          <w:rFonts w:eastAsia="Times New Roman" w:cs="Times New Roman"/>
          <w:b/>
          <w:kern w:val="0"/>
          <w:sz w:val="24"/>
          <w:szCs w:val="24"/>
          <w:lang w:eastAsia="en-PH"/>
          <w14:ligatures w14:val="none"/>
        </w:rPr>
        <w:t>Aggregation</w:t>
      </w:r>
    </w:p>
    <w:p w:rsidR="00251120" w:rsidP="00623EE5" w:rsidRDefault="00251120" w14:paraId="7BDFAB4F" w14:textId="27C9793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251120">
        <w:rPr>
          <w:rFonts w:eastAsia="Times New Roman" w:cs="Times New Roman"/>
          <w:bCs/>
          <w:kern w:val="0"/>
          <w:sz w:val="24"/>
          <w:szCs w:val="24"/>
          <w:lang w:eastAsia="en-PH"/>
          <w14:ligatures w14:val="none"/>
        </w:rPr>
        <w:t>Represents a “has-a” relationship but with weaker ownership.</w:t>
      </w:r>
    </w:p>
    <w:p w:rsidR="00251120" w:rsidP="00623EE5" w:rsidRDefault="00251120" w14:paraId="544EF6C6" w14:textId="4E3BDCA1">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Pr>
          <w:noProof/>
          <w:lang w:val="en-US"/>
        </w:rPr>
        <mc:AlternateContent>
          <mc:Choice Requires="wps">
            <w:drawing>
              <wp:anchor distT="0" distB="0" distL="114300" distR="114300" simplePos="0" relativeHeight="251658280" behindDoc="0" locked="0" layoutInCell="1" allowOverlap="1" wp14:anchorId="21869E00" wp14:editId="698BFCE1">
                <wp:simplePos x="0" y="0"/>
                <wp:positionH relativeFrom="margin">
                  <wp:align>center</wp:align>
                </wp:positionH>
                <wp:positionV relativeFrom="paragraph">
                  <wp:posOffset>363220</wp:posOffset>
                </wp:positionV>
                <wp:extent cx="5347970" cy="891152"/>
                <wp:effectExtent l="0" t="0" r="24130" b="23495"/>
                <wp:wrapNone/>
                <wp:docPr id="1470064781" name="Text Box 10"/>
                <wp:cNvGraphicFramePr/>
                <a:graphic xmlns:a="http://schemas.openxmlformats.org/drawingml/2006/main">
                  <a:graphicData uri="http://schemas.microsoft.com/office/word/2010/wordprocessingShape">
                    <wps:wsp>
                      <wps:cNvSpPr txBox="1"/>
                      <wps:spPr>
                        <a:xfrm>
                          <a:off x="0" y="0"/>
                          <a:ext cx="5347970" cy="891152"/>
                        </a:xfrm>
                        <a:prstGeom prst="rect">
                          <a:avLst/>
                        </a:prstGeom>
                        <a:solidFill>
                          <a:schemeClr val="tx1"/>
                        </a:solidFill>
                        <a:ln w="6350">
                          <a:solidFill>
                            <a:prstClr val="black"/>
                          </a:solidFill>
                        </a:ln>
                      </wps:spPr>
                      <wps:txbx>
                        <w:txbxContent>
                          <w:p w:rsidR="00251120" w:rsidP="00251120" w:rsidRDefault="00251120" w14:paraId="79E564FE" w14:textId="77777777">
                            <w:pPr>
                              <w:numPr>
                                <w:ilvl w:val="0"/>
                                <w:numId w:val="0"/>
                              </w:numPr>
                            </w:pPr>
                            <w:r>
                              <w:t>nginx</w:t>
                            </w:r>
                          </w:p>
                          <w:p w:rsidR="00251120" w:rsidP="00251120" w:rsidRDefault="00251120" w14:paraId="70605424" w14:textId="77777777">
                            <w:pPr>
                              <w:numPr>
                                <w:ilvl w:val="0"/>
                                <w:numId w:val="0"/>
                              </w:numPr>
                            </w:pPr>
                          </w:p>
                          <w:p w:rsidRPr="00CF012C" w:rsidR="00251120" w:rsidP="00251120" w:rsidRDefault="00251120" w14:paraId="3A88E130" w14:textId="22ADD9BD">
                            <w:pPr>
                              <w:numPr>
                                <w:ilvl w:val="0"/>
                                <w:numId w:val="0"/>
                              </w:numPr>
                            </w:pPr>
                            <w:r w:rsidRPr="00071DC2">
                              <w:rPr>
                                <w:color w:val="00B050"/>
                              </w:rPr>
                              <w:t>Department</w:t>
                            </w:r>
                            <w:r w:rsidRPr="00251120">
                              <w:t xml:space="preserve"> </w:t>
                            </w:r>
                            <w:r w:rsidRPr="00251120">
                              <w:rPr>
                                <w:rFonts w:ascii="Cambria Math" w:hAnsi="Cambria Math" w:cs="Cambria Math"/>
                              </w:rPr>
                              <w:t>◇</w:t>
                            </w:r>
                            <w:r w:rsidRPr="00251120">
                              <w:rPr>
                                <w:rFonts w:ascii="Aptos" w:hAnsi="Aptos" w:cs="Aptos"/>
                              </w:rPr>
                              <w:t>──</w:t>
                            </w:r>
                            <w:r w:rsidRPr="00251120">
                              <w:t xml:space="preserve"> Teacher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807030F">
              <v:shape id="_x0000_s1069" style="position:absolute;left:0;text-align:left;margin-left:0;margin-top:28.6pt;width:421.1pt;height:70.15pt;z-index:2516582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" w14:anchorId="21869E00">
                <v:textbox>
                  <w:txbxContent>
                    <w:p w:rsidR="00251120" w:rsidP="00251120" w:rsidRDefault="00251120" w14:paraId="76792B80" w14:textId="77777777">
                      <w:pPr>
                        <w:numPr>
                          <w:ilvl w:val="0"/>
                          <w:numId w:val="0"/>
                        </w:numPr>
                      </w:pPr>
                      <w:r>
                        <w:t>nginx</w:t>
                      </w:r>
                    </w:p>
                    <w:p w:rsidR="00251120" w:rsidP="00251120" w:rsidRDefault="00251120" w14:paraId="4B99056E" w14:textId="77777777">
                      <w:pPr>
                        <w:numPr>
                          <w:ilvl w:val="0"/>
                          <w:numId w:val="0"/>
                        </w:numPr>
                      </w:pPr>
                    </w:p>
                    <w:p w:rsidRPr="00CF012C" w:rsidR="00251120" w:rsidP="00251120" w:rsidRDefault="00251120" w14:paraId="11ABE2A1" w14:textId="22ADD9BD">
                      <w:pPr>
                        <w:numPr>
                          <w:ilvl w:val="0"/>
                          <w:numId w:val="0"/>
                        </w:numPr>
                      </w:pPr>
                      <w:r w:rsidRPr="00071DC2">
                        <w:rPr>
                          <w:color w:val="00B050"/>
                        </w:rPr>
                        <w:t>Department</w:t>
                      </w:r>
                      <w:r w:rsidRPr="00251120">
                        <w:t xml:space="preserve"> </w:t>
                      </w:r>
                      <w:r w:rsidRPr="00251120">
                        <w:rPr>
                          <w:rFonts w:ascii="Cambria Math" w:hAnsi="Cambria Math" w:cs="Cambria Math"/>
                        </w:rPr>
                        <w:t>◇</w:t>
                      </w:r>
                      <w:r w:rsidRPr="00251120">
                        <w:rPr>
                          <w:rFonts w:ascii="Aptos" w:hAnsi="Aptos" w:cs="Aptos"/>
                        </w:rPr>
                        <w:t>──</w:t>
                      </w:r>
                      <w:r w:rsidRPr="00251120">
                        <w:t xml:space="preserve"> Teacher</w:t>
                      </w:r>
                    </w:p>
                  </w:txbxContent>
                </v:textbox>
                <w10:wrap anchorx="margin"/>
              </v:shape>
            </w:pict>
          </mc:Fallback>
        </mc:AlternateContent>
      </w:r>
      <w:r w:rsidRPr="00251120">
        <w:rPr>
          <w:rFonts w:eastAsia="Times New Roman" w:cs="Times New Roman"/>
          <w:bCs/>
          <w:kern w:val="0"/>
          <w:sz w:val="24"/>
          <w:szCs w:val="24"/>
          <w:lang w:eastAsia="en-PH"/>
          <w14:ligatures w14:val="none"/>
        </w:rPr>
        <w:t xml:space="preserve">Example: A </w:t>
      </w:r>
      <w:r w:rsidRPr="00251120">
        <w:rPr>
          <w:rFonts w:eastAsia="Times New Roman" w:cs="Times New Roman"/>
          <w:bCs/>
          <w:i/>
          <w:iCs/>
          <w:kern w:val="0"/>
          <w:sz w:val="24"/>
          <w:szCs w:val="24"/>
          <w:lang w:eastAsia="en-PH"/>
          <w14:ligatures w14:val="none"/>
        </w:rPr>
        <w:t>Department</w:t>
      </w:r>
      <w:r w:rsidRPr="00251120">
        <w:rPr>
          <w:rFonts w:eastAsia="Times New Roman" w:cs="Times New Roman"/>
          <w:bCs/>
          <w:kern w:val="0"/>
          <w:sz w:val="24"/>
          <w:szCs w:val="24"/>
          <w:lang w:eastAsia="en-PH"/>
          <w14:ligatures w14:val="none"/>
        </w:rPr>
        <w:t xml:space="preserve"> has </w:t>
      </w:r>
      <w:r w:rsidRPr="00251120">
        <w:rPr>
          <w:rFonts w:eastAsia="Times New Roman" w:cs="Times New Roman"/>
          <w:bCs/>
          <w:i/>
          <w:iCs/>
          <w:kern w:val="0"/>
          <w:sz w:val="24"/>
          <w:szCs w:val="24"/>
          <w:lang w:eastAsia="en-PH"/>
          <w14:ligatures w14:val="none"/>
        </w:rPr>
        <w:t>Teachers</w:t>
      </w:r>
      <w:r w:rsidRPr="00251120">
        <w:rPr>
          <w:rFonts w:eastAsia="Times New Roman" w:cs="Times New Roman"/>
          <w:bCs/>
          <w:kern w:val="0"/>
          <w:sz w:val="24"/>
          <w:szCs w:val="24"/>
          <w:lang w:eastAsia="en-PH"/>
          <w14:ligatures w14:val="none"/>
        </w:rPr>
        <w:t>.</w:t>
      </w:r>
    </w:p>
    <w:p w:rsidR="00251120" w:rsidP="00251120" w:rsidRDefault="00251120" w14:paraId="51F53E4C" w14:textId="541BEC0F">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Pr="00251120" w:rsidR="00251120" w:rsidP="00251120" w:rsidRDefault="00251120" w14:paraId="47B220F5"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E51D03" w:rsidP="00623EE5" w:rsidRDefault="00E51D03" w14:paraId="7A0A142F" w14:textId="12E4C0E3">
      <w:pPr>
        <w:pStyle w:val="ListParagraph"/>
        <w:numPr>
          <w:ilvl w:val="1"/>
          <w:numId w:val="37"/>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Composition</w:t>
      </w:r>
    </w:p>
    <w:p w:rsidRPr="00071DC2" w:rsidR="00071DC2" w:rsidP="00623EE5" w:rsidRDefault="00071DC2" w14:paraId="207A58CA" w14:textId="1FC0B1CF">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071DC2">
        <w:rPr>
          <w:rFonts w:eastAsia="Times New Roman" w:cs="Times New Roman"/>
          <w:bCs/>
          <w:kern w:val="0"/>
          <w:sz w:val="24"/>
          <w:szCs w:val="24"/>
          <w:lang w:eastAsia="en-PH"/>
          <w14:ligatures w14:val="none"/>
        </w:rPr>
        <w:t>Strong ownership (“part-of” relationship).</w:t>
      </w:r>
    </w:p>
    <w:p w:rsidR="00071DC2" w:rsidP="00623EE5" w:rsidRDefault="00071DC2" w14:paraId="511B1B7B" w14:textId="39BE132D">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071DC2">
        <w:rPr>
          <w:rFonts w:eastAsia="Times New Roman" w:cs="Times New Roman"/>
          <w:bCs/>
          <w:kern w:val="0"/>
          <w:sz w:val="24"/>
          <w:szCs w:val="24"/>
          <w:lang w:eastAsia="en-PH"/>
          <w14:ligatures w14:val="none"/>
        </w:rPr>
        <w:t>Example: A Car has Engine (if the car is destroyed, the engine also ceases to exist).</w:t>
      </w:r>
    </w:p>
    <w:p w:rsidR="00071DC2" w:rsidP="00071DC2" w:rsidRDefault="00071DC2" w14:paraId="37DA8950" w14:textId="4BF27A51">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r>
        <w:rPr>
          <w:noProof/>
          <w:lang w:val="en-US"/>
        </w:rPr>
        <mc:AlternateContent>
          <mc:Choice Requires="wps">
            <w:drawing>
              <wp:anchor distT="0" distB="0" distL="114300" distR="114300" simplePos="0" relativeHeight="251658281" behindDoc="0" locked="0" layoutInCell="1" allowOverlap="1" wp14:anchorId="671E5426" wp14:editId="6008E740">
                <wp:simplePos x="0" y="0"/>
                <wp:positionH relativeFrom="margin">
                  <wp:align>center</wp:align>
                </wp:positionH>
                <wp:positionV relativeFrom="paragraph">
                  <wp:posOffset>7114</wp:posOffset>
                </wp:positionV>
                <wp:extent cx="5347970" cy="891152"/>
                <wp:effectExtent l="0" t="0" r="24130" b="23495"/>
                <wp:wrapNone/>
                <wp:docPr id="135465193" name="Text Box 10"/>
                <wp:cNvGraphicFramePr/>
                <a:graphic xmlns:a="http://schemas.openxmlformats.org/drawingml/2006/main">
                  <a:graphicData uri="http://schemas.microsoft.com/office/word/2010/wordprocessingShape">
                    <wps:wsp>
                      <wps:cNvSpPr txBox="1"/>
                      <wps:spPr>
                        <a:xfrm>
                          <a:off x="0" y="0"/>
                          <a:ext cx="5347970" cy="891152"/>
                        </a:xfrm>
                        <a:prstGeom prst="rect">
                          <a:avLst/>
                        </a:prstGeom>
                        <a:solidFill>
                          <a:schemeClr val="tx1"/>
                        </a:solidFill>
                        <a:ln w="6350">
                          <a:solidFill>
                            <a:prstClr val="black"/>
                          </a:solidFill>
                        </a:ln>
                      </wps:spPr>
                      <wps:txbx>
                        <w:txbxContent>
                          <w:p w:rsidR="00071DC2" w:rsidP="00071DC2" w:rsidRDefault="00071DC2" w14:paraId="76AEAD96" w14:textId="77777777">
                            <w:pPr>
                              <w:numPr>
                                <w:ilvl w:val="0"/>
                                <w:numId w:val="0"/>
                              </w:numPr>
                            </w:pPr>
                            <w:r>
                              <w:t>nginx</w:t>
                            </w:r>
                          </w:p>
                          <w:p w:rsidR="00071DC2" w:rsidP="00071DC2" w:rsidRDefault="00071DC2" w14:paraId="26465173" w14:textId="77777777">
                            <w:pPr>
                              <w:numPr>
                                <w:ilvl w:val="0"/>
                                <w:numId w:val="0"/>
                              </w:numPr>
                            </w:pPr>
                          </w:p>
                          <w:p w:rsidRPr="00CF012C" w:rsidR="00071DC2" w:rsidP="00071DC2" w:rsidRDefault="00071DC2" w14:paraId="72AF694A" w14:textId="3CC47004">
                            <w:pPr>
                              <w:numPr>
                                <w:ilvl w:val="0"/>
                                <w:numId w:val="0"/>
                              </w:numPr>
                            </w:pPr>
                            <w:r w:rsidRPr="00071DC2">
                              <w:rPr>
                                <w:color w:val="00B050"/>
                              </w:rPr>
                              <w:t>Car</w:t>
                            </w:r>
                            <w:r w:rsidRPr="00071DC2">
                              <w:t xml:space="preserve"> </w:t>
                            </w:r>
                            <w:r w:rsidRPr="00071DC2">
                              <w:rPr>
                                <w:rFonts w:ascii="Cambria Math" w:hAnsi="Cambria Math" w:cs="Cambria Math"/>
                              </w:rPr>
                              <w:t>◆</w:t>
                            </w:r>
                            <w:r w:rsidRPr="00071DC2">
                              <w:rPr>
                                <w:rFonts w:ascii="Aptos" w:hAnsi="Aptos" w:cs="Aptos"/>
                              </w:rPr>
                              <w:t>──</w:t>
                            </w:r>
                            <w:r w:rsidRPr="00071DC2">
                              <w:t xml:space="preserve">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27EAC6F">
              <v:shape id="_x0000_s1070" style="position:absolute;margin-left:0;margin-top:.55pt;width:421.1pt;height:70.15pt;z-index:25165828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" w14:anchorId="671E5426">
                <v:textbox>
                  <w:txbxContent>
                    <w:p w:rsidR="00071DC2" w:rsidP="00071DC2" w:rsidRDefault="00071DC2" w14:paraId="5E6C8FBB" w14:textId="77777777">
                      <w:pPr>
                        <w:numPr>
                          <w:ilvl w:val="0"/>
                          <w:numId w:val="0"/>
                        </w:numPr>
                      </w:pPr>
                      <w:r>
                        <w:t>nginx</w:t>
                      </w:r>
                    </w:p>
                    <w:p w:rsidR="00071DC2" w:rsidP="00071DC2" w:rsidRDefault="00071DC2" w14:paraId="1299C43A" w14:textId="77777777">
                      <w:pPr>
                        <w:numPr>
                          <w:ilvl w:val="0"/>
                          <w:numId w:val="0"/>
                        </w:numPr>
                      </w:pPr>
                    </w:p>
                    <w:p w:rsidRPr="00CF012C" w:rsidR="00071DC2" w:rsidP="00071DC2" w:rsidRDefault="00071DC2" w14:paraId="2DB27E6C" w14:textId="3CC47004">
                      <w:pPr>
                        <w:numPr>
                          <w:ilvl w:val="0"/>
                          <w:numId w:val="0"/>
                        </w:numPr>
                      </w:pPr>
                      <w:r w:rsidRPr="00071DC2">
                        <w:rPr>
                          <w:color w:val="00B050"/>
                        </w:rPr>
                        <w:t>Car</w:t>
                      </w:r>
                      <w:r w:rsidRPr="00071DC2">
                        <w:t xml:space="preserve"> </w:t>
                      </w:r>
                      <w:r w:rsidRPr="00071DC2">
                        <w:rPr>
                          <w:rFonts w:ascii="Cambria Math" w:hAnsi="Cambria Math" w:cs="Cambria Math"/>
                        </w:rPr>
                        <w:t>◆</w:t>
                      </w:r>
                      <w:r w:rsidRPr="00071DC2">
                        <w:rPr>
                          <w:rFonts w:ascii="Aptos" w:hAnsi="Aptos" w:cs="Aptos"/>
                        </w:rPr>
                        <w:t>──</w:t>
                      </w:r>
                      <w:r w:rsidRPr="00071DC2">
                        <w:t xml:space="preserve"> Engine</w:t>
                      </w:r>
                    </w:p>
                  </w:txbxContent>
                </v:textbox>
                <w10:wrap anchorx="margin"/>
              </v:shape>
            </w:pict>
          </mc:Fallback>
        </mc:AlternateContent>
      </w:r>
    </w:p>
    <w:p w:rsidR="00071DC2" w:rsidP="00071DC2" w:rsidRDefault="00071DC2" w14:paraId="77131B5C"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Pr="00071DC2" w:rsidR="00071DC2" w:rsidP="00071DC2" w:rsidRDefault="00071DC2" w14:paraId="2BBEE2A2"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E51D03" w:rsidP="00623EE5" w:rsidRDefault="00E51D03" w14:paraId="604C9A21" w14:textId="2943D0FE">
      <w:pPr>
        <w:pStyle w:val="ListParagraph"/>
        <w:numPr>
          <w:ilvl w:val="1"/>
          <w:numId w:val="37"/>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Inheritance / Generalization</w:t>
      </w:r>
    </w:p>
    <w:p w:rsidRPr="00071DC2" w:rsidR="00071DC2" w:rsidP="00623EE5" w:rsidRDefault="00071DC2" w14:paraId="39A7C45C" w14:textId="13CF8BA0">
      <w:pPr>
        <w:pStyle w:val="ListParagraph"/>
        <w:numPr>
          <w:ilvl w:val="0"/>
          <w:numId w:val="15"/>
        </w:numPr>
        <w:spacing w:before="100" w:beforeAutospacing="1" w:after="100" w:afterAutospacing="1" w:line="240" w:lineRule="auto"/>
        <w:rPr>
          <w:rFonts w:eastAsia="Times New Roman"/>
          <w:bCs/>
          <w:kern w:val="0"/>
          <w:lang w:val="en-US" w:eastAsia="en-PH"/>
          <w14:ligatures w14:val="none"/>
        </w:rPr>
      </w:pPr>
      <w:r w:rsidRPr="00071DC2">
        <w:rPr>
          <w:rFonts w:eastAsia="Times New Roman"/>
          <w:bCs/>
          <w:kern w:val="0"/>
          <w:lang w:val="en-US" w:eastAsia="en-PH"/>
          <w14:ligatures w14:val="none"/>
        </w:rPr>
        <w:t>Represents an “is-a” relationship between classes.</w:t>
      </w:r>
    </w:p>
    <w:p w:rsidRPr="00071DC2" w:rsidR="00071DC2" w:rsidP="00623EE5" w:rsidRDefault="00071DC2" w14:paraId="53948F84" w14:textId="7FD2DDDD">
      <w:pPr>
        <w:pStyle w:val="ListParagraph"/>
        <w:numPr>
          <w:ilvl w:val="0"/>
          <w:numId w:val="15"/>
        </w:numPr>
        <w:rPr>
          <w:rFonts w:eastAsia="Times New Roman" w:cs="Times New Roman"/>
          <w:bCs/>
          <w:kern w:val="0"/>
          <w:sz w:val="24"/>
          <w:szCs w:val="24"/>
          <w:lang w:val="en-US" w:eastAsia="en-PH"/>
          <w14:ligatures w14:val="none"/>
        </w:rPr>
      </w:pPr>
      <w:r>
        <w:rPr>
          <w:noProof/>
          <w:lang w:val="en-US"/>
        </w:rPr>
        <mc:AlternateContent>
          <mc:Choice Requires="wps">
            <w:drawing>
              <wp:anchor distT="0" distB="0" distL="114300" distR="114300" simplePos="0" relativeHeight="251658282" behindDoc="0" locked="0" layoutInCell="1" allowOverlap="1" wp14:anchorId="758FB9A6" wp14:editId="57965AF9">
                <wp:simplePos x="0" y="0"/>
                <wp:positionH relativeFrom="margin">
                  <wp:align>center</wp:align>
                </wp:positionH>
                <wp:positionV relativeFrom="paragraph">
                  <wp:posOffset>294511</wp:posOffset>
                </wp:positionV>
                <wp:extent cx="5347970" cy="891152"/>
                <wp:effectExtent l="0" t="0" r="24130" b="23495"/>
                <wp:wrapNone/>
                <wp:docPr id="1070406608" name="Text Box 10"/>
                <wp:cNvGraphicFramePr/>
                <a:graphic xmlns:a="http://schemas.openxmlformats.org/drawingml/2006/main">
                  <a:graphicData uri="http://schemas.microsoft.com/office/word/2010/wordprocessingShape">
                    <wps:wsp>
                      <wps:cNvSpPr txBox="1"/>
                      <wps:spPr>
                        <a:xfrm>
                          <a:off x="0" y="0"/>
                          <a:ext cx="5347970" cy="891152"/>
                        </a:xfrm>
                        <a:prstGeom prst="rect">
                          <a:avLst/>
                        </a:prstGeom>
                        <a:solidFill>
                          <a:schemeClr val="tx1"/>
                        </a:solidFill>
                        <a:ln w="6350">
                          <a:solidFill>
                            <a:prstClr val="black"/>
                          </a:solidFill>
                        </a:ln>
                      </wps:spPr>
                      <wps:txbx>
                        <w:txbxContent>
                          <w:p w:rsidR="00071DC2" w:rsidP="00071DC2" w:rsidRDefault="00071DC2" w14:paraId="51529486" w14:textId="77777777">
                            <w:pPr>
                              <w:numPr>
                                <w:ilvl w:val="0"/>
                                <w:numId w:val="0"/>
                              </w:numPr>
                            </w:pPr>
                            <w:r>
                              <w:t>nginx</w:t>
                            </w:r>
                          </w:p>
                          <w:p w:rsidR="00071DC2" w:rsidP="00071DC2" w:rsidRDefault="00071DC2" w14:paraId="6818C09A" w14:textId="77777777">
                            <w:pPr>
                              <w:numPr>
                                <w:ilvl w:val="0"/>
                                <w:numId w:val="0"/>
                              </w:numPr>
                            </w:pPr>
                          </w:p>
                          <w:p w:rsidRPr="00CF012C" w:rsidR="00071DC2" w:rsidP="00071DC2" w:rsidRDefault="00071DC2" w14:paraId="18A1D1AD" w14:textId="69E6DBAB">
                            <w:pPr>
                              <w:numPr>
                                <w:ilvl w:val="0"/>
                                <w:numId w:val="0"/>
                              </w:numPr>
                            </w:pPr>
                            <w:r w:rsidRPr="00071DC2">
                              <w:rPr>
                                <w:color w:val="00B050"/>
                              </w:rPr>
                              <w:t xml:space="preserve">Person </w:t>
                            </w:r>
                            <w:r w:rsidRPr="00071DC2">
                              <w:rPr>
                                <w:rFonts w:ascii="Cambria Math" w:hAnsi="Cambria Math" w:cs="Cambria Math"/>
                              </w:rPr>
                              <w:t>△</w:t>
                            </w:r>
                            <w:r w:rsidRPr="00071DC2">
                              <w:rPr>
                                <w:rFonts w:ascii="Aptos" w:hAnsi="Aptos" w:cs="Aptos"/>
                              </w:rPr>
                              <w:t>──</w:t>
                            </w:r>
                            <w:r w:rsidRPr="00071DC2">
                              <w:t xml:space="preserve"> 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594397D">
              <v:shape id="_x0000_s1071" style="position:absolute;left:0;text-align:left;margin-left:0;margin-top:23.2pt;width:421.1pt;height:70.15pt;z-index:25165828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" w14:anchorId="758FB9A6">
                <v:textbox>
                  <w:txbxContent>
                    <w:p w:rsidR="00071DC2" w:rsidP="00071DC2" w:rsidRDefault="00071DC2" w14:paraId="509349EE" w14:textId="77777777">
                      <w:pPr>
                        <w:numPr>
                          <w:ilvl w:val="0"/>
                          <w:numId w:val="0"/>
                        </w:numPr>
                      </w:pPr>
                      <w:r>
                        <w:t>nginx</w:t>
                      </w:r>
                    </w:p>
                    <w:p w:rsidR="00071DC2" w:rsidP="00071DC2" w:rsidRDefault="00071DC2" w14:paraId="4DDBEF00" w14:textId="77777777">
                      <w:pPr>
                        <w:numPr>
                          <w:ilvl w:val="0"/>
                          <w:numId w:val="0"/>
                        </w:numPr>
                      </w:pPr>
                    </w:p>
                    <w:p w:rsidRPr="00CF012C" w:rsidR="00071DC2" w:rsidP="00071DC2" w:rsidRDefault="00071DC2" w14:paraId="1DD33CFB" w14:textId="69E6DBAB">
                      <w:pPr>
                        <w:numPr>
                          <w:ilvl w:val="0"/>
                          <w:numId w:val="0"/>
                        </w:numPr>
                      </w:pPr>
                      <w:r w:rsidRPr="00071DC2">
                        <w:rPr>
                          <w:color w:val="00B050"/>
                        </w:rPr>
                        <w:t xml:space="preserve">Person </w:t>
                      </w:r>
                      <w:r w:rsidRPr="00071DC2">
                        <w:rPr>
                          <w:rFonts w:ascii="Cambria Math" w:hAnsi="Cambria Math" w:cs="Cambria Math"/>
                        </w:rPr>
                        <w:t>△</w:t>
                      </w:r>
                      <w:r w:rsidRPr="00071DC2">
                        <w:rPr>
                          <w:rFonts w:ascii="Aptos" w:hAnsi="Aptos" w:cs="Aptos"/>
                        </w:rPr>
                        <w:t>──</w:t>
                      </w:r>
                      <w:r w:rsidRPr="00071DC2">
                        <w:t xml:space="preserve"> Student</w:t>
                      </w:r>
                    </w:p>
                  </w:txbxContent>
                </v:textbox>
                <w10:wrap anchorx="margin"/>
              </v:shape>
            </w:pict>
          </mc:Fallback>
        </mc:AlternateContent>
      </w:r>
      <w:r w:rsidRPr="00071DC2">
        <w:rPr>
          <w:rFonts w:eastAsia="Times New Roman" w:cs="Times New Roman"/>
          <w:bCs/>
          <w:kern w:val="0"/>
          <w:sz w:val="24"/>
          <w:szCs w:val="24"/>
          <w:lang w:val="en-US" w:eastAsia="en-PH"/>
          <w14:ligatures w14:val="none"/>
        </w:rPr>
        <w:t xml:space="preserve">Example: A </w:t>
      </w:r>
      <w:r w:rsidRPr="00071DC2">
        <w:rPr>
          <w:rFonts w:eastAsia="Times New Roman" w:cs="Times New Roman"/>
          <w:bCs/>
          <w:i/>
          <w:iCs/>
          <w:kern w:val="0"/>
          <w:sz w:val="24"/>
          <w:szCs w:val="24"/>
          <w:lang w:val="en-US" w:eastAsia="en-PH"/>
          <w14:ligatures w14:val="none"/>
        </w:rPr>
        <w:t>Student</w:t>
      </w:r>
      <w:r w:rsidRPr="00071DC2">
        <w:rPr>
          <w:rFonts w:eastAsia="Times New Roman" w:cs="Times New Roman"/>
          <w:bCs/>
          <w:kern w:val="0"/>
          <w:sz w:val="24"/>
          <w:szCs w:val="24"/>
          <w:lang w:val="en-US" w:eastAsia="en-PH"/>
          <w14:ligatures w14:val="none"/>
        </w:rPr>
        <w:t xml:space="preserve"> is a </w:t>
      </w:r>
      <w:r w:rsidRPr="00071DC2">
        <w:rPr>
          <w:rFonts w:eastAsia="Times New Roman" w:cs="Times New Roman"/>
          <w:bCs/>
          <w:i/>
          <w:iCs/>
          <w:kern w:val="0"/>
          <w:sz w:val="24"/>
          <w:szCs w:val="24"/>
          <w:lang w:val="en-US" w:eastAsia="en-PH"/>
          <w14:ligatures w14:val="none"/>
        </w:rPr>
        <w:t>Person</w:t>
      </w:r>
      <w:r w:rsidRPr="00071DC2">
        <w:rPr>
          <w:rFonts w:eastAsia="Times New Roman" w:cs="Times New Roman"/>
          <w:bCs/>
          <w:kern w:val="0"/>
          <w:sz w:val="24"/>
          <w:szCs w:val="24"/>
          <w:lang w:val="en-US" w:eastAsia="en-PH"/>
          <w14:ligatures w14:val="none"/>
        </w:rPr>
        <w:t>.</w:t>
      </w:r>
    </w:p>
    <w:p w:rsidR="00A44CF7" w:rsidP="00E22022" w:rsidRDefault="00A44CF7" w14:paraId="2725B4DC" w14:textId="3AA24F8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71DC2" w:rsidP="00E22022" w:rsidRDefault="00071DC2" w14:paraId="566F3E2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71DC2" w:rsidP="00E22022" w:rsidRDefault="00071DC2" w14:paraId="60B2FBA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71DC2" w:rsidP="00E22022" w:rsidRDefault="00071DC2" w14:paraId="16D0035A" w14:textId="681E0DA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Conclusion: </w:t>
      </w:r>
    </w:p>
    <w:p w:rsidRPr="00A148BB" w:rsidR="00A148BB" w:rsidP="00623EE5" w:rsidRDefault="00A148BB" w14:paraId="65144E92" w14:textId="77777777">
      <w:pPr>
        <w:pStyle w:val="ListParagraph"/>
        <w:numPr>
          <w:ilvl w:val="0"/>
          <w:numId w:val="41"/>
        </w:numPr>
        <w:spacing w:before="100" w:beforeAutospacing="1" w:after="100" w:afterAutospacing="1" w:line="240" w:lineRule="auto"/>
        <w:rPr>
          <w:rFonts w:eastAsia="Times New Roman" w:cs="Times New Roman"/>
          <w:bCs/>
          <w:kern w:val="0"/>
          <w:sz w:val="24"/>
          <w:szCs w:val="24"/>
          <w:lang w:eastAsia="en-PH"/>
          <w14:ligatures w14:val="none"/>
        </w:rPr>
      </w:pPr>
      <w:r w:rsidRPr="00A148BB">
        <w:rPr>
          <w:rFonts w:eastAsia="Times New Roman" w:cs="Times New Roman"/>
          <w:bCs/>
          <w:kern w:val="0"/>
          <w:sz w:val="24"/>
          <w:szCs w:val="24"/>
          <w:lang w:eastAsia="en-PH"/>
          <w14:ligatures w14:val="none"/>
        </w:rPr>
        <w:t>The UML Class Diagram is a powerful tool for visualizing the structure of an object-oriented system.</w:t>
      </w:r>
    </w:p>
    <w:p w:rsidRPr="00A148BB" w:rsidR="00A148BB" w:rsidP="00623EE5" w:rsidRDefault="00A148BB" w14:paraId="57171273" w14:textId="77777777">
      <w:pPr>
        <w:pStyle w:val="ListParagraph"/>
        <w:numPr>
          <w:ilvl w:val="0"/>
          <w:numId w:val="41"/>
        </w:numPr>
        <w:spacing w:before="100" w:beforeAutospacing="1" w:after="100" w:afterAutospacing="1" w:line="240" w:lineRule="auto"/>
        <w:rPr>
          <w:rFonts w:eastAsia="Times New Roman" w:cs="Times New Roman"/>
          <w:bCs/>
          <w:kern w:val="0"/>
          <w:sz w:val="24"/>
          <w:szCs w:val="24"/>
          <w:lang w:eastAsia="en-PH"/>
          <w14:ligatures w14:val="none"/>
        </w:rPr>
      </w:pPr>
      <w:r w:rsidRPr="00A148BB">
        <w:rPr>
          <w:rFonts w:eastAsia="Times New Roman" w:cs="Times New Roman"/>
          <w:bCs/>
          <w:kern w:val="0"/>
          <w:sz w:val="24"/>
          <w:szCs w:val="24"/>
          <w:lang w:eastAsia="en-PH"/>
          <w14:ligatures w14:val="none"/>
        </w:rPr>
        <w:t>It helps developers understand how classes are related and what data and behaviors they contain.</w:t>
      </w:r>
    </w:p>
    <w:p w:rsidRPr="00A148BB" w:rsidR="00A148BB" w:rsidP="00623EE5" w:rsidRDefault="00A148BB" w14:paraId="1DE7E94A" w14:textId="0B80EE66">
      <w:pPr>
        <w:pStyle w:val="ListParagraph"/>
        <w:numPr>
          <w:ilvl w:val="0"/>
          <w:numId w:val="41"/>
        </w:numPr>
        <w:spacing w:before="100" w:beforeAutospacing="1" w:after="100" w:afterAutospacing="1" w:line="240" w:lineRule="auto"/>
        <w:rPr>
          <w:rFonts w:eastAsia="Times New Roman" w:cs="Times New Roman"/>
          <w:bCs/>
          <w:kern w:val="0"/>
          <w:sz w:val="24"/>
          <w:szCs w:val="24"/>
          <w:lang w:eastAsia="en-PH"/>
          <w14:ligatures w14:val="none"/>
        </w:rPr>
      </w:pPr>
      <w:r w:rsidRPr="00A148BB">
        <w:rPr>
          <w:rFonts w:eastAsia="Times New Roman" w:cs="Times New Roman"/>
          <w:bCs/>
          <w:kern w:val="0"/>
          <w:sz w:val="24"/>
          <w:szCs w:val="24"/>
          <w:lang w:eastAsia="en-PH"/>
          <w14:ligatures w14:val="none"/>
        </w:rPr>
        <w:t>By using standard notations for attributes, methods, and relationships, UML provides a universal language for system design and documentation.</w:t>
      </w:r>
    </w:p>
    <w:p w:rsidRPr="00A148BB" w:rsidR="00A148BB" w:rsidP="00A148BB" w:rsidRDefault="00A148BB" w14:paraId="68CC643D" w14:textId="77777777">
      <w:pPr>
        <w:pStyle w:val="ListParagraph"/>
        <w:numPr>
          <w:ilvl w:val="0"/>
          <w:numId w:val="0"/>
        </w:numPr>
        <w:spacing w:before="100" w:beforeAutospacing="1" w:after="100" w:afterAutospacing="1" w:line="240" w:lineRule="auto"/>
        <w:ind w:left="720"/>
        <w:rPr>
          <w:rFonts w:eastAsia="Times New Roman" w:cs="Times New Roman"/>
          <w:b/>
          <w:kern w:val="0"/>
          <w:sz w:val="24"/>
          <w:szCs w:val="24"/>
          <w:lang w:eastAsia="en-PH"/>
          <w14:ligatures w14:val="none"/>
        </w:rPr>
      </w:pPr>
    </w:p>
    <w:p w:rsidRPr="004C0898" w:rsidR="00180CEC" w:rsidP="00623EE5" w:rsidRDefault="00180CEC" w14:paraId="0005F057" w14:textId="41A09BF3">
      <w:pPr>
        <w:pStyle w:val="ListParagraph"/>
        <w:numPr>
          <w:ilvl w:val="0"/>
          <w:numId w:val="38"/>
        </w:numPr>
        <w:spacing w:before="100" w:beforeAutospacing="1" w:after="100" w:afterAutospacing="1" w:line="240" w:lineRule="auto"/>
        <w:rPr>
          <w:rFonts w:eastAsia="Times New Roman" w:cs="Times New Roman"/>
          <w:b/>
          <w:color w:val="EE0000"/>
          <w:kern w:val="0"/>
          <w:sz w:val="24"/>
          <w:szCs w:val="24"/>
          <w:lang w:eastAsia="en-PH"/>
          <w14:ligatures w14:val="none"/>
        </w:rPr>
      </w:pPr>
      <w:r w:rsidRPr="004C0898">
        <w:rPr>
          <w:rFonts w:eastAsia="Times New Roman" w:cs="Times New Roman"/>
          <w:b/>
          <w:color w:val="EE0000"/>
          <w:kern w:val="0"/>
          <w:sz w:val="24"/>
          <w:szCs w:val="24"/>
          <w:lang w:eastAsia="en-PH"/>
          <w14:ligatures w14:val="none"/>
        </w:rPr>
        <w:t xml:space="preserve">Concept </w:t>
      </w:r>
      <w:r w:rsidRPr="004C0898" w:rsidR="00D24918">
        <w:rPr>
          <w:rFonts w:eastAsia="Times New Roman" w:cs="Times New Roman"/>
          <w:b/>
          <w:color w:val="EE0000"/>
          <w:kern w:val="0"/>
          <w:sz w:val="24"/>
          <w:szCs w:val="24"/>
          <w:lang w:eastAsia="en-PH"/>
          <w14:ligatures w14:val="none"/>
        </w:rPr>
        <w:t>of Object and Class</w:t>
      </w:r>
    </w:p>
    <w:p w:rsidR="004C0898" w:rsidP="00623EE5" w:rsidRDefault="004C0898" w14:paraId="5172DA4B"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4C0898">
        <w:rPr>
          <w:rFonts w:eastAsia="Times New Roman" w:cs="Times New Roman"/>
          <w:bCs/>
          <w:kern w:val="0"/>
          <w:sz w:val="24"/>
          <w:szCs w:val="24"/>
          <w:lang w:eastAsia="en-PH"/>
          <w14:ligatures w14:val="none"/>
        </w:rPr>
        <w:t>In Object-Oriented Programming (OOP), everything revolves around objects and classes.</w:t>
      </w:r>
    </w:p>
    <w:p w:rsidR="004C0898" w:rsidP="00623EE5" w:rsidRDefault="004C0898" w14:paraId="5BECBFB0"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4C0898">
        <w:rPr>
          <w:rFonts w:eastAsia="Times New Roman" w:cs="Times New Roman"/>
          <w:bCs/>
          <w:kern w:val="0"/>
          <w:sz w:val="24"/>
          <w:szCs w:val="24"/>
          <w:lang w:eastAsia="en-PH"/>
          <w14:ligatures w14:val="none"/>
        </w:rPr>
        <w:t>They form the foundation of how modern programming languages like Java, C++, and Python are structured.</w:t>
      </w:r>
    </w:p>
    <w:p w:rsidR="004C0898" w:rsidP="00623EE5" w:rsidRDefault="004C0898" w14:paraId="794B8DCF" w14:textId="6DC93B16">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4C0898">
        <w:rPr>
          <w:rFonts w:eastAsia="Times New Roman" w:cs="Times New Roman"/>
          <w:bCs/>
          <w:kern w:val="0"/>
          <w:sz w:val="24"/>
          <w:szCs w:val="24"/>
          <w:lang w:eastAsia="en-PH"/>
          <w14:ligatures w14:val="none"/>
        </w:rPr>
        <w:t>These concepts help make programs modular, reusable, and easier to understand.</w:t>
      </w:r>
    </w:p>
    <w:p w:rsidR="00E26A21" w:rsidP="00E26A21" w:rsidRDefault="00E26A21" w14:paraId="1EF794C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E26A21">
        <w:rPr>
          <w:rFonts w:eastAsia="Times New Roman" w:cs="Times New Roman"/>
          <w:b/>
          <w:kern w:val="0"/>
          <w:sz w:val="24"/>
          <w:szCs w:val="24"/>
          <w:lang w:eastAsia="en-PH"/>
          <w14:ligatures w14:val="none"/>
        </w:rPr>
        <w:t>What is a Class?</w:t>
      </w:r>
    </w:p>
    <w:p w:rsidRPr="00E26A21" w:rsidR="00E26A21" w:rsidP="00623EE5" w:rsidRDefault="00E26A21" w14:paraId="51999474" w14:textId="77777777">
      <w:pPr>
        <w:pStyle w:val="ListParagraph"/>
        <w:numPr>
          <w:ilvl w:val="0"/>
          <w:numId w:val="15"/>
        </w:numPr>
        <w:spacing w:before="100" w:beforeAutospacing="1" w:after="100" w:afterAutospacing="1" w:line="240" w:lineRule="auto"/>
        <w:rPr>
          <w:rFonts w:eastAsia="Times New Roman" w:cs="Times New Roman"/>
          <w:b/>
          <w:kern w:val="0"/>
          <w:sz w:val="24"/>
          <w:szCs w:val="24"/>
          <w:lang w:eastAsia="en-PH"/>
          <w14:ligatures w14:val="none"/>
        </w:rPr>
      </w:pPr>
      <w:r w:rsidRPr="00E26A21">
        <w:rPr>
          <w:rFonts w:eastAsia="Times New Roman" w:cs="Times New Roman"/>
          <w:bCs/>
          <w:kern w:val="0"/>
          <w:sz w:val="24"/>
          <w:szCs w:val="24"/>
          <w:lang w:eastAsia="en-PH"/>
          <w14:ligatures w14:val="none"/>
        </w:rPr>
        <w:t>A class is a blueprint or template used to create objects.</w:t>
      </w:r>
    </w:p>
    <w:p w:rsidRPr="00E26A21" w:rsidR="00E26A21" w:rsidP="00623EE5" w:rsidRDefault="00E26A21" w14:paraId="794E695F" w14:textId="77777777">
      <w:pPr>
        <w:pStyle w:val="ListParagraph"/>
        <w:numPr>
          <w:ilvl w:val="0"/>
          <w:numId w:val="15"/>
        </w:numPr>
        <w:spacing w:before="100" w:beforeAutospacing="1" w:after="100" w:afterAutospacing="1" w:line="240" w:lineRule="auto"/>
        <w:rPr>
          <w:rFonts w:eastAsia="Times New Roman" w:cs="Times New Roman"/>
          <w:b/>
          <w:kern w:val="0"/>
          <w:sz w:val="24"/>
          <w:szCs w:val="24"/>
          <w:lang w:eastAsia="en-PH"/>
          <w14:ligatures w14:val="none"/>
        </w:rPr>
      </w:pPr>
      <w:r w:rsidRPr="00E26A21">
        <w:rPr>
          <w:rFonts w:eastAsia="Times New Roman" w:cs="Times New Roman"/>
          <w:bCs/>
          <w:kern w:val="0"/>
          <w:sz w:val="24"/>
          <w:szCs w:val="24"/>
          <w:lang w:eastAsia="en-PH"/>
          <w14:ligatures w14:val="none"/>
        </w:rPr>
        <w:t>It defines the attributes (data) and methods (actions) that an object will have.</w:t>
      </w:r>
    </w:p>
    <w:p w:rsidRPr="00E26A21" w:rsidR="004C0898" w:rsidP="00623EE5" w:rsidRDefault="00E26A21" w14:paraId="45B92271" w14:textId="48AF1FB1">
      <w:pPr>
        <w:pStyle w:val="ListParagraph"/>
        <w:numPr>
          <w:ilvl w:val="0"/>
          <w:numId w:val="15"/>
        </w:numPr>
        <w:spacing w:before="100" w:beforeAutospacing="1" w:after="100" w:afterAutospacing="1" w:line="240" w:lineRule="auto"/>
        <w:rPr>
          <w:rFonts w:eastAsia="Times New Roman" w:cs="Times New Roman"/>
          <w:b/>
          <w:kern w:val="0"/>
          <w:sz w:val="24"/>
          <w:szCs w:val="24"/>
          <w:lang w:eastAsia="en-PH"/>
          <w14:ligatures w14:val="none"/>
        </w:rPr>
      </w:pPr>
      <w:r w:rsidRPr="00E26A21">
        <w:rPr>
          <w:rFonts w:eastAsia="Times New Roman" w:cs="Times New Roman"/>
          <w:bCs/>
          <w:kern w:val="0"/>
          <w:sz w:val="24"/>
          <w:szCs w:val="24"/>
          <w:lang w:eastAsia="en-PH"/>
          <w14:ligatures w14:val="none"/>
        </w:rPr>
        <w:t>Think of a class as a recipe — it describes what ingredients (attributes) and steps (methods) are needed,</w:t>
      </w:r>
      <w:r>
        <w:rPr>
          <w:rFonts w:eastAsia="Times New Roman" w:cs="Times New Roman"/>
          <w:bCs/>
          <w:kern w:val="0"/>
          <w:sz w:val="24"/>
          <w:szCs w:val="24"/>
          <w:lang w:eastAsia="en-PH"/>
          <w14:ligatures w14:val="none"/>
        </w:rPr>
        <w:t xml:space="preserve"> </w:t>
      </w:r>
      <w:r w:rsidRPr="00E26A21">
        <w:rPr>
          <w:rFonts w:eastAsia="Times New Roman" w:cs="Times New Roman"/>
          <w:bCs/>
          <w:kern w:val="0"/>
          <w:sz w:val="24"/>
          <w:szCs w:val="24"/>
          <w:lang w:eastAsia="en-PH"/>
          <w14:ligatures w14:val="none"/>
        </w:rPr>
        <w:t>but it is not the actual food. The actual food is the object created from the recipe.</w:t>
      </w:r>
    </w:p>
    <w:p w:rsidR="00E550B5" w:rsidP="00E26A21" w:rsidRDefault="00E550B5" w14:paraId="4886C8BC" w14:textId="5D13DA6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Video Link: </w:t>
      </w:r>
      <w:hyperlink w:history="1" r:id="rId28">
        <w:r w:rsidRPr="00FF62EB">
          <w:rPr>
            <w:rStyle w:val="Hyperlink"/>
            <w:rFonts w:eastAsia="Times New Roman" w:cs="Times New Roman"/>
            <w:b/>
            <w:kern w:val="0"/>
            <w:sz w:val="24"/>
            <w:szCs w:val="24"/>
            <w:lang w:eastAsia="en-PH"/>
            <w14:ligatures w14:val="none"/>
          </w:rPr>
          <w:t>https://youtu.be/OuO49oIzV10?si=JIkFz_ZiH8hPpb-_</w:t>
        </w:r>
      </w:hyperlink>
      <w:r>
        <w:rPr>
          <w:rFonts w:eastAsia="Times New Roman" w:cs="Times New Roman"/>
          <w:b/>
          <w:kern w:val="0"/>
          <w:sz w:val="24"/>
          <w:szCs w:val="24"/>
          <w:lang w:eastAsia="en-PH"/>
          <w14:ligatures w14:val="none"/>
        </w:rPr>
        <w:t xml:space="preserve"> </w:t>
      </w:r>
    </w:p>
    <w:p w:rsidR="00E26A21" w:rsidP="00E26A21" w:rsidRDefault="00E26A21" w14:paraId="4D5E699C" w14:textId="73B6D7E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83" behindDoc="0" locked="0" layoutInCell="1" allowOverlap="1" wp14:anchorId="45185CB7" wp14:editId="54C40A10">
                <wp:simplePos x="0" y="0"/>
                <wp:positionH relativeFrom="margin">
                  <wp:align>center</wp:align>
                </wp:positionH>
                <wp:positionV relativeFrom="paragraph">
                  <wp:posOffset>355858</wp:posOffset>
                </wp:positionV>
                <wp:extent cx="5517396" cy="3456122"/>
                <wp:effectExtent l="0" t="0" r="26670" b="11430"/>
                <wp:wrapNone/>
                <wp:docPr id="1957359669" name="Text Box 10"/>
                <wp:cNvGraphicFramePr/>
                <a:graphic xmlns:a="http://schemas.openxmlformats.org/drawingml/2006/main">
                  <a:graphicData uri="http://schemas.microsoft.com/office/word/2010/wordprocessingShape">
                    <wps:wsp>
                      <wps:cNvSpPr txBox="1"/>
                      <wps:spPr>
                        <a:xfrm>
                          <a:off x="0" y="0"/>
                          <a:ext cx="5517396" cy="3456122"/>
                        </a:xfrm>
                        <a:prstGeom prst="rect">
                          <a:avLst/>
                        </a:prstGeom>
                        <a:solidFill>
                          <a:schemeClr val="tx1"/>
                        </a:solidFill>
                        <a:ln w="6350">
                          <a:solidFill>
                            <a:prstClr val="black"/>
                          </a:solidFill>
                        </a:ln>
                      </wps:spPr>
                      <wps:txbx>
                        <w:txbxContent>
                          <w:p w:rsidR="00E26A21" w:rsidP="00E26A21" w:rsidRDefault="00E26A21" w14:paraId="55D3D7CE" w14:textId="612D9B6B">
                            <w:pPr>
                              <w:numPr>
                                <w:ilvl w:val="0"/>
                                <w:numId w:val="0"/>
                              </w:numPr>
                            </w:pPr>
                            <w:r>
                              <w:t>java</w:t>
                            </w:r>
                          </w:p>
                          <w:p w:rsidR="00E26A21" w:rsidP="00E26A21" w:rsidRDefault="00E26A21" w14:paraId="729B5CA1" w14:textId="77777777">
                            <w:pPr>
                              <w:numPr>
                                <w:ilvl w:val="0"/>
                                <w:numId w:val="0"/>
                              </w:numPr>
                            </w:pPr>
                            <w:r w:rsidRPr="00E26A21">
                              <w:rPr>
                                <w:color w:val="00B0F0"/>
                              </w:rPr>
                              <w:t>public class</w:t>
                            </w:r>
                            <w:r>
                              <w:t xml:space="preserve"> </w:t>
                            </w:r>
                            <w:r w:rsidRPr="00E26A21">
                              <w:rPr>
                                <w:color w:val="EE0000"/>
                              </w:rPr>
                              <w:t>Student</w:t>
                            </w:r>
                            <w:r>
                              <w:t xml:space="preserve"> {</w:t>
                            </w:r>
                          </w:p>
                          <w:p w:rsidRPr="00E26A21" w:rsidR="00E26A21" w:rsidP="00E26A21" w:rsidRDefault="00E26A21" w14:paraId="4D3D90A9" w14:textId="77777777">
                            <w:pPr>
                              <w:numPr>
                                <w:ilvl w:val="0"/>
                                <w:numId w:val="0"/>
                              </w:numPr>
                              <w:rPr>
                                <w:color w:val="747474" w:themeColor="background2" w:themeShade="80"/>
                              </w:rPr>
                            </w:pPr>
                            <w:r>
                              <w:t xml:space="preserve">    </w:t>
                            </w:r>
                            <w:r w:rsidRPr="00E26A21">
                              <w:rPr>
                                <w:color w:val="747474" w:themeColor="background2" w:themeShade="80"/>
                              </w:rPr>
                              <w:t>// Attributes or fields</w:t>
                            </w:r>
                          </w:p>
                          <w:p w:rsidR="00E26A21" w:rsidP="00E26A21" w:rsidRDefault="00E26A21" w14:paraId="4DE38D1E" w14:textId="77777777">
                            <w:pPr>
                              <w:numPr>
                                <w:ilvl w:val="0"/>
                                <w:numId w:val="0"/>
                              </w:numPr>
                            </w:pPr>
                            <w:r>
                              <w:t xml:space="preserve">    String </w:t>
                            </w:r>
                            <w:proofErr w:type="gramStart"/>
                            <w:r>
                              <w:t>name;</w:t>
                            </w:r>
                            <w:proofErr w:type="gramEnd"/>
                          </w:p>
                          <w:p w:rsidR="00E26A21" w:rsidP="00E26A21" w:rsidRDefault="00E26A21" w14:paraId="2DA99D0E" w14:textId="77777777">
                            <w:pPr>
                              <w:numPr>
                                <w:ilvl w:val="0"/>
                                <w:numId w:val="0"/>
                              </w:numPr>
                            </w:pPr>
                            <w:r>
                              <w:t xml:space="preserve">    </w:t>
                            </w:r>
                            <w:r w:rsidRPr="00E26A21">
                              <w:rPr>
                                <w:color w:val="D86DCB" w:themeColor="accent5" w:themeTint="99"/>
                              </w:rPr>
                              <w:t>int</w:t>
                            </w:r>
                            <w:r>
                              <w:t xml:space="preserve"> </w:t>
                            </w:r>
                            <w:proofErr w:type="gramStart"/>
                            <w:r>
                              <w:t>age;</w:t>
                            </w:r>
                            <w:proofErr w:type="gramEnd"/>
                          </w:p>
                          <w:p w:rsidR="00E26A21" w:rsidP="00E26A21" w:rsidRDefault="00E26A21" w14:paraId="5EFADDCD" w14:textId="77777777">
                            <w:pPr>
                              <w:numPr>
                                <w:ilvl w:val="0"/>
                                <w:numId w:val="0"/>
                              </w:numPr>
                            </w:pPr>
                            <w:r>
                              <w:t xml:space="preserve">    </w:t>
                            </w:r>
                          </w:p>
                          <w:p w:rsidRPr="00E26A21" w:rsidR="00E26A21" w:rsidP="00E26A21" w:rsidRDefault="00E26A21" w14:paraId="591BF8C2" w14:textId="77777777">
                            <w:pPr>
                              <w:numPr>
                                <w:ilvl w:val="0"/>
                                <w:numId w:val="0"/>
                              </w:numPr>
                              <w:rPr>
                                <w:color w:val="747474" w:themeColor="background2" w:themeShade="80"/>
                              </w:rPr>
                            </w:pPr>
                            <w:r w:rsidRPr="00E26A21">
                              <w:rPr>
                                <w:color w:val="747474" w:themeColor="background2" w:themeShade="80"/>
                              </w:rPr>
                              <w:t xml:space="preserve">    // Method or behavior</w:t>
                            </w:r>
                          </w:p>
                          <w:p w:rsidR="00E26A21" w:rsidP="00E26A21" w:rsidRDefault="00E26A21" w14:paraId="21230AE9" w14:textId="77777777">
                            <w:pPr>
                              <w:numPr>
                                <w:ilvl w:val="0"/>
                                <w:numId w:val="0"/>
                              </w:numPr>
                            </w:pPr>
                            <w:r>
                              <w:t xml:space="preserve">    </w:t>
                            </w:r>
                            <w:r w:rsidRPr="00E26A21">
                              <w:rPr>
                                <w:color w:val="00B0F0"/>
                              </w:rPr>
                              <w:t>void</w:t>
                            </w:r>
                            <w:r>
                              <w:t xml:space="preserve"> </w:t>
                            </w:r>
                            <w:proofErr w:type="spellStart"/>
                            <w:proofErr w:type="gramStart"/>
                            <w:r w:rsidRPr="00E26A21">
                              <w:rPr>
                                <w:color w:val="EE0000"/>
                              </w:rPr>
                              <w:t>displayInfo</w:t>
                            </w:r>
                            <w:proofErr w:type="spellEnd"/>
                            <w:r>
                              <w:t>(</w:t>
                            </w:r>
                            <w:proofErr w:type="gramEnd"/>
                            <w:r>
                              <w:t>) {</w:t>
                            </w:r>
                          </w:p>
                          <w:p w:rsidR="00E26A21" w:rsidP="00E26A21" w:rsidRDefault="00E26A21" w14:paraId="58665DB7" w14:textId="77777777">
                            <w:pPr>
                              <w:numPr>
                                <w:ilvl w:val="0"/>
                                <w:numId w:val="0"/>
                              </w:numPr>
                            </w:pPr>
                            <w:r>
                              <w:t xml:space="preserve">        </w:t>
                            </w:r>
                            <w:proofErr w:type="spellStart"/>
                            <w:r>
                              <w:t>System.out.println</w:t>
                            </w:r>
                            <w:proofErr w:type="spellEnd"/>
                            <w:r>
                              <w:t>(</w:t>
                            </w:r>
                            <w:r w:rsidRPr="00E26A21">
                              <w:rPr>
                                <w:color w:val="00B050"/>
                              </w:rPr>
                              <w:t xml:space="preserve">"Name: " </w:t>
                            </w:r>
                            <w:r>
                              <w:t>+ name</w:t>
                            </w:r>
                            <w:proofErr w:type="gramStart"/>
                            <w:r>
                              <w:t>);</w:t>
                            </w:r>
                            <w:proofErr w:type="gramEnd"/>
                          </w:p>
                          <w:p w:rsidR="00E26A21" w:rsidP="00E26A21" w:rsidRDefault="00E26A21" w14:paraId="6A2623D9" w14:textId="77777777">
                            <w:pPr>
                              <w:numPr>
                                <w:ilvl w:val="0"/>
                                <w:numId w:val="0"/>
                              </w:numPr>
                            </w:pPr>
                            <w:r>
                              <w:t xml:space="preserve">        </w:t>
                            </w:r>
                            <w:proofErr w:type="spellStart"/>
                            <w:r>
                              <w:t>System.out.println</w:t>
                            </w:r>
                            <w:proofErr w:type="spellEnd"/>
                            <w:r>
                              <w:t>(</w:t>
                            </w:r>
                            <w:r w:rsidRPr="00E26A21">
                              <w:rPr>
                                <w:color w:val="00B050"/>
                              </w:rPr>
                              <w:t xml:space="preserve">"Age: " </w:t>
                            </w:r>
                            <w:r>
                              <w:t>+ age</w:t>
                            </w:r>
                            <w:proofErr w:type="gramStart"/>
                            <w:r>
                              <w:t>);</w:t>
                            </w:r>
                            <w:proofErr w:type="gramEnd"/>
                          </w:p>
                          <w:p w:rsidR="00E26A21" w:rsidP="00E26A21" w:rsidRDefault="00E26A21" w14:paraId="543A2B06" w14:textId="77777777">
                            <w:pPr>
                              <w:numPr>
                                <w:ilvl w:val="0"/>
                                <w:numId w:val="0"/>
                              </w:numPr>
                            </w:pPr>
                            <w:r>
                              <w:t xml:space="preserve">    }</w:t>
                            </w:r>
                          </w:p>
                          <w:p w:rsidRPr="00CF012C" w:rsidR="00E26A21" w:rsidP="00E26A21" w:rsidRDefault="00E26A21" w14:paraId="6049ACEB" w14:textId="5691744C">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9F673B9">
              <v:shape id="_x0000_s1072" style="position:absolute;margin-left:0;margin-top:28pt;width:434.45pt;height:272.15pt;z-index:25165828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" w14:anchorId="45185CB7">
                <v:textbox>
                  <w:txbxContent>
                    <w:p w:rsidR="00E26A21" w:rsidP="00E26A21" w:rsidRDefault="00E26A21" w14:paraId="78607AEF" w14:textId="612D9B6B">
                      <w:pPr>
                        <w:numPr>
                          <w:ilvl w:val="0"/>
                          <w:numId w:val="0"/>
                        </w:numPr>
                      </w:pPr>
                      <w:r>
                        <w:t>java</w:t>
                      </w:r>
                    </w:p>
                    <w:p w:rsidR="00E26A21" w:rsidP="00E26A21" w:rsidRDefault="00E26A21" w14:paraId="4255974D" w14:textId="77777777">
                      <w:pPr>
                        <w:numPr>
                          <w:ilvl w:val="0"/>
                          <w:numId w:val="0"/>
                        </w:numPr>
                      </w:pPr>
                      <w:r w:rsidRPr="00E26A21">
                        <w:rPr>
                          <w:color w:val="00B0F0"/>
                        </w:rPr>
                        <w:t>public class</w:t>
                      </w:r>
                      <w:r>
                        <w:t xml:space="preserve"> </w:t>
                      </w:r>
                      <w:r w:rsidRPr="00E26A21">
                        <w:rPr>
                          <w:color w:val="EE0000"/>
                        </w:rPr>
                        <w:t>Student</w:t>
                      </w:r>
                      <w:r>
                        <w:t xml:space="preserve"> {</w:t>
                      </w:r>
                    </w:p>
                    <w:p w:rsidRPr="00E26A21" w:rsidR="00E26A21" w:rsidP="00E26A21" w:rsidRDefault="00E26A21" w14:paraId="36BEBF25" w14:textId="77777777">
                      <w:pPr>
                        <w:numPr>
                          <w:ilvl w:val="0"/>
                          <w:numId w:val="0"/>
                        </w:numPr>
                        <w:rPr>
                          <w:color w:val="747474" w:themeColor="background2" w:themeShade="80"/>
                        </w:rPr>
                      </w:pPr>
                      <w:r>
                        <w:t xml:space="preserve">    </w:t>
                      </w:r>
                      <w:r w:rsidRPr="00E26A21">
                        <w:rPr>
                          <w:color w:val="747474" w:themeColor="background2" w:themeShade="80"/>
                        </w:rPr>
                        <w:t>// Attributes or fields</w:t>
                      </w:r>
                    </w:p>
                    <w:p w:rsidR="00E26A21" w:rsidP="00E26A21" w:rsidRDefault="00E26A21" w14:paraId="328A3B62" w14:textId="77777777">
                      <w:pPr>
                        <w:numPr>
                          <w:ilvl w:val="0"/>
                          <w:numId w:val="0"/>
                        </w:numPr>
                      </w:pPr>
                      <w:r>
                        <w:t xml:space="preserve">    String </w:t>
                      </w:r>
                      <w:proofErr w:type="gramStart"/>
                      <w:r>
                        <w:t>name;</w:t>
                      </w:r>
                      <w:proofErr w:type="gramEnd"/>
                    </w:p>
                    <w:p w:rsidR="00E26A21" w:rsidP="00E26A21" w:rsidRDefault="00E26A21" w14:paraId="06B960D8" w14:textId="77777777">
                      <w:pPr>
                        <w:numPr>
                          <w:ilvl w:val="0"/>
                          <w:numId w:val="0"/>
                        </w:numPr>
                      </w:pPr>
                      <w:r>
                        <w:t xml:space="preserve">    </w:t>
                      </w:r>
                      <w:r w:rsidRPr="00E26A21">
                        <w:rPr>
                          <w:color w:val="D86DCB" w:themeColor="accent5" w:themeTint="99"/>
                        </w:rPr>
                        <w:t>int</w:t>
                      </w:r>
                      <w:r>
                        <w:t xml:space="preserve"> </w:t>
                      </w:r>
                      <w:proofErr w:type="gramStart"/>
                      <w:r>
                        <w:t>age;</w:t>
                      </w:r>
                      <w:proofErr w:type="gramEnd"/>
                    </w:p>
                    <w:p w:rsidR="00E26A21" w:rsidP="00E26A21" w:rsidRDefault="00E26A21" w14:paraId="39B6B1D1" w14:textId="77777777">
                      <w:pPr>
                        <w:numPr>
                          <w:ilvl w:val="0"/>
                          <w:numId w:val="0"/>
                        </w:numPr>
                      </w:pPr>
                      <w:r>
                        <w:t xml:space="preserve">    </w:t>
                      </w:r>
                    </w:p>
                    <w:p w:rsidRPr="00E26A21" w:rsidR="00E26A21" w:rsidP="00E26A21" w:rsidRDefault="00E26A21" w14:paraId="48648C36" w14:textId="77777777">
                      <w:pPr>
                        <w:numPr>
                          <w:ilvl w:val="0"/>
                          <w:numId w:val="0"/>
                        </w:numPr>
                        <w:rPr>
                          <w:color w:val="747474" w:themeColor="background2" w:themeShade="80"/>
                        </w:rPr>
                      </w:pPr>
                      <w:r w:rsidRPr="00E26A21">
                        <w:rPr>
                          <w:color w:val="747474" w:themeColor="background2" w:themeShade="80"/>
                        </w:rPr>
                        <w:t xml:space="preserve">    // Method or behavior</w:t>
                      </w:r>
                    </w:p>
                    <w:p w:rsidR="00E26A21" w:rsidP="00E26A21" w:rsidRDefault="00E26A21" w14:paraId="44DA932D" w14:textId="77777777">
                      <w:pPr>
                        <w:numPr>
                          <w:ilvl w:val="0"/>
                          <w:numId w:val="0"/>
                        </w:numPr>
                      </w:pPr>
                      <w:r>
                        <w:t xml:space="preserve">    </w:t>
                      </w:r>
                      <w:r w:rsidRPr="00E26A21">
                        <w:rPr>
                          <w:color w:val="00B0F0"/>
                        </w:rPr>
                        <w:t>void</w:t>
                      </w:r>
                      <w:r>
                        <w:t xml:space="preserve"> </w:t>
                      </w:r>
                      <w:proofErr w:type="spellStart"/>
                      <w:proofErr w:type="gramStart"/>
                      <w:r w:rsidRPr="00E26A21">
                        <w:rPr>
                          <w:color w:val="EE0000"/>
                        </w:rPr>
                        <w:t>displayInfo</w:t>
                      </w:r>
                      <w:proofErr w:type="spellEnd"/>
                      <w:r>
                        <w:t>(</w:t>
                      </w:r>
                      <w:proofErr w:type="gramEnd"/>
                      <w:r>
                        <w:t>) {</w:t>
                      </w:r>
                    </w:p>
                    <w:p w:rsidR="00E26A21" w:rsidP="00E26A21" w:rsidRDefault="00E26A21" w14:paraId="42DEB241" w14:textId="77777777">
                      <w:pPr>
                        <w:numPr>
                          <w:ilvl w:val="0"/>
                          <w:numId w:val="0"/>
                        </w:numPr>
                      </w:pPr>
                      <w:r>
                        <w:t xml:space="preserve">        </w:t>
                      </w:r>
                      <w:proofErr w:type="spellStart"/>
                      <w:r>
                        <w:t>System.out.println</w:t>
                      </w:r>
                      <w:proofErr w:type="spellEnd"/>
                      <w:r>
                        <w:t>(</w:t>
                      </w:r>
                      <w:r w:rsidRPr="00E26A21">
                        <w:rPr>
                          <w:color w:val="00B050"/>
                        </w:rPr>
                        <w:t xml:space="preserve">"Name: " </w:t>
                      </w:r>
                      <w:r>
                        <w:t>+ name</w:t>
                      </w:r>
                      <w:proofErr w:type="gramStart"/>
                      <w:r>
                        <w:t>);</w:t>
                      </w:r>
                      <w:proofErr w:type="gramEnd"/>
                    </w:p>
                    <w:p w:rsidR="00E26A21" w:rsidP="00E26A21" w:rsidRDefault="00E26A21" w14:paraId="3F227CAA" w14:textId="77777777">
                      <w:pPr>
                        <w:numPr>
                          <w:ilvl w:val="0"/>
                          <w:numId w:val="0"/>
                        </w:numPr>
                      </w:pPr>
                      <w:r>
                        <w:t xml:space="preserve">        </w:t>
                      </w:r>
                      <w:proofErr w:type="spellStart"/>
                      <w:r>
                        <w:t>System.out.println</w:t>
                      </w:r>
                      <w:proofErr w:type="spellEnd"/>
                      <w:r>
                        <w:t>(</w:t>
                      </w:r>
                      <w:r w:rsidRPr="00E26A21">
                        <w:rPr>
                          <w:color w:val="00B050"/>
                        </w:rPr>
                        <w:t xml:space="preserve">"Age: " </w:t>
                      </w:r>
                      <w:r>
                        <w:t>+ age</w:t>
                      </w:r>
                      <w:proofErr w:type="gramStart"/>
                      <w:r>
                        <w:t>);</w:t>
                      </w:r>
                      <w:proofErr w:type="gramEnd"/>
                    </w:p>
                    <w:p w:rsidR="00E26A21" w:rsidP="00E26A21" w:rsidRDefault="00E26A21" w14:paraId="28CA168C" w14:textId="77777777">
                      <w:pPr>
                        <w:numPr>
                          <w:ilvl w:val="0"/>
                          <w:numId w:val="0"/>
                        </w:numPr>
                      </w:pPr>
                      <w:r>
                        <w:t xml:space="preserve">    }</w:t>
                      </w:r>
                    </w:p>
                    <w:p w:rsidRPr="00CF012C" w:rsidR="00E26A21" w:rsidP="00E26A21" w:rsidRDefault="00E26A21" w14:paraId="0E418489" w14:textId="5691744C">
                      <w:pPr>
                        <w:numPr>
                          <w:ilvl w:val="0"/>
                          <w:numId w:val="0"/>
                        </w:numPr>
                      </w:pPr>
                      <w:r>
                        <w:t>}</w:t>
                      </w:r>
                    </w:p>
                  </w:txbxContent>
                </v:textbox>
                <w10:wrap anchorx="margin"/>
              </v:shape>
            </w:pict>
          </mc:Fallback>
        </mc:AlternateContent>
      </w:r>
      <w:r>
        <w:rPr>
          <w:rFonts w:eastAsia="Times New Roman" w:cs="Times New Roman"/>
          <w:b/>
          <w:kern w:val="0"/>
          <w:sz w:val="24"/>
          <w:szCs w:val="24"/>
          <w:lang w:eastAsia="en-PH"/>
          <w14:ligatures w14:val="none"/>
        </w:rPr>
        <w:t>Example in Java</w:t>
      </w:r>
    </w:p>
    <w:p w:rsidR="00E26A21" w:rsidP="00E26A21" w:rsidRDefault="00E26A21" w14:paraId="658EF569" w14:textId="2C31BA9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26A21" w:rsidP="00E26A21" w:rsidRDefault="00E26A21" w14:paraId="7D16A83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26A21" w:rsidP="00E26A21" w:rsidRDefault="00E26A21" w14:paraId="3CA996D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26A21" w:rsidP="00E26A21" w:rsidRDefault="00E26A21" w14:paraId="6324775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26A21" w:rsidP="00E26A21" w:rsidRDefault="00E26A21" w14:paraId="5FCC4FD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26A21" w:rsidP="00E26A21" w:rsidRDefault="00E26A21" w14:paraId="2CE9C60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26A21" w:rsidP="00E26A21" w:rsidRDefault="00E26A21" w14:paraId="0B194C1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26A21" w:rsidP="00E26A21" w:rsidRDefault="00E26A21" w14:paraId="6FBCE05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26A21" w:rsidP="00E26A21" w:rsidRDefault="00E26A21" w14:paraId="7328C51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26A21" w:rsidP="00E26A21" w:rsidRDefault="00E26A21" w14:paraId="7993D5B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26A21" w:rsidP="00E26A21" w:rsidRDefault="00E26A21" w14:paraId="0A37EE4E" w14:textId="2009FBA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Here,</w:t>
      </w:r>
    </w:p>
    <w:p w:rsidRPr="00215FE4" w:rsidR="00215FE4" w:rsidP="00623EE5" w:rsidRDefault="00215FE4" w14:paraId="5A76F1B1" w14:textId="77777777">
      <w:pPr>
        <w:pStyle w:val="ListParagraph"/>
        <w:numPr>
          <w:ilvl w:val="0"/>
          <w:numId w:val="42"/>
        </w:numPr>
        <w:spacing w:before="100" w:beforeAutospacing="1" w:after="100" w:afterAutospacing="1" w:line="240" w:lineRule="auto"/>
        <w:rPr>
          <w:rFonts w:eastAsia="Times New Roman" w:cs="Times New Roman"/>
          <w:bCs/>
          <w:kern w:val="0"/>
          <w:sz w:val="24"/>
          <w:szCs w:val="24"/>
          <w:lang w:eastAsia="en-PH"/>
          <w14:ligatures w14:val="none"/>
        </w:rPr>
      </w:pPr>
      <w:r w:rsidRPr="00215FE4">
        <w:rPr>
          <w:rFonts w:eastAsia="Times New Roman" w:cs="Times New Roman"/>
          <w:bCs/>
          <w:kern w:val="0"/>
          <w:sz w:val="24"/>
          <w:szCs w:val="24"/>
          <w:lang w:eastAsia="en-PH"/>
          <w14:ligatures w14:val="none"/>
        </w:rPr>
        <w:t>Student is the class name.</w:t>
      </w:r>
    </w:p>
    <w:p w:rsidRPr="00215FE4" w:rsidR="00215FE4" w:rsidP="00623EE5" w:rsidRDefault="00215FE4" w14:paraId="2022FD2D" w14:textId="77777777">
      <w:pPr>
        <w:pStyle w:val="ListParagraph"/>
        <w:numPr>
          <w:ilvl w:val="0"/>
          <w:numId w:val="42"/>
        </w:numPr>
        <w:spacing w:before="100" w:beforeAutospacing="1" w:after="100" w:afterAutospacing="1" w:line="240" w:lineRule="auto"/>
        <w:rPr>
          <w:rFonts w:eastAsia="Times New Roman" w:cs="Times New Roman"/>
          <w:bCs/>
          <w:kern w:val="0"/>
          <w:sz w:val="24"/>
          <w:szCs w:val="24"/>
          <w:lang w:eastAsia="en-PH"/>
          <w14:ligatures w14:val="none"/>
        </w:rPr>
      </w:pPr>
      <w:r w:rsidRPr="00215FE4">
        <w:rPr>
          <w:rFonts w:eastAsia="Times New Roman" w:cs="Times New Roman"/>
          <w:bCs/>
          <w:kern w:val="0"/>
          <w:sz w:val="24"/>
          <w:szCs w:val="24"/>
          <w:lang w:eastAsia="en-PH"/>
          <w14:ligatures w14:val="none"/>
        </w:rPr>
        <w:t>name and age are attributes.</w:t>
      </w:r>
    </w:p>
    <w:p w:rsidRPr="00215FE4" w:rsidR="00215FE4" w:rsidP="00623EE5" w:rsidRDefault="00215FE4" w14:paraId="79577412" w14:textId="77777777">
      <w:pPr>
        <w:pStyle w:val="ListParagraph"/>
        <w:numPr>
          <w:ilvl w:val="0"/>
          <w:numId w:val="42"/>
        </w:numPr>
        <w:spacing w:before="100" w:beforeAutospacing="1" w:after="100" w:afterAutospacing="1" w:line="240" w:lineRule="auto"/>
        <w:rPr>
          <w:rFonts w:eastAsia="Times New Roman" w:cs="Times New Roman"/>
          <w:bCs/>
          <w:kern w:val="0"/>
          <w:sz w:val="24"/>
          <w:szCs w:val="24"/>
          <w:lang w:eastAsia="en-PH"/>
          <w14:ligatures w14:val="none"/>
        </w:rPr>
      </w:pPr>
      <w:proofErr w:type="spellStart"/>
      <w:proofErr w:type="gramStart"/>
      <w:r w:rsidRPr="00215FE4">
        <w:rPr>
          <w:rFonts w:eastAsia="Times New Roman" w:cs="Times New Roman"/>
          <w:bCs/>
          <w:kern w:val="0"/>
          <w:sz w:val="24"/>
          <w:szCs w:val="24"/>
          <w:lang w:eastAsia="en-PH"/>
          <w14:ligatures w14:val="none"/>
        </w:rPr>
        <w:t>displayInfo</w:t>
      </w:r>
      <w:proofErr w:type="spellEnd"/>
      <w:r w:rsidRPr="00215FE4">
        <w:rPr>
          <w:rFonts w:eastAsia="Times New Roman" w:cs="Times New Roman"/>
          <w:bCs/>
          <w:kern w:val="0"/>
          <w:sz w:val="24"/>
          <w:szCs w:val="24"/>
          <w:lang w:eastAsia="en-PH"/>
          <w14:ligatures w14:val="none"/>
        </w:rPr>
        <w:t>(</w:t>
      </w:r>
      <w:proofErr w:type="gramEnd"/>
      <w:r w:rsidRPr="00215FE4">
        <w:rPr>
          <w:rFonts w:eastAsia="Times New Roman" w:cs="Times New Roman"/>
          <w:bCs/>
          <w:kern w:val="0"/>
          <w:sz w:val="24"/>
          <w:szCs w:val="24"/>
          <w:lang w:eastAsia="en-PH"/>
          <w14:ligatures w14:val="none"/>
        </w:rPr>
        <w:t>) is a method.</w:t>
      </w:r>
    </w:p>
    <w:p w:rsidR="000D5510" w:rsidP="000D5510" w:rsidRDefault="000D5510" w14:paraId="7557E841" w14:textId="77C782C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0D5510">
        <w:rPr>
          <w:rFonts w:eastAsia="Times New Roman" w:cs="Times New Roman"/>
          <w:b/>
          <w:kern w:val="0"/>
          <w:sz w:val="24"/>
          <w:szCs w:val="24"/>
          <w:lang w:eastAsia="en-PH"/>
          <w14:ligatures w14:val="none"/>
        </w:rPr>
        <w:t>What is an Object?</w:t>
      </w:r>
    </w:p>
    <w:p w:rsidRPr="000D5510" w:rsidR="000D5510" w:rsidP="00623EE5" w:rsidRDefault="000D5510" w14:paraId="5575256C" w14:textId="4010DDB9">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0D5510">
        <w:rPr>
          <w:rFonts w:eastAsia="Times New Roman" w:cs="Times New Roman"/>
          <w:bCs/>
          <w:kern w:val="0"/>
          <w:sz w:val="24"/>
          <w:szCs w:val="24"/>
          <w:lang w:eastAsia="en-PH"/>
          <w14:ligatures w14:val="none"/>
        </w:rPr>
        <w:t>An object is an instance of a class.</w:t>
      </w:r>
    </w:p>
    <w:p w:rsidRPr="000D5510" w:rsidR="000D5510" w:rsidP="00623EE5" w:rsidRDefault="000D5510" w14:paraId="0895FAF0" w14:textId="6F7D84A4">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0D5510">
        <w:rPr>
          <w:rFonts w:eastAsia="Times New Roman" w:cs="Times New Roman"/>
          <w:bCs/>
          <w:kern w:val="0"/>
          <w:sz w:val="24"/>
          <w:szCs w:val="24"/>
          <w:lang w:eastAsia="en-PH"/>
          <w14:ligatures w14:val="none"/>
        </w:rPr>
        <w:t>It represents a real-world entity that has state (data) and behavior (methods).</w:t>
      </w:r>
    </w:p>
    <w:p w:rsidRPr="000D5510" w:rsidR="00E26A21" w:rsidP="00623EE5" w:rsidRDefault="000D5510" w14:paraId="625BDEFE" w14:textId="21049D13">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0D5510">
        <w:rPr>
          <w:rFonts w:eastAsia="Times New Roman" w:cs="Times New Roman"/>
          <w:bCs/>
          <w:kern w:val="0"/>
          <w:sz w:val="24"/>
          <w:szCs w:val="24"/>
          <w:lang w:eastAsia="en-PH"/>
          <w14:ligatures w14:val="none"/>
        </w:rPr>
        <w:t>Objects are created from classes using the new keyword in Java.</w:t>
      </w:r>
    </w:p>
    <w:p w:rsidR="001734DC" w:rsidP="000D5510" w:rsidRDefault="001734DC" w14:paraId="2B34AC2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0D5510" w:rsidRDefault="001734DC" w14:paraId="4B8941F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0D5510" w:rsidRDefault="001734DC" w14:paraId="756A418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0D5510" w:rsidRDefault="001734DC" w14:paraId="7F98083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0D5510" w:rsidRDefault="001734DC" w14:paraId="4D7879F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D5510" w:rsidP="000D5510" w:rsidRDefault="009C5030" w14:paraId="3520B7E0" w14:textId="05A32FF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84" behindDoc="0" locked="0" layoutInCell="1" allowOverlap="1" wp14:anchorId="40383397" wp14:editId="61258FE5">
                <wp:simplePos x="0" y="0"/>
                <wp:positionH relativeFrom="margin">
                  <wp:posOffset>224725</wp:posOffset>
                </wp:positionH>
                <wp:positionV relativeFrom="paragraph">
                  <wp:posOffset>207655</wp:posOffset>
                </wp:positionV>
                <wp:extent cx="5516880" cy="2673457"/>
                <wp:effectExtent l="0" t="0" r="26670" b="12700"/>
                <wp:wrapNone/>
                <wp:docPr id="1138431991" name="Text Box 10"/>
                <wp:cNvGraphicFramePr/>
                <a:graphic xmlns:a="http://schemas.openxmlformats.org/drawingml/2006/main">
                  <a:graphicData uri="http://schemas.microsoft.com/office/word/2010/wordprocessingShape">
                    <wps:wsp>
                      <wps:cNvSpPr txBox="1"/>
                      <wps:spPr>
                        <a:xfrm>
                          <a:off x="0" y="0"/>
                          <a:ext cx="5516880" cy="2673457"/>
                        </a:xfrm>
                        <a:prstGeom prst="rect">
                          <a:avLst/>
                        </a:prstGeom>
                        <a:solidFill>
                          <a:schemeClr val="tx1"/>
                        </a:solidFill>
                        <a:ln w="6350">
                          <a:solidFill>
                            <a:prstClr val="black"/>
                          </a:solidFill>
                        </a:ln>
                      </wps:spPr>
                      <wps:txbx>
                        <w:txbxContent>
                          <w:p w:rsidRPr="009C5030" w:rsidR="000D5510" w:rsidP="000D5510" w:rsidRDefault="000D5510" w14:paraId="302D3CA4" w14:textId="20AB1574">
                            <w:pPr>
                              <w:numPr>
                                <w:ilvl w:val="0"/>
                                <w:numId w:val="0"/>
                              </w:numPr>
                              <w:rPr>
                                <w:sz w:val="20"/>
                                <w:szCs w:val="20"/>
                              </w:rPr>
                            </w:pPr>
                            <w:r w:rsidRPr="009C5030">
                              <w:rPr>
                                <w:sz w:val="20"/>
                                <w:szCs w:val="20"/>
                              </w:rPr>
                              <w:t>java</w:t>
                            </w:r>
                          </w:p>
                          <w:p w:rsidRPr="009C5030" w:rsidR="009C5030" w:rsidP="009C5030" w:rsidRDefault="009C5030" w14:paraId="17263AFF" w14:textId="77777777">
                            <w:pPr>
                              <w:numPr>
                                <w:ilvl w:val="0"/>
                                <w:numId w:val="0"/>
                              </w:numPr>
                              <w:rPr>
                                <w:sz w:val="20"/>
                                <w:szCs w:val="20"/>
                              </w:rPr>
                            </w:pPr>
                            <w:r w:rsidRPr="009C5030">
                              <w:rPr>
                                <w:color w:val="00B0F0"/>
                                <w:sz w:val="20"/>
                                <w:szCs w:val="20"/>
                              </w:rPr>
                              <w:t xml:space="preserve">public class </w:t>
                            </w:r>
                            <w:r w:rsidRPr="009C5030">
                              <w:rPr>
                                <w:color w:val="EE0000"/>
                                <w:sz w:val="20"/>
                                <w:szCs w:val="20"/>
                              </w:rPr>
                              <w:t>Main</w:t>
                            </w:r>
                            <w:r w:rsidRPr="009C5030">
                              <w:rPr>
                                <w:sz w:val="20"/>
                                <w:szCs w:val="20"/>
                              </w:rPr>
                              <w:t xml:space="preserve"> {</w:t>
                            </w:r>
                          </w:p>
                          <w:p w:rsidRPr="009C5030" w:rsidR="009C5030" w:rsidP="009C5030" w:rsidRDefault="009C5030" w14:paraId="30B2088D" w14:textId="77777777">
                            <w:pPr>
                              <w:numPr>
                                <w:ilvl w:val="0"/>
                                <w:numId w:val="0"/>
                              </w:numPr>
                              <w:rPr>
                                <w:sz w:val="20"/>
                                <w:szCs w:val="20"/>
                              </w:rPr>
                            </w:pPr>
                            <w:r w:rsidRPr="009C5030">
                              <w:rPr>
                                <w:sz w:val="20"/>
                                <w:szCs w:val="20"/>
                              </w:rPr>
                              <w:t xml:space="preserve">    </w:t>
                            </w:r>
                            <w:r w:rsidRPr="009C5030">
                              <w:rPr>
                                <w:color w:val="00B0F0"/>
                                <w:sz w:val="20"/>
                                <w:szCs w:val="20"/>
                              </w:rPr>
                              <w:t>public static void</w:t>
                            </w:r>
                            <w:r w:rsidRPr="009C5030">
                              <w:rPr>
                                <w:sz w:val="20"/>
                                <w:szCs w:val="20"/>
                              </w:rPr>
                              <w:t xml:space="preserve"> </w:t>
                            </w:r>
                            <w:proofErr w:type="gramStart"/>
                            <w:r w:rsidRPr="009C5030">
                              <w:rPr>
                                <w:color w:val="EE0000"/>
                                <w:sz w:val="20"/>
                                <w:szCs w:val="20"/>
                              </w:rPr>
                              <w:t>main</w:t>
                            </w:r>
                            <w:r w:rsidRPr="009C5030">
                              <w:rPr>
                                <w:sz w:val="20"/>
                                <w:szCs w:val="20"/>
                              </w:rPr>
                              <w:t>(String[</w:t>
                            </w:r>
                            <w:proofErr w:type="gramEnd"/>
                            <w:r w:rsidRPr="009C5030">
                              <w:rPr>
                                <w:sz w:val="20"/>
                                <w:szCs w:val="20"/>
                              </w:rPr>
                              <w:t xml:space="preserve">] </w:t>
                            </w:r>
                            <w:proofErr w:type="spellStart"/>
                            <w:r w:rsidRPr="009C5030">
                              <w:rPr>
                                <w:sz w:val="20"/>
                                <w:szCs w:val="20"/>
                              </w:rPr>
                              <w:t>args</w:t>
                            </w:r>
                            <w:proofErr w:type="spellEnd"/>
                            <w:r w:rsidRPr="009C5030">
                              <w:rPr>
                                <w:sz w:val="20"/>
                                <w:szCs w:val="20"/>
                              </w:rPr>
                              <w:t>) {</w:t>
                            </w:r>
                          </w:p>
                          <w:p w:rsidRPr="009C5030" w:rsidR="009C5030" w:rsidP="009C5030" w:rsidRDefault="009C5030" w14:paraId="38FEE0BD" w14:textId="77777777">
                            <w:pPr>
                              <w:numPr>
                                <w:ilvl w:val="0"/>
                                <w:numId w:val="0"/>
                              </w:numPr>
                              <w:rPr>
                                <w:color w:val="747474" w:themeColor="background2" w:themeShade="80"/>
                                <w:sz w:val="20"/>
                                <w:szCs w:val="20"/>
                              </w:rPr>
                            </w:pPr>
                            <w:r w:rsidRPr="009C5030">
                              <w:rPr>
                                <w:color w:val="747474" w:themeColor="background2" w:themeShade="80"/>
                                <w:sz w:val="20"/>
                                <w:szCs w:val="20"/>
                              </w:rPr>
                              <w:t xml:space="preserve">        // Creating an object from the </w:t>
                            </w:r>
                            <w:proofErr w:type="gramStart"/>
                            <w:r w:rsidRPr="009C5030">
                              <w:rPr>
                                <w:color w:val="747474" w:themeColor="background2" w:themeShade="80"/>
                                <w:sz w:val="20"/>
                                <w:szCs w:val="20"/>
                              </w:rPr>
                              <w:t>Student</w:t>
                            </w:r>
                            <w:proofErr w:type="gramEnd"/>
                            <w:r w:rsidRPr="009C5030">
                              <w:rPr>
                                <w:color w:val="747474" w:themeColor="background2" w:themeShade="80"/>
                                <w:sz w:val="20"/>
                                <w:szCs w:val="20"/>
                              </w:rPr>
                              <w:t xml:space="preserve"> class</w:t>
                            </w:r>
                          </w:p>
                          <w:p w:rsidRPr="009C5030" w:rsidR="009C5030" w:rsidP="009C5030" w:rsidRDefault="009C5030" w14:paraId="2500927F" w14:textId="77777777">
                            <w:pPr>
                              <w:numPr>
                                <w:ilvl w:val="0"/>
                                <w:numId w:val="0"/>
                              </w:numPr>
                              <w:rPr>
                                <w:sz w:val="20"/>
                                <w:szCs w:val="20"/>
                              </w:rPr>
                            </w:pPr>
                            <w:r w:rsidRPr="009C5030">
                              <w:rPr>
                                <w:sz w:val="20"/>
                                <w:szCs w:val="20"/>
                              </w:rPr>
                              <w:t xml:space="preserve">        </w:t>
                            </w:r>
                            <w:r w:rsidRPr="009C5030">
                              <w:rPr>
                                <w:color w:val="D86DCB" w:themeColor="accent5" w:themeTint="99"/>
                                <w:sz w:val="20"/>
                                <w:szCs w:val="20"/>
                              </w:rPr>
                              <w:t>Student s1</w:t>
                            </w:r>
                            <w:r w:rsidRPr="009C5030">
                              <w:rPr>
                                <w:sz w:val="20"/>
                                <w:szCs w:val="20"/>
                              </w:rPr>
                              <w:t xml:space="preserve"> = </w:t>
                            </w:r>
                            <w:r w:rsidRPr="009C5030">
                              <w:rPr>
                                <w:color w:val="00B0F0"/>
                                <w:sz w:val="20"/>
                                <w:szCs w:val="20"/>
                              </w:rPr>
                              <w:t>new</w:t>
                            </w:r>
                            <w:r w:rsidRPr="009C5030">
                              <w:rPr>
                                <w:sz w:val="20"/>
                                <w:szCs w:val="20"/>
                              </w:rPr>
                              <w:t xml:space="preserve"> </w:t>
                            </w:r>
                            <w:proofErr w:type="gramStart"/>
                            <w:r w:rsidRPr="009C5030">
                              <w:rPr>
                                <w:color w:val="EE0000"/>
                                <w:sz w:val="20"/>
                                <w:szCs w:val="20"/>
                              </w:rPr>
                              <w:t>Student</w:t>
                            </w:r>
                            <w:r w:rsidRPr="009C5030">
                              <w:rPr>
                                <w:sz w:val="20"/>
                                <w:szCs w:val="20"/>
                              </w:rPr>
                              <w:t>();</w:t>
                            </w:r>
                            <w:proofErr w:type="gramEnd"/>
                          </w:p>
                          <w:p w:rsidRPr="009C5030" w:rsidR="009C5030" w:rsidP="009C5030" w:rsidRDefault="009C5030" w14:paraId="2200D1D4" w14:textId="02F56FB4">
                            <w:pPr>
                              <w:numPr>
                                <w:ilvl w:val="0"/>
                                <w:numId w:val="0"/>
                              </w:numPr>
                              <w:rPr>
                                <w:sz w:val="20"/>
                                <w:szCs w:val="20"/>
                              </w:rPr>
                            </w:pPr>
                            <w:r w:rsidRPr="009C5030">
                              <w:rPr>
                                <w:sz w:val="20"/>
                                <w:szCs w:val="20"/>
                              </w:rPr>
                              <w:t xml:space="preserve">        s1.name = </w:t>
                            </w:r>
                            <w:r w:rsidRPr="009C5030">
                              <w:rPr>
                                <w:color w:val="00B050"/>
                                <w:sz w:val="20"/>
                                <w:szCs w:val="20"/>
                              </w:rPr>
                              <w:t>"Sofia</w:t>
                            </w:r>
                            <w:proofErr w:type="gramStart"/>
                            <w:r w:rsidRPr="009C5030">
                              <w:rPr>
                                <w:color w:val="00B050"/>
                                <w:sz w:val="20"/>
                                <w:szCs w:val="20"/>
                              </w:rPr>
                              <w:t>";</w:t>
                            </w:r>
                            <w:proofErr w:type="gramEnd"/>
                          </w:p>
                          <w:p w:rsidRPr="009C5030" w:rsidR="009C5030" w:rsidP="009C5030" w:rsidRDefault="009C5030" w14:paraId="147E74A1" w14:textId="77777777">
                            <w:pPr>
                              <w:numPr>
                                <w:ilvl w:val="0"/>
                                <w:numId w:val="0"/>
                              </w:numPr>
                              <w:rPr>
                                <w:sz w:val="20"/>
                                <w:szCs w:val="20"/>
                              </w:rPr>
                            </w:pPr>
                            <w:r w:rsidRPr="009C5030">
                              <w:rPr>
                                <w:sz w:val="20"/>
                                <w:szCs w:val="20"/>
                              </w:rPr>
                              <w:t xml:space="preserve">        s1.age = </w:t>
                            </w:r>
                            <w:proofErr w:type="gramStart"/>
                            <w:r w:rsidRPr="009C5030">
                              <w:rPr>
                                <w:color w:val="D86DCB" w:themeColor="accent5" w:themeTint="99"/>
                                <w:sz w:val="20"/>
                                <w:szCs w:val="20"/>
                              </w:rPr>
                              <w:t>20</w:t>
                            </w:r>
                            <w:r w:rsidRPr="009C5030">
                              <w:rPr>
                                <w:sz w:val="20"/>
                                <w:szCs w:val="20"/>
                              </w:rPr>
                              <w:t>;</w:t>
                            </w:r>
                            <w:proofErr w:type="gramEnd"/>
                          </w:p>
                          <w:p w:rsidRPr="009C5030" w:rsidR="009C5030" w:rsidP="009C5030" w:rsidRDefault="009C5030" w14:paraId="524D0A52" w14:textId="77777777">
                            <w:pPr>
                              <w:numPr>
                                <w:ilvl w:val="0"/>
                                <w:numId w:val="0"/>
                              </w:numPr>
                              <w:rPr>
                                <w:sz w:val="20"/>
                                <w:szCs w:val="20"/>
                              </w:rPr>
                            </w:pPr>
                            <w:r w:rsidRPr="009C5030">
                              <w:rPr>
                                <w:sz w:val="20"/>
                                <w:szCs w:val="20"/>
                              </w:rPr>
                              <w:t xml:space="preserve">        s</w:t>
                            </w:r>
                            <w:proofErr w:type="gramStart"/>
                            <w:r w:rsidRPr="009C5030">
                              <w:rPr>
                                <w:sz w:val="20"/>
                                <w:szCs w:val="20"/>
                              </w:rPr>
                              <w:t>1.displayInfo</w:t>
                            </w:r>
                            <w:proofErr w:type="gramEnd"/>
                            <w:r w:rsidRPr="009C5030">
                              <w:rPr>
                                <w:sz w:val="20"/>
                                <w:szCs w:val="20"/>
                              </w:rPr>
                              <w:t>(</w:t>
                            </w:r>
                            <w:proofErr w:type="gramStart"/>
                            <w:r w:rsidRPr="009C5030">
                              <w:rPr>
                                <w:sz w:val="20"/>
                                <w:szCs w:val="20"/>
                              </w:rPr>
                              <w:t>);</w:t>
                            </w:r>
                            <w:proofErr w:type="gramEnd"/>
                          </w:p>
                          <w:p w:rsidRPr="009C5030" w:rsidR="009C5030" w:rsidP="009C5030" w:rsidRDefault="009C5030" w14:paraId="7091D0B7" w14:textId="77777777">
                            <w:pPr>
                              <w:numPr>
                                <w:ilvl w:val="0"/>
                                <w:numId w:val="0"/>
                              </w:numPr>
                              <w:rPr>
                                <w:sz w:val="20"/>
                                <w:szCs w:val="20"/>
                              </w:rPr>
                            </w:pPr>
                            <w:r w:rsidRPr="009C5030">
                              <w:rPr>
                                <w:sz w:val="20"/>
                                <w:szCs w:val="20"/>
                              </w:rPr>
                              <w:t xml:space="preserve">    }</w:t>
                            </w:r>
                          </w:p>
                          <w:p w:rsidRPr="009C5030" w:rsidR="000D5510" w:rsidP="009C5030" w:rsidRDefault="009C5030" w14:paraId="0F2978DD" w14:textId="2500F006">
                            <w:pPr>
                              <w:numPr>
                                <w:ilvl w:val="0"/>
                                <w:numId w:val="0"/>
                              </w:numPr>
                              <w:rPr>
                                <w:sz w:val="20"/>
                                <w:szCs w:val="20"/>
                              </w:rPr>
                            </w:pPr>
                            <w:r w:rsidRPr="009C5030">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2535361">
              <v:shape id="_x0000_s1073" style="position:absolute;margin-left:17.7pt;margin-top:16.35pt;width:434.4pt;height:210.5pt;z-index:2516582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" w14:anchorId="40383397">
                <v:textbox>
                  <w:txbxContent>
                    <w:p w:rsidRPr="009C5030" w:rsidR="000D5510" w:rsidP="000D5510" w:rsidRDefault="000D5510" w14:paraId="0402FA48" w14:textId="20AB1574">
                      <w:pPr>
                        <w:numPr>
                          <w:ilvl w:val="0"/>
                          <w:numId w:val="0"/>
                        </w:numPr>
                        <w:rPr>
                          <w:sz w:val="20"/>
                          <w:szCs w:val="20"/>
                        </w:rPr>
                      </w:pPr>
                      <w:r w:rsidRPr="009C5030">
                        <w:rPr>
                          <w:sz w:val="20"/>
                          <w:szCs w:val="20"/>
                        </w:rPr>
                        <w:t>java</w:t>
                      </w:r>
                    </w:p>
                    <w:p w:rsidRPr="009C5030" w:rsidR="009C5030" w:rsidP="009C5030" w:rsidRDefault="009C5030" w14:paraId="1F1290ED" w14:textId="77777777">
                      <w:pPr>
                        <w:numPr>
                          <w:ilvl w:val="0"/>
                          <w:numId w:val="0"/>
                        </w:numPr>
                        <w:rPr>
                          <w:sz w:val="20"/>
                          <w:szCs w:val="20"/>
                        </w:rPr>
                      </w:pPr>
                      <w:r w:rsidRPr="009C5030">
                        <w:rPr>
                          <w:color w:val="00B0F0"/>
                          <w:sz w:val="20"/>
                          <w:szCs w:val="20"/>
                        </w:rPr>
                        <w:t xml:space="preserve">public class </w:t>
                      </w:r>
                      <w:r w:rsidRPr="009C5030">
                        <w:rPr>
                          <w:color w:val="EE0000"/>
                          <w:sz w:val="20"/>
                          <w:szCs w:val="20"/>
                        </w:rPr>
                        <w:t>Main</w:t>
                      </w:r>
                      <w:r w:rsidRPr="009C5030">
                        <w:rPr>
                          <w:sz w:val="20"/>
                          <w:szCs w:val="20"/>
                        </w:rPr>
                        <w:t xml:space="preserve"> {</w:t>
                      </w:r>
                    </w:p>
                    <w:p w:rsidRPr="009C5030" w:rsidR="009C5030" w:rsidP="009C5030" w:rsidRDefault="009C5030" w14:paraId="7A29E3ED" w14:textId="77777777">
                      <w:pPr>
                        <w:numPr>
                          <w:ilvl w:val="0"/>
                          <w:numId w:val="0"/>
                        </w:numPr>
                        <w:rPr>
                          <w:sz w:val="20"/>
                          <w:szCs w:val="20"/>
                        </w:rPr>
                      </w:pPr>
                      <w:r w:rsidRPr="009C5030">
                        <w:rPr>
                          <w:sz w:val="20"/>
                          <w:szCs w:val="20"/>
                        </w:rPr>
                        <w:t xml:space="preserve">    </w:t>
                      </w:r>
                      <w:r w:rsidRPr="009C5030">
                        <w:rPr>
                          <w:color w:val="00B0F0"/>
                          <w:sz w:val="20"/>
                          <w:szCs w:val="20"/>
                        </w:rPr>
                        <w:t>public static void</w:t>
                      </w:r>
                      <w:r w:rsidRPr="009C5030">
                        <w:rPr>
                          <w:sz w:val="20"/>
                          <w:szCs w:val="20"/>
                        </w:rPr>
                        <w:t xml:space="preserve"> </w:t>
                      </w:r>
                      <w:proofErr w:type="gramStart"/>
                      <w:r w:rsidRPr="009C5030">
                        <w:rPr>
                          <w:color w:val="EE0000"/>
                          <w:sz w:val="20"/>
                          <w:szCs w:val="20"/>
                        </w:rPr>
                        <w:t>main</w:t>
                      </w:r>
                      <w:r w:rsidRPr="009C5030">
                        <w:rPr>
                          <w:sz w:val="20"/>
                          <w:szCs w:val="20"/>
                        </w:rPr>
                        <w:t>(String[</w:t>
                      </w:r>
                      <w:proofErr w:type="gramEnd"/>
                      <w:r w:rsidRPr="009C5030">
                        <w:rPr>
                          <w:sz w:val="20"/>
                          <w:szCs w:val="20"/>
                        </w:rPr>
                        <w:t xml:space="preserve">] </w:t>
                      </w:r>
                      <w:proofErr w:type="spellStart"/>
                      <w:r w:rsidRPr="009C5030">
                        <w:rPr>
                          <w:sz w:val="20"/>
                          <w:szCs w:val="20"/>
                        </w:rPr>
                        <w:t>args</w:t>
                      </w:r>
                      <w:proofErr w:type="spellEnd"/>
                      <w:r w:rsidRPr="009C5030">
                        <w:rPr>
                          <w:sz w:val="20"/>
                          <w:szCs w:val="20"/>
                        </w:rPr>
                        <w:t>) {</w:t>
                      </w:r>
                    </w:p>
                    <w:p w:rsidRPr="009C5030" w:rsidR="009C5030" w:rsidP="009C5030" w:rsidRDefault="009C5030" w14:paraId="3E5CBEA2" w14:textId="77777777">
                      <w:pPr>
                        <w:numPr>
                          <w:ilvl w:val="0"/>
                          <w:numId w:val="0"/>
                        </w:numPr>
                        <w:rPr>
                          <w:color w:val="747474" w:themeColor="background2" w:themeShade="80"/>
                          <w:sz w:val="20"/>
                          <w:szCs w:val="20"/>
                        </w:rPr>
                      </w:pPr>
                      <w:r w:rsidRPr="009C5030">
                        <w:rPr>
                          <w:color w:val="747474" w:themeColor="background2" w:themeShade="80"/>
                          <w:sz w:val="20"/>
                          <w:szCs w:val="20"/>
                        </w:rPr>
                        <w:t xml:space="preserve">        // Creating an object from the </w:t>
                      </w:r>
                      <w:proofErr w:type="gramStart"/>
                      <w:r w:rsidRPr="009C5030">
                        <w:rPr>
                          <w:color w:val="747474" w:themeColor="background2" w:themeShade="80"/>
                          <w:sz w:val="20"/>
                          <w:szCs w:val="20"/>
                        </w:rPr>
                        <w:t>Student</w:t>
                      </w:r>
                      <w:proofErr w:type="gramEnd"/>
                      <w:r w:rsidRPr="009C5030">
                        <w:rPr>
                          <w:color w:val="747474" w:themeColor="background2" w:themeShade="80"/>
                          <w:sz w:val="20"/>
                          <w:szCs w:val="20"/>
                        </w:rPr>
                        <w:t xml:space="preserve"> class</w:t>
                      </w:r>
                    </w:p>
                    <w:p w:rsidRPr="009C5030" w:rsidR="009C5030" w:rsidP="009C5030" w:rsidRDefault="009C5030" w14:paraId="30492453" w14:textId="77777777">
                      <w:pPr>
                        <w:numPr>
                          <w:ilvl w:val="0"/>
                          <w:numId w:val="0"/>
                        </w:numPr>
                        <w:rPr>
                          <w:sz w:val="20"/>
                          <w:szCs w:val="20"/>
                        </w:rPr>
                      </w:pPr>
                      <w:r w:rsidRPr="009C5030">
                        <w:rPr>
                          <w:sz w:val="20"/>
                          <w:szCs w:val="20"/>
                        </w:rPr>
                        <w:t xml:space="preserve">        </w:t>
                      </w:r>
                      <w:r w:rsidRPr="009C5030">
                        <w:rPr>
                          <w:color w:val="D86DCB" w:themeColor="accent5" w:themeTint="99"/>
                          <w:sz w:val="20"/>
                          <w:szCs w:val="20"/>
                        </w:rPr>
                        <w:t>Student s1</w:t>
                      </w:r>
                      <w:r w:rsidRPr="009C5030">
                        <w:rPr>
                          <w:sz w:val="20"/>
                          <w:szCs w:val="20"/>
                        </w:rPr>
                        <w:t xml:space="preserve"> = </w:t>
                      </w:r>
                      <w:r w:rsidRPr="009C5030">
                        <w:rPr>
                          <w:color w:val="00B0F0"/>
                          <w:sz w:val="20"/>
                          <w:szCs w:val="20"/>
                        </w:rPr>
                        <w:t>new</w:t>
                      </w:r>
                      <w:r w:rsidRPr="009C5030">
                        <w:rPr>
                          <w:sz w:val="20"/>
                          <w:szCs w:val="20"/>
                        </w:rPr>
                        <w:t xml:space="preserve"> </w:t>
                      </w:r>
                      <w:proofErr w:type="gramStart"/>
                      <w:r w:rsidRPr="009C5030">
                        <w:rPr>
                          <w:color w:val="EE0000"/>
                          <w:sz w:val="20"/>
                          <w:szCs w:val="20"/>
                        </w:rPr>
                        <w:t>Student</w:t>
                      </w:r>
                      <w:r w:rsidRPr="009C5030">
                        <w:rPr>
                          <w:sz w:val="20"/>
                          <w:szCs w:val="20"/>
                        </w:rPr>
                        <w:t>();</w:t>
                      </w:r>
                      <w:proofErr w:type="gramEnd"/>
                    </w:p>
                    <w:p w:rsidRPr="009C5030" w:rsidR="009C5030" w:rsidP="009C5030" w:rsidRDefault="009C5030" w14:paraId="46E47A5F" w14:textId="02F56FB4">
                      <w:pPr>
                        <w:numPr>
                          <w:ilvl w:val="0"/>
                          <w:numId w:val="0"/>
                        </w:numPr>
                        <w:rPr>
                          <w:sz w:val="20"/>
                          <w:szCs w:val="20"/>
                        </w:rPr>
                      </w:pPr>
                      <w:r w:rsidRPr="009C5030">
                        <w:rPr>
                          <w:sz w:val="20"/>
                          <w:szCs w:val="20"/>
                        </w:rPr>
                        <w:t xml:space="preserve">        s1.name = </w:t>
                      </w:r>
                      <w:r w:rsidRPr="009C5030">
                        <w:rPr>
                          <w:color w:val="00B050"/>
                          <w:sz w:val="20"/>
                          <w:szCs w:val="20"/>
                        </w:rPr>
                        <w:t>"Sofia</w:t>
                      </w:r>
                      <w:proofErr w:type="gramStart"/>
                      <w:r w:rsidRPr="009C5030">
                        <w:rPr>
                          <w:color w:val="00B050"/>
                          <w:sz w:val="20"/>
                          <w:szCs w:val="20"/>
                        </w:rPr>
                        <w:t>";</w:t>
                      </w:r>
                      <w:proofErr w:type="gramEnd"/>
                    </w:p>
                    <w:p w:rsidRPr="009C5030" w:rsidR="009C5030" w:rsidP="009C5030" w:rsidRDefault="009C5030" w14:paraId="53D3B243" w14:textId="77777777">
                      <w:pPr>
                        <w:numPr>
                          <w:ilvl w:val="0"/>
                          <w:numId w:val="0"/>
                        </w:numPr>
                        <w:rPr>
                          <w:sz w:val="20"/>
                          <w:szCs w:val="20"/>
                        </w:rPr>
                      </w:pPr>
                      <w:r w:rsidRPr="009C5030">
                        <w:rPr>
                          <w:sz w:val="20"/>
                          <w:szCs w:val="20"/>
                        </w:rPr>
                        <w:t xml:space="preserve">        s1.age = </w:t>
                      </w:r>
                      <w:proofErr w:type="gramStart"/>
                      <w:r w:rsidRPr="009C5030">
                        <w:rPr>
                          <w:color w:val="D86DCB" w:themeColor="accent5" w:themeTint="99"/>
                          <w:sz w:val="20"/>
                          <w:szCs w:val="20"/>
                        </w:rPr>
                        <w:t>20</w:t>
                      </w:r>
                      <w:r w:rsidRPr="009C5030">
                        <w:rPr>
                          <w:sz w:val="20"/>
                          <w:szCs w:val="20"/>
                        </w:rPr>
                        <w:t>;</w:t>
                      </w:r>
                      <w:proofErr w:type="gramEnd"/>
                    </w:p>
                    <w:p w:rsidRPr="009C5030" w:rsidR="009C5030" w:rsidP="009C5030" w:rsidRDefault="009C5030" w14:paraId="5F4C7980" w14:textId="77777777">
                      <w:pPr>
                        <w:numPr>
                          <w:ilvl w:val="0"/>
                          <w:numId w:val="0"/>
                        </w:numPr>
                        <w:rPr>
                          <w:sz w:val="20"/>
                          <w:szCs w:val="20"/>
                        </w:rPr>
                      </w:pPr>
                      <w:r w:rsidRPr="009C5030">
                        <w:rPr>
                          <w:sz w:val="20"/>
                          <w:szCs w:val="20"/>
                        </w:rPr>
                        <w:t xml:space="preserve">        s</w:t>
                      </w:r>
                      <w:proofErr w:type="gramStart"/>
                      <w:r w:rsidRPr="009C5030">
                        <w:rPr>
                          <w:sz w:val="20"/>
                          <w:szCs w:val="20"/>
                        </w:rPr>
                        <w:t>1.displayInfo</w:t>
                      </w:r>
                      <w:proofErr w:type="gramEnd"/>
                      <w:r w:rsidRPr="009C5030">
                        <w:rPr>
                          <w:sz w:val="20"/>
                          <w:szCs w:val="20"/>
                        </w:rPr>
                        <w:t>(</w:t>
                      </w:r>
                      <w:proofErr w:type="gramStart"/>
                      <w:r w:rsidRPr="009C5030">
                        <w:rPr>
                          <w:sz w:val="20"/>
                          <w:szCs w:val="20"/>
                        </w:rPr>
                        <w:t>);</w:t>
                      </w:r>
                      <w:proofErr w:type="gramEnd"/>
                    </w:p>
                    <w:p w:rsidRPr="009C5030" w:rsidR="009C5030" w:rsidP="009C5030" w:rsidRDefault="009C5030" w14:paraId="6EAF2BAB" w14:textId="77777777">
                      <w:pPr>
                        <w:numPr>
                          <w:ilvl w:val="0"/>
                          <w:numId w:val="0"/>
                        </w:numPr>
                        <w:rPr>
                          <w:sz w:val="20"/>
                          <w:szCs w:val="20"/>
                        </w:rPr>
                      </w:pPr>
                      <w:r w:rsidRPr="009C5030">
                        <w:rPr>
                          <w:sz w:val="20"/>
                          <w:szCs w:val="20"/>
                        </w:rPr>
                        <w:t xml:space="preserve">    }</w:t>
                      </w:r>
                    </w:p>
                    <w:p w:rsidRPr="009C5030" w:rsidR="000D5510" w:rsidP="009C5030" w:rsidRDefault="009C5030" w14:paraId="7A8AD0BE" w14:textId="2500F006">
                      <w:pPr>
                        <w:numPr>
                          <w:ilvl w:val="0"/>
                          <w:numId w:val="0"/>
                        </w:numPr>
                        <w:rPr>
                          <w:sz w:val="20"/>
                          <w:szCs w:val="20"/>
                        </w:rPr>
                      </w:pPr>
                      <w:r w:rsidRPr="009C5030">
                        <w:rPr>
                          <w:sz w:val="20"/>
                          <w:szCs w:val="20"/>
                        </w:rPr>
                        <w:t>}</w:t>
                      </w:r>
                    </w:p>
                  </w:txbxContent>
                </v:textbox>
                <w10:wrap anchorx="margin"/>
              </v:shape>
            </w:pict>
          </mc:Fallback>
        </mc:AlternateContent>
      </w:r>
      <w:r w:rsidR="000D5510">
        <w:rPr>
          <w:rFonts w:eastAsia="Times New Roman" w:cs="Times New Roman"/>
          <w:b/>
          <w:kern w:val="0"/>
          <w:sz w:val="24"/>
          <w:szCs w:val="24"/>
          <w:lang w:eastAsia="en-PH"/>
          <w14:ligatures w14:val="none"/>
        </w:rPr>
        <w:t>Example in Java</w:t>
      </w:r>
    </w:p>
    <w:p w:rsidR="000D5510" w:rsidP="000D5510" w:rsidRDefault="000D5510" w14:paraId="62E95840" w14:textId="3DD3E91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D5510" w:rsidP="000D5510" w:rsidRDefault="000D5510" w14:paraId="04A4F3CE" w14:textId="75B0C3E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D5510" w:rsidP="000D5510" w:rsidRDefault="000D5510" w14:paraId="28EAA19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0D5510" w:rsidRDefault="001734DC" w14:paraId="0312A4A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0D5510" w:rsidRDefault="001734DC" w14:paraId="26E3BFD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0D5510" w:rsidRDefault="001734DC" w14:paraId="3204F99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D5510" w:rsidP="000D5510" w:rsidRDefault="000D5510" w14:paraId="2ACA84A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C5030" w:rsidP="000D5510" w:rsidRDefault="009C5030" w14:paraId="5104899A" w14:textId="0427B37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CF3953" w:rsidR="00CF3953" w:rsidP="00623EE5" w:rsidRDefault="00CF3953" w14:paraId="78441646" w14:textId="74246A3F">
      <w:pPr>
        <w:pStyle w:val="ListParagraph"/>
        <w:numPr>
          <w:ilvl w:val="0"/>
          <w:numId w:val="15"/>
        </w:numPr>
        <w:spacing w:before="100" w:beforeAutospacing="1" w:after="100" w:afterAutospacing="1" w:line="240" w:lineRule="auto"/>
        <w:rPr>
          <w:rFonts w:eastAsia="Times New Roman"/>
          <w:bCs/>
          <w:kern w:val="0"/>
          <w:lang w:val="en-US" w:eastAsia="en-PH"/>
          <w14:ligatures w14:val="none"/>
        </w:rPr>
      </w:pPr>
      <w:r w:rsidRPr="00CF3953">
        <w:rPr>
          <w:rFonts w:eastAsia="Times New Roman"/>
          <w:bCs/>
          <w:kern w:val="0"/>
          <w:lang w:val="en-US" w:eastAsia="en-PH"/>
          <w14:ligatures w14:val="none"/>
        </w:rPr>
        <w:t xml:space="preserve">Student s1 = new </w:t>
      </w:r>
      <w:proofErr w:type="gramStart"/>
      <w:r w:rsidRPr="00CF3953">
        <w:rPr>
          <w:rFonts w:eastAsia="Times New Roman"/>
          <w:bCs/>
          <w:kern w:val="0"/>
          <w:lang w:val="en-US" w:eastAsia="en-PH"/>
          <w14:ligatures w14:val="none"/>
        </w:rPr>
        <w:t>Student(</w:t>
      </w:r>
      <w:proofErr w:type="gramEnd"/>
      <w:r w:rsidRPr="00CF3953">
        <w:rPr>
          <w:rFonts w:eastAsia="Times New Roman"/>
          <w:bCs/>
          <w:kern w:val="0"/>
          <w:lang w:val="en-US" w:eastAsia="en-PH"/>
          <w14:ligatures w14:val="none"/>
        </w:rPr>
        <w:t>); → creates an object named s1.</w:t>
      </w:r>
    </w:p>
    <w:p w:rsidRPr="00CF3953" w:rsidR="00CF3953" w:rsidP="00623EE5" w:rsidRDefault="00CF3953" w14:paraId="671785D2" w14:textId="6FC5A8F2">
      <w:pPr>
        <w:pStyle w:val="ListParagraph"/>
        <w:numPr>
          <w:ilvl w:val="0"/>
          <w:numId w:val="15"/>
        </w:numPr>
        <w:rPr>
          <w:rFonts w:eastAsia="Times New Roman" w:cs="Times New Roman"/>
          <w:bCs/>
          <w:kern w:val="0"/>
          <w:sz w:val="24"/>
          <w:szCs w:val="24"/>
          <w:lang w:val="en-US" w:eastAsia="en-PH"/>
          <w14:ligatures w14:val="none"/>
        </w:rPr>
      </w:pPr>
      <w:r w:rsidRPr="00CF3953">
        <w:rPr>
          <w:rFonts w:eastAsia="Times New Roman" w:cs="Times New Roman"/>
          <w:bCs/>
          <w:kern w:val="0"/>
          <w:sz w:val="24"/>
          <w:szCs w:val="24"/>
          <w:lang w:val="en-US" w:eastAsia="en-PH"/>
          <w14:ligatures w14:val="none"/>
        </w:rPr>
        <w:t>s1.name and s1.age store the data (state).</w:t>
      </w:r>
    </w:p>
    <w:p w:rsidRPr="00CF3953" w:rsidR="00CF3953" w:rsidP="00623EE5" w:rsidRDefault="00CF3953" w14:paraId="0C75B603" w14:textId="01B2C60C">
      <w:pPr>
        <w:pStyle w:val="ListParagraph"/>
        <w:numPr>
          <w:ilvl w:val="0"/>
          <w:numId w:val="15"/>
        </w:numPr>
        <w:rPr>
          <w:rFonts w:eastAsia="Times New Roman" w:cs="Times New Roman"/>
          <w:b/>
          <w:kern w:val="0"/>
          <w:sz w:val="24"/>
          <w:szCs w:val="24"/>
          <w:lang w:val="en-US" w:eastAsia="en-PH"/>
          <w14:ligatures w14:val="none"/>
        </w:rPr>
      </w:pPr>
      <w:r w:rsidRPr="00CF3953">
        <w:rPr>
          <w:rFonts w:eastAsia="Times New Roman" w:cs="Times New Roman"/>
          <w:bCs/>
          <w:kern w:val="0"/>
          <w:sz w:val="24"/>
          <w:szCs w:val="24"/>
          <w:lang w:val="en-US" w:eastAsia="en-PH"/>
          <w14:ligatures w14:val="none"/>
        </w:rPr>
        <w:t>s</w:t>
      </w:r>
      <w:proofErr w:type="gramStart"/>
      <w:r w:rsidRPr="00CF3953">
        <w:rPr>
          <w:rFonts w:eastAsia="Times New Roman" w:cs="Times New Roman"/>
          <w:bCs/>
          <w:kern w:val="0"/>
          <w:sz w:val="24"/>
          <w:szCs w:val="24"/>
          <w:lang w:val="en-US" w:eastAsia="en-PH"/>
          <w14:ligatures w14:val="none"/>
        </w:rPr>
        <w:t>1.displayInfo</w:t>
      </w:r>
      <w:proofErr w:type="gramEnd"/>
      <w:r w:rsidRPr="00CF3953">
        <w:rPr>
          <w:rFonts w:eastAsia="Times New Roman" w:cs="Times New Roman"/>
          <w:bCs/>
          <w:kern w:val="0"/>
          <w:sz w:val="24"/>
          <w:szCs w:val="24"/>
          <w:lang w:val="en-US" w:eastAsia="en-PH"/>
          <w14:ligatures w14:val="none"/>
        </w:rPr>
        <w:t>() performs the action (behavior).</w:t>
      </w:r>
    </w:p>
    <w:p w:rsidR="009C5030" w:rsidP="00CF3953" w:rsidRDefault="00FF3599" w14:paraId="02A3D13E" w14:textId="4E8CC99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FF3599">
        <w:rPr>
          <w:rFonts w:eastAsia="Times New Roman" w:cs="Times New Roman"/>
          <w:b/>
          <w:kern w:val="0"/>
          <w:sz w:val="24"/>
          <w:szCs w:val="24"/>
          <w:lang w:eastAsia="en-PH"/>
          <w14:ligatures w14:val="none"/>
        </w:rPr>
        <w:t>Relationship Between Class and Object</w:t>
      </w:r>
    </w:p>
    <w:tbl>
      <w:tblPr>
        <w:tblStyle w:val="TableGrid"/>
        <w:tblW w:w="0" w:type="auto"/>
        <w:tblLook w:val="04A0" w:firstRow="1" w:lastRow="0" w:firstColumn="1" w:lastColumn="0" w:noHBand="0" w:noVBand="1"/>
      </w:tblPr>
      <w:tblGrid>
        <w:gridCol w:w="4675"/>
        <w:gridCol w:w="4675"/>
      </w:tblGrid>
      <w:tr w:rsidR="00FF3599" w:rsidTr="00FF3599" w14:paraId="545317C2" w14:textId="77777777">
        <w:tc>
          <w:tcPr>
            <w:tcW w:w="4675" w:type="dxa"/>
          </w:tcPr>
          <w:p w:rsidR="00FF3599" w:rsidP="00FF3599" w:rsidRDefault="00FF3599" w14:paraId="744C3FEF" w14:textId="16BB659D">
            <w:pPr>
              <w:numPr>
                <w:ilvl w:val="0"/>
                <w:numId w:val="0"/>
              </w:numPr>
              <w:spacing w:before="100" w:beforeAutospacing="1" w:after="100" w:afterAutospacing="1"/>
              <w:jc w:val="center"/>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Class</w:t>
            </w:r>
          </w:p>
        </w:tc>
        <w:tc>
          <w:tcPr>
            <w:tcW w:w="4675" w:type="dxa"/>
          </w:tcPr>
          <w:p w:rsidR="00FF3599" w:rsidP="00FF3599" w:rsidRDefault="00FF3599" w14:paraId="2C3DA797" w14:textId="295DA23A">
            <w:pPr>
              <w:numPr>
                <w:ilvl w:val="0"/>
                <w:numId w:val="0"/>
              </w:numPr>
              <w:spacing w:before="100" w:beforeAutospacing="1" w:after="100" w:afterAutospacing="1"/>
              <w:jc w:val="center"/>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Object</w:t>
            </w:r>
          </w:p>
        </w:tc>
      </w:tr>
      <w:tr w:rsidR="00FF3599" w:rsidTr="00FF3599" w14:paraId="7583C25C" w14:textId="77777777">
        <w:tc>
          <w:tcPr>
            <w:tcW w:w="4675" w:type="dxa"/>
          </w:tcPr>
          <w:p w:rsidRPr="00DE2A80" w:rsidR="00FF3599" w:rsidP="00CF3953" w:rsidRDefault="00BA422B" w14:paraId="12C34765" w14:textId="4B0296C1">
            <w:pPr>
              <w:numPr>
                <w:ilvl w:val="0"/>
                <w:numId w:val="0"/>
              </w:numPr>
              <w:spacing w:before="100" w:beforeAutospacing="1" w:after="100" w:afterAutospacing="1"/>
              <w:rPr>
                <w:rFonts w:eastAsia="Times New Roman" w:cs="Times New Roman"/>
                <w:bCs/>
                <w:kern w:val="0"/>
                <w:lang w:eastAsia="en-PH"/>
                <w14:ligatures w14:val="none"/>
              </w:rPr>
            </w:pPr>
            <w:r w:rsidRPr="00DE2A80">
              <w:rPr>
                <w:rFonts w:eastAsia="Times New Roman" w:cs="Times New Roman"/>
                <w:bCs/>
                <w:kern w:val="0"/>
                <w:lang w:eastAsia="en-PH"/>
                <w14:ligatures w14:val="none"/>
              </w:rPr>
              <w:t>Blueprint or design</w:t>
            </w:r>
          </w:p>
        </w:tc>
        <w:tc>
          <w:tcPr>
            <w:tcW w:w="4675" w:type="dxa"/>
          </w:tcPr>
          <w:p w:rsidRPr="00DE2A80" w:rsidR="00FF3599" w:rsidP="00CF3953" w:rsidRDefault="00BA422B" w14:paraId="68969FF7" w14:textId="5FF5A45E">
            <w:pPr>
              <w:numPr>
                <w:ilvl w:val="0"/>
                <w:numId w:val="0"/>
              </w:numPr>
              <w:spacing w:before="100" w:beforeAutospacing="1" w:after="100" w:afterAutospacing="1"/>
              <w:rPr>
                <w:rFonts w:eastAsia="Times New Roman" w:cs="Times New Roman"/>
                <w:bCs/>
                <w:kern w:val="0"/>
                <w:lang w:eastAsia="en-PH"/>
                <w14:ligatures w14:val="none"/>
              </w:rPr>
            </w:pPr>
            <w:r w:rsidRPr="00DE2A80">
              <w:rPr>
                <w:rFonts w:eastAsia="Times New Roman" w:cs="Times New Roman"/>
                <w:bCs/>
                <w:kern w:val="0"/>
                <w:lang w:eastAsia="en-PH"/>
                <w14:ligatures w14:val="none"/>
              </w:rPr>
              <w:t>Actual instance created from the blueprint</w:t>
            </w:r>
          </w:p>
        </w:tc>
      </w:tr>
      <w:tr w:rsidR="00FF3599" w:rsidTr="00FF3599" w14:paraId="76FB99C4" w14:textId="77777777">
        <w:tc>
          <w:tcPr>
            <w:tcW w:w="4675" w:type="dxa"/>
          </w:tcPr>
          <w:p w:rsidRPr="00DE2A80" w:rsidR="00FF3599" w:rsidP="00CF3953" w:rsidRDefault="00BA422B" w14:paraId="5AC43862" w14:textId="1E81907B">
            <w:pPr>
              <w:numPr>
                <w:ilvl w:val="0"/>
                <w:numId w:val="0"/>
              </w:numPr>
              <w:spacing w:before="100" w:beforeAutospacing="1" w:after="100" w:afterAutospacing="1"/>
              <w:rPr>
                <w:rFonts w:eastAsia="Times New Roman" w:cs="Times New Roman"/>
                <w:bCs/>
                <w:kern w:val="0"/>
                <w:lang w:eastAsia="en-PH"/>
                <w14:ligatures w14:val="none"/>
              </w:rPr>
            </w:pPr>
            <w:r w:rsidRPr="00DE2A80">
              <w:rPr>
                <w:rFonts w:eastAsia="Times New Roman" w:cs="Times New Roman"/>
                <w:bCs/>
                <w:kern w:val="0"/>
                <w:lang w:eastAsia="en-PH"/>
                <w14:ligatures w14:val="none"/>
              </w:rPr>
              <w:t>Defines properties and behaviors</w:t>
            </w:r>
          </w:p>
        </w:tc>
        <w:tc>
          <w:tcPr>
            <w:tcW w:w="4675" w:type="dxa"/>
          </w:tcPr>
          <w:p w:rsidRPr="00DE2A80" w:rsidR="00FF3599" w:rsidP="00CF3953" w:rsidRDefault="00BA422B" w14:paraId="34B3F646" w14:textId="5168187C">
            <w:pPr>
              <w:numPr>
                <w:ilvl w:val="0"/>
                <w:numId w:val="0"/>
              </w:numPr>
              <w:spacing w:before="100" w:beforeAutospacing="1" w:after="100" w:afterAutospacing="1"/>
              <w:rPr>
                <w:rFonts w:eastAsia="Times New Roman" w:cs="Times New Roman"/>
                <w:bCs/>
                <w:kern w:val="0"/>
                <w:lang w:eastAsia="en-PH"/>
                <w14:ligatures w14:val="none"/>
              </w:rPr>
            </w:pPr>
            <w:r w:rsidRPr="00DE2A80">
              <w:rPr>
                <w:rFonts w:eastAsia="Times New Roman" w:cs="Times New Roman"/>
                <w:bCs/>
                <w:kern w:val="0"/>
                <w:lang w:eastAsia="en-PH"/>
                <w14:ligatures w14:val="none"/>
              </w:rPr>
              <w:t>Holds actual data and can perform actions</w:t>
            </w:r>
          </w:p>
        </w:tc>
      </w:tr>
      <w:tr w:rsidR="00FF3599" w:rsidTr="00FF3599" w14:paraId="38309367" w14:textId="77777777">
        <w:tc>
          <w:tcPr>
            <w:tcW w:w="4675" w:type="dxa"/>
          </w:tcPr>
          <w:p w:rsidRPr="00DE2A80" w:rsidR="00FF3599" w:rsidP="00CF3953" w:rsidRDefault="00BA422B" w14:paraId="2D46F934" w14:textId="01541A38">
            <w:pPr>
              <w:numPr>
                <w:ilvl w:val="0"/>
                <w:numId w:val="0"/>
              </w:numPr>
              <w:spacing w:before="100" w:beforeAutospacing="1" w:after="100" w:afterAutospacing="1"/>
              <w:rPr>
                <w:rFonts w:eastAsia="Times New Roman" w:cs="Times New Roman"/>
                <w:bCs/>
                <w:kern w:val="0"/>
                <w:lang w:eastAsia="en-PH"/>
                <w14:ligatures w14:val="none"/>
              </w:rPr>
            </w:pPr>
            <w:r w:rsidRPr="00DE2A80">
              <w:rPr>
                <w:rFonts w:eastAsia="Times New Roman" w:cs="Times New Roman"/>
                <w:bCs/>
                <w:kern w:val="0"/>
                <w:lang w:eastAsia="en-PH"/>
                <w14:ligatures w14:val="none"/>
              </w:rPr>
              <w:t>Example: Car class</w:t>
            </w:r>
          </w:p>
        </w:tc>
        <w:tc>
          <w:tcPr>
            <w:tcW w:w="4675" w:type="dxa"/>
          </w:tcPr>
          <w:p w:rsidRPr="00DE2A80" w:rsidR="00FF3599" w:rsidP="00CF3953" w:rsidRDefault="00DE2A80" w14:paraId="16D30341" w14:textId="5DD4F10F">
            <w:pPr>
              <w:numPr>
                <w:ilvl w:val="0"/>
                <w:numId w:val="0"/>
              </w:numPr>
              <w:spacing w:before="100" w:beforeAutospacing="1" w:after="100" w:afterAutospacing="1"/>
              <w:rPr>
                <w:rFonts w:eastAsia="Times New Roman" w:cs="Times New Roman"/>
                <w:bCs/>
                <w:kern w:val="0"/>
                <w:lang w:eastAsia="en-PH"/>
                <w14:ligatures w14:val="none"/>
              </w:rPr>
            </w:pPr>
            <w:r w:rsidRPr="00DE2A80">
              <w:rPr>
                <w:rFonts w:eastAsia="Times New Roman" w:cs="Times New Roman"/>
                <w:bCs/>
                <w:kern w:val="0"/>
                <w:lang w:eastAsia="en-PH"/>
                <w14:ligatures w14:val="none"/>
              </w:rPr>
              <w:t xml:space="preserve">Example: Car </w:t>
            </w:r>
            <w:proofErr w:type="spellStart"/>
            <w:r w:rsidRPr="00DE2A80">
              <w:rPr>
                <w:rFonts w:eastAsia="Times New Roman" w:cs="Times New Roman"/>
                <w:bCs/>
                <w:kern w:val="0"/>
                <w:lang w:eastAsia="en-PH"/>
                <w14:ligatures w14:val="none"/>
              </w:rPr>
              <w:t>myCar</w:t>
            </w:r>
            <w:proofErr w:type="spellEnd"/>
            <w:r w:rsidRPr="00DE2A80">
              <w:rPr>
                <w:rFonts w:eastAsia="Times New Roman" w:cs="Times New Roman"/>
                <w:bCs/>
                <w:kern w:val="0"/>
                <w:lang w:eastAsia="en-PH"/>
                <w14:ligatures w14:val="none"/>
              </w:rPr>
              <w:t xml:space="preserve"> = new </w:t>
            </w:r>
            <w:proofErr w:type="gramStart"/>
            <w:r w:rsidRPr="00DE2A80">
              <w:rPr>
                <w:rFonts w:eastAsia="Times New Roman" w:cs="Times New Roman"/>
                <w:bCs/>
                <w:kern w:val="0"/>
                <w:lang w:eastAsia="en-PH"/>
                <w14:ligatures w14:val="none"/>
              </w:rPr>
              <w:t>Car(</w:t>
            </w:r>
            <w:proofErr w:type="gramEnd"/>
            <w:r w:rsidRPr="00DE2A80">
              <w:rPr>
                <w:rFonts w:eastAsia="Times New Roman" w:cs="Times New Roman"/>
                <w:bCs/>
                <w:kern w:val="0"/>
                <w:lang w:eastAsia="en-PH"/>
                <w14:ligatures w14:val="none"/>
              </w:rPr>
              <w:t>);</w:t>
            </w:r>
          </w:p>
        </w:tc>
      </w:tr>
      <w:tr w:rsidR="00FF3599" w:rsidTr="00FF3599" w14:paraId="0A6A2AAC" w14:textId="77777777">
        <w:tc>
          <w:tcPr>
            <w:tcW w:w="4675" w:type="dxa"/>
          </w:tcPr>
          <w:p w:rsidRPr="00DE2A80" w:rsidR="00FF3599" w:rsidP="00CF3953" w:rsidRDefault="00BA422B" w14:paraId="3A93B880" w14:textId="60F99099">
            <w:pPr>
              <w:numPr>
                <w:ilvl w:val="0"/>
                <w:numId w:val="0"/>
              </w:numPr>
              <w:spacing w:before="100" w:beforeAutospacing="1" w:after="100" w:afterAutospacing="1"/>
              <w:rPr>
                <w:rFonts w:eastAsia="Times New Roman" w:cs="Times New Roman"/>
                <w:bCs/>
                <w:kern w:val="0"/>
                <w:lang w:eastAsia="en-PH"/>
                <w14:ligatures w14:val="none"/>
              </w:rPr>
            </w:pPr>
            <w:r w:rsidRPr="00DE2A80">
              <w:rPr>
                <w:rFonts w:eastAsia="Times New Roman" w:cs="Times New Roman"/>
                <w:bCs/>
                <w:kern w:val="0"/>
                <w:lang w:eastAsia="en-PH"/>
                <w14:ligatures w14:val="none"/>
              </w:rPr>
              <w:t>Declared once</w:t>
            </w:r>
          </w:p>
        </w:tc>
        <w:tc>
          <w:tcPr>
            <w:tcW w:w="4675" w:type="dxa"/>
          </w:tcPr>
          <w:p w:rsidRPr="00DE2A80" w:rsidR="00FF3599" w:rsidP="00DE2A80" w:rsidRDefault="00DE2A80" w14:paraId="5019D76C" w14:textId="1B56AFE3">
            <w:pPr>
              <w:numPr>
                <w:ilvl w:val="0"/>
                <w:numId w:val="0"/>
              </w:numPr>
            </w:pPr>
            <w:r w:rsidRPr="00DE2A80">
              <w:t>Many objects can be created from one class</w:t>
            </w:r>
          </w:p>
        </w:tc>
      </w:tr>
    </w:tbl>
    <w:p w:rsidR="00FF3599" w:rsidP="00CF3953" w:rsidRDefault="001B36ED" w14:paraId="49716D89" w14:textId="1D2AA50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1B36ED">
        <w:rPr>
          <w:rFonts w:eastAsia="Times New Roman" w:cs="Times New Roman"/>
          <w:b/>
          <w:kern w:val="0"/>
          <w:sz w:val="24"/>
          <w:szCs w:val="24"/>
          <w:lang w:eastAsia="en-PH"/>
          <w14:ligatures w14:val="none"/>
        </w:rPr>
        <w:t>Importance in OOP</w:t>
      </w:r>
    </w:p>
    <w:p w:rsidRPr="001B36ED" w:rsidR="001B36ED" w:rsidP="00623EE5" w:rsidRDefault="001B36ED" w14:paraId="74544C44" w14:textId="77777777">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1B36ED">
        <w:rPr>
          <w:rFonts w:eastAsia="Times New Roman" w:cs="Times New Roman"/>
          <w:b/>
          <w:kern w:val="0"/>
          <w:sz w:val="24"/>
          <w:szCs w:val="24"/>
          <w:lang w:eastAsia="en-PH"/>
          <w14:ligatures w14:val="none"/>
        </w:rPr>
        <w:t xml:space="preserve">Reusability – </w:t>
      </w:r>
      <w:r w:rsidRPr="001B36ED">
        <w:rPr>
          <w:rFonts w:eastAsia="Times New Roman" w:cs="Times New Roman"/>
          <w:bCs/>
          <w:kern w:val="0"/>
          <w:sz w:val="24"/>
          <w:szCs w:val="24"/>
          <w:lang w:eastAsia="en-PH"/>
          <w14:ligatures w14:val="none"/>
        </w:rPr>
        <w:t>Classes can be reused to create multiple objects.</w:t>
      </w:r>
    </w:p>
    <w:p w:rsidRPr="001B36ED" w:rsidR="001B36ED" w:rsidP="00623EE5" w:rsidRDefault="001B36ED" w14:paraId="2963E7B6" w14:textId="77777777">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1B36ED">
        <w:rPr>
          <w:rFonts w:eastAsia="Times New Roman" w:cs="Times New Roman"/>
          <w:b/>
          <w:kern w:val="0"/>
          <w:sz w:val="24"/>
          <w:szCs w:val="24"/>
          <w:lang w:eastAsia="en-PH"/>
          <w14:ligatures w14:val="none"/>
        </w:rPr>
        <w:t xml:space="preserve">Modularity – </w:t>
      </w:r>
      <w:r w:rsidRPr="001B36ED">
        <w:rPr>
          <w:rFonts w:eastAsia="Times New Roman" w:cs="Times New Roman"/>
          <w:bCs/>
          <w:kern w:val="0"/>
          <w:sz w:val="24"/>
          <w:szCs w:val="24"/>
          <w:lang w:eastAsia="en-PH"/>
          <w14:ligatures w14:val="none"/>
        </w:rPr>
        <w:t>Code is divided into smaller, manageable parts.</w:t>
      </w:r>
    </w:p>
    <w:p w:rsidRPr="001B36ED" w:rsidR="001B36ED" w:rsidP="00623EE5" w:rsidRDefault="001B36ED" w14:paraId="25372314" w14:textId="0341F3C7">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1B36ED">
        <w:rPr>
          <w:rFonts w:eastAsia="Times New Roman" w:cs="Times New Roman"/>
          <w:b/>
          <w:kern w:val="0"/>
          <w:sz w:val="24"/>
          <w:szCs w:val="24"/>
          <w:lang w:eastAsia="en-PH"/>
          <w14:ligatures w14:val="none"/>
        </w:rPr>
        <w:t xml:space="preserve">Encapsulation – </w:t>
      </w:r>
      <w:r w:rsidRPr="001B36ED">
        <w:rPr>
          <w:rFonts w:eastAsia="Times New Roman" w:cs="Times New Roman"/>
          <w:bCs/>
          <w:kern w:val="0"/>
          <w:sz w:val="24"/>
          <w:szCs w:val="24"/>
          <w:lang w:eastAsia="en-PH"/>
          <w14:ligatures w14:val="none"/>
        </w:rPr>
        <w:t>Data and behavior are kept together.</w:t>
      </w:r>
    </w:p>
    <w:p w:rsidRPr="001B36ED" w:rsidR="001B36ED" w:rsidP="00623EE5" w:rsidRDefault="001B36ED" w14:paraId="7A589D4D" w14:textId="4F4988D6">
      <w:pPr>
        <w:pStyle w:val="ListParagraph"/>
        <w:numPr>
          <w:ilvl w:val="2"/>
          <w:numId w:val="15"/>
        </w:numPr>
        <w:spacing w:before="100" w:beforeAutospacing="1" w:after="100" w:afterAutospacing="1" w:line="240" w:lineRule="auto"/>
        <w:rPr>
          <w:rFonts w:eastAsia="Times New Roman" w:cs="Times New Roman"/>
          <w:b/>
          <w:kern w:val="0"/>
          <w:sz w:val="24"/>
          <w:szCs w:val="24"/>
          <w:lang w:eastAsia="en-PH"/>
          <w14:ligatures w14:val="none"/>
        </w:rPr>
      </w:pPr>
      <w:r w:rsidRPr="001B36ED">
        <w:rPr>
          <w:rFonts w:eastAsia="Times New Roman" w:cs="Times New Roman"/>
          <w:b/>
          <w:kern w:val="0"/>
          <w:sz w:val="24"/>
          <w:szCs w:val="24"/>
          <w:lang w:eastAsia="en-PH"/>
          <w14:ligatures w14:val="none"/>
        </w:rPr>
        <w:t xml:space="preserve">Maintainability – </w:t>
      </w:r>
      <w:r w:rsidRPr="001B36ED">
        <w:rPr>
          <w:rFonts w:eastAsia="Times New Roman" w:cs="Times New Roman"/>
          <w:bCs/>
          <w:kern w:val="0"/>
          <w:sz w:val="24"/>
          <w:szCs w:val="24"/>
          <w:lang w:eastAsia="en-PH"/>
          <w14:ligatures w14:val="none"/>
        </w:rPr>
        <w:t>Easier to debug and update.</w:t>
      </w:r>
    </w:p>
    <w:p w:rsidR="00FF3599" w:rsidP="00CF3953" w:rsidRDefault="001B36ED" w14:paraId="243ACF78" w14:textId="0D6E4C9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Conclusion: </w:t>
      </w:r>
    </w:p>
    <w:p w:rsidRPr="00565317" w:rsidR="00565317" w:rsidP="00623EE5" w:rsidRDefault="00565317" w14:paraId="41415322" w14:textId="77777777">
      <w:pPr>
        <w:pStyle w:val="ListParagraph"/>
        <w:numPr>
          <w:ilvl w:val="0"/>
          <w:numId w:val="43"/>
        </w:numPr>
        <w:spacing w:before="100" w:beforeAutospacing="1" w:after="100" w:afterAutospacing="1" w:line="240" w:lineRule="auto"/>
        <w:rPr>
          <w:rFonts w:eastAsia="Times New Roman" w:cs="Times New Roman"/>
          <w:bCs/>
          <w:kern w:val="0"/>
          <w:sz w:val="24"/>
          <w:szCs w:val="24"/>
          <w:lang w:eastAsia="en-PH"/>
          <w14:ligatures w14:val="none"/>
        </w:rPr>
      </w:pPr>
      <w:r w:rsidRPr="00565317">
        <w:rPr>
          <w:rFonts w:eastAsia="Times New Roman" w:cs="Times New Roman"/>
          <w:bCs/>
          <w:kern w:val="0"/>
          <w:sz w:val="24"/>
          <w:szCs w:val="24"/>
          <w:lang w:eastAsia="en-PH"/>
          <w14:ligatures w14:val="none"/>
        </w:rPr>
        <w:t>The class and object concepts are the core building blocks of object-oriented programming.</w:t>
      </w:r>
    </w:p>
    <w:p w:rsidRPr="00565317" w:rsidR="00565317" w:rsidP="00623EE5" w:rsidRDefault="00565317" w14:paraId="1CF33DE1" w14:textId="77777777">
      <w:pPr>
        <w:pStyle w:val="ListParagraph"/>
        <w:numPr>
          <w:ilvl w:val="0"/>
          <w:numId w:val="43"/>
        </w:numPr>
        <w:spacing w:before="100" w:beforeAutospacing="1" w:after="100" w:afterAutospacing="1" w:line="240" w:lineRule="auto"/>
        <w:rPr>
          <w:rFonts w:eastAsia="Times New Roman" w:cs="Times New Roman"/>
          <w:bCs/>
          <w:kern w:val="0"/>
          <w:sz w:val="24"/>
          <w:szCs w:val="24"/>
          <w:lang w:eastAsia="en-PH"/>
          <w14:ligatures w14:val="none"/>
        </w:rPr>
      </w:pPr>
      <w:r w:rsidRPr="00565317">
        <w:rPr>
          <w:rFonts w:eastAsia="Times New Roman" w:cs="Times New Roman"/>
          <w:bCs/>
          <w:kern w:val="0"/>
          <w:sz w:val="24"/>
          <w:szCs w:val="24"/>
          <w:lang w:eastAsia="en-PH"/>
          <w14:ligatures w14:val="none"/>
        </w:rPr>
        <w:t>A class provides the structure and definition, while objects bring those definitions to life.</w:t>
      </w:r>
    </w:p>
    <w:p w:rsidR="00565317" w:rsidP="00623EE5" w:rsidRDefault="00565317" w14:paraId="6A0E06BB" w14:textId="46B9C7D7">
      <w:pPr>
        <w:pStyle w:val="ListParagraph"/>
        <w:numPr>
          <w:ilvl w:val="0"/>
          <w:numId w:val="43"/>
        </w:numPr>
        <w:spacing w:before="100" w:beforeAutospacing="1" w:after="100" w:afterAutospacing="1" w:line="240" w:lineRule="auto"/>
        <w:rPr>
          <w:rFonts w:eastAsia="Times New Roman" w:cs="Times New Roman"/>
          <w:bCs/>
          <w:kern w:val="0"/>
          <w:sz w:val="24"/>
          <w:szCs w:val="24"/>
          <w:lang w:eastAsia="en-PH"/>
          <w14:ligatures w14:val="none"/>
        </w:rPr>
      </w:pPr>
      <w:r w:rsidRPr="00565317">
        <w:rPr>
          <w:rFonts w:eastAsia="Times New Roman" w:cs="Times New Roman"/>
          <w:bCs/>
          <w:kern w:val="0"/>
          <w:sz w:val="24"/>
          <w:szCs w:val="24"/>
          <w:lang w:eastAsia="en-PH"/>
          <w14:ligatures w14:val="none"/>
        </w:rPr>
        <w:t>Together, they make programming more organized, efficient, and closer to how we model things in the real world.</w:t>
      </w:r>
    </w:p>
    <w:p w:rsidRPr="00E550B5" w:rsidR="00565317" w:rsidP="00E550B5" w:rsidRDefault="00E550B5" w14:paraId="55BBAC1E" w14:textId="4627D586">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r>
        <w:rPr>
          <w:rFonts w:eastAsia="Times New Roman" w:cs="Times New Roman"/>
          <w:bCs/>
          <w:kern w:val="0"/>
          <w:sz w:val="24"/>
          <w:szCs w:val="24"/>
          <w:lang w:eastAsia="en-PH"/>
          <w14:ligatures w14:val="none"/>
        </w:rPr>
        <w:t xml:space="preserve">Video Link: </w:t>
      </w:r>
      <w:hyperlink w:history="1" r:id="rId29">
        <w:r w:rsidRPr="00FF62EB">
          <w:rPr>
            <w:rStyle w:val="Hyperlink"/>
            <w:rFonts w:eastAsia="Times New Roman" w:cs="Times New Roman"/>
            <w:bCs/>
            <w:kern w:val="0"/>
            <w:sz w:val="24"/>
            <w:szCs w:val="24"/>
            <w:lang w:eastAsia="en-PH"/>
            <w14:ligatures w14:val="none"/>
          </w:rPr>
          <w:t>https://youtu.be/IUqKuGNasdM?si=kjDkVf2Zu9wkRLC0</w:t>
        </w:r>
      </w:hyperlink>
      <w:r>
        <w:rPr>
          <w:rFonts w:eastAsia="Times New Roman" w:cs="Times New Roman"/>
          <w:bCs/>
          <w:kern w:val="0"/>
          <w:sz w:val="24"/>
          <w:szCs w:val="24"/>
          <w:lang w:eastAsia="en-PH"/>
          <w14:ligatures w14:val="none"/>
        </w:rPr>
        <w:t xml:space="preserve"> </w:t>
      </w:r>
    </w:p>
    <w:p w:rsidR="00565317" w:rsidP="00623EE5" w:rsidRDefault="00D24918" w14:paraId="36C21DFD" w14:textId="39029D73">
      <w:pPr>
        <w:pStyle w:val="ListParagraph"/>
        <w:numPr>
          <w:ilvl w:val="0"/>
          <w:numId w:val="38"/>
        </w:numPr>
        <w:spacing w:before="100" w:beforeAutospacing="1" w:after="100" w:afterAutospacing="1" w:line="240" w:lineRule="auto"/>
        <w:rPr>
          <w:rFonts w:eastAsia="Times New Roman" w:cs="Times New Roman"/>
          <w:b/>
          <w:kern w:val="0"/>
          <w:sz w:val="24"/>
          <w:szCs w:val="24"/>
          <w:lang w:eastAsia="en-PH"/>
          <w14:ligatures w14:val="none"/>
        </w:rPr>
      </w:pPr>
      <w:r w:rsidRPr="00565317">
        <w:rPr>
          <w:rFonts w:eastAsia="Times New Roman" w:cs="Times New Roman"/>
          <w:b/>
          <w:color w:val="EE0000"/>
          <w:kern w:val="0"/>
          <w:sz w:val="24"/>
          <w:szCs w:val="24"/>
          <w:lang w:eastAsia="en-PH"/>
          <w14:ligatures w14:val="none"/>
        </w:rPr>
        <w:t>Object instantiation (Creating an Object)</w:t>
      </w:r>
    </w:p>
    <w:p w:rsidRPr="003632AC" w:rsidR="003632AC" w:rsidP="00623EE5" w:rsidRDefault="003632AC" w14:paraId="0CE9A5DA" w14:textId="73609096">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632AC">
        <w:rPr>
          <w:rFonts w:eastAsia="Times New Roman" w:cs="Times New Roman"/>
          <w:bCs/>
          <w:kern w:val="0"/>
          <w:sz w:val="24"/>
          <w:szCs w:val="24"/>
          <w:lang w:eastAsia="en-PH"/>
          <w14:ligatures w14:val="none"/>
        </w:rPr>
        <w:t>In Object-Oriented Programming (OOP), a class serves as a blueprint, but on its own, it doesn’t do anything.</w:t>
      </w:r>
    </w:p>
    <w:p w:rsidR="00565317" w:rsidP="00623EE5" w:rsidRDefault="003632AC" w14:paraId="40F27BE3" w14:textId="3C290676">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632AC">
        <w:rPr>
          <w:rFonts w:eastAsia="Times New Roman" w:cs="Times New Roman"/>
          <w:bCs/>
          <w:kern w:val="0"/>
          <w:sz w:val="24"/>
          <w:szCs w:val="24"/>
          <w:lang w:eastAsia="en-PH"/>
          <w14:ligatures w14:val="none"/>
        </w:rPr>
        <w:t>To make use of a class, we must create an object from it — this process is called object instantiation.</w:t>
      </w:r>
    </w:p>
    <w:p w:rsidR="003632AC" w:rsidP="003632AC" w:rsidRDefault="00431EF5" w14:paraId="09680186" w14:textId="6EF8B00A">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r w:rsidRPr="00431EF5">
        <w:rPr>
          <w:rFonts w:eastAsia="Times New Roman" w:cs="Times New Roman"/>
          <w:b/>
          <w:kern w:val="0"/>
          <w:sz w:val="24"/>
          <w:szCs w:val="24"/>
          <w:u w:val="single"/>
          <w:lang w:eastAsia="en-PH"/>
          <w14:ligatures w14:val="none"/>
        </w:rPr>
        <w:t xml:space="preserve">Instantiation </w:t>
      </w:r>
      <w:r w:rsidRPr="00431EF5">
        <w:rPr>
          <w:rFonts w:eastAsia="Times New Roman" w:cs="Times New Roman"/>
          <w:bCs/>
          <w:kern w:val="0"/>
          <w:sz w:val="24"/>
          <w:szCs w:val="24"/>
          <w:lang w:eastAsia="en-PH"/>
          <w14:ligatures w14:val="none"/>
        </w:rPr>
        <w:t>is the act of creating a real, usable object from a class definition.</w:t>
      </w:r>
    </w:p>
    <w:p w:rsidR="00431EF5" w:rsidP="003632AC" w:rsidRDefault="00431EF5" w14:paraId="21075BDE" w14:textId="054A615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431EF5">
        <w:rPr>
          <w:rFonts w:eastAsia="Times New Roman" w:cs="Times New Roman"/>
          <w:b/>
          <w:kern w:val="0"/>
          <w:sz w:val="24"/>
          <w:szCs w:val="24"/>
          <w:lang w:eastAsia="en-PH"/>
          <w14:ligatures w14:val="none"/>
        </w:rPr>
        <w:t>What is Object Instantiation?</w:t>
      </w:r>
    </w:p>
    <w:p w:rsidR="00431EF5" w:rsidP="00623EE5" w:rsidRDefault="007604CC" w14:paraId="2D84399E" w14:textId="4CA9D39F">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604CC">
        <w:rPr>
          <w:rFonts w:eastAsia="Times New Roman" w:cs="Times New Roman"/>
          <w:kern w:val="0"/>
          <w:sz w:val="24"/>
          <w:szCs w:val="24"/>
          <w:lang w:eastAsia="en-PH"/>
          <w14:ligatures w14:val="none"/>
        </w:rPr>
        <w:t>Object instantiation is the process of allocating memory for an object and initializing it so that it can be used in a program.</w:t>
      </w:r>
    </w:p>
    <w:p w:rsidRPr="007604CC" w:rsidR="007604CC" w:rsidP="00623EE5" w:rsidRDefault="007604CC" w14:paraId="424C899B" w14:textId="24CC2468">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604CC">
        <w:rPr>
          <w:rFonts w:eastAsia="Times New Roman" w:cs="Times New Roman"/>
          <w:kern w:val="0"/>
          <w:sz w:val="24"/>
          <w:szCs w:val="24"/>
          <w:lang w:eastAsia="en-PH"/>
          <w14:ligatures w14:val="none"/>
        </w:rPr>
        <w:t xml:space="preserve">In Java, objects are </w:t>
      </w:r>
      <w:r w:rsidRPr="007604CC">
        <w:rPr>
          <w:rFonts w:eastAsia="Times New Roman" w:cs="Times New Roman"/>
          <w:b/>
          <w:bCs/>
          <w:kern w:val="0"/>
          <w:sz w:val="24"/>
          <w:szCs w:val="24"/>
          <w:lang w:eastAsia="en-PH"/>
          <w14:ligatures w14:val="none"/>
        </w:rPr>
        <w:t>created using the new keyword</w:t>
      </w:r>
      <w:r w:rsidRPr="007604CC">
        <w:rPr>
          <w:rFonts w:eastAsia="Times New Roman" w:cs="Times New Roman"/>
          <w:kern w:val="0"/>
          <w:sz w:val="24"/>
          <w:szCs w:val="24"/>
          <w:lang w:eastAsia="en-PH"/>
          <w14:ligatures w14:val="none"/>
        </w:rPr>
        <w:t>.</w:t>
      </w:r>
    </w:p>
    <w:p w:rsidR="007604CC" w:rsidP="007604CC" w:rsidRDefault="00324E84" w14:paraId="692D6D08" w14:textId="11D9CC9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85" behindDoc="0" locked="0" layoutInCell="1" allowOverlap="1" wp14:anchorId="04CE9901" wp14:editId="6B8A8DB3">
                <wp:simplePos x="0" y="0"/>
                <wp:positionH relativeFrom="margin">
                  <wp:align>center</wp:align>
                </wp:positionH>
                <wp:positionV relativeFrom="paragraph">
                  <wp:posOffset>354593</wp:posOffset>
                </wp:positionV>
                <wp:extent cx="5347970" cy="891152"/>
                <wp:effectExtent l="0" t="0" r="24130" b="23495"/>
                <wp:wrapNone/>
                <wp:docPr id="1670107622" name="Text Box 10"/>
                <wp:cNvGraphicFramePr/>
                <a:graphic xmlns:a="http://schemas.openxmlformats.org/drawingml/2006/main">
                  <a:graphicData uri="http://schemas.microsoft.com/office/word/2010/wordprocessingShape">
                    <wps:wsp>
                      <wps:cNvSpPr txBox="1"/>
                      <wps:spPr>
                        <a:xfrm>
                          <a:off x="0" y="0"/>
                          <a:ext cx="5347970" cy="891152"/>
                        </a:xfrm>
                        <a:prstGeom prst="rect">
                          <a:avLst/>
                        </a:prstGeom>
                        <a:solidFill>
                          <a:schemeClr val="tx1"/>
                        </a:solidFill>
                        <a:ln w="6350">
                          <a:solidFill>
                            <a:prstClr val="black"/>
                          </a:solidFill>
                        </a:ln>
                      </wps:spPr>
                      <wps:txbx>
                        <w:txbxContent>
                          <w:p w:rsidR="00324E84" w:rsidP="00324E84" w:rsidRDefault="00334E7E" w14:paraId="23C07CC7" w14:textId="4117C9EA">
                            <w:pPr>
                              <w:numPr>
                                <w:ilvl w:val="0"/>
                                <w:numId w:val="0"/>
                              </w:numPr>
                            </w:pPr>
                            <w:r>
                              <w:t>java</w:t>
                            </w:r>
                          </w:p>
                          <w:p w:rsidR="00324E84" w:rsidP="00324E84" w:rsidRDefault="00324E84" w14:paraId="2A7FACAB" w14:textId="77777777">
                            <w:pPr>
                              <w:numPr>
                                <w:ilvl w:val="0"/>
                                <w:numId w:val="0"/>
                              </w:numPr>
                            </w:pPr>
                          </w:p>
                          <w:p w:rsidRPr="00CF012C" w:rsidR="00324E84" w:rsidP="00324E84" w:rsidRDefault="00324E84" w14:paraId="7F0FF5CF" w14:textId="075C0C8E">
                            <w:pPr>
                              <w:numPr>
                                <w:ilvl w:val="0"/>
                                <w:numId w:val="0"/>
                              </w:numPr>
                            </w:pPr>
                            <w:proofErr w:type="spellStart"/>
                            <w:r w:rsidRPr="00324E84">
                              <w:rPr>
                                <w:color w:val="D86DCB" w:themeColor="accent5" w:themeTint="99"/>
                              </w:rPr>
                              <w:t>ClassName</w:t>
                            </w:r>
                            <w:proofErr w:type="spellEnd"/>
                            <w:r w:rsidRPr="00324E84">
                              <w:rPr>
                                <w:color w:val="D86DCB" w:themeColor="accent5" w:themeTint="99"/>
                              </w:rPr>
                              <w:t xml:space="preserve"> </w:t>
                            </w:r>
                            <w:proofErr w:type="spellStart"/>
                            <w:r w:rsidRPr="00324E84">
                              <w:rPr>
                                <w:color w:val="D86DCB" w:themeColor="accent5" w:themeTint="99"/>
                              </w:rPr>
                              <w:t>objectName</w:t>
                            </w:r>
                            <w:proofErr w:type="spellEnd"/>
                            <w:r w:rsidRPr="00324E84">
                              <w:rPr>
                                <w:color w:val="D86DCB" w:themeColor="accent5" w:themeTint="99"/>
                              </w:rPr>
                              <w:t xml:space="preserve"> </w:t>
                            </w:r>
                            <w:r w:rsidRPr="00324E84">
                              <w:t xml:space="preserve">= </w:t>
                            </w:r>
                            <w:r w:rsidRPr="00324E84">
                              <w:rPr>
                                <w:color w:val="00B0F0"/>
                              </w:rPr>
                              <w:t>new</w:t>
                            </w:r>
                            <w:r w:rsidRPr="00324E84">
                              <w:t xml:space="preserve"> </w:t>
                            </w:r>
                            <w:proofErr w:type="spellStart"/>
                            <w:proofErr w:type="gramStart"/>
                            <w:r w:rsidRPr="00324E84">
                              <w:rPr>
                                <w:color w:val="EE0000"/>
                              </w:rPr>
                              <w:t>ClassName</w:t>
                            </w:r>
                            <w:proofErr w:type="spellEnd"/>
                            <w:r w:rsidRPr="00324E84">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3BFE43B">
              <v:shape id="_x0000_s1074" style="position:absolute;margin-left:0;margin-top:27.9pt;width:421.1pt;height:70.15pt;z-index:25165828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" w14:anchorId="04CE9901">
                <v:textbox>
                  <w:txbxContent>
                    <w:p w:rsidR="00324E84" w:rsidP="00324E84" w:rsidRDefault="00334E7E" w14:paraId="7506E9BD" w14:textId="4117C9EA">
                      <w:pPr>
                        <w:numPr>
                          <w:ilvl w:val="0"/>
                          <w:numId w:val="0"/>
                        </w:numPr>
                      </w:pPr>
                      <w:r>
                        <w:t>java</w:t>
                      </w:r>
                    </w:p>
                    <w:p w:rsidR="00324E84" w:rsidP="00324E84" w:rsidRDefault="00324E84" w14:paraId="3461D779" w14:textId="77777777">
                      <w:pPr>
                        <w:numPr>
                          <w:ilvl w:val="0"/>
                          <w:numId w:val="0"/>
                        </w:numPr>
                      </w:pPr>
                    </w:p>
                    <w:p w:rsidRPr="00CF012C" w:rsidR="00324E84" w:rsidP="00324E84" w:rsidRDefault="00324E84" w14:paraId="6780ED06" w14:textId="075C0C8E">
                      <w:pPr>
                        <w:numPr>
                          <w:ilvl w:val="0"/>
                          <w:numId w:val="0"/>
                        </w:numPr>
                      </w:pPr>
                      <w:proofErr w:type="spellStart"/>
                      <w:r w:rsidRPr="00324E84">
                        <w:rPr>
                          <w:color w:val="D86DCB" w:themeColor="accent5" w:themeTint="99"/>
                        </w:rPr>
                        <w:t>ClassName</w:t>
                      </w:r>
                      <w:proofErr w:type="spellEnd"/>
                      <w:r w:rsidRPr="00324E84">
                        <w:rPr>
                          <w:color w:val="D86DCB" w:themeColor="accent5" w:themeTint="99"/>
                        </w:rPr>
                        <w:t xml:space="preserve"> </w:t>
                      </w:r>
                      <w:proofErr w:type="spellStart"/>
                      <w:r w:rsidRPr="00324E84">
                        <w:rPr>
                          <w:color w:val="D86DCB" w:themeColor="accent5" w:themeTint="99"/>
                        </w:rPr>
                        <w:t>objectName</w:t>
                      </w:r>
                      <w:proofErr w:type="spellEnd"/>
                      <w:r w:rsidRPr="00324E84">
                        <w:rPr>
                          <w:color w:val="D86DCB" w:themeColor="accent5" w:themeTint="99"/>
                        </w:rPr>
                        <w:t xml:space="preserve"> </w:t>
                      </w:r>
                      <w:r w:rsidRPr="00324E84">
                        <w:t xml:space="preserve">= </w:t>
                      </w:r>
                      <w:r w:rsidRPr="00324E84">
                        <w:rPr>
                          <w:color w:val="00B0F0"/>
                        </w:rPr>
                        <w:t>new</w:t>
                      </w:r>
                      <w:r w:rsidRPr="00324E84">
                        <w:t xml:space="preserve"> </w:t>
                      </w:r>
                      <w:proofErr w:type="spellStart"/>
                      <w:proofErr w:type="gramStart"/>
                      <w:r w:rsidRPr="00324E84">
                        <w:rPr>
                          <w:color w:val="EE0000"/>
                        </w:rPr>
                        <w:t>ClassName</w:t>
                      </w:r>
                      <w:proofErr w:type="spellEnd"/>
                      <w:r w:rsidRPr="00324E84">
                        <w:t>();</w:t>
                      </w:r>
                      <w:proofErr w:type="gramEnd"/>
                    </w:p>
                  </w:txbxContent>
                </v:textbox>
                <w10:wrap anchorx="margin"/>
              </v:shape>
            </w:pict>
          </mc:Fallback>
        </mc:AlternateContent>
      </w:r>
      <w:r w:rsidRPr="00324E84">
        <w:rPr>
          <w:rFonts w:eastAsia="Times New Roman" w:cs="Times New Roman"/>
          <w:b/>
          <w:kern w:val="0"/>
          <w:sz w:val="24"/>
          <w:szCs w:val="24"/>
          <w:lang w:eastAsia="en-PH"/>
          <w14:ligatures w14:val="none"/>
        </w:rPr>
        <w:t>Syntax of Object Creation in Java</w:t>
      </w:r>
    </w:p>
    <w:p w:rsidR="00324E84" w:rsidP="007604CC" w:rsidRDefault="00324E84" w14:paraId="0422C33C" w14:textId="7152D59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24E84" w:rsidP="007604CC" w:rsidRDefault="00324E84" w14:paraId="4CCD23F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24E84" w:rsidP="007604CC" w:rsidRDefault="00324E84" w14:paraId="7201B85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24E84" w:rsidP="007604CC" w:rsidRDefault="00324E84" w14:paraId="043C7FF0" w14:textId="79E1995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3C3698" w:rsidR="003C3698" w:rsidP="00623EE5" w:rsidRDefault="003C3698" w14:paraId="5A0BEDB7" w14:textId="2B38793F">
      <w:pPr>
        <w:pStyle w:val="ListParagraph"/>
        <w:numPr>
          <w:ilvl w:val="0"/>
          <w:numId w:val="44"/>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sidRPr="003C3698">
        <w:rPr>
          <w:rFonts w:eastAsia="Times New Roman" w:cs="Times New Roman"/>
          <w:b/>
          <w:kern w:val="0"/>
          <w:sz w:val="24"/>
          <w:szCs w:val="24"/>
          <w:lang w:eastAsia="en-PH"/>
          <w14:ligatures w14:val="none"/>
        </w:rPr>
        <w:t>ClassName</w:t>
      </w:r>
      <w:proofErr w:type="spellEnd"/>
      <w:r w:rsidRPr="003C3698">
        <w:rPr>
          <w:rFonts w:eastAsia="Times New Roman" w:cs="Times New Roman"/>
          <w:b/>
          <w:kern w:val="0"/>
          <w:sz w:val="24"/>
          <w:szCs w:val="24"/>
          <w:lang w:eastAsia="en-PH"/>
          <w14:ligatures w14:val="none"/>
        </w:rPr>
        <w:t xml:space="preserve"> → </w:t>
      </w:r>
      <w:r w:rsidRPr="003C3698">
        <w:rPr>
          <w:rFonts w:eastAsia="Times New Roman" w:cs="Times New Roman"/>
          <w:bCs/>
          <w:kern w:val="0"/>
          <w:sz w:val="24"/>
          <w:szCs w:val="24"/>
          <w:lang w:eastAsia="en-PH"/>
          <w14:ligatures w14:val="none"/>
        </w:rPr>
        <w:t>the name of the class or blueprint</w:t>
      </w:r>
    </w:p>
    <w:p w:rsidRPr="003C3698" w:rsidR="003C3698" w:rsidP="00623EE5" w:rsidRDefault="003C3698" w14:paraId="4BA1EE5A" w14:textId="57AB5854">
      <w:pPr>
        <w:pStyle w:val="ListParagraph"/>
        <w:numPr>
          <w:ilvl w:val="0"/>
          <w:numId w:val="44"/>
        </w:numPr>
        <w:spacing w:before="100" w:beforeAutospacing="1" w:after="100" w:afterAutospacing="1" w:line="240" w:lineRule="auto"/>
        <w:rPr>
          <w:rFonts w:eastAsia="Times New Roman" w:cs="Times New Roman"/>
          <w:bCs/>
          <w:kern w:val="0"/>
          <w:sz w:val="24"/>
          <w:szCs w:val="24"/>
          <w:lang w:eastAsia="en-PH"/>
          <w14:ligatures w14:val="none"/>
        </w:rPr>
      </w:pPr>
      <w:proofErr w:type="spellStart"/>
      <w:r w:rsidRPr="003C3698">
        <w:rPr>
          <w:rFonts w:eastAsia="Times New Roman" w:cs="Times New Roman"/>
          <w:b/>
          <w:kern w:val="0"/>
          <w:sz w:val="24"/>
          <w:szCs w:val="24"/>
          <w:lang w:eastAsia="en-PH"/>
          <w14:ligatures w14:val="none"/>
        </w:rPr>
        <w:t>objectName</w:t>
      </w:r>
      <w:proofErr w:type="spellEnd"/>
      <w:r w:rsidRPr="003C3698">
        <w:rPr>
          <w:rFonts w:eastAsia="Times New Roman" w:cs="Times New Roman"/>
          <w:b/>
          <w:kern w:val="0"/>
          <w:sz w:val="24"/>
          <w:szCs w:val="24"/>
          <w:lang w:eastAsia="en-PH"/>
          <w14:ligatures w14:val="none"/>
        </w:rPr>
        <w:t xml:space="preserve"> → </w:t>
      </w:r>
      <w:r w:rsidRPr="003C3698">
        <w:rPr>
          <w:rFonts w:eastAsia="Times New Roman" w:cs="Times New Roman"/>
          <w:bCs/>
          <w:kern w:val="0"/>
          <w:sz w:val="24"/>
          <w:szCs w:val="24"/>
          <w:lang w:eastAsia="en-PH"/>
          <w14:ligatures w14:val="none"/>
        </w:rPr>
        <w:t>the name of the object you are creating</w:t>
      </w:r>
    </w:p>
    <w:p w:rsidRPr="003C3698" w:rsidR="003C3698" w:rsidP="00623EE5" w:rsidRDefault="003C3698" w14:paraId="5D78B3A1" w14:textId="08F68785">
      <w:pPr>
        <w:pStyle w:val="ListParagraph"/>
        <w:numPr>
          <w:ilvl w:val="0"/>
          <w:numId w:val="44"/>
        </w:numPr>
        <w:spacing w:before="100" w:beforeAutospacing="1" w:after="100" w:afterAutospacing="1" w:line="240" w:lineRule="auto"/>
        <w:rPr>
          <w:rFonts w:eastAsia="Times New Roman" w:cs="Times New Roman"/>
          <w:b/>
          <w:kern w:val="0"/>
          <w:sz w:val="24"/>
          <w:szCs w:val="24"/>
          <w:lang w:eastAsia="en-PH"/>
          <w14:ligatures w14:val="none"/>
        </w:rPr>
      </w:pPr>
      <w:r w:rsidRPr="003C3698">
        <w:rPr>
          <w:rFonts w:eastAsia="Times New Roman" w:cs="Times New Roman"/>
          <w:b/>
          <w:kern w:val="0"/>
          <w:sz w:val="24"/>
          <w:szCs w:val="24"/>
          <w:lang w:eastAsia="en-PH"/>
          <w14:ligatures w14:val="none"/>
        </w:rPr>
        <w:t xml:space="preserve">new → </w:t>
      </w:r>
      <w:r w:rsidRPr="003C3698">
        <w:rPr>
          <w:rFonts w:eastAsia="Times New Roman" w:cs="Times New Roman"/>
          <w:bCs/>
          <w:kern w:val="0"/>
          <w:sz w:val="24"/>
          <w:szCs w:val="24"/>
          <w:lang w:eastAsia="en-PH"/>
          <w14:ligatures w14:val="none"/>
        </w:rPr>
        <w:t>a keyword that allocates memory for the object</w:t>
      </w:r>
    </w:p>
    <w:p w:rsidRPr="006702C1" w:rsidR="00324E84" w:rsidP="00623EE5" w:rsidRDefault="003C3698" w14:paraId="1202731B" w14:textId="589E7138">
      <w:pPr>
        <w:pStyle w:val="ListParagraph"/>
        <w:numPr>
          <w:ilvl w:val="0"/>
          <w:numId w:val="44"/>
        </w:numPr>
        <w:spacing w:before="100" w:beforeAutospacing="1" w:after="100" w:afterAutospacing="1" w:line="240" w:lineRule="auto"/>
        <w:rPr>
          <w:rFonts w:eastAsia="Times New Roman" w:cs="Times New Roman"/>
          <w:b/>
          <w:kern w:val="0"/>
          <w:sz w:val="24"/>
          <w:szCs w:val="24"/>
          <w:lang w:eastAsia="en-PH"/>
          <w14:ligatures w14:val="none"/>
        </w:rPr>
      </w:pPr>
      <w:proofErr w:type="spellStart"/>
      <w:proofErr w:type="gramStart"/>
      <w:r w:rsidRPr="003C3698">
        <w:rPr>
          <w:rFonts w:eastAsia="Times New Roman" w:cs="Times New Roman"/>
          <w:b/>
          <w:kern w:val="0"/>
          <w:sz w:val="24"/>
          <w:szCs w:val="24"/>
          <w:lang w:eastAsia="en-PH"/>
          <w14:ligatures w14:val="none"/>
        </w:rPr>
        <w:t>ClassName</w:t>
      </w:r>
      <w:proofErr w:type="spellEnd"/>
      <w:r w:rsidRPr="003C3698">
        <w:rPr>
          <w:rFonts w:eastAsia="Times New Roman" w:cs="Times New Roman"/>
          <w:b/>
          <w:kern w:val="0"/>
          <w:sz w:val="24"/>
          <w:szCs w:val="24"/>
          <w:lang w:eastAsia="en-PH"/>
          <w14:ligatures w14:val="none"/>
        </w:rPr>
        <w:t>(</w:t>
      </w:r>
      <w:proofErr w:type="gramEnd"/>
      <w:r w:rsidRPr="003C3698">
        <w:rPr>
          <w:rFonts w:eastAsia="Times New Roman" w:cs="Times New Roman"/>
          <w:b/>
          <w:kern w:val="0"/>
          <w:sz w:val="24"/>
          <w:szCs w:val="24"/>
          <w:lang w:eastAsia="en-PH"/>
          <w14:ligatures w14:val="none"/>
        </w:rPr>
        <w:t xml:space="preserve">) → </w:t>
      </w:r>
      <w:r w:rsidRPr="003C3698">
        <w:rPr>
          <w:rFonts w:eastAsia="Times New Roman" w:cs="Times New Roman"/>
          <w:bCs/>
          <w:kern w:val="0"/>
          <w:sz w:val="24"/>
          <w:szCs w:val="24"/>
          <w:lang w:eastAsia="en-PH"/>
          <w14:ligatures w14:val="none"/>
        </w:rPr>
        <w:t>calls the constructor, which initializes the object</w:t>
      </w:r>
    </w:p>
    <w:p w:rsidRPr="00324E84" w:rsidR="006702C1" w:rsidP="006702C1" w:rsidRDefault="006702C1" w14:paraId="0D603220" w14:textId="77777777">
      <w:pPr>
        <w:pStyle w:val="ListParagraph"/>
        <w:numPr>
          <w:ilvl w:val="0"/>
          <w:numId w:val="0"/>
        </w:numPr>
        <w:spacing w:before="100" w:beforeAutospacing="1" w:after="100" w:afterAutospacing="1" w:line="240" w:lineRule="auto"/>
        <w:ind w:left="720"/>
        <w:rPr>
          <w:rFonts w:eastAsia="Times New Roman" w:cs="Times New Roman"/>
          <w:b/>
          <w:kern w:val="0"/>
          <w:sz w:val="24"/>
          <w:szCs w:val="24"/>
          <w:lang w:eastAsia="en-PH"/>
          <w14:ligatures w14:val="none"/>
        </w:rPr>
      </w:pPr>
    </w:p>
    <w:p w:rsidR="001734DC" w:rsidP="007604CC" w:rsidRDefault="001734DC" w14:paraId="7A095D5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7604CC" w:rsidRDefault="001734DC" w14:paraId="5341005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7604CC" w:rsidRDefault="001734DC" w14:paraId="129160C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7604CC" w:rsidRDefault="001734DC" w14:paraId="6FD8693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7604CC" w:rsidRDefault="001734DC" w14:paraId="313C66D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7604CC" w:rsidRDefault="001734DC" w14:paraId="238D59A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24E84" w:rsidP="007604CC" w:rsidRDefault="00CE5DF1" w14:paraId="614EB69D" w14:textId="516A584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86" behindDoc="0" locked="0" layoutInCell="1" allowOverlap="1" wp14:anchorId="65FD3BA6" wp14:editId="62356992">
                <wp:simplePos x="0" y="0"/>
                <wp:positionH relativeFrom="margin">
                  <wp:align>center</wp:align>
                </wp:positionH>
                <wp:positionV relativeFrom="paragraph">
                  <wp:posOffset>346099</wp:posOffset>
                </wp:positionV>
                <wp:extent cx="5347970" cy="3450566"/>
                <wp:effectExtent l="0" t="0" r="24130" b="17145"/>
                <wp:wrapNone/>
                <wp:docPr id="1640154828" name="Text Box 10"/>
                <wp:cNvGraphicFramePr/>
                <a:graphic xmlns:a="http://schemas.openxmlformats.org/drawingml/2006/main">
                  <a:graphicData uri="http://schemas.microsoft.com/office/word/2010/wordprocessingShape">
                    <wps:wsp>
                      <wps:cNvSpPr txBox="1"/>
                      <wps:spPr>
                        <a:xfrm>
                          <a:off x="0" y="0"/>
                          <a:ext cx="5347970" cy="3450566"/>
                        </a:xfrm>
                        <a:prstGeom prst="rect">
                          <a:avLst/>
                        </a:prstGeom>
                        <a:solidFill>
                          <a:schemeClr val="tx1"/>
                        </a:solidFill>
                        <a:ln w="6350">
                          <a:solidFill>
                            <a:prstClr val="black"/>
                          </a:solidFill>
                        </a:ln>
                      </wps:spPr>
                      <wps:txbx>
                        <w:txbxContent>
                          <w:p w:rsidR="00334E7E" w:rsidP="00334E7E" w:rsidRDefault="00334E7E" w14:paraId="482E00E6" w14:textId="288541A0">
                            <w:pPr>
                              <w:numPr>
                                <w:ilvl w:val="0"/>
                                <w:numId w:val="0"/>
                              </w:numPr>
                            </w:pPr>
                            <w:r>
                              <w:t>java</w:t>
                            </w:r>
                          </w:p>
                          <w:p w:rsidR="006750E0" w:rsidP="006750E0" w:rsidRDefault="006750E0" w14:paraId="62837D77" w14:textId="77777777">
                            <w:pPr>
                              <w:numPr>
                                <w:ilvl w:val="0"/>
                                <w:numId w:val="0"/>
                              </w:numPr>
                            </w:pPr>
                            <w:r>
                              <w:t>public class Student {</w:t>
                            </w:r>
                          </w:p>
                          <w:p w:rsidR="006750E0" w:rsidP="006750E0" w:rsidRDefault="006750E0" w14:paraId="69711C90" w14:textId="77777777">
                            <w:pPr>
                              <w:numPr>
                                <w:ilvl w:val="0"/>
                                <w:numId w:val="0"/>
                              </w:numPr>
                            </w:pPr>
                            <w:r>
                              <w:t xml:space="preserve">    // Attributes</w:t>
                            </w:r>
                          </w:p>
                          <w:p w:rsidR="006750E0" w:rsidP="006750E0" w:rsidRDefault="006750E0" w14:paraId="3361B474" w14:textId="77777777">
                            <w:pPr>
                              <w:numPr>
                                <w:ilvl w:val="0"/>
                                <w:numId w:val="0"/>
                              </w:numPr>
                            </w:pPr>
                            <w:r>
                              <w:t xml:space="preserve">    String </w:t>
                            </w:r>
                            <w:proofErr w:type="gramStart"/>
                            <w:r>
                              <w:t>name;</w:t>
                            </w:r>
                            <w:proofErr w:type="gramEnd"/>
                          </w:p>
                          <w:p w:rsidR="006750E0" w:rsidP="006750E0" w:rsidRDefault="006750E0" w14:paraId="46548E72" w14:textId="77777777">
                            <w:pPr>
                              <w:numPr>
                                <w:ilvl w:val="0"/>
                                <w:numId w:val="0"/>
                              </w:numPr>
                            </w:pPr>
                            <w:r>
                              <w:t xml:space="preserve">    int </w:t>
                            </w:r>
                            <w:proofErr w:type="gramStart"/>
                            <w:r>
                              <w:t>age;</w:t>
                            </w:r>
                            <w:proofErr w:type="gramEnd"/>
                          </w:p>
                          <w:p w:rsidR="006750E0" w:rsidP="006750E0" w:rsidRDefault="006750E0" w14:paraId="34E9901E" w14:textId="77777777">
                            <w:pPr>
                              <w:numPr>
                                <w:ilvl w:val="0"/>
                                <w:numId w:val="0"/>
                              </w:numPr>
                            </w:pPr>
                            <w:r>
                              <w:t xml:space="preserve">    </w:t>
                            </w:r>
                          </w:p>
                          <w:p w:rsidR="006750E0" w:rsidP="006750E0" w:rsidRDefault="006750E0" w14:paraId="7F4AAD88" w14:textId="77777777">
                            <w:pPr>
                              <w:numPr>
                                <w:ilvl w:val="0"/>
                                <w:numId w:val="0"/>
                              </w:numPr>
                            </w:pPr>
                            <w:r>
                              <w:t xml:space="preserve">    // Method</w:t>
                            </w:r>
                          </w:p>
                          <w:p w:rsidR="006750E0" w:rsidP="006750E0" w:rsidRDefault="006750E0" w14:paraId="6EF0240D" w14:textId="77777777">
                            <w:pPr>
                              <w:numPr>
                                <w:ilvl w:val="0"/>
                                <w:numId w:val="0"/>
                              </w:numPr>
                            </w:pPr>
                            <w:r>
                              <w:t xml:space="preserve">    void </w:t>
                            </w:r>
                            <w:proofErr w:type="spellStart"/>
                            <w:proofErr w:type="gramStart"/>
                            <w:r>
                              <w:t>displayInfo</w:t>
                            </w:r>
                            <w:proofErr w:type="spellEnd"/>
                            <w:r>
                              <w:t>(</w:t>
                            </w:r>
                            <w:proofErr w:type="gramEnd"/>
                            <w:r>
                              <w:t>) {</w:t>
                            </w:r>
                          </w:p>
                          <w:p w:rsidR="006750E0" w:rsidP="006750E0" w:rsidRDefault="006750E0" w14:paraId="0DA40B6D" w14:textId="77777777">
                            <w:pPr>
                              <w:numPr>
                                <w:ilvl w:val="0"/>
                                <w:numId w:val="0"/>
                              </w:numPr>
                            </w:pPr>
                            <w:r>
                              <w:t xml:space="preserve">        </w:t>
                            </w:r>
                            <w:proofErr w:type="spellStart"/>
                            <w:r>
                              <w:t>System.out.println</w:t>
                            </w:r>
                            <w:proofErr w:type="spellEnd"/>
                            <w:r>
                              <w:t>("Name: " + name</w:t>
                            </w:r>
                            <w:proofErr w:type="gramStart"/>
                            <w:r>
                              <w:t>);</w:t>
                            </w:r>
                            <w:proofErr w:type="gramEnd"/>
                          </w:p>
                          <w:p w:rsidR="006750E0" w:rsidP="006750E0" w:rsidRDefault="006750E0" w14:paraId="6956FC15" w14:textId="77777777">
                            <w:pPr>
                              <w:numPr>
                                <w:ilvl w:val="0"/>
                                <w:numId w:val="0"/>
                              </w:numPr>
                            </w:pPr>
                            <w:r>
                              <w:t xml:space="preserve">        </w:t>
                            </w:r>
                            <w:proofErr w:type="spellStart"/>
                            <w:r>
                              <w:t>System.out.println</w:t>
                            </w:r>
                            <w:proofErr w:type="spellEnd"/>
                            <w:r>
                              <w:t>("Age: " + age</w:t>
                            </w:r>
                            <w:proofErr w:type="gramStart"/>
                            <w:r>
                              <w:t>);</w:t>
                            </w:r>
                            <w:proofErr w:type="gramEnd"/>
                          </w:p>
                          <w:p w:rsidR="006750E0" w:rsidP="006750E0" w:rsidRDefault="006750E0" w14:paraId="4911A744" w14:textId="77777777">
                            <w:pPr>
                              <w:numPr>
                                <w:ilvl w:val="0"/>
                                <w:numId w:val="0"/>
                              </w:numPr>
                            </w:pPr>
                            <w:r>
                              <w:t xml:space="preserve">    }</w:t>
                            </w:r>
                          </w:p>
                          <w:p w:rsidR="006750E0" w:rsidP="006750E0" w:rsidRDefault="006750E0" w14:paraId="454ABC49" w14:textId="77777777">
                            <w:pPr>
                              <w:numPr>
                                <w:ilvl w:val="0"/>
                                <w:numId w:val="0"/>
                              </w:numPr>
                            </w:pPr>
                            <w:r>
                              <w:t>}</w:t>
                            </w:r>
                          </w:p>
                          <w:p w:rsidRPr="00CF012C" w:rsidR="00334E7E" w:rsidP="006750E0" w:rsidRDefault="00334E7E" w14:paraId="1A5D00A3" w14:textId="12EDCFC2">
                            <w:pPr>
                              <w:numPr>
                                <w:ilvl w:val="0"/>
                                <w:numId w:val="0"/>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E9F53E8">
              <v:shape id="_x0000_s1075" style="position:absolute;margin-left:0;margin-top:27.25pt;width:421.1pt;height:271.7pt;z-index:25165828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" w14:anchorId="65FD3BA6">
                <v:textbox>
                  <w:txbxContent>
                    <w:p w:rsidR="00334E7E" w:rsidP="00334E7E" w:rsidRDefault="00334E7E" w14:paraId="1F3EA74F" w14:textId="288541A0">
                      <w:pPr>
                        <w:numPr>
                          <w:ilvl w:val="0"/>
                          <w:numId w:val="0"/>
                        </w:numPr>
                      </w:pPr>
                      <w:r>
                        <w:t>java</w:t>
                      </w:r>
                    </w:p>
                    <w:p w:rsidR="006750E0" w:rsidP="006750E0" w:rsidRDefault="006750E0" w14:paraId="54439569" w14:textId="77777777">
                      <w:pPr>
                        <w:numPr>
                          <w:ilvl w:val="0"/>
                          <w:numId w:val="0"/>
                        </w:numPr>
                      </w:pPr>
                      <w:r>
                        <w:t>public class Student {</w:t>
                      </w:r>
                    </w:p>
                    <w:p w:rsidR="006750E0" w:rsidP="006750E0" w:rsidRDefault="006750E0" w14:paraId="3A6218BB" w14:textId="77777777">
                      <w:pPr>
                        <w:numPr>
                          <w:ilvl w:val="0"/>
                          <w:numId w:val="0"/>
                        </w:numPr>
                      </w:pPr>
                      <w:r>
                        <w:t xml:space="preserve">    // Attributes</w:t>
                      </w:r>
                    </w:p>
                    <w:p w:rsidR="006750E0" w:rsidP="006750E0" w:rsidRDefault="006750E0" w14:paraId="50EA76D1" w14:textId="77777777">
                      <w:pPr>
                        <w:numPr>
                          <w:ilvl w:val="0"/>
                          <w:numId w:val="0"/>
                        </w:numPr>
                      </w:pPr>
                      <w:r>
                        <w:t xml:space="preserve">    String </w:t>
                      </w:r>
                      <w:proofErr w:type="gramStart"/>
                      <w:r>
                        <w:t>name;</w:t>
                      </w:r>
                      <w:proofErr w:type="gramEnd"/>
                    </w:p>
                    <w:p w:rsidR="006750E0" w:rsidP="006750E0" w:rsidRDefault="006750E0" w14:paraId="05DEA5DF" w14:textId="77777777">
                      <w:pPr>
                        <w:numPr>
                          <w:ilvl w:val="0"/>
                          <w:numId w:val="0"/>
                        </w:numPr>
                      </w:pPr>
                      <w:r>
                        <w:t xml:space="preserve">    int </w:t>
                      </w:r>
                      <w:proofErr w:type="gramStart"/>
                      <w:r>
                        <w:t>age;</w:t>
                      </w:r>
                      <w:proofErr w:type="gramEnd"/>
                    </w:p>
                    <w:p w:rsidR="006750E0" w:rsidP="006750E0" w:rsidRDefault="006750E0" w14:paraId="2062D821" w14:textId="77777777">
                      <w:pPr>
                        <w:numPr>
                          <w:ilvl w:val="0"/>
                          <w:numId w:val="0"/>
                        </w:numPr>
                      </w:pPr>
                      <w:r>
                        <w:t xml:space="preserve">    </w:t>
                      </w:r>
                    </w:p>
                    <w:p w:rsidR="006750E0" w:rsidP="006750E0" w:rsidRDefault="006750E0" w14:paraId="12BFF112" w14:textId="77777777">
                      <w:pPr>
                        <w:numPr>
                          <w:ilvl w:val="0"/>
                          <w:numId w:val="0"/>
                        </w:numPr>
                      </w:pPr>
                      <w:r>
                        <w:t xml:space="preserve">    // Method</w:t>
                      </w:r>
                    </w:p>
                    <w:p w:rsidR="006750E0" w:rsidP="006750E0" w:rsidRDefault="006750E0" w14:paraId="2B6F662A" w14:textId="77777777">
                      <w:pPr>
                        <w:numPr>
                          <w:ilvl w:val="0"/>
                          <w:numId w:val="0"/>
                        </w:numPr>
                      </w:pPr>
                      <w:r>
                        <w:t xml:space="preserve">    void </w:t>
                      </w:r>
                      <w:proofErr w:type="spellStart"/>
                      <w:proofErr w:type="gramStart"/>
                      <w:r>
                        <w:t>displayInfo</w:t>
                      </w:r>
                      <w:proofErr w:type="spellEnd"/>
                      <w:r>
                        <w:t>(</w:t>
                      </w:r>
                      <w:proofErr w:type="gramEnd"/>
                      <w:r>
                        <w:t>) {</w:t>
                      </w:r>
                    </w:p>
                    <w:p w:rsidR="006750E0" w:rsidP="006750E0" w:rsidRDefault="006750E0" w14:paraId="7F2937F0" w14:textId="77777777">
                      <w:pPr>
                        <w:numPr>
                          <w:ilvl w:val="0"/>
                          <w:numId w:val="0"/>
                        </w:numPr>
                      </w:pPr>
                      <w:r>
                        <w:t xml:space="preserve">        </w:t>
                      </w:r>
                      <w:proofErr w:type="spellStart"/>
                      <w:r>
                        <w:t>System.out.println</w:t>
                      </w:r>
                      <w:proofErr w:type="spellEnd"/>
                      <w:r>
                        <w:t>("Name: " + name</w:t>
                      </w:r>
                      <w:proofErr w:type="gramStart"/>
                      <w:r>
                        <w:t>);</w:t>
                      </w:r>
                      <w:proofErr w:type="gramEnd"/>
                    </w:p>
                    <w:p w:rsidR="006750E0" w:rsidP="006750E0" w:rsidRDefault="006750E0" w14:paraId="6F117A69" w14:textId="77777777">
                      <w:pPr>
                        <w:numPr>
                          <w:ilvl w:val="0"/>
                          <w:numId w:val="0"/>
                        </w:numPr>
                      </w:pPr>
                      <w:r>
                        <w:t xml:space="preserve">        </w:t>
                      </w:r>
                      <w:proofErr w:type="spellStart"/>
                      <w:r>
                        <w:t>System.out.println</w:t>
                      </w:r>
                      <w:proofErr w:type="spellEnd"/>
                      <w:r>
                        <w:t>("Age: " + age</w:t>
                      </w:r>
                      <w:proofErr w:type="gramStart"/>
                      <w:r>
                        <w:t>);</w:t>
                      </w:r>
                      <w:proofErr w:type="gramEnd"/>
                    </w:p>
                    <w:p w:rsidR="006750E0" w:rsidP="006750E0" w:rsidRDefault="006750E0" w14:paraId="3A3673F0" w14:textId="77777777">
                      <w:pPr>
                        <w:numPr>
                          <w:ilvl w:val="0"/>
                          <w:numId w:val="0"/>
                        </w:numPr>
                      </w:pPr>
                      <w:r>
                        <w:t xml:space="preserve">    }</w:t>
                      </w:r>
                    </w:p>
                    <w:p w:rsidR="006750E0" w:rsidP="006750E0" w:rsidRDefault="006750E0" w14:paraId="35E1A295" w14:textId="77777777">
                      <w:pPr>
                        <w:numPr>
                          <w:ilvl w:val="0"/>
                          <w:numId w:val="0"/>
                        </w:numPr>
                      </w:pPr>
                      <w:r>
                        <w:t>}</w:t>
                      </w:r>
                    </w:p>
                    <w:p w:rsidRPr="00CF012C" w:rsidR="00334E7E" w:rsidP="006750E0" w:rsidRDefault="00334E7E" w14:paraId="3CF2D8B6" w14:textId="12EDCFC2">
                      <w:pPr>
                        <w:numPr>
                          <w:ilvl w:val="0"/>
                          <w:numId w:val="0"/>
                        </w:numPr>
                      </w:pPr>
                    </w:p>
                  </w:txbxContent>
                </v:textbox>
                <w10:wrap anchorx="margin"/>
              </v:shape>
            </w:pict>
          </mc:Fallback>
        </mc:AlternateContent>
      </w:r>
      <w:r w:rsidRPr="00334E7E" w:rsidR="00334E7E">
        <w:rPr>
          <w:rFonts w:eastAsia="Times New Roman" w:cs="Times New Roman"/>
          <w:b/>
          <w:kern w:val="0"/>
          <w:sz w:val="24"/>
          <w:szCs w:val="24"/>
          <w:lang w:eastAsia="en-PH"/>
          <w14:ligatures w14:val="none"/>
        </w:rPr>
        <w:t>Example of Object Instantiation</w:t>
      </w:r>
    </w:p>
    <w:p w:rsidR="00334E7E" w:rsidP="007604CC" w:rsidRDefault="00334E7E" w14:paraId="30868C9E" w14:textId="44B8F0C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34E7E" w:rsidP="007604CC" w:rsidRDefault="00334E7E" w14:paraId="449621A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34E7E" w:rsidP="007604CC" w:rsidRDefault="00334E7E" w14:paraId="6800632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34E7E" w:rsidP="007604CC" w:rsidRDefault="00334E7E" w14:paraId="7C878C8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34E7E" w:rsidP="007604CC" w:rsidRDefault="00334E7E" w14:paraId="3F1043B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50E0" w:rsidP="007604CC" w:rsidRDefault="006750E0" w14:paraId="44F42E58" w14:textId="45C8167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50E0" w:rsidP="007604CC" w:rsidRDefault="006750E0" w14:paraId="0B074C7F" w14:textId="4776F0E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34E7E" w:rsidP="007604CC" w:rsidRDefault="00334E7E" w14:paraId="140D02E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34E7E" w:rsidP="007604CC" w:rsidRDefault="00334E7E" w14:paraId="42B8E89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7604CC" w:rsidRDefault="001734DC" w14:paraId="6AD34F8F" w14:textId="5530D4F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87" behindDoc="0" locked="0" layoutInCell="1" allowOverlap="1" wp14:anchorId="7943AD06" wp14:editId="5C264251">
                <wp:simplePos x="0" y="0"/>
                <wp:positionH relativeFrom="margin">
                  <wp:posOffset>285750</wp:posOffset>
                </wp:positionH>
                <wp:positionV relativeFrom="paragraph">
                  <wp:posOffset>155204</wp:posOffset>
                </wp:positionV>
                <wp:extent cx="5347970" cy="3830129"/>
                <wp:effectExtent l="0" t="0" r="24130" b="18415"/>
                <wp:wrapNone/>
                <wp:docPr id="1657933109" name="Text Box 10"/>
                <wp:cNvGraphicFramePr/>
                <a:graphic xmlns:a="http://schemas.openxmlformats.org/drawingml/2006/main">
                  <a:graphicData uri="http://schemas.microsoft.com/office/word/2010/wordprocessingShape">
                    <wps:wsp>
                      <wps:cNvSpPr txBox="1"/>
                      <wps:spPr>
                        <a:xfrm>
                          <a:off x="0" y="0"/>
                          <a:ext cx="5347970" cy="3830129"/>
                        </a:xfrm>
                        <a:prstGeom prst="rect">
                          <a:avLst/>
                        </a:prstGeom>
                        <a:solidFill>
                          <a:schemeClr val="tx1"/>
                        </a:solidFill>
                        <a:ln w="6350">
                          <a:solidFill>
                            <a:prstClr val="black"/>
                          </a:solidFill>
                        </a:ln>
                      </wps:spPr>
                      <wps:txbx>
                        <w:txbxContent>
                          <w:p w:rsidR="00AA3A15" w:rsidP="00AA3A15" w:rsidRDefault="00AA3A15" w14:paraId="7FCA3EC4" w14:textId="77777777">
                            <w:pPr>
                              <w:numPr>
                                <w:ilvl w:val="0"/>
                                <w:numId w:val="0"/>
                              </w:numPr>
                            </w:pPr>
                            <w:r>
                              <w:t>public class Main {</w:t>
                            </w:r>
                          </w:p>
                          <w:p w:rsidR="00AA3A15" w:rsidP="00AA3A15" w:rsidRDefault="00AA3A15" w14:paraId="0CD6ED93"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AA3A15" w:rsidP="00AA3A15" w:rsidRDefault="00AA3A15" w14:paraId="2C64EA5C" w14:textId="77777777">
                            <w:pPr>
                              <w:numPr>
                                <w:ilvl w:val="0"/>
                                <w:numId w:val="0"/>
                              </w:numPr>
                            </w:pPr>
                            <w:r>
                              <w:t xml:space="preserve">        // Object instantiation</w:t>
                            </w:r>
                          </w:p>
                          <w:p w:rsidR="00AA3A15" w:rsidP="00AA3A15" w:rsidRDefault="00AA3A15" w14:paraId="367F899D" w14:textId="77777777">
                            <w:pPr>
                              <w:numPr>
                                <w:ilvl w:val="0"/>
                                <w:numId w:val="0"/>
                              </w:numPr>
                            </w:pPr>
                            <w:r>
                              <w:t xml:space="preserve">        Student s1 = new </w:t>
                            </w:r>
                            <w:proofErr w:type="gramStart"/>
                            <w:r>
                              <w:t>Student();</w:t>
                            </w:r>
                            <w:proofErr w:type="gramEnd"/>
                          </w:p>
                          <w:p w:rsidR="00AA3A15" w:rsidP="00AA3A15" w:rsidRDefault="00AA3A15" w14:paraId="55CF1CBB" w14:textId="77777777">
                            <w:pPr>
                              <w:numPr>
                                <w:ilvl w:val="0"/>
                                <w:numId w:val="0"/>
                              </w:numPr>
                            </w:pPr>
                            <w:r>
                              <w:t xml:space="preserve">        </w:t>
                            </w:r>
                          </w:p>
                          <w:p w:rsidR="00AA3A15" w:rsidP="00AA3A15" w:rsidRDefault="00AA3A15" w14:paraId="058E23D4" w14:textId="77777777">
                            <w:pPr>
                              <w:numPr>
                                <w:ilvl w:val="0"/>
                                <w:numId w:val="0"/>
                              </w:numPr>
                            </w:pPr>
                            <w:r>
                              <w:t xml:space="preserve">        // Setting values</w:t>
                            </w:r>
                          </w:p>
                          <w:p w:rsidR="00AA3A15" w:rsidP="00AA3A15" w:rsidRDefault="00AA3A15" w14:paraId="39013317" w14:textId="77777777">
                            <w:pPr>
                              <w:numPr>
                                <w:ilvl w:val="0"/>
                                <w:numId w:val="0"/>
                              </w:numPr>
                            </w:pPr>
                            <w:r>
                              <w:t xml:space="preserve">        s1.name = "Kenzo</w:t>
                            </w:r>
                            <w:proofErr w:type="gramStart"/>
                            <w:r>
                              <w:t>";</w:t>
                            </w:r>
                            <w:proofErr w:type="gramEnd"/>
                          </w:p>
                          <w:p w:rsidR="00AA3A15" w:rsidP="00AA3A15" w:rsidRDefault="00AA3A15" w14:paraId="7E11C03C" w14:textId="77777777">
                            <w:pPr>
                              <w:numPr>
                                <w:ilvl w:val="0"/>
                                <w:numId w:val="0"/>
                              </w:numPr>
                            </w:pPr>
                            <w:r>
                              <w:t xml:space="preserve">        s1.age = </w:t>
                            </w:r>
                            <w:proofErr w:type="gramStart"/>
                            <w:r>
                              <w:t>20;</w:t>
                            </w:r>
                            <w:proofErr w:type="gramEnd"/>
                          </w:p>
                          <w:p w:rsidR="00AA3A15" w:rsidP="00AA3A15" w:rsidRDefault="00AA3A15" w14:paraId="0A08B78F" w14:textId="77777777">
                            <w:pPr>
                              <w:numPr>
                                <w:ilvl w:val="0"/>
                                <w:numId w:val="0"/>
                              </w:numPr>
                            </w:pPr>
                            <w:r>
                              <w:t xml:space="preserve">        </w:t>
                            </w:r>
                          </w:p>
                          <w:p w:rsidR="00AA3A15" w:rsidP="00AA3A15" w:rsidRDefault="00AA3A15" w14:paraId="0B76A2DF" w14:textId="77777777">
                            <w:pPr>
                              <w:numPr>
                                <w:ilvl w:val="0"/>
                                <w:numId w:val="0"/>
                              </w:numPr>
                            </w:pPr>
                            <w:r>
                              <w:t xml:space="preserve">        // Calling a method</w:t>
                            </w:r>
                          </w:p>
                          <w:p w:rsidR="00AA3A15" w:rsidP="00AA3A15" w:rsidRDefault="00AA3A15" w14:paraId="61530825" w14:textId="77777777">
                            <w:pPr>
                              <w:numPr>
                                <w:ilvl w:val="0"/>
                                <w:numId w:val="0"/>
                              </w:numPr>
                            </w:pPr>
                            <w:r>
                              <w:t xml:space="preserve">        s</w:t>
                            </w:r>
                            <w:proofErr w:type="gramStart"/>
                            <w:r>
                              <w:t>1.displayInfo</w:t>
                            </w:r>
                            <w:proofErr w:type="gramEnd"/>
                            <w:r>
                              <w:t>(</w:t>
                            </w:r>
                            <w:proofErr w:type="gramStart"/>
                            <w:r>
                              <w:t>);</w:t>
                            </w:r>
                            <w:proofErr w:type="gramEnd"/>
                          </w:p>
                          <w:p w:rsidR="00AA3A15" w:rsidP="00AA3A15" w:rsidRDefault="00AA3A15" w14:paraId="496C6A0D" w14:textId="77777777">
                            <w:pPr>
                              <w:numPr>
                                <w:ilvl w:val="0"/>
                                <w:numId w:val="0"/>
                              </w:numPr>
                            </w:pPr>
                            <w:r>
                              <w:t xml:space="preserve">    }</w:t>
                            </w:r>
                          </w:p>
                          <w:p w:rsidRPr="00CF012C" w:rsidR="006702C1" w:rsidP="00AA3A15" w:rsidRDefault="00AA3A15" w14:paraId="45CAF109" w14:textId="5F2D632A">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E14BBCB">
              <v:shape id="_x0000_s1076" style="position:absolute;margin-left:22.5pt;margin-top:12.2pt;width:421.1pt;height:301.6pt;z-index:25165828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" w14:anchorId="7943AD06">
                <v:textbox>
                  <w:txbxContent>
                    <w:p w:rsidR="00AA3A15" w:rsidP="00AA3A15" w:rsidRDefault="00AA3A15" w14:paraId="43D82145" w14:textId="77777777">
                      <w:pPr>
                        <w:numPr>
                          <w:ilvl w:val="0"/>
                          <w:numId w:val="0"/>
                        </w:numPr>
                      </w:pPr>
                      <w:r>
                        <w:t>public class Main {</w:t>
                      </w:r>
                    </w:p>
                    <w:p w:rsidR="00AA3A15" w:rsidP="00AA3A15" w:rsidRDefault="00AA3A15" w14:paraId="1B296E29"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AA3A15" w:rsidP="00AA3A15" w:rsidRDefault="00AA3A15" w14:paraId="2E48EEFC" w14:textId="77777777">
                      <w:pPr>
                        <w:numPr>
                          <w:ilvl w:val="0"/>
                          <w:numId w:val="0"/>
                        </w:numPr>
                      </w:pPr>
                      <w:r>
                        <w:t xml:space="preserve">        // Object instantiation</w:t>
                      </w:r>
                    </w:p>
                    <w:p w:rsidR="00AA3A15" w:rsidP="00AA3A15" w:rsidRDefault="00AA3A15" w14:paraId="0E31C438" w14:textId="77777777">
                      <w:pPr>
                        <w:numPr>
                          <w:ilvl w:val="0"/>
                          <w:numId w:val="0"/>
                        </w:numPr>
                      </w:pPr>
                      <w:r>
                        <w:t xml:space="preserve">        Student s1 = new </w:t>
                      </w:r>
                      <w:proofErr w:type="gramStart"/>
                      <w:r>
                        <w:t>Student();</w:t>
                      </w:r>
                      <w:proofErr w:type="gramEnd"/>
                    </w:p>
                    <w:p w:rsidR="00AA3A15" w:rsidP="00AA3A15" w:rsidRDefault="00AA3A15" w14:paraId="6994FCCC" w14:textId="77777777">
                      <w:pPr>
                        <w:numPr>
                          <w:ilvl w:val="0"/>
                          <w:numId w:val="0"/>
                        </w:numPr>
                      </w:pPr>
                      <w:r>
                        <w:t xml:space="preserve">        </w:t>
                      </w:r>
                    </w:p>
                    <w:p w:rsidR="00AA3A15" w:rsidP="00AA3A15" w:rsidRDefault="00AA3A15" w14:paraId="7019DE6F" w14:textId="77777777">
                      <w:pPr>
                        <w:numPr>
                          <w:ilvl w:val="0"/>
                          <w:numId w:val="0"/>
                        </w:numPr>
                      </w:pPr>
                      <w:r>
                        <w:t xml:space="preserve">        // Setting values</w:t>
                      </w:r>
                    </w:p>
                    <w:p w:rsidR="00AA3A15" w:rsidP="00AA3A15" w:rsidRDefault="00AA3A15" w14:paraId="788E0F62" w14:textId="77777777">
                      <w:pPr>
                        <w:numPr>
                          <w:ilvl w:val="0"/>
                          <w:numId w:val="0"/>
                        </w:numPr>
                      </w:pPr>
                      <w:r>
                        <w:t xml:space="preserve">        s1.name = "Kenzo</w:t>
                      </w:r>
                      <w:proofErr w:type="gramStart"/>
                      <w:r>
                        <w:t>";</w:t>
                      </w:r>
                      <w:proofErr w:type="gramEnd"/>
                    </w:p>
                    <w:p w:rsidR="00AA3A15" w:rsidP="00AA3A15" w:rsidRDefault="00AA3A15" w14:paraId="3C79899F" w14:textId="77777777">
                      <w:pPr>
                        <w:numPr>
                          <w:ilvl w:val="0"/>
                          <w:numId w:val="0"/>
                        </w:numPr>
                      </w:pPr>
                      <w:r>
                        <w:t xml:space="preserve">        s1.age = </w:t>
                      </w:r>
                      <w:proofErr w:type="gramStart"/>
                      <w:r>
                        <w:t>20;</w:t>
                      </w:r>
                      <w:proofErr w:type="gramEnd"/>
                    </w:p>
                    <w:p w:rsidR="00AA3A15" w:rsidP="00AA3A15" w:rsidRDefault="00AA3A15" w14:paraId="7BB09CA5" w14:textId="77777777">
                      <w:pPr>
                        <w:numPr>
                          <w:ilvl w:val="0"/>
                          <w:numId w:val="0"/>
                        </w:numPr>
                      </w:pPr>
                      <w:r>
                        <w:t xml:space="preserve">        </w:t>
                      </w:r>
                    </w:p>
                    <w:p w:rsidR="00AA3A15" w:rsidP="00AA3A15" w:rsidRDefault="00AA3A15" w14:paraId="441A5466" w14:textId="77777777">
                      <w:pPr>
                        <w:numPr>
                          <w:ilvl w:val="0"/>
                          <w:numId w:val="0"/>
                        </w:numPr>
                      </w:pPr>
                      <w:r>
                        <w:t xml:space="preserve">        // Calling a method</w:t>
                      </w:r>
                    </w:p>
                    <w:p w:rsidR="00AA3A15" w:rsidP="00AA3A15" w:rsidRDefault="00AA3A15" w14:paraId="25A7E07B" w14:textId="77777777">
                      <w:pPr>
                        <w:numPr>
                          <w:ilvl w:val="0"/>
                          <w:numId w:val="0"/>
                        </w:numPr>
                      </w:pPr>
                      <w:r>
                        <w:t xml:space="preserve">        s</w:t>
                      </w:r>
                      <w:proofErr w:type="gramStart"/>
                      <w:r>
                        <w:t>1.displayInfo</w:t>
                      </w:r>
                      <w:proofErr w:type="gramEnd"/>
                      <w:r>
                        <w:t>(</w:t>
                      </w:r>
                      <w:proofErr w:type="gramStart"/>
                      <w:r>
                        <w:t>);</w:t>
                      </w:r>
                      <w:proofErr w:type="gramEnd"/>
                    </w:p>
                    <w:p w:rsidR="00AA3A15" w:rsidP="00AA3A15" w:rsidRDefault="00AA3A15" w14:paraId="5C0D4928" w14:textId="77777777">
                      <w:pPr>
                        <w:numPr>
                          <w:ilvl w:val="0"/>
                          <w:numId w:val="0"/>
                        </w:numPr>
                      </w:pPr>
                      <w:r>
                        <w:t xml:space="preserve">    }</w:t>
                      </w:r>
                    </w:p>
                    <w:p w:rsidRPr="00CF012C" w:rsidR="006702C1" w:rsidP="00AA3A15" w:rsidRDefault="00AA3A15" w14:paraId="20A4BC7C" w14:textId="5F2D632A">
                      <w:pPr>
                        <w:numPr>
                          <w:ilvl w:val="0"/>
                          <w:numId w:val="0"/>
                        </w:numPr>
                      </w:pPr>
                      <w:r>
                        <w:t>}</w:t>
                      </w:r>
                    </w:p>
                  </w:txbxContent>
                </v:textbox>
                <w10:wrap anchorx="margin"/>
              </v:shape>
            </w:pict>
          </mc:Fallback>
        </mc:AlternateContent>
      </w:r>
    </w:p>
    <w:p w:rsidR="006702C1" w:rsidP="007604CC" w:rsidRDefault="006702C1" w14:paraId="6C5D94B1" w14:textId="3C20E65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02C1" w:rsidP="007604CC" w:rsidRDefault="006702C1" w14:paraId="6B3D29B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02C1" w:rsidP="007604CC" w:rsidRDefault="006702C1" w14:paraId="6842AE40" w14:textId="1EC52AB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02C1" w:rsidP="007604CC" w:rsidRDefault="006702C1" w14:paraId="32B66D8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02C1" w:rsidP="007604CC" w:rsidRDefault="006702C1" w14:paraId="38939B91" w14:textId="0E1BC2B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34E7E" w:rsidP="007604CC" w:rsidRDefault="00334E7E" w14:paraId="152A5C21" w14:textId="49A264D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02C1" w:rsidP="007604CC" w:rsidRDefault="006702C1" w14:paraId="13D0415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02C1" w:rsidP="007604CC" w:rsidRDefault="006702C1" w14:paraId="7056B82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02C1" w:rsidP="007604CC" w:rsidRDefault="006702C1" w14:paraId="298B34C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50E0" w:rsidP="007604CC" w:rsidRDefault="006750E0" w14:paraId="1C073EB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A3A15" w:rsidP="007604CC" w:rsidRDefault="00AA3A15" w14:paraId="6E118A4B" w14:textId="152C383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5073EF" w:rsidR="005073EF" w:rsidP="00623EE5" w:rsidRDefault="005073EF" w14:paraId="608EB0FA" w14:textId="1120741E">
      <w:pPr>
        <w:pStyle w:val="ListParagraph"/>
        <w:numPr>
          <w:ilvl w:val="0"/>
          <w:numId w:val="45"/>
        </w:numPr>
        <w:spacing w:before="100" w:beforeAutospacing="1" w:after="100" w:afterAutospacing="1" w:line="240" w:lineRule="auto"/>
        <w:rPr>
          <w:rFonts w:eastAsia="Times New Roman" w:cs="Times New Roman"/>
          <w:bCs/>
          <w:kern w:val="0"/>
          <w:sz w:val="24"/>
          <w:szCs w:val="24"/>
          <w:lang w:eastAsia="en-PH"/>
          <w14:ligatures w14:val="none"/>
        </w:rPr>
      </w:pPr>
      <w:r w:rsidRPr="005073EF">
        <w:rPr>
          <w:rFonts w:eastAsia="Times New Roman" w:cs="Times New Roman"/>
          <w:bCs/>
          <w:kern w:val="0"/>
          <w:sz w:val="24"/>
          <w:szCs w:val="24"/>
          <w:lang w:eastAsia="en-PH"/>
          <w14:ligatures w14:val="none"/>
        </w:rPr>
        <w:t>Student is the class.</w:t>
      </w:r>
    </w:p>
    <w:p w:rsidRPr="005073EF" w:rsidR="005073EF" w:rsidP="00623EE5" w:rsidRDefault="005073EF" w14:paraId="7041D727" w14:textId="043EB2DD">
      <w:pPr>
        <w:pStyle w:val="ListParagraph"/>
        <w:numPr>
          <w:ilvl w:val="0"/>
          <w:numId w:val="45"/>
        </w:numPr>
        <w:spacing w:before="100" w:beforeAutospacing="1" w:after="100" w:afterAutospacing="1" w:line="240" w:lineRule="auto"/>
        <w:rPr>
          <w:rFonts w:eastAsia="Times New Roman" w:cs="Times New Roman"/>
          <w:bCs/>
          <w:kern w:val="0"/>
          <w:sz w:val="24"/>
          <w:szCs w:val="24"/>
          <w:lang w:eastAsia="en-PH"/>
          <w14:ligatures w14:val="none"/>
        </w:rPr>
      </w:pPr>
      <w:r w:rsidRPr="005073EF">
        <w:rPr>
          <w:rFonts w:eastAsia="Times New Roman" w:cs="Times New Roman"/>
          <w:bCs/>
          <w:kern w:val="0"/>
          <w:sz w:val="24"/>
          <w:szCs w:val="24"/>
          <w:lang w:eastAsia="en-PH"/>
          <w14:ligatures w14:val="none"/>
        </w:rPr>
        <w:t>s1 is the object name.</w:t>
      </w:r>
    </w:p>
    <w:p w:rsidRPr="005073EF" w:rsidR="005073EF" w:rsidP="00623EE5" w:rsidRDefault="005073EF" w14:paraId="6498BEE2" w14:textId="0859B803">
      <w:pPr>
        <w:pStyle w:val="ListParagraph"/>
        <w:numPr>
          <w:ilvl w:val="0"/>
          <w:numId w:val="45"/>
        </w:numPr>
        <w:spacing w:before="100" w:beforeAutospacing="1" w:after="100" w:afterAutospacing="1" w:line="240" w:lineRule="auto"/>
        <w:rPr>
          <w:rFonts w:eastAsia="Times New Roman" w:cs="Times New Roman"/>
          <w:bCs/>
          <w:kern w:val="0"/>
          <w:sz w:val="24"/>
          <w:szCs w:val="24"/>
          <w:lang w:eastAsia="en-PH"/>
          <w14:ligatures w14:val="none"/>
        </w:rPr>
      </w:pPr>
      <w:r w:rsidRPr="005073EF">
        <w:rPr>
          <w:rFonts w:eastAsia="Times New Roman" w:cs="Times New Roman"/>
          <w:bCs/>
          <w:kern w:val="0"/>
          <w:sz w:val="24"/>
          <w:szCs w:val="24"/>
          <w:lang w:eastAsia="en-PH"/>
          <w14:ligatures w14:val="none"/>
        </w:rPr>
        <w:t xml:space="preserve">new </w:t>
      </w:r>
      <w:proofErr w:type="gramStart"/>
      <w:r w:rsidRPr="005073EF">
        <w:rPr>
          <w:rFonts w:eastAsia="Times New Roman" w:cs="Times New Roman"/>
          <w:bCs/>
          <w:kern w:val="0"/>
          <w:sz w:val="24"/>
          <w:szCs w:val="24"/>
          <w:lang w:eastAsia="en-PH"/>
          <w14:ligatures w14:val="none"/>
        </w:rPr>
        <w:t>Student(</w:t>
      </w:r>
      <w:proofErr w:type="gramEnd"/>
      <w:r w:rsidRPr="005073EF">
        <w:rPr>
          <w:rFonts w:eastAsia="Times New Roman" w:cs="Times New Roman"/>
          <w:bCs/>
          <w:kern w:val="0"/>
          <w:sz w:val="24"/>
          <w:szCs w:val="24"/>
          <w:lang w:eastAsia="en-PH"/>
          <w14:ligatures w14:val="none"/>
        </w:rPr>
        <w:t>) creates the object in memory.</w:t>
      </w:r>
    </w:p>
    <w:p w:rsidRPr="00AA3A15" w:rsidR="00AA3A15" w:rsidP="00623EE5" w:rsidRDefault="005073EF" w14:paraId="44943B3D" w14:textId="52DFBFAA">
      <w:pPr>
        <w:pStyle w:val="ListParagraph"/>
        <w:numPr>
          <w:ilvl w:val="0"/>
          <w:numId w:val="45"/>
        </w:numPr>
        <w:spacing w:before="100" w:beforeAutospacing="1" w:after="100" w:afterAutospacing="1" w:line="240" w:lineRule="auto"/>
        <w:rPr>
          <w:rFonts w:eastAsia="Times New Roman" w:cs="Times New Roman"/>
          <w:b/>
          <w:kern w:val="0"/>
          <w:sz w:val="24"/>
          <w:szCs w:val="24"/>
          <w:lang w:eastAsia="en-PH"/>
          <w14:ligatures w14:val="none"/>
        </w:rPr>
      </w:pPr>
      <w:r w:rsidRPr="005073EF">
        <w:rPr>
          <w:rFonts w:eastAsia="Times New Roman" w:cs="Times New Roman"/>
          <w:bCs/>
          <w:kern w:val="0"/>
          <w:sz w:val="24"/>
          <w:szCs w:val="24"/>
          <w:lang w:eastAsia="en-PH"/>
          <w14:ligatures w14:val="none"/>
        </w:rPr>
        <w:t>Then, attributes (name, age) are assigned values, and methods can be called on the object.</w:t>
      </w:r>
    </w:p>
    <w:p w:rsidR="00AA3A15" w:rsidP="007604CC" w:rsidRDefault="005073EF" w14:paraId="197CF34B" w14:textId="4C307FE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5073EF">
        <w:rPr>
          <w:rFonts w:eastAsia="Times New Roman" w:cs="Times New Roman"/>
          <w:b/>
          <w:kern w:val="0"/>
          <w:sz w:val="24"/>
          <w:szCs w:val="24"/>
          <w:lang w:eastAsia="en-PH"/>
          <w14:ligatures w14:val="none"/>
        </w:rPr>
        <w:t>The Role of the Constructor</w:t>
      </w:r>
    </w:p>
    <w:p w:rsidRPr="00997B82" w:rsidR="005073EF" w:rsidP="00623EE5" w:rsidRDefault="00997B82" w14:paraId="77FFED27" w14:textId="167B4E64">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97B82">
        <w:rPr>
          <w:rFonts w:eastAsia="Times New Roman" w:cs="Times New Roman"/>
          <w:bCs/>
          <w:kern w:val="0"/>
          <w:sz w:val="24"/>
          <w:szCs w:val="24"/>
          <w:lang w:eastAsia="en-PH"/>
          <w14:ligatures w14:val="none"/>
        </w:rPr>
        <w:t>A constructor is a special method used when instantiating an object.</w:t>
      </w:r>
      <w:r w:rsidRPr="00997B82">
        <w:rPr>
          <w:rFonts w:eastAsia="Times New Roman" w:cs="Times New Roman"/>
          <w:bCs/>
          <w:kern w:val="0"/>
          <w:sz w:val="24"/>
          <w:szCs w:val="24"/>
          <w:lang w:eastAsia="en-PH"/>
          <w14:ligatures w14:val="none"/>
        </w:rPr>
        <w:br/>
      </w:r>
      <w:r w:rsidRPr="00997B82">
        <w:rPr>
          <w:rFonts w:eastAsia="Times New Roman" w:cs="Times New Roman"/>
          <w:bCs/>
          <w:kern w:val="0"/>
          <w:sz w:val="24"/>
          <w:szCs w:val="24"/>
          <w:lang w:eastAsia="en-PH"/>
          <w14:ligatures w14:val="none"/>
        </w:rPr>
        <w:t>It sets up the object’s initial state.</w:t>
      </w:r>
    </w:p>
    <w:p w:rsidR="00997B82" w:rsidP="00997B82" w:rsidRDefault="00FC4F8D" w14:paraId="216AE1BF" w14:textId="137B150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88" behindDoc="0" locked="0" layoutInCell="1" allowOverlap="1" wp14:anchorId="5871D66A" wp14:editId="73E20740">
                <wp:simplePos x="0" y="0"/>
                <wp:positionH relativeFrom="margin">
                  <wp:align>center</wp:align>
                </wp:positionH>
                <wp:positionV relativeFrom="paragraph">
                  <wp:posOffset>255773</wp:posOffset>
                </wp:positionV>
                <wp:extent cx="5347970" cy="2216989"/>
                <wp:effectExtent l="0" t="0" r="24130" b="12065"/>
                <wp:wrapNone/>
                <wp:docPr id="1706112661" name="Text Box 10"/>
                <wp:cNvGraphicFramePr/>
                <a:graphic xmlns:a="http://schemas.openxmlformats.org/drawingml/2006/main">
                  <a:graphicData uri="http://schemas.microsoft.com/office/word/2010/wordprocessingShape">
                    <wps:wsp>
                      <wps:cNvSpPr txBox="1"/>
                      <wps:spPr>
                        <a:xfrm>
                          <a:off x="0" y="0"/>
                          <a:ext cx="5347970" cy="2216989"/>
                        </a:xfrm>
                        <a:prstGeom prst="rect">
                          <a:avLst/>
                        </a:prstGeom>
                        <a:solidFill>
                          <a:schemeClr val="tx1"/>
                        </a:solidFill>
                        <a:ln w="6350">
                          <a:solidFill>
                            <a:prstClr val="black"/>
                          </a:solidFill>
                        </a:ln>
                      </wps:spPr>
                      <wps:txbx>
                        <w:txbxContent>
                          <w:p w:rsidR="00997B82" w:rsidP="00997B82" w:rsidRDefault="00FC4F8D" w14:paraId="3507FF0F" w14:textId="1EA27F0B">
                            <w:pPr>
                              <w:numPr>
                                <w:ilvl w:val="0"/>
                                <w:numId w:val="0"/>
                              </w:numPr>
                            </w:pPr>
                            <w:r>
                              <w:t>java</w:t>
                            </w:r>
                          </w:p>
                          <w:p w:rsidR="00FC4F8D" w:rsidP="00FC4F8D" w:rsidRDefault="00FC4F8D" w14:paraId="56803654" w14:textId="77777777">
                            <w:pPr>
                              <w:numPr>
                                <w:ilvl w:val="0"/>
                                <w:numId w:val="0"/>
                              </w:numPr>
                            </w:pPr>
                            <w:r>
                              <w:t>public class Student {</w:t>
                            </w:r>
                          </w:p>
                          <w:p w:rsidR="00FC4F8D" w:rsidP="00FC4F8D" w:rsidRDefault="00FC4F8D" w14:paraId="0FB10C1C" w14:textId="77777777">
                            <w:pPr>
                              <w:numPr>
                                <w:ilvl w:val="0"/>
                                <w:numId w:val="0"/>
                              </w:numPr>
                            </w:pPr>
                            <w:r>
                              <w:t xml:space="preserve">    String </w:t>
                            </w:r>
                            <w:proofErr w:type="gramStart"/>
                            <w:r>
                              <w:t>name;</w:t>
                            </w:r>
                            <w:proofErr w:type="gramEnd"/>
                          </w:p>
                          <w:p w:rsidR="00FC4F8D" w:rsidP="00FC4F8D" w:rsidRDefault="00FC4F8D" w14:paraId="162A4E9D" w14:textId="77777777">
                            <w:pPr>
                              <w:numPr>
                                <w:ilvl w:val="0"/>
                                <w:numId w:val="0"/>
                              </w:numPr>
                            </w:pPr>
                            <w:r>
                              <w:t xml:space="preserve">    int </w:t>
                            </w:r>
                            <w:proofErr w:type="gramStart"/>
                            <w:r>
                              <w:t>age;</w:t>
                            </w:r>
                            <w:proofErr w:type="gramEnd"/>
                          </w:p>
                          <w:p w:rsidR="00FC4F8D" w:rsidP="00FC4F8D" w:rsidRDefault="00FC4F8D" w14:paraId="7016989A" w14:textId="77777777">
                            <w:pPr>
                              <w:numPr>
                                <w:ilvl w:val="0"/>
                                <w:numId w:val="0"/>
                              </w:numPr>
                            </w:pPr>
                          </w:p>
                          <w:p w:rsidR="00FC4F8D" w:rsidP="00FC4F8D" w:rsidRDefault="00FC4F8D" w14:paraId="2DE9354C" w14:textId="77777777">
                            <w:pPr>
                              <w:numPr>
                                <w:ilvl w:val="0"/>
                                <w:numId w:val="0"/>
                              </w:numPr>
                            </w:pPr>
                            <w:r>
                              <w:t xml:space="preserve">    // Constructor</w:t>
                            </w:r>
                          </w:p>
                          <w:p w:rsidRPr="00CF012C" w:rsidR="00FC4F8D" w:rsidP="00FC4F8D" w:rsidRDefault="00FC4F8D" w14:paraId="565CE5B5" w14:textId="21E9BFBC">
                            <w:pPr>
                              <w:numPr>
                                <w:ilvl w:val="0"/>
                                <w:numId w:val="0"/>
                              </w:numPr>
                            </w:pPr>
                            <w:r>
                              <w:t xml:space="preserve">    </w:t>
                            </w:r>
                            <w:proofErr w:type="gramStart"/>
                            <w:r>
                              <w:t>Student(</w:t>
                            </w:r>
                            <w:proofErr w:type="gramEnd"/>
                            <w:r>
                              <w:t>String n, int 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7C8FF6C">
              <v:shape id="_x0000_s1077" style="position:absolute;margin-left:0;margin-top:20.15pt;width:421.1pt;height:174.55pt;z-index:251658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" w14:anchorId="5871D66A">
                <v:textbox>
                  <w:txbxContent>
                    <w:p w:rsidR="00997B82" w:rsidP="00997B82" w:rsidRDefault="00FC4F8D" w14:paraId="3A68DCB6" w14:textId="1EA27F0B">
                      <w:pPr>
                        <w:numPr>
                          <w:ilvl w:val="0"/>
                          <w:numId w:val="0"/>
                        </w:numPr>
                      </w:pPr>
                      <w:r>
                        <w:t>java</w:t>
                      </w:r>
                    </w:p>
                    <w:p w:rsidR="00FC4F8D" w:rsidP="00FC4F8D" w:rsidRDefault="00FC4F8D" w14:paraId="5D091CC4" w14:textId="77777777">
                      <w:pPr>
                        <w:numPr>
                          <w:ilvl w:val="0"/>
                          <w:numId w:val="0"/>
                        </w:numPr>
                      </w:pPr>
                      <w:r>
                        <w:t>public class Student {</w:t>
                      </w:r>
                    </w:p>
                    <w:p w:rsidR="00FC4F8D" w:rsidP="00FC4F8D" w:rsidRDefault="00FC4F8D" w14:paraId="59E72FE2" w14:textId="77777777">
                      <w:pPr>
                        <w:numPr>
                          <w:ilvl w:val="0"/>
                          <w:numId w:val="0"/>
                        </w:numPr>
                      </w:pPr>
                      <w:r>
                        <w:t xml:space="preserve">    String </w:t>
                      </w:r>
                      <w:proofErr w:type="gramStart"/>
                      <w:r>
                        <w:t>name;</w:t>
                      </w:r>
                      <w:proofErr w:type="gramEnd"/>
                    </w:p>
                    <w:p w:rsidR="00FC4F8D" w:rsidP="00FC4F8D" w:rsidRDefault="00FC4F8D" w14:paraId="0628615B" w14:textId="77777777">
                      <w:pPr>
                        <w:numPr>
                          <w:ilvl w:val="0"/>
                          <w:numId w:val="0"/>
                        </w:numPr>
                      </w:pPr>
                      <w:r>
                        <w:t xml:space="preserve">    int </w:t>
                      </w:r>
                      <w:proofErr w:type="gramStart"/>
                      <w:r>
                        <w:t>age;</w:t>
                      </w:r>
                      <w:proofErr w:type="gramEnd"/>
                    </w:p>
                    <w:p w:rsidR="00FC4F8D" w:rsidP="00FC4F8D" w:rsidRDefault="00FC4F8D" w14:paraId="0FB78278" w14:textId="77777777">
                      <w:pPr>
                        <w:numPr>
                          <w:ilvl w:val="0"/>
                          <w:numId w:val="0"/>
                        </w:numPr>
                      </w:pPr>
                    </w:p>
                    <w:p w:rsidR="00FC4F8D" w:rsidP="00FC4F8D" w:rsidRDefault="00FC4F8D" w14:paraId="168CAE9C" w14:textId="77777777">
                      <w:pPr>
                        <w:numPr>
                          <w:ilvl w:val="0"/>
                          <w:numId w:val="0"/>
                        </w:numPr>
                      </w:pPr>
                      <w:r>
                        <w:t xml:space="preserve">    // Constructor</w:t>
                      </w:r>
                    </w:p>
                    <w:p w:rsidRPr="00CF012C" w:rsidR="00FC4F8D" w:rsidP="00FC4F8D" w:rsidRDefault="00FC4F8D" w14:paraId="1A55C7CB" w14:textId="21E9BFBC">
                      <w:pPr>
                        <w:numPr>
                          <w:ilvl w:val="0"/>
                          <w:numId w:val="0"/>
                        </w:numPr>
                      </w:pPr>
                      <w:r>
                        <w:t xml:space="preserve">    </w:t>
                      </w:r>
                      <w:proofErr w:type="gramStart"/>
                      <w:r>
                        <w:t>Student(</w:t>
                      </w:r>
                      <w:proofErr w:type="gramEnd"/>
                      <w:r>
                        <w:t>String n, int a) {</w:t>
                      </w:r>
                    </w:p>
                  </w:txbxContent>
                </v:textbox>
                <w10:wrap anchorx="margin"/>
              </v:shape>
            </w:pict>
          </mc:Fallback>
        </mc:AlternateContent>
      </w:r>
      <w:r w:rsidR="00997B82">
        <w:rPr>
          <w:rFonts w:eastAsia="Times New Roman" w:cs="Times New Roman"/>
          <w:b/>
          <w:kern w:val="0"/>
          <w:sz w:val="24"/>
          <w:szCs w:val="24"/>
          <w:lang w:eastAsia="en-PH"/>
          <w14:ligatures w14:val="none"/>
        </w:rPr>
        <w:t>Example:</w:t>
      </w:r>
    </w:p>
    <w:p w:rsidR="00997B82" w:rsidP="00997B82" w:rsidRDefault="00997B82" w14:paraId="5BC98AEE" w14:textId="576B80D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97B82" w:rsidP="00997B82" w:rsidRDefault="00997B82" w14:paraId="57437B8A" w14:textId="7A36AC6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97B82" w:rsidP="00997B82" w:rsidRDefault="00997B82" w14:paraId="0D6826C9" w14:textId="153683D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97B82" w:rsidP="00997B82" w:rsidRDefault="00997B82" w14:paraId="194C3E35" w14:textId="190E1CC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997B82" w:rsidR="00997B82" w:rsidP="00997B82" w:rsidRDefault="00FC4F8D" w14:paraId="6E51EF2F" w14:textId="5963C11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89" behindDoc="0" locked="0" layoutInCell="1" allowOverlap="1" wp14:anchorId="62F3D64A" wp14:editId="54C39BE8">
                <wp:simplePos x="0" y="0"/>
                <wp:positionH relativeFrom="margin">
                  <wp:align>center</wp:align>
                </wp:positionH>
                <wp:positionV relativeFrom="paragraph">
                  <wp:posOffset>-715992</wp:posOffset>
                </wp:positionV>
                <wp:extent cx="5347970" cy="3140015"/>
                <wp:effectExtent l="0" t="0" r="24130" b="22860"/>
                <wp:wrapNone/>
                <wp:docPr id="711029746" name="Text Box 10"/>
                <wp:cNvGraphicFramePr/>
                <a:graphic xmlns:a="http://schemas.openxmlformats.org/drawingml/2006/main">
                  <a:graphicData uri="http://schemas.microsoft.com/office/word/2010/wordprocessingShape">
                    <wps:wsp>
                      <wps:cNvSpPr txBox="1"/>
                      <wps:spPr>
                        <a:xfrm>
                          <a:off x="0" y="0"/>
                          <a:ext cx="5347970" cy="3140015"/>
                        </a:xfrm>
                        <a:prstGeom prst="rect">
                          <a:avLst/>
                        </a:prstGeom>
                        <a:solidFill>
                          <a:schemeClr val="tx1"/>
                        </a:solidFill>
                        <a:ln w="6350">
                          <a:solidFill>
                            <a:prstClr val="black"/>
                          </a:solidFill>
                        </a:ln>
                      </wps:spPr>
                      <wps:txbx>
                        <w:txbxContent>
                          <w:p w:rsidR="00EE1436" w:rsidP="00EE1436" w:rsidRDefault="00EE1436" w14:paraId="6C58363D" w14:textId="77777777">
                            <w:pPr>
                              <w:numPr>
                                <w:ilvl w:val="0"/>
                                <w:numId w:val="0"/>
                              </w:numPr>
                            </w:pPr>
                            <w:r>
                              <w:t xml:space="preserve">name = </w:t>
                            </w:r>
                            <w:proofErr w:type="gramStart"/>
                            <w:r>
                              <w:t>n;</w:t>
                            </w:r>
                            <w:proofErr w:type="gramEnd"/>
                          </w:p>
                          <w:p w:rsidR="00EE1436" w:rsidP="00EE1436" w:rsidRDefault="00EE1436" w14:paraId="0F25B10F" w14:textId="77777777">
                            <w:pPr>
                              <w:numPr>
                                <w:ilvl w:val="0"/>
                                <w:numId w:val="0"/>
                              </w:numPr>
                            </w:pPr>
                            <w:r>
                              <w:t xml:space="preserve">        age = </w:t>
                            </w:r>
                            <w:proofErr w:type="gramStart"/>
                            <w:r>
                              <w:t>a;</w:t>
                            </w:r>
                            <w:proofErr w:type="gramEnd"/>
                          </w:p>
                          <w:p w:rsidR="00EE1436" w:rsidP="00EE1436" w:rsidRDefault="00EE1436" w14:paraId="34063955" w14:textId="77777777">
                            <w:pPr>
                              <w:numPr>
                                <w:ilvl w:val="0"/>
                                <w:numId w:val="0"/>
                              </w:numPr>
                            </w:pPr>
                            <w:r>
                              <w:t xml:space="preserve">    }</w:t>
                            </w:r>
                          </w:p>
                          <w:p w:rsidR="00EE1436" w:rsidP="00EE1436" w:rsidRDefault="00EE1436" w14:paraId="6DD24426" w14:textId="77777777">
                            <w:pPr>
                              <w:numPr>
                                <w:ilvl w:val="0"/>
                                <w:numId w:val="0"/>
                              </w:numPr>
                            </w:pPr>
                            <w:r>
                              <w:t>}</w:t>
                            </w:r>
                          </w:p>
                          <w:p w:rsidR="00EE1436" w:rsidP="00EE1436" w:rsidRDefault="00EE1436" w14:paraId="368D5094" w14:textId="77777777">
                            <w:pPr>
                              <w:numPr>
                                <w:ilvl w:val="0"/>
                                <w:numId w:val="0"/>
                              </w:numPr>
                            </w:pPr>
                          </w:p>
                          <w:p w:rsidR="00EE1436" w:rsidP="00EE1436" w:rsidRDefault="00EE1436" w14:paraId="66591175" w14:textId="77777777">
                            <w:pPr>
                              <w:numPr>
                                <w:ilvl w:val="0"/>
                                <w:numId w:val="0"/>
                              </w:numPr>
                            </w:pPr>
                            <w:r>
                              <w:t>public class Main {</w:t>
                            </w:r>
                          </w:p>
                          <w:p w:rsidR="00EE1436" w:rsidP="00EE1436" w:rsidRDefault="00EE1436" w14:paraId="01FFB197"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EE1436" w:rsidP="00EE1436" w:rsidRDefault="00EE1436" w14:paraId="494C998A" w14:textId="77777777">
                            <w:pPr>
                              <w:numPr>
                                <w:ilvl w:val="0"/>
                                <w:numId w:val="0"/>
                              </w:numPr>
                            </w:pPr>
                            <w:r>
                              <w:t xml:space="preserve">        // Creating an object with constructor</w:t>
                            </w:r>
                          </w:p>
                          <w:p w:rsidR="00EE1436" w:rsidP="00EE1436" w:rsidRDefault="00EE1436" w14:paraId="1AAB1901" w14:textId="77777777">
                            <w:pPr>
                              <w:numPr>
                                <w:ilvl w:val="0"/>
                                <w:numId w:val="0"/>
                              </w:numPr>
                            </w:pPr>
                            <w:r>
                              <w:t xml:space="preserve">        Student s1 = new </w:t>
                            </w:r>
                            <w:proofErr w:type="gramStart"/>
                            <w:r>
                              <w:t>Student(</w:t>
                            </w:r>
                            <w:proofErr w:type="gramEnd"/>
                            <w:r>
                              <w:t>"Kenzo", 20</w:t>
                            </w:r>
                            <w:proofErr w:type="gramStart"/>
                            <w:r>
                              <w:t>);</w:t>
                            </w:r>
                            <w:proofErr w:type="gramEnd"/>
                          </w:p>
                          <w:p w:rsidR="00EE1436" w:rsidP="00EE1436" w:rsidRDefault="00EE1436" w14:paraId="30EB0BFD" w14:textId="77777777">
                            <w:pPr>
                              <w:numPr>
                                <w:ilvl w:val="0"/>
                                <w:numId w:val="0"/>
                              </w:numPr>
                            </w:pPr>
                            <w:r>
                              <w:t xml:space="preserve">    }</w:t>
                            </w:r>
                          </w:p>
                          <w:p w:rsidRPr="00CF012C" w:rsidR="00FC4F8D" w:rsidP="00EE1436" w:rsidRDefault="00EE1436" w14:paraId="3C124F28" w14:textId="4437AD78">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939AA9A">
              <v:shape id="_x0000_s1078" style="position:absolute;margin-left:0;margin-top:-56.4pt;width:421.1pt;height:247.25pt;z-index:25165828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" w14:anchorId="62F3D64A">
                <v:textbox>
                  <w:txbxContent>
                    <w:p w:rsidR="00EE1436" w:rsidP="00EE1436" w:rsidRDefault="00EE1436" w14:paraId="446E9E29" w14:textId="77777777">
                      <w:pPr>
                        <w:numPr>
                          <w:ilvl w:val="0"/>
                          <w:numId w:val="0"/>
                        </w:numPr>
                      </w:pPr>
                      <w:r>
                        <w:t xml:space="preserve">name = </w:t>
                      </w:r>
                      <w:proofErr w:type="gramStart"/>
                      <w:r>
                        <w:t>n;</w:t>
                      </w:r>
                      <w:proofErr w:type="gramEnd"/>
                    </w:p>
                    <w:p w:rsidR="00EE1436" w:rsidP="00EE1436" w:rsidRDefault="00EE1436" w14:paraId="0800DE4C" w14:textId="77777777">
                      <w:pPr>
                        <w:numPr>
                          <w:ilvl w:val="0"/>
                          <w:numId w:val="0"/>
                        </w:numPr>
                      </w:pPr>
                      <w:r>
                        <w:t xml:space="preserve">        age = </w:t>
                      </w:r>
                      <w:proofErr w:type="gramStart"/>
                      <w:r>
                        <w:t>a;</w:t>
                      </w:r>
                      <w:proofErr w:type="gramEnd"/>
                    </w:p>
                    <w:p w:rsidR="00EE1436" w:rsidP="00EE1436" w:rsidRDefault="00EE1436" w14:paraId="547F7C01" w14:textId="77777777">
                      <w:pPr>
                        <w:numPr>
                          <w:ilvl w:val="0"/>
                          <w:numId w:val="0"/>
                        </w:numPr>
                      </w:pPr>
                      <w:r>
                        <w:t xml:space="preserve">    }</w:t>
                      </w:r>
                    </w:p>
                    <w:p w:rsidR="00EE1436" w:rsidP="00EE1436" w:rsidRDefault="00EE1436" w14:paraId="3092FD62" w14:textId="77777777">
                      <w:pPr>
                        <w:numPr>
                          <w:ilvl w:val="0"/>
                          <w:numId w:val="0"/>
                        </w:numPr>
                      </w:pPr>
                      <w:r>
                        <w:t>}</w:t>
                      </w:r>
                    </w:p>
                    <w:p w:rsidR="00EE1436" w:rsidP="00EE1436" w:rsidRDefault="00EE1436" w14:paraId="1FC39945" w14:textId="77777777">
                      <w:pPr>
                        <w:numPr>
                          <w:ilvl w:val="0"/>
                          <w:numId w:val="0"/>
                        </w:numPr>
                      </w:pPr>
                    </w:p>
                    <w:p w:rsidR="00EE1436" w:rsidP="00EE1436" w:rsidRDefault="00EE1436" w14:paraId="0460BA36" w14:textId="77777777">
                      <w:pPr>
                        <w:numPr>
                          <w:ilvl w:val="0"/>
                          <w:numId w:val="0"/>
                        </w:numPr>
                      </w:pPr>
                      <w:r>
                        <w:t>public class Main {</w:t>
                      </w:r>
                    </w:p>
                    <w:p w:rsidR="00EE1436" w:rsidP="00EE1436" w:rsidRDefault="00EE1436" w14:paraId="33E406BE"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EE1436" w:rsidP="00EE1436" w:rsidRDefault="00EE1436" w14:paraId="00AFE3B0" w14:textId="77777777">
                      <w:pPr>
                        <w:numPr>
                          <w:ilvl w:val="0"/>
                          <w:numId w:val="0"/>
                        </w:numPr>
                      </w:pPr>
                      <w:r>
                        <w:t xml:space="preserve">        // Creating an object with constructor</w:t>
                      </w:r>
                    </w:p>
                    <w:p w:rsidR="00EE1436" w:rsidP="00EE1436" w:rsidRDefault="00EE1436" w14:paraId="536168FD" w14:textId="77777777">
                      <w:pPr>
                        <w:numPr>
                          <w:ilvl w:val="0"/>
                          <w:numId w:val="0"/>
                        </w:numPr>
                      </w:pPr>
                      <w:r>
                        <w:t xml:space="preserve">        Student s1 = new </w:t>
                      </w:r>
                      <w:proofErr w:type="gramStart"/>
                      <w:r>
                        <w:t>Student(</w:t>
                      </w:r>
                      <w:proofErr w:type="gramEnd"/>
                      <w:r>
                        <w:t>"Kenzo", 20</w:t>
                      </w:r>
                      <w:proofErr w:type="gramStart"/>
                      <w:r>
                        <w:t>);</w:t>
                      </w:r>
                      <w:proofErr w:type="gramEnd"/>
                    </w:p>
                    <w:p w:rsidR="00EE1436" w:rsidP="00EE1436" w:rsidRDefault="00EE1436" w14:paraId="5930F18C" w14:textId="77777777">
                      <w:pPr>
                        <w:numPr>
                          <w:ilvl w:val="0"/>
                          <w:numId w:val="0"/>
                        </w:numPr>
                      </w:pPr>
                      <w:r>
                        <w:t xml:space="preserve">    }</w:t>
                      </w:r>
                    </w:p>
                    <w:p w:rsidRPr="00CF012C" w:rsidR="00FC4F8D" w:rsidP="00EE1436" w:rsidRDefault="00EE1436" w14:paraId="00D5DDC9" w14:textId="4437AD78">
                      <w:pPr>
                        <w:numPr>
                          <w:ilvl w:val="0"/>
                          <w:numId w:val="0"/>
                        </w:numPr>
                      </w:pPr>
                      <w:r>
                        <w:t>}</w:t>
                      </w:r>
                    </w:p>
                  </w:txbxContent>
                </v:textbox>
                <w10:wrap anchorx="margin"/>
              </v:shape>
            </w:pict>
          </mc:Fallback>
        </mc:AlternateContent>
      </w:r>
    </w:p>
    <w:p w:rsidR="00AA3A15" w:rsidP="007604CC" w:rsidRDefault="00AA3A15" w14:paraId="11DC904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C4F8D" w:rsidP="007604CC" w:rsidRDefault="00FC4F8D" w14:paraId="46DD4EB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C4F8D" w:rsidP="007604CC" w:rsidRDefault="00FC4F8D" w14:paraId="06FE6B8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C4F8D" w:rsidP="007604CC" w:rsidRDefault="00FC4F8D" w14:paraId="6F51C69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C4F8D" w:rsidP="007604CC" w:rsidRDefault="00FC4F8D" w14:paraId="629104D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C4F8D" w:rsidP="007604CC" w:rsidRDefault="00FC4F8D" w14:paraId="4D53C1C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EE1436" w:rsidR="00FC4F8D" w:rsidP="00623EE5" w:rsidRDefault="00EE1436" w14:paraId="634FC7D2" w14:textId="7CCF92A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EE1436">
        <w:rPr>
          <w:rFonts w:eastAsia="Times New Roman" w:cs="Times New Roman"/>
          <w:bCs/>
          <w:kern w:val="0"/>
          <w:sz w:val="24"/>
          <w:szCs w:val="24"/>
          <w:lang w:eastAsia="en-PH"/>
          <w14:ligatures w14:val="none"/>
        </w:rPr>
        <w:t xml:space="preserve">Here, the constructor </w:t>
      </w:r>
      <w:proofErr w:type="gramStart"/>
      <w:r w:rsidRPr="00EE1436">
        <w:rPr>
          <w:rFonts w:eastAsia="Times New Roman" w:cs="Times New Roman"/>
          <w:bCs/>
          <w:kern w:val="0"/>
          <w:sz w:val="24"/>
          <w:szCs w:val="24"/>
          <w:lang w:eastAsia="en-PH"/>
          <w14:ligatures w14:val="none"/>
        </w:rPr>
        <w:t>Student(</w:t>
      </w:r>
      <w:proofErr w:type="gramEnd"/>
      <w:r w:rsidRPr="00EE1436">
        <w:rPr>
          <w:rFonts w:eastAsia="Times New Roman" w:cs="Times New Roman"/>
          <w:bCs/>
          <w:kern w:val="0"/>
          <w:sz w:val="24"/>
          <w:szCs w:val="24"/>
          <w:lang w:eastAsia="en-PH"/>
          <w14:ligatures w14:val="none"/>
        </w:rPr>
        <w:t xml:space="preserve">String n, int a) runs automatically when new </w:t>
      </w:r>
      <w:proofErr w:type="gramStart"/>
      <w:r w:rsidRPr="00EE1436">
        <w:rPr>
          <w:rFonts w:eastAsia="Times New Roman" w:cs="Times New Roman"/>
          <w:bCs/>
          <w:kern w:val="0"/>
          <w:sz w:val="24"/>
          <w:szCs w:val="24"/>
          <w:lang w:eastAsia="en-PH"/>
          <w14:ligatures w14:val="none"/>
        </w:rPr>
        <w:t>Student(</w:t>
      </w:r>
      <w:proofErr w:type="gramEnd"/>
      <w:r w:rsidRPr="00EE1436">
        <w:rPr>
          <w:rFonts w:eastAsia="Times New Roman" w:cs="Times New Roman"/>
          <w:bCs/>
          <w:kern w:val="0"/>
          <w:sz w:val="24"/>
          <w:szCs w:val="24"/>
          <w:lang w:eastAsia="en-PH"/>
          <w14:ligatures w14:val="none"/>
        </w:rPr>
        <w:t>"Kenzo", 20) is called.</w:t>
      </w:r>
    </w:p>
    <w:p w:rsidR="00FC4F8D" w:rsidP="007604CC" w:rsidRDefault="00263C3B" w14:paraId="686CBB12" w14:textId="711D3BD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263C3B">
        <w:rPr>
          <w:rFonts w:eastAsia="Times New Roman" w:cs="Times New Roman"/>
          <w:b/>
          <w:kern w:val="0"/>
          <w:sz w:val="24"/>
          <w:szCs w:val="24"/>
          <w:lang w:eastAsia="en-PH"/>
          <w14:ligatures w14:val="none"/>
        </w:rPr>
        <w:t>Multiple Object Creation</w:t>
      </w:r>
    </w:p>
    <w:p w:rsidRPr="00263C3B" w:rsidR="00263C3B" w:rsidP="00623EE5" w:rsidRDefault="00263C3B" w14:paraId="4BADD6AD" w14:textId="33F48532">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Pr>
          <w:noProof/>
          <w:lang w:val="en-US"/>
        </w:rPr>
        <mc:AlternateContent>
          <mc:Choice Requires="wps">
            <w:drawing>
              <wp:anchor distT="0" distB="0" distL="114300" distR="114300" simplePos="0" relativeHeight="251658290" behindDoc="0" locked="0" layoutInCell="1" allowOverlap="1" wp14:anchorId="41AE467B" wp14:editId="63AC02B8">
                <wp:simplePos x="0" y="0"/>
                <wp:positionH relativeFrom="margin">
                  <wp:align>center</wp:align>
                </wp:positionH>
                <wp:positionV relativeFrom="paragraph">
                  <wp:posOffset>352054</wp:posOffset>
                </wp:positionV>
                <wp:extent cx="5347970" cy="1017917"/>
                <wp:effectExtent l="0" t="0" r="24130" b="10795"/>
                <wp:wrapNone/>
                <wp:docPr id="1009806389" name="Text Box 10"/>
                <wp:cNvGraphicFramePr/>
                <a:graphic xmlns:a="http://schemas.openxmlformats.org/drawingml/2006/main">
                  <a:graphicData uri="http://schemas.microsoft.com/office/word/2010/wordprocessingShape">
                    <wps:wsp>
                      <wps:cNvSpPr txBox="1"/>
                      <wps:spPr>
                        <a:xfrm>
                          <a:off x="0" y="0"/>
                          <a:ext cx="5347970" cy="1017917"/>
                        </a:xfrm>
                        <a:prstGeom prst="rect">
                          <a:avLst/>
                        </a:prstGeom>
                        <a:solidFill>
                          <a:schemeClr val="tx1"/>
                        </a:solidFill>
                        <a:ln w="6350">
                          <a:solidFill>
                            <a:prstClr val="black"/>
                          </a:solidFill>
                        </a:ln>
                      </wps:spPr>
                      <wps:txbx>
                        <w:txbxContent>
                          <w:p w:rsidR="00263C3B" w:rsidP="00263C3B" w:rsidRDefault="00263C3B" w14:paraId="60AD0853" w14:textId="681DE5A0">
                            <w:pPr>
                              <w:numPr>
                                <w:ilvl w:val="0"/>
                                <w:numId w:val="0"/>
                              </w:numPr>
                            </w:pPr>
                            <w:r>
                              <w:t>java</w:t>
                            </w:r>
                          </w:p>
                          <w:p w:rsidR="00263C3B" w:rsidP="00263C3B" w:rsidRDefault="00263C3B" w14:paraId="04FEA92D" w14:textId="77777777">
                            <w:pPr>
                              <w:numPr>
                                <w:ilvl w:val="0"/>
                                <w:numId w:val="0"/>
                              </w:numPr>
                            </w:pPr>
                            <w:r>
                              <w:t xml:space="preserve">Student s1 = new </w:t>
                            </w:r>
                            <w:proofErr w:type="gramStart"/>
                            <w:r>
                              <w:t>Student(</w:t>
                            </w:r>
                            <w:proofErr w:type="gramEnd"/>
                            <w:r>
                              <w:t>"Kenzo", 20</w:t>
                            </w:r>
                            <w:proofErr w:type="gramStart"/>
                            <w:r>
                              <w:t>);</w:t>
                            </w:r>
                            <w:proofErr w:type="gramEnd"/>
                          </w:p>
                          <w:p w:rsidRPr="00CF012C" w:rsidR="00263C3B" w:rsidP="00263C3B" w:rsidRDefault="00263C3B" w14:paraId="2136A6CD" w14:textId="38ACDD6B">
                            <w:pPr>
                              <w:numPr>
                                <w:ilvl w:val="0"/>
                                <w:numId w:val="0"/>
                              </w:numPr>
                            </w:pPr>
                            <w:r>
                              <w:t xml:space="preserve">Student s2 = new </w:t>
                            </w:r>
                            <w:proofErr w:type="gramStart"/>
                            <w:r>
                              <w:t>Student(</w:t>
                            </w:r>
                            <w:proofErr w:type="gramEnd"/>
                            <w:r>
                              <w:t>"Lian", 21</w:t>
                            </w:r>
                            <w:proofErr w:type="gramStart"/>
                            <w: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C48D675">
              <v:shape id="_x0000_s1079" style="position:absolute;left:0;text-align:left;margin-left:0;margin-top:27.7pt;width:421.1pt;height:80.15pt;z-index:25165829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" w14:anchorId="41AE467B">
                <v:textbox>
                  <w:txbxContent>
                    <w:p w:rsidR="00263C3B" w:rsidP="00263C3B" w:rsidRDefault="00263C3B" w14:paraId="4B41AD61" w14:textId="681DE5A0">
                      <w:pPr>
                        <w:numPr>
                          <w:ilvl w:val="0"/>
                          <w:numId w:val="0"/>
                        </w:numPr>
                      </w:pPr>
                      <w:r>
                        <w:t>java</w:t>
                      </w:r>
                    </w:p>
                    <w:p w:rsidR="00263C3B" w:rsidP="00263C3B" w:rsidRDefault="00263C3B" w14:paraId="55726735" w14:textId="77777777">
                      <w:pPr>
                        <w:numPr>
                          <w:ilvl w:val="0"/>
                          <w:numId w:val="0"/>
                        </w:numPr>
                      </w:pPr>
                      <w:r>
                        <w:t xml:space="preserve">Student s1 = new </w:t>
                      </w:r>
                      <w:proofErr w:type="gramStart"/>
                      <w:r>
                        <w:t>Student(</w:t>
                      </w:r>
                      <w:proofErr w:type="gramEnd"/>
                      <w:r>
                        <w:t>"Kenzo", 20</w:t>
                      </w:r>
                      <w:proofErr w:type="gramStart"/>
                      <w:r>
                        <w:t>);</w:t>
                      </w:r>
                      <w:proofErr w:type="gramEnd"/>
                    </w:p>
                    <w:p w:rsidRPr="00CF012C" w:rsidR="00263C3B" w:rsidP="00263C3B" w:rsidRDefault="00263C3B" w14:paraId="09100544" w14:textId="38ACDD6B">
                      <w:pPr>
                        <w:numPr>
                          <w:ilvl w:val="0"/>
                          <w:numId w:val="0"/>
                        </w:numPr>
                      </w:pPr>
                      <w:r>
                        <w:t xml:space="preserve">Student s2 = new </w:t>
                      </w:r>
                      <w:proofErr w:type="gramStart"/>
                      <w:r>
                        <w:t>Student(</w:t>
                      </w:r>
                      <w:proofErr w:type="gramEnd"/>
                      <w:r>
                        <w:t>"Lian", 21</w:t>
                      </w:r>
                      <w:proofErr w:type="gramStart"/>
                      <w:r>
                        <w:t>);</w:t>
                      </w:r>
                      <w:proofErr w:type="gramEnd"/>
                    </w:p>
                  </w:txbxContent>
                </v:textbox>
                <w10:wrap anchorx="margin"/>
              </v:shape>
            </w:pict>
          </mc:Fallback>
        </mc:AlternateContent>
      </w:r>
      <w:r w:rsidRPr="00263C3B">
        <w:rPr>
          <w:rFonts w:eastAsia="Times New Roman" w:cs="Times New Roman"/>
          <w:bCs/>
          <w:kern w:val="0"/>
          <w:sz w:val="24"/>
          <w:szCs w:val="24"/>
          <w:lang w:eastAsia="en-PH"/>
          <w14:ligatures w14:val="none"/>
        </w:rPr>
        <w:t>You can create many objects from one class — each with its own data.</w:t>
      </w:r>
    </w:p>
    <w:p w:rsidR="00263C3B" w:rsidP="00263C3B" w:rsidRDefault="00263C3B" w14:paraId="0D30F916" w14:textId="10E4C8B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63C3B" w:rsidP="00263C3B" w:rsidRDefault="00263C3B" w14:paraId="1FF6B5D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63C3B" w:rsidP="00263C3B" w:rsidRDefault="00263C3B" w14:paraId="1BB2043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263C3B" w:rsidR="00263C3B" w:rsidP="00623EE5" w:rsidRDefault="00263C3B" w14:paraId="0D9613B3" w14:textId="1D2EF950">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263C3B">
        <w:rPr>
          <w:rFonts w:eastAsia="Times New Roman" w:cs="Times New Roman"/>
          <w:bCs/>
          <w:kern w:val="0"/>
          <w:sz w:val="24"/>
          <w:szCs w:val="24"/>
          <w:lang w:eastAsia="en-PH"/>
          <w14:ligatures w14:val="none"/>
        </w:rPr>
        <w:t xml:space="preserve">Each object (s1, s2) has its own copy of the data, but both share the same structure from the </w:t>
      </w:r>
      <w:proofErr w:type="gramStart"/>
      <w:r w:rsidRPr="00263C3B">
        <w:rPr>
          <w:rFonts w:eastAsia="Times New Roman" w:cs="Times New Roman"/>
          <w:bCs/>
          <w:kern w:val="0"/>
          <w:sz w:val="24"/>
          <w:szCs w:val="24"/>
          <w:lang w:eastAsia="en-PH"/>
          <w14:ligatures w14:val="none"/>
        </w:rPr>
        <w:t>Student</w:t>
      </w:r>
      <w:proofErr w:type="gramEnd"/>
      <w:r w:rsidRPr="00263C3B">
        <w:rPr>
          <w:rFonts w:eastAsia="Times New Roman" w:cs="Times New Roman"/>
          <w:bCs/>
          <w:kern w:val="0"/>
          <w:sz w:val="24"/>
          <w:szCs w:val="24"/>
          <w:lang w:eastAsia="en-PH"/>
          <w14:ligatures w14:val="none"/>
        </w:rPr>
        <w:t xml:space="preserve"> class.</w:t>
      </w:r>
    </w:p>
    <w:p w:rsidR="00263C3B" w:rsidP="00263C3B" w:rsidRDefault="00263C3B" w14:paraId="16A9B7C8" w14:textId="6AB1A37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263C3B">
        <w:rPr>
          <w:rFonts w:eastAsia="Times New Roman" w:cs="Times New Roman"/>
          <w:b/>
          <w:kern w:val="0"/>
          <w:sz w:val="24"/>
          <w:szCs w:val="24"/>
          <w:lang w:eastAsia="en-PH"/>
          <w14:ligatures w14:val="none"/>
        </w:rPr>
        <w:t>Importance of Object Instantiation</w:t>
      </w:r>
    </w:p>
    <w:p w:rsidRPr="008E54D0" w:rsidR="008E54D0" w:rsidP="00623EE5" w:rsidRDefault="008E54D0" w14:paraId="02D1EBFA" w14:textId="2FCA7FE6">
      <w:pPr>
        <w:pStyle w:val="ListParagraph"/>
        <w:numPr>
          <w:ilvl w:val="2"/>
          <w:numId w:val="15"/>
        </w:numPr>
        <w:spacing w:before="100" w:beforeAutospacing="1" w:after="100" w:afterAutospacing="1" w:line="240" w:lineRule="auto"/>
        <w:rPr>
          <w:rFonts w:eastAsia="Times New Roman" w:cs="Times New Roman"/>
          <w:b/>
          <w:kern w:val="0"/>
          <w:sz w:val="24"/>
          <w:szCs w:val="24"/>
          <w:lang w:eastAsia="en-PH"/>
          <w14:ligatures w14:val="none"/>
        </w:rPr>
      </w:pPr>
      <w:r w:rsidRPr="008E54D0">
        <w:rPr>
          <w:rFonts w:eastAsia="Times New Roman" w:cs="Times New Roman"/>
          <w:b/>
          <w:kern w:val="0"/>
          <w:sz w:val="24"/>
          <w:szCs w:val="24"/>
          <w:lang w:eastAsia="en-PH"/>
          <w14:ligatures w14:val="none"/>
        </w:rPr>
        <w:t xml:space="preserve">Activates the class – </w:t>
      </w:r>
      <w:r w:rsidRPr="008E54D0">
        <w:rPr>
          <w:rFonts w:eastAsia="Times New Roman" w:cs="Times New Roman"/>
          <w:bCs/>
          <w:kern w:val="0"/>
          <w:sz w:val="24"/>
          <w:szCs w:val="24"/>
          <w:lang w:eastAsia="en-PH"/>
          <w14:ligatures w14:val="none"/>
        </w:rPr>
        <w:t>Turns the blueprint into something usable.</w:t>
      </w:r>
    </w:p>
    <w:p w:rsidRPr="008E54D0" w:rsidR="008E54D0" w:rsidP="00623EE5" w:rsidRDefault="008E54D0" w14:paraId="73F804A0" w14:textId="44B60693">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8E54D0">
        <w:rPr>
          <w:rFonts w:eastAsia="Times New Roman" w:cs="Times New Roman"/>
          <w:b/>
          <w:kern w:val="0"/>
          <w:sz w:val="24"/>
          <w:szCs w:val="24"/>
          <w:lang w:eastAsia="en-PH"/>
          <w14:ligatures w14:val="none"/>
        </w:rPr>
        <w:t xml:space="preserve">Allocates memory – </w:t>
      </w:r>
      <w:r w:rsidRPr="008E54D0">
        <w:rPr>
          <w:rFonts w:eastAsia="Times New Roman" w:cs="Times New Roman"/>
          <w:bCs/>
          <w:kern w:val="0"/>
          <w:sz w:val="24"/>
          <w:szCs w:val="24"/>
          <w:lang w:eastAsia="en-PH"/>
          <w14:ligatures w14:val="none"/>
        </w:rPr>
        <w:t>Stores data specific to each object.</w:t>
      </w:r>
    </w:p>
    <w:p w:rsidRPr="008E54D0" w:rsidR="008E54D0" w:rsidP="00623EE5" w:rsidRDefault="008E54D0" w14:paraId="1A5EB22A" w14:textId="5DF21DC8">
      <w:pPr>
        <w:pStyle w:val="ListParagraph"/>
        <w:numPr>
          <w:ilvl w:val="2"/>
          <w:numId w:val="15"/>
        </w:numPr>
        <w:spacing w:before="100" w:beforeAutospacing="1" w:after="100" w:afterAutospacing="1" w:line="240" w:lineRule="auto"/>
        <w:rPr>
          <w:rFonts w:eastAsia="Times New Roman" w:cs="Times New Roman"/>
          <w:b/>
          <w:kern w:val="0"/>
          <w:sz w:val="24"/>
          <w:szCs w:val="24"/>
          <w:lang w:eastAsia="en-PH"/>
          <w14:ligatures w14:val="none"/>
        </w:rPr>
      </w:pPr>
      <w:r w:rsidRPr="008E54D0">
        <w:rPr>
          <w:rFonts w:eastAsia="Times New Roman" w:cs="Times New Roman"/>
          <w:b/>
          <w:kern w:val="0"/>
          <w:sz w:val="24"/>
          <w:szCs w:val="24"/>
          <w:lang w:eastAsia="en-PH"/>
          <w14:ligatures w14:val="none"/>
        </w:rPr>
        <w:t xml:space="preserve">Encourages reusability – </w:t>
      </w:r>
      <w:r w:rsidRPr="008E54D0">
        <w:rPr>
          <w:rFonts w:eastAsia="Times New Roman" w:cs="Times New Roman"/>
          <w:bCs/>
          <w:kern w:val="0"/>
          <w:sz w:val="24"/>
          <w:szCs w:val="24"/>
          <w:lang w:eastAsia="en-PH"/>
          <w14:ligatures w14:val="none"/>
        </w:rPr>
        <w:t>One class can be used to create multiple objects.</w:t>
      </w:r>
    </w:p>
    <w:p w:rsidRPr="00263C3B" w:rsidR="00263C3B" w:rsidP="00623EE5" w:rsidRDefault="008E54D0" w14:paraId="30AB0053" w14:textId="3DE5A8A9">
      <w:pPr>
        <w:pStyle w:val="ListParagraph"/>
        <w:numPr>
          <w:ilvl w:val="2"/>
          <w:numId w:val="15"/>
        </w:numPr>
        <w:spacing w:before="100" w:beforeAutospacing="1" w:after="100" w:afterAutospacing="1" w:line="240" w:lineRule="auto"/>
        <w:rPr>
          <w:rFonts w:eastAsia="Times New Roman" w:cs="Times New Roman"/>
          <w:b/>
          <w:kern w:val="0"/>
          <w:sz w:val="24"/>
          <w:szCs w:val="24"/>
          <w:lang w:eastAsia="en-PH"/>
          <w14:ligatures w14:val="none"/>
        </w:rPr>
      </w:pPr>
      <w:r w:rsidRPr="008E54D0">
        <w:rPr>
          <w:rFonts w:eastAsia="Times New Roman" w:cs="Times New Roman"/>
          <w:b/>
          <w:kern w:val="0"/>
          <w:sz w:val="24"/>
          <w:szCs w:val="24"/>
          <w:lang w:eastAsia="en-PH"/>
          <w14:ligatures w14:val="none"/>
        </w:rPr>
        <w:t xml:space="preserve">Enables interaction – </w:t>
      </w:r>
      <w:r w:rsidRPr="008E54D0">
        <w:rPr>
          <w:rFonts w:eastAsia="Times New Roman" w:cs="Times New Roman"/>
          <w:bCs/>
          <w:kern w:val="0"/>
          <w:sz w:val="24"/>
          <w:szCs w:val="24"/>
          <w:lang w:eastAsia="en-PH"/>
          <w14:ligatures w14:val="none"/>
        </w:rPr>
        <w:t>Allows access to attributes and methods.</w:t>
      </w:r>
    </w:p>
    <w:p w:rsidR="00263C3B" w:rsidP="00263C3B" w:rsidRDefault="008E54D0" w14:paraId="7B4FB31E" w14:textId="4E863FC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Conclusion:</w:t>
      </w:r>
    </w:p>
    <w:p w:rsidRPr="00D66558" w:rsidR="00D66558" w:rsidP="00623EE5" w:rsidRDefault="00D66558" w14:paraId="6A0BE71A" w14:textId="77777777">
      <w:pPr>
        <w:pStyle w:val="ListParagraph"/>
        <w:numPr>
          <w:ilvl w:val="0"/>
          <w:numId w:val="46"/>
        </w:numPr>
        <w:spacing w:before="100" w:beforeAutospacing="1" w:after="100" w:afterAutospacing="1" w:line="240" w:lineRule="auto"/>
        <w:rPr>
          <w:rFonts w:eastAsia="Times New Roman" w:cs="Times New Roman"/>
          <w:kern w:val="0"/>
          <w:sz w:val="24"/>
          <w:szCs w:val="24"/>
          <w:lang w:eastAsia="en-PH"/>
          <w14:ligatures w14:val="none"/>
        </w:rPr>
      </w:pPr>
      <w:r w:rsidRPr="00D66558">
        <w:rPr>
          <w:rFonts w:eastAsia="Times New Roman" w:cs="Times New Roman"/>
          <w:kern w:val="0"/>
          <w:sz w:val="24"/>
          <w:szCs w:val="24"/>
          <w:lang w:eastAsia="en-PH"/>
          <w14:ligatures w14:val="none"/>
        </w:rPr>
        <w:t>Object instantiation is a key step in turning class definitions into working entities.</w:t>
      </w:r>
    </w:p>
    <w:p w:rsidR="00D66558" w:rsidP="0006411D" w:rsidRDefault="00D66558" w14:paraId="31792995" w14:textId="70C5E585">
      <w:pPr>
        <w:pStyle w:val="ListParagraph"/>
        <w:numPr>
          <w:ilvl w:val="0"/>
          <w:numId w:val="46"/>
        </w:numPr>
        <w:spacing w:before="100" w:beforeAutospacing="1" w:after="100" w:afterAutospacing="1" w:line="240" w:lineRule="auto"/>
        <w:rPr>
          <w:rFonts w:eastAsia="Times New Roman" w:cs="Times New Roman"/>
          <w:kern w:val="0"/>
          <w:sz w:val="24"/>
          <w:szCs w:val="24"/>
          <w:lang w:eastAsia="en-PH"/>
          <w14:ligatures w14:val="none"/>
        </w:rPr>
      </w:pPr>
      <w:r w:rsidRPr="00D66558">
        <w:rPr>
          <w:rFonts w:eastAsia="Times New Roman" w:cs="Times New Roman"/>
          <w:kern w:val="0"/>
          <w:sz w:val="24"/>
          <w:szCs w:val="24"/>
          <w:lang w:eastAsia="en-PH"/>
          <w14:ligatures w14:val="none"/>
        </w:rPr>
        <w:t>It’s how programmers bring abstract class designs to life, allowing them to store data, perform actions, and interact with other objects.</w:t>
      </w:r>
    </w:p>
    <w:p w:rsidRPr="00A912E4" w:rsidR="0006411D" w:rsidP="00A912E4" w:rsidRDefault="00A912E4" w14:paraId="5983FE13" w14:textId="1DD07AD9">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Video Link: </w:t>
      </w:r>
      <w:hyperlink w:history="1" r:id="rId30">
        <w:r w:rsidRPr="00FF62EB">
          <w:rPr>
            <w:rStyle w:val="Hyperlink"/>
            <w:rFonts w:eastAsia="Times New Roman" w:cs="Times New Roman"/>
            <w:kern w:val="0"/>
            <w:sz w:val="24"/>
            <w:szCs w:val="24"/>
            <w:lang w:eastAsia="en-PH"/>
            <w14:ligatures w14:val="none"/>
          </w:rPr>
          <w:t>https://youtu.be/AozJ0CR2W4A?si=S8_nGYC8S88CBZgc</w:t>
        </w:r>
      </w:hyperlink>
      <w:r>
        <w:rPr>
          <w:rFonts w:eastAsia="Times New Roman" w:cs="Times New Roman"/>
          <w:kern w:val="0"/>
          <w:sz w:val="24"/>
          <w:szCs w:val="24"/>
          <w:lang w:eastAsia="en-PH"/>
          <w14:ligatures w14:val="none"/>
        </w:rPr>
        <w:t xml:space="preserve"> </w:t>
      </w:r>
    </w:p>
    <w:p w:rsidRPr="00D66558" w:rsidR="00D24918" w:rsidP="00623EE5" w:rsidRDefault="00E70371" w14:paraId="53499695" w14:textId="7D2A7B97">
      <w:pPr>
        <w:pStyle w:val="ListParagraph"/>
        <w:numPr>
          <w:ilvl w:val="0"/>
          <w:numId w:val="38"/>
        </w:numPr>
        <w:spacing w:before="100" w:beforeAutospacing="1" w:after="100" w:afterAutospacing="1" w:line="240" w:lineRule="auto"/>
        <w:rPr>
          <w:rFonts w:eastAsia="Times New Roman" w:cs="Times New Roman"/>
          <w:b/>
          <w:color w:val="EE0000"/>
          <w:kern w:val="0"/>
          <w:sz w:val="24"/>
          <w:szCs w:val="24"/>
          <w:lang w:eastAsia="en-PH"/>
          <w14:ligatures w14:val="none"/>
        </w:rPr>
      </w:pPr>
      <w:r w:rsidRPr="00D66558">
        <w:rPr>
          <w:rFonts w:eastAsia="Times New Roman" w:cs="Times New Roman"/>
          <w:b/>
          <w:color w:val="EE0000"/>
          <w:kern w:val="0"/>
          <w:sz w:val="24"/>
          <w:szCs w:val="24"/>
          <w:lang w:eastAsia="en-PH"/>
          <w14:ligatures w14:val="none"/>
        </w:rPr>
        <w:t>Defining and Using Instance Methods</w:t>
      </w:r>
    </w:p>
    <w:p w:rsidR="00C92C82" w:rsidP="00623EE5" w:rsidRDefault="00C92C82" w14:paraId="7FB1CE82"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C92C82">
        <w:rPr>
          <w:rFonts w:eastAsia="Times New Roman" w:cs="Times New Roman"/>
          <w:bCs/>
          <w:kern w:val="0"/>
          <w:sz w:val="24"/>
          <w:szCs w:val="24"/>
          <w:lang w:eastAsia="en-PH"/>
          <w14:ligatures w14:val="none"/>
        </w:rPr>
        <w:t>In Object-Oriented Programming (OOP), a class not only contains data (called attributes or fields) but also actions that operate on that data.</w:t>
      </w:r>
    </w:p>
    <w:p w:rsidR="00C92C82" w:rsidP="00623EE5" w:rsidRDefault="00C92C82" w14:paraId="7AED84A8" w14:textId="7E39850A">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C92C82">
        <w:rPr>
          <w:rFonts w:eastAsia="Times New Roman" w:cs="Times New Roman"/>
          <w:bCs/>
          <w:kern w:val="0"/>
          <w:sz w:val="24"/>
          <w:szCs w:val="24"/>
          <w:lang w:eastAsia="en-PH"/>
          <w14:ligatures w14:val="none"/>
        </w:rPr>
        <w:t>These actions are known as methods.</w:t>
      </w:r>
    </w:p>
    <w:p w:rsidRPr="00C92C82" w:rsidR="00C92C82" w:rsidP="00623EE5" w:rsidRDefault="00C92C82" w14:paraId="01F4A95E"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C92C82">
        <w:rPr>
          <w:rFonts w:eastAsia="Times New Roman" w:cs="Times New Roman"/>
          <w:bCs/>
          <w:kern w:val="0"/>
          <w:sz w:val="24"/>
          <w:szCs w:val="24"/>
          <w:lang w:eastAsia="en-PH"/>
          <w14:ligatures w14:val="none"/>
        </w:rPr>
        <w:t>When these methods belong to an object (not the class as a whole), they are called instance methods.</w:t>
      </w:r>
    </w:p>
    <w:p w:rsidR="00C92C82" w:rsidP="00623EE5" w:rsidRDefault="00C92C82" w14:paraId="7520453D" w14:textId="02C2B05E">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C92C82">
        <w:rPr>
          <w:rFonts w:eastAsia="Times New Roman" w:cs="Times New Roman"/>
          <w:bCs/>
          <w:kern w:val="0"/>
          <w:sz w:val="24"/>
          <w:szCs w:val="24"/>
          <w:lang w:eastAsia="en-PH"/>
          <w14:ligatures w14:val="none"/>
        </w:rPr>
        <w:t>They define what behaviors or operations each individual object can perform.</w:t>
      </w:r>
    </w:p>
    <w:p w:rsidR="00C92C82" w:rsidP="00C92C82" w:rsidRDefault="003100CE" w14:paraId="30B5C039" w14:textId="3C90A98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3100CE">
        <w:rPr>
          <w:rFonts w:eastAsia="Times New Roman" w:cs="Times New Roman"/>
          <w:b/>
          <w:kern w:val="0"/>
          <w:sz w:val="24"/>
          <w:szCs w:val="24"/>
          <w:lang w:eastAsia="en-PH"/>
          <w14:ligatures w14:val="none"/>
        </w:rPr>
        <w:t>What is an Instance Method?</w:t>
      </w:r>
    </w:p>
    <w:p w:rsidR="003100CE" w:rsidP="00623EE5" w:rsidRDefault="003100CE" w14:paraId="5E6F55F0" w14:textId="359FD276">
      <w:pPr>
        <w:pStyle w:val="ListParagraph"/>
        <w:numPr>
          <w:ilvl w:val="0"/>
          <w:numId w:val="15"/>
        </w:numPr>
        <w:spacing w:before="100" w:beforeAutospacing="1" w:after="100" w:afterAutospacing="1" w:line="240" w:lineRule="auto"/>
        <w:rPr>
          <w:rFonts w:eastAsia="Times New Roman" w:cs="Times New Roman"/>
          <w:b/>
          <w:kern w:val="0"/>
          <w:sz w:val="24"/>
          <w:szCs w:val="24"/>
          <w:lang w:eastAsia="en-PH"/>
          <w14:ligatures w14:val="none"/>
        </w:rPr>
      </w:pPr>
      <w:r w:rsidRPr="003100CE">
        <w:rPr>
          <w:rFonts w:eastAsia="Times New Roman" w:cs="Times New Roman"/>
          <w:b/>
          <w:kern w:val="0"/>
          <w:sz w:val="24"/>
          <w:szCs w:val="24"/>
          <w:lang w:eastAsia="en-PH"/>
          <w14:ligatures w14:val="none"/>
        </w:rPr>
        <w:t xml:space="preserve">An </w:t>
      </w:r>
      <w:r w:rsidRPr="003100CE">
        <w:rPr>
          <w:rFonts w:eastAsia="Times New Roman" w:cs="Times New Roman"/>
          <w:b/>
          <w:bCs/>
          <w:kern w:val="0"/>
          <w:sz w:val="24"/>
          <w:szCs w:val="24"/>
          <w:lang w:eastAsia="en-PH"/>
          <w14:ligatures w14:val="none"/>
        </w:rPr>
        <w:t>instance method</w:t>
      </w:r>
      <w:r w:rsidRPr="003100CE">
        <w:rPr>
          <w:rFonts w:eastAsia="Times New Roman" w:cs="Times New Roman"/>
          <w:b/>
          <w:kern w:val="0"/>
          <w:sz w:val="24"/>
          <w:szCs w:val="24"/>
          <w:lang w:eastAsia="en-PH"/>
          <w14:ligatures w14:val="none"/>
        </w:rPr>
        <w:t xml:space="preserve"> is a method that </w:t>
      </w:r>
      <w:r w:rsidRPr="003100CE">
        <w:rPr>
          <w:rFonts w:eastAsia="Times New Roman" w:cs="Times New Roman"/>
          <w:b/>
          <w:bCs/>
          <w:kern w:val="0"/>
          <w:sz w:val="24"/>
          <w:szCs w:val="24"/>
          <w:lang w:eastAsia="en-PH"/>
          <w14:ligatures w14:val="none"/>
        </w:rPr>
        <w:t>belongs to an object</w:t>
      </w:r>
      <w:r w:rsidRPr="003100CE">
        <w:rPr>
          <w:rFonts w:eastAsia="Times New Roman" w:cs="Times New Roman"/>
          <w:b/>
          <w:kern w:val="0"/>
          <w:sz w:val="24"/>
          <w:szCs w:val="24"/>
          <w:lang w:eastAsia="en-PH"/>
          <w14:ligatures w14:val="none"/>
        </w:rPr>
        <w:t xml:space="preserve"> created from a class.</w:t>
      </w:r>
      <w:r w:rsidRPr="003100CE">
        <w:rPr>
          <w:rFonts w:eastAsia="Times New Roman" w:cs="Times New Roman"/>
          <w:b/>
          <w:kern w:val="0"/>
          <w:sz w:val="24"/>
          <w:szCs w:val="24"/>
          <w:lang w:eastAsia="en-PH"/>
          <w14:ligatures w14:val="none"/>
        </w:rPr>
        <w:br/>
      </w:r>
      <w:r w:rsidRPr="003100CE">
        <w:rPr>
          <w:rFonts w:eastAsia="Times New Roman" w:cs="Times New Roman"/>
          <w:b/>
          <w:kern w:val="0"/>
          <w:sz w:val="24"/>
          <w:szCs w:val="24"/>
          <w:lang w:eastAsia="en-PH"/>
          <w14:ligatures w14:val="none"/>
        </w:rPr>
        <w:t xml:space="preserve">It can </w:t>
      </w:r>
      <w:r w:rsidRPr="003100CE">
        <w:rPr>
          <w:rFonts w:eastAsia="Times New Roman" w:cs="Times New Roman"/>
          <w:b/>
          <w:bCs/>
          <w:kern w:val="0"/>
          <w:sz w:val="24"/>
          <w:szCs w:val="24"/>
          <w:lang w:eastAsia="en-PH"/>
          <w14:ligatures w14:val="none"/>
        </w:rPr>
        <w:t>access and modify the instance variables</w:t>
      </w:r>
      <w:r w:rsidRPr="003100CE">
        <w:rPr>
          <w:rFonts w:eastAsia="Times New Roman" w:cs="Times New Roman"/>
          <w:b/>
          <w:kern w:val="0"/>
          <w:sz w:val="24"/>
          <w:szCs w:val="24"/>
          <w:lang w:eastAsia="en-PH"/>
          <w14:ligatures w14:val="none"/>
        </w:rPr>
        <w:t xml:space="preserve"> of that object.</w:t>
      </w:r>
    </w:p>
    <w:p w:rsidRPr="00BA37B7" w:rsidR="00BA37B7" w:rsidP="00BA37B7" w:rsidRDefault="00BA37B7" w14:paraId="105BC962" w14:textId="629E3B2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BA37B7">
        <w:rPr>
          <w:rFonts w:eastAsia="Times New Roman" w:cs="Times New Roman"/>
          <w:b/>
          <w:kern w:val="0"/>
          <w:sz w:val="24"/>
          <w:szCs w:val="24"/>
          <w:lang w:eastAsia="en-PH"/>
          <w14:ligatures w14:val="none"/>
        </w:rPr>
        <w:t xml:space="preserve">For example, a </w:t>
      </w:r>
      <w:proofErr w:type="gramStart"/>
      <w:r w:rsidRPr="00BA37B7">
        <w:rPr>
          <w:rFonts w:eastAsia="Times New Roman" w:cs="Times New Roman"/>
          <w:b/>
          <w:kern w:val="0"/>
          <w:sz w:val="24"/>
          <w:szCs w:val="24"/>
          <w:lang w:eastAsia="en-PH"/>
          <w14:ligatures w14:val="none"/>
        </w:rPr>
        <w:t>Student</w:t>
      </w:r>
      <w:proofErr w:type="gramEnd"/>
      <w:r w:rsidRPr="00BA37B7">
        <w:rPr>
          <w:rFonts w:eastAsia="Times New Roman" w:cs="Times New Roman"/>
          <w:b/>
          <w:kern w:val="0"/>
          <w:sz w:val="24"/>
          <w:szCs w:val="24"/>
          <w:lang w:eastAsia="en-PH"/>
          <w14:ligatures w14:val="none"/>
        </w:rPr>
        <w:t xml:space="preserve"> object might have instance methods like:</w:t>
      </w:r>
    </w:p>
    <w:p w:rsidRPr="00915C0B" w:rsidR="00BA37B7" w:rsidP="00623EE5" w:rsidRDefault="00BA37B7" w14:paraId="04110984" w14:textId="77777777">
      <w:pPr>
        <w:pStyle w:val="ListParagraph"/>
        <w:numPr>
          <w:ilvl w:val="0"/>
          <w:numId w:val="47"/>
        </w:numPr>
        <w:spacing w:before="100" w:beforeAutospacing="1" w:after="100" w:afterAutospacing="1" w:line="240" w:lineRule="auto"/>
        <w:rPr>
          <w:rFonts w:eastAsia="Times New Roman" w:cs="Times New Roman"/>
          <w:bCs/>
          <w:kern w:val="0"/>
          <w:sz w:val="24"/>
          <w:szCs w:val="24"/>
          <w:lang w:eastAsia="en-PH"/>
          <w14:ligatures w14:val="none"/>
        </w:rPr>
      </w:pPr>
      <w:proofErr w:type="spellStart"/>
      <w:proofErr w:type="gramStart"/>
      <w:r w:rsidRPr="00915C0B">
        <w:rPr>
          <w:rFonts w:eastAsia="Times New Roman" w:cs="Times New Roman"/>
          <w:bCs/>
          <w:kern w:val="0"/>
          <w:sz w:val="24"/>
          <w:szCs w:val="24"/>
          <w:lang w:eastAsia="en-PH"/>
          <w14:ligatures w14:val="none"/>
        </w:rPr>
        <w:t>displayInfo</w:t>
      </w:r>
      <w:proofErr w:type="spellEnd"/>
      <w:r w:rsidRPr="00915C0B">
        <w:rPr>
          <w:rFonts w:eastAsia="Times New Roman" w:cs="Times New Roman"/>
          <w:bCs/>
          <w:kern w:val="0"/>
          <w:sz w:val="24"/>
          <w:szCs w:val="24"/>
          <w:lang w:eastAsia="en-PH"/>
          <w14:ligatures w14:val="none"/>
        </w:rPr>
        <w:t>(</w:t>
      </w:r>
      <w:proofErr w:type="gramEnd"/>
      <w:r w:rsidRPr="00915C0B">
        <w:rPr>
          <w:rFonts w:eastAsia="Times New Roman" w:cs="Times New Roman"/>
          <w:bCs/>
          <w:kern w:val="0"/>
          <w:sz w:val="24"/>
          <w:szCs w:val="24"/>
          <w:lang w:eastAsia="en-PH"/>
          <w14:ligatures w14:val="none"/>
        </w:rPr>
        <w:t>) – to show the student’s details</w:t>
      </w:r>
    </w:p>
    <w:p w:rsidRPr="00915C0B" w:rsidR="003100CE" w:rsidP="00623EE5" w:rsidRDefault="00BA37B7" w14:paraId="7B8CE4E8" w14:textId="34B7A3BB">
      <w:pPr>
        <w:pStyle w:val="ListParagraph"/>
        <w:numPr>
          <w:ilvl w:val="0"/>
          <w:numId w:val="47"/>
        </w:numPr>
        <w:spacing w:before="100" w:beforeAutospacing="1" w:after="100" w:afterAutospacing="1" w:line="240" w:lineRule="auto"/>
        <w:rPr>
          <w:rFonts w:eastAsia="Times New Roman" w:cs="Times New Roman"/>
          <w:bCs/>
          <w:kern w:val="0"/>
          <w:sz w:val="24"/>
          <w:szCs w:val="24"/>
          <w:lang w:eastAsia="en-PH"/>
          <w14:ligatures w14:val="none"/>
        </w:rPr>
      </w:pPr>
      <w:proofErr w:type="spellStart"/>
      <w:proofErr w:type="gramStart"/>
      <w:r w:rsidRPr="00915C0B">
        <w:rPr>
          <w:rFonts w:eastAsia="Times New Roman" w:cs="Times New Roman"/>
          <w:bCs/>
          <w:kern w:val="0"/>
          <w:sz w:val="24"/>
          <w:szCs w:val="24"/>
          <w:lang w:eastAsia="en-PH"/>
          <w14:ligatures w14:val="none"/>
        </w:rPr>
        <w:t>setName</w:t>
      </w:r>
      <w:proofErr w:type="spellEnd"/>
      <w:r w:rsidRPr="00915C0B">
        <w:rPr>
          <w:rFonts w:eastAsia="Times New Roman" w:cs="Times New Roman"/>
          <w:bCs/>
          <w:kern w:val="0"/>
          <w:sz w:val="24"/>
          <w:szCs w:val="24"/>
          <w:lang w:eastAsia="en-PH"/>
          <w14:ligatures w14:val="none"/>
        </w:rPr>
        <w:t>(</w:t>
      </w:r>
      <w:proofErr w:type="gramEnd"/>
      <w:r w:rsidRPr="00915C0B">
        <w:rPr>
          <w:rFonts w:eastAsia="Times New Roman" w:cs="Times New Roman"/>
          <w:bCs/>
          <w:kern w:val="0"/>
          <w:sz w:val="24"/>
          <w:szCs w:val="24"/>
          <w:lang w:eastAsia="en-PH"/>
          <w14:ligatures w14:val="none"/>
        </w:rPr>
        <w:t>) – to change the student’s name</w:t>
      </w:r>
    </w:p>
    <w:p w:rsidR="00BA37B7" w:rsidP="00BA37B7" w:rsidRDefault="00915C0B" w14:paraId="421A65B0" w14:textId="3C995B5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915C0B">
        <w:rPr>
          <w:rFonts w:eastAsia="Times New Roman" w:cs="Times New Roman"/>
          <w:b/>
          <w:kern w:val="0"/>
          <w:sz w:val="24"/>
          <w:szCs w:val="24"/>
          <w:lang w:eastAsia="en-PH"/>
          <w14:ligatures w14:val="none"/>
        </w:rPr>
        <w:t>Defining Instance Methods</w:t>
      </w:r>
    </w:p>
    <w:p w:rsidR="00915C0B" w:rsidP="00623EE5" w:rsidRDefault="00915C0B" w14:paraId="0F47DF46" w14:textId="04FFCC0E">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15C0B">
        <w:rPr>
          <w:rFonts w:eastAsia="Times New Roman" w:cs="Times New Roman"/>
          <w:bCs/>
          <w:kern w:val="0"/>
          <w:sz w:val="24"/>
          <w:szCs w:val="24"/>
          <w:lang w:eastAsia="en-PH"/>
          <w14:ligatures w14:val="none"/>
        </w:rPr>
        <w:t>In Java, instance methods are defined inside a class, but outside the main method.</w:t>
      </w:r>
    </w:p>
    <w:p w:rsidR="00915C0B" w:rsidP="00BA37B7" w:rsidRDefault="00915C0B" w14:paraId="14FC612E" w14:textId="7D2FF70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91" behindDoc="0" locked="0" layoutInCell="1" allowOverlap="1" wp14:anchorId="2D809744" wp14:editId="1E209843">
                <wp:simplePos x="0" y="0"/>
                <wp:positionH relativeFrom="margin">
                  <wp:align>center</wp:align>
                </wp:positionH>
                <wp:positionV relativeFrom="paragraph">
                  <wp:posOffset>345057</wp:posOffset>
                </wp:positionV>
                <wp:extent cx="5347970" cy="1233577"/>
                <wp:effectExtent l="0" t="0" r="24130" b="24130"/>
                <wp:wrapNone/>
                <wp:docPr id="1188844847" name="Text Box 10"/>
                <wp:cNvGraphicFramePr/>
                <a:graphic xmlns:a="http://schemas.openxmlformats.org/drawingml/2006/main">
                  <a:graphicData uri="http://schemas.microsoft.com/office/word/2010/wordprocessingShape">
                    <wps:wsp>
                      <wps:cNvSpPr txBox="1"/>
                      <wps:spPr>
                        <a:xfrm>
                          <a:off x="0" y="0"/>
                          <a:ext cx="5347970" cy="1233577"/>
                        </a:xfrm>
                        <a:prstGeom prst="rect">
                          <a:avLst/>
                        </a:prstGeom>
                        <a:solidFill>
                          <a:schemeClr val="tx1"/>
                        </a:solidFill>
                        <a:ln w="6350">
                          <a:solidFill>
                            <a:prstClr val="black"/>
                          </a:solidFill>
                        </a:ln>
                      </wps:spPr>
                      <wps:txbx>
                        <w:txbxContent>
                          <w:p w:rsidR="00915C0B" w:rsidP="00915C0B" w:rsidRDefault="00915C0B" w14:paraId="3C04A193" w14:textId="77777777">
                            <w:pPr>
                              <w:numPr>
                                <w:ilvl w:val="0"/>
                                <w:numId w:val="0"/>
                              </w:numPr>
                            </w:pPr>
                            <w:r>
                              <w:t>java</w:t>
                            </w:r>
                          </w:p>
                          <w:p w:rsidR="00915C0B" w:rsidP="00915C0B" w:rsidRDefault="00915C0B" w14:paraId="09621D4F" w14:textId="77777777">
                            <w:pPr>
                              <w:numPr>
                                <w:ilvl w:val="0"/>
                                <w:numId w:val="0"/>
                              </w:numPr>
                            </w:pPr>
                            <w:proofErr w:type="spellStart"/>
                            <w:r>
                              <w:t>returnType</w:t>
                            </w:r>
                            <w:proofErr w:type="spellEnd"/>
                            <w:r>
                              <w:t xml:space="preserve"> </w:t>
                            </w:r>
                            <w:proofErr w:type="spellStart"/>
                            <w:r>
                              <w:t>methodName</w:t>
                            </w:r>
                            <w:proofErr w:type="spellEnd"/>
                            <w:r>
                              <w:t>(parameters) {</w:t>
                            </w:r>
                          </w:p>
                          <w:p w:rsidR="00915C0B" w:rsidP="00915C0B" w:rsidRDefault="00915C0B" w14:paraId="140B2323" w14:textId="77777777">
                            <w:pPr>
                              <w:numPr>
                                <w:ilvl w:val="0"/>
                                <w:numId w:val="0"/>
                              </w:numPr>
                            </w:pPr>
                            <w:r>
                              <w:t xml:space="preserve">    // method body</w:t>
                            </w:r>
                          </w:p>
                          <w:p w:rsidRPr="00CF012C" w:rsidR="00915C0B" w:rsidP="00915C0B" w:rsidRDefault="00915C0B" w14:paraId="4EAFB64C" w14:textId="0A4FBB7A">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2174424">
              <v:shape id="_x0000_s1080" style="position:absolute;margin-left:0;margin-top:27.15pt;width:421.1pt;height:97.15pt;z-index:25165829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" w14:anchorId="2D809744">
                <v:textbox>
                  <w:txbxContent>
                    <w:p w:rsidR="00915C0B" w:rsidP="00915C0B" w:rsidRDefault="00915C0B" w14:paraId="7E4A8C9B" w14:textId="77777777">
                      <w:pPr>
                        <w:numPr>
                          <w:ilvl w:val="0"/>
                          <w:numId w:val="0"/>
                        </w:numPr>
                      </w:pPr>
                      <w:r>
                        <w:t>java</w:t>
                      </w:r>
                    </w:p>
                    <w:p w:rsidR="00915C0B" w:rsidP="00915C0B" w:rsidRDefault="00915C0B" w14:paraId="48B24E6F" w14:textId="77777777">
                      <w:pPr>
                        <w:numPr>
                          <w:ilvl w:val="0"/>
                          <w:numId w:val="0"/>
                        </w:numPr>
                      </w:pPr>
                      <w:proofErr w:type="spellStart"/>
                      <w:r>
                        <w:t>returnType</w:t>
                      </w:r>
                      <w:proofErr w:type="spellEnd"/>
                      <w:r>
                        <w:t xml:space="preserve"> </w:t>
                      </w:r>
                      <w:proofErr w:type="spellStart"/>
                      <w:r>
                        <w:t>methodName</w:t>
                      </w:r>
                      <w:proofErr w:type="spellEnd"/>
                      <w:r>
                        <w:t>(parameters) {</w:t>
                      </w:r>
                    </w:p>
                    <w:p w:rsidR="00915C0B" w:rsidP="00915C0B" w:rsidRDefault="00915C0B" w14:paraId="17F37036" w14:textId="77777777">
                      <w:pPr>
                        <w:numPr>
                          <w:ilvl w:val="0"/>
                          <w:numId w:val="0"/>
                        </w:numPr>
                      </w:pPr>
                      <w:r>
                        <w:t xml:space="preserve">    // method body</w:t>
                      </w:r>
                    </w:p>
                    <w:p w:rsidRPr="00CF012C" w:rsidR="00915C0B" w:rsidP="00915C0B" w:rsidRDefault="00915C0B" w14:paraId="2596F37E" w14:textId="0A4FBB7A">
                      <w:pPr>
                        <w:numPr>
                          <w:ilvl w:val="0"/>
                          <w:numId w:val="0"/>
                        </w:numPr>
                      </w:pPr>
                      <w:r>
                        <w:t>}</w:t>
                      </w:r>
                    </w:p>
                  </w:txbxContent>
                </v:textbox>
                <w10:wrap anchorx="margin"/>
              </v:shape>
            </w:pict>
          </mc:Fallback>
        </mc:AlternateContent>
      </w:r>
      <w:r>
        <w:rPr>
          <w:rFonts w:eastAsia="Times New Roman" w:cs="Times New Roman"/>
          <w:b/>
          <w:kern w:val="0"/>
          <w:sz w:val="24"/>
          <w:szCs w:val="24"/>
          <w:lang w:eastAsia="en-PH"/>
          <w14:ligatures w14:val="none"/>
        </w:rPr>
        <w:t>Syntax:</w:t>
      </w:r>
    </w:p>
    <w:p w:rsidR="00915C0B" w:rsidP="00BA37B7" w:rsidRDefault="00915C0B" w14:paraId="0930A57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96BDB" w:rsidP="00BA37B7" w:rsidRDefault="00C96BDB" w14:paraId="465F047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96BDB" w:rsidP="00BA37B7" w:rsidRDefault="00C96BDB" w14:paraId="6D51E53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96BDB" w:rsidP="00BA37B7" w:rsidRDefault="00C96BDB" w14:paraId="7218A02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5C0B" w:rsidP="00BA37B7" w:rsidRDefault="00915C0B" w14:paraId="69FA4FA4" w14:textId="154E4A7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92" behindDoc="0" locked="0" layoutInCell="1" allowOverlap="1" wp14:anchorId="0B5139D1" wp14:editId="7D0015AA">
                <wp:simplePos x="0" y="0"/>
                <wp:positionH relativeFrom="margin">
                  <wp:align>center</wp:align>
                </wp:positionH>
                <wp:positionV relativeFrom="paragraph">
                  <wp:posOffset>312096</wp:posOffset>
                </wp:positionV>
                <wp:extent cx="5347970" cy="2881222"/>
                <wp:effectExtent l="0" t="0" r="24130" b="14605"/>
                <wp:wrapNone/>
                <wp:docPr id="1178624804" name="Text Box 10"/>
                <wp:cNvGraphicFramePr/>
                <a:graphic xmlns:a="http://schemas.openxmlformats.org/drawingml/2006/main">
                  <a:graphicData uri="http://schemas.microsoft.com/office/word/2010/wordprocessingShape">
                    <wps:wsp>
                      <wps:cNvSpPr txBox="1"/>
                      <wps:spPr>
                        <a:xfrm>
                          <a:off x="0" y="0"/>
                          <a:ext cx="5347970" cy="2881222"/>
                        </a:xfrm>
                        <a:prstGeom prst="rect">
                          <a:avLst/>
                        </a:prstGeom>
                        <a:solidFill>
                          <a:schemeClr val="tx1"/>
                        </a:solidFill>
                        <a:ln w="6350">
                          <a:solidFill>
                            <a:prstClr val="black"/>
                          </a:solidFill>
                        </a:ln>
                      </wps:spPr>
                      <wps:txbx>
                        <w:txbxContent>
                          <w:p w:rsidR="00915C0B" w:rsidP="00915C0B" w:rsidRDefault="00915C0B" w14:paraId="561681A2" w14:textId="77777777">
                            <w:pPr>
                              <w:numPr>
                                <w:ilvl w:val="0"/>
                                <w:numId w:val="0"/>
                              </w:numPr>
                            </w:pPr>
                            <w:r>
                              <w:t>java</w:t>
                            </w:r>
                          </w:p>
                          <w:p w:rsidR="00915C0B" w:rsidP="00915C0B" w:rsidRDefault="00915C0B" w14:paraId="4A5ECE2E" w14:textId="77777777">
                            <w:pPr>
                              <w:numPr>
                                <w:ilvl w:val="0"/>
                                <w:numId w:val="0"/>
                              </w:numPr>
                            </w:pPr>
                            <w:r>
                              <w:t>public class Student {</w:t>
                            </w:r>
                          </w:p>
                          <w:p w:rsidR="00915C0B" w:rsidP="00915C0B" w:rsidRDefault="00915C0B" w14:paraId="32189E71" w14:textId="77777777">
                            <w:pPr>
                              <w:numPr>
                                <w:ilvl w:val="0"/>
                                <w:numId w:val="0"/>
                              </w:numPr>
                            </w:pPr>
                            <w:r>
                              <w:t xml:space="preserve">    // Attributes</w:t>
                            </w:r>
                          </w:p>
                          <w:p w:rsidR="00915C0B" w:rsidP="00915C0B" w:rsidRDefault="00915C0B" w14:paraId="758325D2" w14:textId="77777777">
                            <w:pPr>
                              <w:numPr>
                                <w:ilvl w:val="0"/>
                                <w:numId w:val="0"/>
                              </w:numPr>
                            </w:pPr>
                            <w:r>
                              <w:t xml:space="preserve">    String </w:t>
                            </w:r>
                            <w:proofErr w:type="gramStart"/>
                            <w:r>
                              <w:t>name;</w:t>
                            </w:r>
                            <w:proofErr w:type="gramEnd"/>
                          </w:p>
                          <w:p w:rsidR="00915C0B" w:rsidP="00915C0B" w:rsidRDefault="00915C0B" w14:paraId="4446A532" w14:textId="5A9F42AA">
                            <w:pPr>
                              <w:numPr>
                                <w:ilvl w:val="0"/>
                                <w:numId w:val="0"/>
                              </w:numPr>
                            </w:pPr>
                            <w:r>
                              <w:t xml:space="preserve">    int </w:t>
                            </w:r>
                            <w:proofErr w:type="gramStart"/>
                            <w:r>
                              <w:t>age</w:t>
                            </w:r>
                            <w:r w:rsidR="004B0A1E">
                              <w:t>;</w:t>
                            </w:r>
                            <w:proofErr w:type="gramEnd"/>
                          </w:p>
                          <w:p w:rsidR="00915C0B" w:rsidP="00915C0B" w:rsidRDefault="00915C0B" w14:paraId="653C3D63" w14:textId="77777777">
                            <w:pPr>
                              <w:numPr>
                                <w:ilvl w:val="0"/>
                                <w:numId w:val="0"/>
                              </w:numPr>
                            </w:pPr>
                            <w:r>
                              <w:t xml:space="preserve">    // Instance method</w:t>
                            </w:r>
                          </w:p>
                          <w:p w:rsidR="00915C0B" w:rsidP="00915C0B" w:rsidRDefault="00915C0B" w14:paraId="530BF114" w14:textId="77777777">
                            <w:pPr>
                              <w:numPr>
                                <w:ilvl w:val="0"/>
                                <w:numId w:val="0"/>
                              </w:numPr>
                            </w:pPr>
                            <w:r>
                              <w:t xml:space="preserve">    void </w:t>
                            </w:r>
                            <w:proofErr w:type="spellStart"/>
                            <w:proofErr w:type="gramStart"/>
                            <w:r>
                              <w:t>displayInfo</w:t>
                            </w:r>
                            <w:proofErr w:type="spellEnd"/>
                            <w:r>
                              <w:t>(</w:t>
                            </w:r>
                            <w:proofErr w:type="gramEnd"/>
                            <w:r>
                              <w:t>) {</w:t>
                            </w:r>
                          </w:p>
                          <w:p w:rsidR="00915C0B" w:rsidP="00915C0B" w:rsidRDefault="00915C0B" w14:paraId="0C2C7E9C" w14:textId="77777777">
                            <w:pPr>
                              <w:numPr>
                                <w:ilvl w:val="0"/>
                                <w:numId w:val="0"/>
                              </w:numPr>
                            </w:pPr>
                            <w:r>
                              <w:t xml:space="preserve">        </w:t>
                            </w:r>
                            <w:proofErr w:type="spellStart"/>
                            <w:r>
                              <w:t>System.out.println</w:t>
                            </w:r>
                            <w:proofErr w:type="spellEnd"/>
                            <w:r>
                              <w:t>("Name: " + name</w:t>
                            </w:r>
                            <w:proofErr w:type="gramStart"/>
                            <w:r>
                              <w:t>);</w:t>
                            </w:r>
                            <w:proofErr w:type="gramEnd"/>
                          </w:p>
                          <w:p w:rsidR="00915C0B" w:rsidP="00915C0B" w:rsidRDefault="00915C0B" w14:paraId="3D28E952" w14:textId="0B2CB33D">
                            <w:pPr>
                              <w:numPr>
                                <w:ilvl w:val="0"/>
                                <w:numId w:val="0"/>
                              </w:numPr>
                            </w:pPr>
                            <w:r>
                              <w:t xml:space="preserve">        </w:t>
                            </w:r>
                            <w:proofErr w:type="spellStart"/>
                            <w:r>
                              <w:t>System.out.println</w:t>
                            </w:r>
                            <w:proofErr w:type="spellEnd"/>
                            <w:r>
                              <w:t>("Age: " + age</w:t>
                            </w:r>
                            <w:proofErr w:type="gramStart"/>
                            <w:r>
                              <w:t>);</w:t>
                            </w:r>
                            <w:proofErr w:type="gramEnd"/>
                          </w:p>
                          <w:p w:rsidRPr="00CF012C" w:rsidR="00915C0B" w:rsidP="00915C0B" w:rsidRDefault="00915C0B" w14:paraId="183704A4" w14:textId="35C778DE">
                            <w:pPr>
                              <w:numPr>
                                <w:ilvl w:val="0"/>
                                <w:numId w:val="0"/>
                              </w:numPr>
                            </w:pPr>
                            <w:r>
                              <w:t>}</w:t>
                            </w:r>
                            <w:r w:rsidR="004B0A1E">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AE38E45">
              <v:shape id="_x0000_s1081" style="position:absolute;margin-left:0;margin-top:24.55pt;width:421.1pt;height:226.85pt;z-index:2516582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" w14:anchorId="0B5139D1">
                <v:textbox>
                  <w:txbxContent>
                    <w:p w:rsidR="00915C0B" w:rsidP="00915C0B" w:rsidRDefault="00915C0B" w14:paraId="6C120EEA" w14:textId="77777777">
                      <w:pPr>
                        <w:numPr>
                          <w:ilvl w:val="0"/>
                          <w:numId w:val="0"/>
                        </w:numPr>
                      </w:pPr>
                      <w:r>
                        <w:t>java</w:t>
                      </w:r>
                    </w:p>
                    <w:p w:rsidR="00915C0B" w:rsidP="00915C0B" w:rsidRDefault="00915C0B" w14:paraId="6A5EC57A" w14:textId="77777777">
                      <w:pPr>
                        <w:numPr>
                          <w:ilvl w:val="0"/>
                          <w:numId w:val="0"/>
                        </w:numPr>
                      </w:pPr>
                      <w:r>
                        <w:t>public class Student {</w:t>
                      </w:r>
                    </w:p>
                    <w:p w:rsidR="00915C0B" w:rsidP="00915C0B" w:rsidRDefault="00915C0B" w14:paraId="33793DDA" w14:textId="77777777">
                      <w:pPr>
                        <w:numPr>
                          <w:ilvl w:val="0"/>
                          <w:numId w:val="0"/>
                        </w:numPr>
                      </w:pPr>
                      <w:r>
                        <w:t xml:space="preserve">    // Attributes</w:t>
                      </w:r>
                    </w:p>
                    <w:p w:rsidR="00915C0B" w:rsidP="00915C0B" w:rsidRDefault="00915C0B" w14:paraId="0937AAFB" w14:textId="77777777">
                      <w:pPr>
                        <w:numPr>
                          <w:ilvl w:val="0"/>
                          <w:numId w:val="0"/>
                        </w:numPr>
                      </w:pPr>
                      <w:r>
                        <w:t xml:space="preserve">    String </w:t>
                      </w:r>
                      <w:proofErr w:type="gramStart"/>
                      <w:r>
                        <w:t>name;</w:t>
                      </w:r>
                      <w:proofErr w:type="gramEnd"/>
                    </w:p>
                    <w:p w:rsidR="00915C0B" w:rsidP="00915C0B" w:rsidRDefault="00915C0B" w14:paraId="1F7A7B9F" w14:textId="5A9F42AA">
                      <w:pPr>
                        <w:numPr>
                          <w:ilvl w:val="0"/>
                          <w:numId w:val="0"/>
                        </w:numPr>
                      </w:pPr>
                      <w:r>
                        <w:t xml:space="preserve">    int </w:t>
                      </w:r>
                      <w:proofErr w:type="gramStart"/>
                      <w:r>
                        <w:t>age</w:t>
                      </w:r>
                      <w:r w:rsidR="004B0A1E">
                        <w:t>;</w:t>
                      </w:r>
                      <w:proofErr w:type="gramEnd"/>
                    </w:p>
                    <w:p w:rsidR="00915C0B" w:rsidP="00915C0B" w:rsidRDefault="00915C0B" w14:paraId="03CCE138" w14:textId="77777777">
                      <w:pPr>
                        <w:numPr>
                          <w:ilvl w:val="0"/>
                          <w:numId w:val="0"/>
                        </w:numPr>
                      </w:pPr>
                      <w:r>
                        <w:t xml:space="preserve">    // Instance method</w:t>
                      </w:r>
                    </w:p>
                    <w:p w:rsidR="00915C0B" w:rsidP="00915C0B" w:rsidRDefault="00915C0B" w14:paraId="6D0CF7BC" w14:textId="77777777">
                      <w:pPr>
                        <w:numPr>
                          <w:ilvl w:val="0"/>
                          <w:numId w:val="0"/>
                        </w:numPr>
                      </w:pPr>
                      <w:r>
                        <w:t xml:space="preserve">    void </w:t>
                      </w:r>
                      <w:proofErr w:type="spellStart"/>
                      <w:proofErr w:type="gramStart"/>
                      <w:r>
                        <w:t>displayInfo</w:t>
                      </w:r>
                      <w:proofErr w:type="spellEnd"/>
                      <w:r>
                        <w:t>(</w:t>
                      </w:r>
                      <w:proofErr w:type="gramEnd"/>
                      <w:r>
                        <w:t>) {</w:t>
                      </w:r>
                    </w:p>
                    <w:p w:rsidR="00915C0B" w:rsidP="00915C0B" w:rsidRDefault="00915C0B" w14:paraId="6CFA615A" w14:textId="77777777">
                      <w:pPr>
                        <w:numPr>
                          <w:ilvl w:val="0"/>
                          <w:numId w:val="0"/>
                        </w:numPr>
                      </w:pPr>
                      <w:r>
                        <w:t xml:space="preserve">        </w:t>
                      </w:r>
                      <w:proofErr w:type="spellStart"/>
                      <w:r>
                        <w:t>System.out.println</w:t>
                      </w:r>
                      <w:proofErr w:type="spellEnd"/>
                      <w:r>
                        <w:t>("Name: " + name</w:t>
                      </w:r>
                      <w:proofErr w:type="gramStart"/>
                      <w:r>
                        <w:t>);</w:t>
                      </w:r>
                      <w:proofErr w:type="gramEnd"/>
                    </w:p>
                    <w:p w:rsidR="00915C0B" w:rsidP="00915C0B" w:rsidRDefault="00915C0B" w14:paraId="2B5B8514" w14:textId="0B2CB33D">
                      <w:pPr>
                        <w:numPr>
                          <w:ilvl w:val="0"/>
                          <w:numId w:val="0"/>
                        </w:numPr>
                      </w:pPr>
                      <w:r>
                        <w:t xml:space="preserve">        </w:t>
                      </w:r>
                      <w:proofErr w:type="spellStart"/>
                      <w:r>
                        <w:t>System.out.println</w:t>
                      </w:r>
                      <w:proofErr w:type="spellEnd"/>
                      <w:r>
                        <w:t>("Age: " + age</w:t>
                      </w:r>
                      <w:proofErr w:type="gramStart"/>
                      <w:r>
                        <w:t>);</w:t>
                      </w:r>
                      <w:proofErr w:type="gramEnd"/>
                    </w:p>
                    <w:p w:rsidRPr="00CF012C" w:rsidR="00915C0B" w:rsidP="00915C0B" w:rsidRDefault="00915C0B" w14:paraId="56A5692B" w14:textId="35C778DE">
                      <w:pPr>
                        <w:numPr>
                          <w:ilvl w:val="0"/>
                          <w:numId w:val="0"/>
                        </w:numPr>
                      </w:pPr>
                      <w:r>
                        <w:t>}</w:t>
                      </w:r>
                      <w:r w:rsidR="004B0A1E">
                        <w:t xml:space="preserve">  }</w:t>
                      </w:r>
                    </w:p>
                  </w:txbxContent>
                </v:textbox>
                <w10:wrap anchorx="margin"/>
              </v:shape>
            </w:pict>
          </mc:Fallback>
        </mc:AlternateContent>
      </w:r>
      <w:r>
        <w:rPr>
          <w:rFonts w:eastAsia="Times New Roman" w:cs="Times New Roman"/>
          <w:b/>
          <w:kern w:val="0"/>
          <w:sz w:val="24"/>
          <w:szCs w:val="24"/>
          <w:lang w:eastAsia="en-PH"/>
          <w14:ligatures w14:val="none"/>
        </w:rPr>
        <w:t xml:space="preserve">Example: </w:t>
      </w:r>
    </w:p>
    <w:p w:rsidR="00915C0B" w:rsidP="00BA37B7" w:rsidRDefault="00915C0B" w14:paraId="1C67FB94" w14:textId="04FDBD2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5C0B" w:rsidP="00BA37B7" w:rsidRDefault="00915C0B" w14:paraId="7A1A4AE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5C0B" w:rsidP="00BA37B7" w:rsidRDefault="00915C0B" w14:paraId="01CE277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BA37B7" w:rsidRDefault="001734DC" w14:paraId="0991BF1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BA37B7" w:rsidRDefault="001734DC" w14:paraId="0F9F26A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BA37B7" w:rsidRDefault="001734DC" w14:paraId="315CA2F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BA37B7" w:rsidRDefault="001734DC" w14:paraId="6FC081D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5C0B" w:rsidP="00BA37B7" w:rsidRDefault="00915C0B" w14:paraId="78CA5E5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B0A1E" w:rsidP="00BA37B7" w:rsidRDefault="004B0A1E" w14:paraId="55DDA0DD" w14:textId="7991F47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Explanation: </w:t>
      </w:r>
    </w:p>
    <w:p w:rsidRPr="00A360DE" w:rsidR="00A360DE" w:rsidP="00623EE5" w:rsidRDefault="00A360DE" w14:paraId="74193659" w14:textId="1BA404FA">
      <w:pPr>
        <w:pStyle w:val="ListParagraph"/>
        <w:numPr>
          <w:ilvl w:val="0"/>
          <w:numId w:val="48"/>
        </w:numPr>
        <w:spacing w:before="100" w:beforeAutospacing="1" w:after="100" w:afterAutospacing="1" w:line="240" w:lineRule="auto"/>
        <w:rPr>
          <w:rFonts w:eastAsia="Times New Roman" w:cs="Times New Roman"/>
          <w:bCs/>
          <w:kern w:val="0"/>
          <w:sz w:val="24"/>
          <w:szCs w:val="24"/>
          <w:lang w:eastAsia="en-PH"/>
          <w14:ligatures w14:val="none"/>
        </w:rPr>
      </w:pPr>
      <w:r w:rsidRPr="00A360DE">
        <w:rPr>
          <w:rFonts w:eastAsia="Times New Roman" w:cs="Times New Roman"/>
          <w:bCs/>
          <w:kern w:val="0"/>
          <w:sz w:val="24"/>
          <w:szCs w:val="24"/>
          <w:lang w:eastAsia="en-PH"/>
          <w14:ligatures w14:val="none"/>
        </w:rPr>
        <w:t>void → return type (no value is returned)</w:t>
      </w:r>
    </w:p>
    <w:p w:rsidRPr="00A360DE" w:rsidR="00A360DE" w:rsidP="00623EE5" w:rsidRDefault="00A360DE" w14:paraId="6B289D33" w14:textId="3C5A604D">
      <w:pPr>
        <w:pStyle w:val="ListParagraph"/>
        <w:numPr>
          <w:ilvl w:val="0"/>
          <w:numId w:val="48"/>
        </w:numPr>
        <w:spacing w:before="100" w:beforeAutospacing="1" w:after="100" w:afterAutospacing="1" w:line="240" w:lineRule="auto"/>
        <w:rPr>
          <w:rFonts w:eastAsia="Times New Roman" w:cs="Times New Roman"/>
          <w:bCs/>
          <w:kern w:val="0"/>
          <w:sz w:val="24"/>
          <w:szCs w:val="24"/>
          <w:lang w:eastAsia="en-PH"/>
          <w14:ligatures w14:val="none"/>
        </w:rPr>
      </w:pPr>
      <w:proofErr w:type="spellStart"/>
      <w:proofErr w:type="gramStart"/>
      <w:r w:rsidRPr="00A360DE">
        <w:rPr>
          <w:rFonts w:eastAsia="Times New Roman" w:cs="Times New Roman"/>
          <w:bCs/>
          <w:kern w:val="0"/>
          <w:sz w:val="24"/>
          <w:szCs w:val="24"/>
          <w:lang w:eastAsia="en-PH"/>
          <w14:ligatures w14:val="none"/>
        </w:rPr>
        <w:t>displayInfo</w:t>
      </w:r>
      <w:proofErr w:type="spellEnd"/>
      <w:r w:rsidRPr="00A360DE">
        <w:rPr>
          <w:rFonts w:eastAsia="Times New Roman" w:cs="Times New Roman"/>
          <w:bCs/>
          <w:kern w:val="0"/>
          <w:sz w:val="24"/>
          <w:szCs w:val="24"/>
          <w:lang w:eastAsia="en-PH"/>
          <w14:ligatures w14:val="none"/>
        </w:rPr>
        <w:t>(</w:t>
      </w:r>
      <w:proofErr w:type="gramEnd"/>
      <w:r w:rsidRPr="00A360DE">
        <w:rPr>
          <w:rFonts w:eastAsia="Times New Roman" w:cs="Times New Roman"/>
          <w:bCs/>
          <w:kern w:val="0"/>
          <w:sz w:val="24"/>
          <w:szCs w:val="24"/>
          <w:lang w:eastAsia="en-PH"/>
          <w14:ligatures w14:val="none"/>
        </w:rPr>
        <w:t>) → method name</w:t>
      </w:r>
    </w:p>
    <w:p w:rsidRPr="00A360DE" w:rsidR="004B0A1E" w:rsidP="00623EE5" w:rsidRDefault="00A360DE" w14:paraId="51764F51" w14:textId="1023AEDB">
      <w:pPr>
        <w:pStyle w:val="ListParagraph"/>
        <w:numPr>
          <w:ilvl w:val="0"/>
          <w:numId w:val="48"/>
        </w:numPr>
        <w:spacing w:before="100" w:beforeAutospacing="1" w:after="100" w:afterAutospacing="1" w:line="240" w:lineRule="auto"/>
        <w:rPr>
          <w:rFonts w:eastAsia="Times New Roman" w:cs="Times New Roman"/>
          <w:bCs/>
          <w:kern w:val="0"/>
          <w:sz w:val="24"/>
          <w:szCs w:val="24"/>
          <w:lang w:eastAsia="en-PH"/>
          <w14:ligatures w14:val="none"/>
        </w:rPr>
      </w:pPr>
      <w:r w:rsidRPr="00A360DE">
        <w:rPr>
          <w:rFonts w:eastAsia="Times New Roman" w:cs="Times New Roman"/>
          <w:bCs/>
          <w:kern w:val="0"/>
          <w:sz w:val="24"/>
          <w:szCs w:val="24"/>
          <w:lang w:eastAsia="en-PH"/>
          <w14:ligatures w14:val="none"/>
        </w:rPr>
        <w:t>The method can access attributes (name, age) belonging to the object</w:t>
      </w:r>
    </w:p>
    <w:p w:rsidR="004B0A1E" w:rsidP="00BA37B7" w:rsidRDefault="00A360DE" w14:paraId="66BE6D7B" w14:textId="72E8BF4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A360DE">
        <w:rPr>
          <w:rFonts w:eastAsia="Times New Roman" w:cs="Times New Roman"/>
          <w:b/>
          <w:kern w:val="0"/>
          <w:sz w:val="24"/>
          <w:szCs w:val="24"/>
          <w:lang w:eastAsia="en-PH"/>
          <w14:ligatures w14:val="none"/>
        </w:rPr>
        <w:t>Using Instance Methods</w:t>
      </w:r>
    </w:p>
    <w:p w:rsidRPr="00A360DE" w:rsidR="00A360DE" w:rsidP="00623EE5" w:rsidRDefault="00A360DE" w14:paraId="18551E31" w14:textId="619DEA8C">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A360DE">
        <w:rPr>
          <w:rFonts w:eastAsia="Times New Roman" w:cs="Times New Roman"/>
          <w:bCs/>
          <w:kern w:val="0"/>
          <w:sz w:val="24"/>
          <w:szCs w:val="24"/>
          <w:lang w:eastAsia="en-PH"/>
          <w14:ligatures w14:val="none"/>
        </w:rPr>
        <w:t>To use (or call) an instance method, you must first create an object of the class.</w:t>
      </w:r>
    </w:p>
    <w:p w:rsidR="0006411D" w:rsidP="00BA37B7" w:rsidRDefault="0006411D" w14:paraId="59741FE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6411D" w:rsidP="00BA37B7" w:rsidRDefault="0006411D" w14:paraId="7B35F3D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6411D" w:rsidP="00BA37B7" w:rsidRDefault="0006411D" w14:paraId="2A3838E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6411D" w:rsidP="00BA37B7" w:rsidRDefault="0006411D" w14:paraId="635214A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6411D" w:rsidP="00BA37B7" w:rsidRDefault="0006411D" w14:paraId="45592F0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6411D" w:rsidP="00BA37B7" w:rsidRDefault="0006411D" w14:paraId="4F96101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B0A1E" w:rsidP="00BA37B7" w:rsidRDefault="00A360DE" w14:paraId="32C279F8" w14:textId="65A09B9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Example:</w:t>
      </w:r>
    </w:p>
    <w:p w:rsidR="00A360DE" w:rsidP="00BA37B7" w:rsidRDefault="00A360DE" w14:paraId="42267958" w14:textId="5D7E549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93" behindDoc="0" locked="0" layoutInCell="1" allowOverlap="1" wp14:anchorId="4916BB0F" wp14:editId="4E0768C0">
                <wp:simplePos x="0" y="0"/>
                <wp:positionH relativeFrom="margin">
                  <wp:align>center</wp:align>
                </wp:positionH>
                <wp:positionV relativeFrom="paragraph">
                  <wp:posOffset>16618</wp:posOffset>
                </wp:positionV>
                <wp:extent cx="5347970" cy="4097547"/>
                <wp:effectExtent l="0" t="0" r="24130" b="17780"/>
                <wp:wrapNone/>
                <wp:docPr id="1132131723" name="Text Box 10"/>
                <wp:cNvGraphicFramePr/>
                <a:graphic xmlns:a="http://schemas.openxmlformats.org/drawingml/2006/main">
                  <a:graphicData uri="http://schemas.microsoft.com/office/word/2010/wordprocessingShape">
                    <wps:wsp>
                      <wps:cNvSpPr txBox="1"/>
                      <wps:spPr>
                        <a:xfrm>
                          <a:off x="0" y="0"/>
                          <a:ext cx="5347970" cy="4097547"/>
                        </a:xfrm>
                        <a:prstGeom prst="rect">
                          <a:avLst/>
                        </a:prstGeom>
                        <a:solidFill>
                          <a:schemeClr val="tx1"/>
                        </a:solidFill>
                        <a:ln w="6350">
                          <a:solidFill>
                            <a:prstClr val="black"/>
                          </a:solidFill>
                        </a:ln>
                      </wps:spPr>
                      <wps:txbx>
                        <w:txbxContent>
                          <w:p w:rsidR="00A360DE" w:rsidP="00A360DE" w:rsidRDefault="00A360DE" w14:paraId="644A7D20" w14:textId="2F7A4520">
                            <w:pPr>
                              <w:numPr>
                                <w:ilvl w:val="0"/>
                                <w:numId w:val="0"/>
                              </w:numPr>
                            </w:pPr>
                            <w:r>
                              <w:t>java</w:t>
                            </w:r>
                          </w:p>
                          <w:p w:rsidR="00A360DE" w:rsidP="00A360DE" w:rsidRDefault="00A360DE" w14:paraId="603B1898" w14:textId="77777777">
                            <w:pPr>
                              <w:numPr>
                                <w:ilvl w:val="0"/>
                                <w:numId w:val="0"/>
                              </w:numPr>
                            </w:pPr>
                            <w:r>
                              <w:t>public class Main {</w:t>
                            </w:r>
                          </w:p>
                          <w:p w:rsidR="00A360DE" w:rsidP="00A360DE" w:rsidRDefault="00A360DE" w14:paraId="562B7801"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A360DE" w:rsidP="00A360DE" w:rsidRDefault="00A360DE" w14:paraId="5CA790B5" w14:textId="77777777">
                            <w:pPr>
                              <w:numPr>
                                <w:ilvl w:val="0"/>
                                <w:numId w:val="0"/>
                              </w:numPr>
                            </w:pPr>
                            <w:r>
                              <w:t xml:space="preserve">        // Create object</w:t>
                            </w:r>
                          </w:p>
                          <w:p w:rsidR="00A360DE" w:rsidP="00A360DE" w:rsidRDefault="00A360DE" w14:paraId="2367617F" w14:textId="77777777">
                            <w:pPr>
                              <w:numPr>
                                <w:ilvl w:val="0"/>
                                <w:numId w:val="0"/>
                              </w:numPr>
                            </w:pPr>
                            <w:r>
                              <w:t xml:space="preserve">        Student s1 = new </w:t>
                            </w:r>
                            <w:proofErr w:type="gramStart"/>
                            <w:r>
                              <w:t>Student();</w:t>
                            </w:r>
                            <w:proofErr w:type="gramEnd"/>
                          </w:p>
                          <w:p w:rsidR="00A360DE" w:rsidP="00A360DE" w:rsidRDefault="00A360DE" w14:paraId="501414A3" w14:textId="77777777">
                            <w:pPr>
                              <w:numPr>
                                <w:ilvl w:val="0"/>
                                <w:numId w:val="0"/>
                              </w:numPr>
                            </w:pPr>
                            <w:r>
                              <w:t xml:space="preserve">        </w:t>
                            </w:r>
                          </w:p>
                          <w:p w:rsidR="00A360DE" w:rsidP="00A360DE" w:rsidRDefault="00A360DE" w14:paraId="2D688057" w14:textId="77777777">
                            <w:pPr>
                              <w:numPr>
                                <w:ilvl w:val="0"/>
                                <w:numId w:val="0"/>
                              </w:numPr>
                            </w:pPr>
                            <w:r>
                              <w:t xml:space="preserve">        // Set values</w:t>
                            </w:r>
                          </w:p>
                          <w:p w:rsidR="00A360DE" w:rsidP="00A360DE" w:rsidRDefault="00A360DE" w14:paraId="1D105C41" w14:textId="464A17DE">
                            <w:pPr>
                              <w:numPr>
                                <w:ilvl w:val="0"/>
                                <w:numId w:val="0"/>
                              </w:numPr>
                            </w:pPr>
                            <w:r>
                              <w:t xml:space="preserve">        s1.name = "Jose</w:t>
                            </w:r>
                            <w:proofErr w:type="gramStart"/>
                            <w:r>
                              <w:t>";</w:t>
                            </w:r>
                            <w:proofErr w:type="gramEnd"/>
                          </w:p>
                          <w:p w:rsidR="00A360DE" w:rsidP="00A360DE" w:rsidRDefault="00A360DE" w14:paraId="17AFEA81" w14:textId="77777777">
                            <w:pPr>
                              <w:numPr>
                                <w:ilvl w:val="0"/>
                                <w:numId w:val="0"/>
                              </w:numPr>
                            </w:pPr>
                            <w:r>
                              <w:t xml:space="preserve">        s1.age = </w:t>
                            </w:r>
                            <w:proofErr w:type="gramStart"/>
                            <w:r>
                              <w:t>20;</w:t>
                            </w:r>
                            <w:proofErr w:type="gramEnd"/>
                          </w:p>
                          <w:p w:rsidR="00A360DE" w:rsidP="00A360DE" w:rsidRDefault="00A360DE" w14:paraId="52C415E1" w14:textId="77777777">
                            <w:pPr>
                              <w:numPr>
                                <w:ilvl w:val="0"/>
                                <w:numId w:val="0"/>
                              </w:numPr>
                            </w:pPr>
                            <w:r>
                              <w:t xml:space="preserve">        </w:t>
                            </w:r>
                          </w:p>
                          <w:p w:rsidR="00A360DE" w:rsidP="00A360DE" w:rsidRDefault="00A360DE" w14:paraId="4788295C" w14:textId="77777777">
                            <w:pPr>
                              <w:numPr>
                                <w:ilvl w:val="0"/>
                                <w:numId w:val="0"/>
                              </w:numPr>
                            </w:pPr>
                            <w:r>
                              <w:t xml:space="preserve">        // Call instance method</w:t>
                            </w:r>
                          </w:p>
                          <w:p w:rsidR="00A360DE" w:rsidP="00A360DE" w:rsidRDefault="00A360DE" w14:paraId="4DA79958" w14:textId="77777777">
                            <w:pPr>
                              <w:numPr>
                                <w:ilvl w:val="0"/>
                                <w:numId w:val="0"/>
                              </w:numPr>
                            </w:pPr>
                            <w:r>
                              <w:t xml:space="preserve">        s</w:t>
                            </w:r>
                            <w:proofErr w:type="gramStart"/>
                            <w:r>
                              <w:t>1.displayInfo</w:t>
                            </w:r>
                            <w:proofErr w:type="gramEnd"/>
                            <w:r>
                              <w:t>(</w:t>
                            </w:r>
                            <w:proofErr w:type="gramStart"/>
                            <w:r>
                              <w:t>);</w:t>
                            </w:r>
                            <w:proofErr w:type="gramEnd"/>
                          </w:p>
                          <w:p w:rsidR="00A360DE" w:rsidP="00A360DE" w:rsidRDefault="00A360DE" w14:paraId="31B2A687" w14:textId="77777777">
                            <w:pPr>
                              <w:numPr>
                                <w:ilvl w:val="0"/>
                                <w:numId w:val="0"/>
                              </w:numPr>
                            </w:pPr>
                            <w:r>
                              <w:t xml:space="preserve">    }</w:t>
                            </w:r>
                          </w:p>
                          <w:p w:rsidRPr="00CF012C" w:rsidR="00A360DE" w:rsidP="00A360DE" w:rsidRDefault="00A360DE" w14:paraId="14D471F8" w14:textId="2DAB4F8D">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9B1FCAE">
              <v:shape id="_x0000_s1082" style="position:absolute;margin-left:0;margin-top:1.3pt;width:421.1pt;height:322.65pt;z-index:251658293;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" w14:anchorId="4916BB0F">
                <v:textbox>
                  <w:txbxContent>
                    <w:p w:rsidR="00A360DE" w:rsidP="00A360DE" w:rsidRDefault="00A360DE" w14:paraId="4765CA90" w14:textId="2F7A4520">
                      <w:pPr>
                        <w:numPr>
                          <w:ilvl w:val="0"/>
                          <w:numId w:val="0"/>
                        </w:numPr>
                      </w:pPr>
                      <w:r>
                        <w:t>java</w:t>
                      </w:r>
                    </w:p>
                    <w:p w:rsidR="00A360DE" w:rsidP="00A360DE" w:rsidRDefault="00A360DE" w14:paraId="61FDA35B" w14:textId="77777777">
                      <w:pPr>
                        <w:numPr>
                          <w:ilvl w:val="0"/>
                          <w:numId w:val="0"/>
                        </w:numPr>
                      </w:pPr>
                      <w:r>
                        <w:t>public class Main {</w:t>
                      </w:r>
                    </w:p>
                    <w:p w:rsidR="00A360DE" w:rsidP="00A360DE" w:rsidRDefault="00A360DE" w14:paraId="5B408D45"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A360DE" w:rsidP="00A360DE" w:rsidRDefault="00A360DE" w14:paraId="60103CB4" w14:textId="77777777">
                      <w:pPr>
                        <w:numPr>
                          <w:ilvl w:val="0"/>
                          <w:numId w:val="0"/>
                        </w:numPr>
                      </w:pPr>
                      <w:r>
                        <w:t xml:space="preserve">        // Create object</w:t>
                      </w:r>
                    </w:p>
                    <w:p w:rsidR="00A360DE" w:rsidP="00A360DE" w:rsidRDefault="00A360DE" w14:paraId="47E2D273" w14:textId="77777777">
                      <w:pPr>
                        <w:numPr>
                          <w:ilvl w:val="0"/>
                          <w:numId w:val="0"/>
                        </w:numPr>
                      </w:pPr>
                      <w:r>
                        <w:t xml:space="preserve">        Student s1 = new </w:t>
                      </w:r>
                      <w:proofErr w:type="gramStart"/>
                      <w:r>
                        <w:t>Student();</w:t>
                      </w:r>
                      <w:proofErr w:type="gramEnd"/>
                    </w:p>
                    <w:p w:rsidR="00A360DE" w:rsidP="00A360DE" w:rsidRDefault="00A360DE" w14:paraId="14766A5E" w14:textId="77777777">
                      <w:pPr>
                        <w:numPr>
                          <w:ilvl w:val="0"/>
                          <w:numId w:val="0"/>
                        </w:numPr>
                      </w:pPr>
                      <w:r>
                        <w:t xml:space="preserve">        </w:t>
                      </w:r>
                    </w:p>
                    <w:p w:rsidR="00A360DE" w:rsidP="00A360DE" w:rsidRDefault="00A360DE" w14:paraId="16B4D35B" w14:textId="77777777">
                      <w:pPr>
                        <w:numPr>
                          <w:ilvl w:val="0"/>
                          <w:numId w:val="0"/>
                        </w:numPr>
                      </w:pPr>
                      <w:r>
                        <w:t xml:space="preserve">        // Set values</w:t>
                      </w:r>
                    </w:p>
                    <w:p w:rsidR="00A360DE" w:rsidP="00A360DE" w:rsidRDefault="00A360DE" w14:paraId="2E7DBCBC" w14:textId="464A17DE">
                      <w:pPr>
                        <w:numPr>
                          <w:ilvl w:val="0"/>
                          <w:numId w:val="0"/>
                        </w:numPr>
                      </w:pPr>
                      <w:r>
                        <w:t xml:space="preserve">        s1.name = "Jose</w:t>
                      </w:r>
                      <w:proofErr w:type="gramStart"/>
                      <w:r>
                        <w:t>";</w:t>
                      </w:r>
                      <w:proofErr w:type="gramEnd"/>
                    </w:p>
                    <w:p w:rsidR="00A360DE" w:rsidP="00A360DE" w:rsidRDefault="00A360DE" w14:paraId="340ED3DE" w14:textId="77777777">
                      <w:pPr>
                        <w:numPr>
                          <w:ilvl w:val="0"/>
                          <w:numId w:val="0"/>
                        </w:numPr>
                      </w:pPr>
                      <w:r>
                        <w:t xml:space="preserve">        s1.age = </w:t>
                      </w:r>
                      <w:proofErr w:type="gramStart"/>
                      <w:r>
                        <w:t>20;</w:t>
                      </w:r>
                      <w:proofErr w:type="gramEnd"/>
                    </w:p>
                    <w:p w:rsidR="00A360DE" w:rsidP="00A360DE" w:rsidRDefault="00A360DE" w14:paraId="0871E464" w14:textId="77777777">
                      <w:pPr>
                        <w:numPr>
                          <w:ilvl w:val="0"/>
                          <w:numId w:val="0"/>
                        </w:numPr>
                      </w:pPr>
                      <w:r>
                        <w:t xml:space="preserve">        </w:t>
                      </w:r>
                    </w:p>
                    <w:p w:rsidR="00A360DE" w:rsidP="00A360DE" w:rsidRDefault="00A360DE" w14:paraId="4A7F0D31" w14:textId="77777777">
                      <w:pPr>
                        <w:numPr>
                          <w:ilvl w:val="0"/>
                          <w:numId w:val="0"/>
                        </w:numPr>
                      </w:pPr>
                      <w:r>
                        <w:t xml:space="preserve">        // Call instance method</w:t>
                      </w:r>
                    </w:p>
                    <w:p w:rsidR="00A360DE" w:rsidP="00A360DE" w:rsidRDefault="00A360DE" w14:paraId="0DA8C0CE" w14:textId="77777777">
                      <w:pPr>
                        <w:numPr>
                          <w:ilvl w:val="0"/>
                          <w:numId w:val="0"/>
                        </w:numPr>
                      </w:pPr>
                      <w:r>
                        <w:t xml:space="preserve">        s</w:t>
                      </w:r>
                      <w:proofErr w:type="gramStart"/>
                      <w:r>
                        <w:t>1.displayInfo</w:t>
                      </w:r>
                      <w:proofErr w:type="gramEnd"/>
                      <w:r>
                        <w:t>(</w:t>
                      </w:r>
                      <w:proofErr w:type="gramStart"/>
                      <w:r>
                        <w:t>);</w:t>
                      </w:r>
                      <w:proofErr w:type="gramEnd"/>
                    </w:p>
                    <w:p w:rsidR="00A360DE" w:rsidP="00A360DE" w:rsidRDefault="00A360DE" w14:paraId="034E75C2" w14:textId="77777777">
                      <w:pPr>
                        <w:numPr>
                          <w:ilvl w:val="0"/>
                          <w:numId w:val="0"/>
                        </w:numPr>
                      </w:pPr>
                      <w:r>
                        <w:t xml:space="preserve">    }</w:t>
                      </w:r>
                    </w:p>
                    <w:p w:rsidRPr="00CF012C" w:rsidR="00A360DE" w:rsidP="00A360DE" w:rsidRDefault="00A360DE" w14:paraId="594F2A65" w14:textId="2DAB4F8D">
                      <w:pPr>
                        <w:numPr>
                          <w:ilvl w:val="0"/>
                          <w:numId w:val="0"/>
                        </w:numPr>
                      </w:pPr>
                      <w:r>
                        <w:t>}</w:t>
                      </w:r>
                    </w:p>
                  </w:txbxContent>
                </v:textbox>
                <w10:wrap anchorx="margin"/>
              </v:shape>
            </w:pict>
          </mc:Fallback>
        </mc:AlternateContent>
      </w:r>
    </w:p>
    <w:p w:rsidR="00A360DE" w:rsidP="00BA37B7" w:rsidRDefault="00A360DE" w14:paraId="065163B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360DE" w:rsidP="00BA37B7" w:rsidRDefault="00A360DE" w14:paraId="3126734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360DE" w:rsidP="00BA37B7" w:rsidRDefault="00A360DE" w14:paraId="1F3CD66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360DE" w:rsidP="00BA37B7" w:rsidRDefault="00A360DE" w14:paraId="581401E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360DE" w:rsidP="00BA37B7" w:rsidRDefault="00A360DE" w14:paraId="0C621F5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B0A1E" w:rsidP="00BA37B7" w:rsidRDefault="004B0A1E" w14:paraId="1B9A941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B0A1E" w:rsidP="00BA37B7" w:rsidRDefault="004B0A1E" w14:paraId="25A4C81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360DE" w:rsidP="00BA37B7" w:rsidRDefault="00A360DE" w14:paraId="61A164B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360DE" w:rsidP="00BA37B7" w:rsidRDefault="00A360DE" w14:paraId="02B8C9E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360DE" w:rsidP="00BA37B7" w:rsidRDefault="00A360DE" w14:paraId="5CCBE1AF" w14:textId="1F6F0C1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360DE" w:rsidP="00BA37B7" w:rsidRDefault="00A360DE" w14:paraId="05650744" w14:textId="47FE392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360DE" w:rsidP="00BA37B7" w:rsidRDefault="00A360DE" w14:paraId="7CE78155" w14:textId="3997BC0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Output:</w:t>
      </w:r>
    </w:p>
    <w:p w:rsidR="00A360DE" w:rsidP="00BA37B7" w:rsidRDefault="00A360DE" w14:paraId="2352044D" w14:textId="022FFD8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94" behindDoc="0" locked="0" layoutInCell="1" allowOverlap="1" wp14:anchorId="54E632A6" wp14:editId="5B5F737B">
                <wp:simplePos x="0" y="0"/>
                <wp:positionH relativeFrom="margin">
                  <wp:align>center</wp:align>
                </wp:positionH>
                <wp:positionV relativeFrom="paragraph">
                  <wp:posOffset>9705</wp:posOffset>
                </wp:positionV>
                <wp:extent cx="5347970" cy="1242204"/>
                <wp:effectExtent l="0" t="0" r="24130" b="15240"/>
                <wp:wrapNone/>
                <wp:docPr id="490722944" name="Text Box 10"/>
                <wp:cNvGraphicFramePr/>
                <a:graphic xmlns:a="http://schemas.openxmlformats.org/drawingml/2006/main">
                  <a:graphicData uri="http://schemas.microsoft.com/office/word/2010/wordprocessingShape">
                    <wps:wsp>
                      <wps:cNvSpPr txBox="1"/>
                      <wps:spPr>
                        <a:xfrm>
                          <a:off x="0" y="0"/>
                          <a:ext cx="5347970" cy="1242204"/>
                        </a:xfrm>
                        <a:prstGeom prst="rect">
                          <a:avLst/>
                        </a:prstGeom>
                        <a:solidFill>
                          <a:schemeClr val="tx1"/>
                        </a:solidFill>
                        <a:ln w="6350">
                          <a:solidFill>
                            <a:prstClr val="black"/>
                          </a:solidFill>
                        </a:ln>
                      </wps:spPr>
                      <wps:txbx>
                        <w:txbxContent>
                          <w:p w:rsidR="00A360DE" w:rsidP="00A360DE" w:rsidRDefault="00A360DE" w14:paraId="01103516" w14:textId="26BBB0DC">
                            <w:pPr>
                              <w:numPr>
                                <w:ilvl w:val="0"/>
                                <w:numId w:val="0"/>
                              </w:numPr>
                            </w:pPr>
                            <w:proofErr w:type="spellStart"/>
                            <w:r>
                              <w:t>makefile</w:t>
                            </w:r>
                            <w:proofErr w:type="spellEnd"/>
                          </w:p>
                          <w:p w:rsidR="00A360DE" w:rsidP="00A360DE" w:rsidRDefault="00A360DE" w14:paraId="1D87B389" w14:textId="77777777">
                            <w:pPr>
                              <w:numPr>
                                <w:ilvl w:val="0"/>
                                <w:numId w:val="0"/>
                              </w:numPr>
                            </w:pPr>
                          </w:p>
                          <w:p w:rsidR="00A360DE" w:rsidP="00A360DE" w:rsidRDefault="00A360DE" w14:paraId="13F0AE88" w14:textId="6FA8C0D6">
                            <w:pPr>
                              <w:numPr>
                                <w:ilvl w:val="0"/>
                                <w:numId w:val="0"/>
                              </w:numPr>
                            </w:pPr>
                            <w:r>
                              <w:t>Name: Jose</w:t>
                            </w:r>
                          </w:p>
                          <w:p w:rsidRPr="00CF012C" w:rsidR="00A360DE" w:rsidP="00A360DE" w:rsidRDefault="00A360DE" w14:paraId="42418285" w14:textId="136463D6">
                            <w:pPr>
                              <w:numPr>
                                <w:ilvl w:val="0"/>
                                <w:numId w:val="0"/>
                              </w:numPr>
                            </w:pPr>
                            <w:r>
                              <w:t>Age: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664ECD5">
              <v:shape id="_x0000_s1083" style="position:absolute;margin-left:0;margin-top:.75pt;width:421.1pt;height:97.8pt;z-index:25165829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" w14:anchorId="54E632A6">
                <v:textbox>
                  <w:txbxContent>
                    <w:p w:rsidR="00A360DE" w:rsidP="00A360DE" w:rsidRDefault="00A360DE" w14:paraId="7B68EA76" w14:textId="26BBB0DC">
                      <w:pPr>
                        <w:numPr>
                          <w:ilvl w:val="0"/>
                          <w:numId w:val="0"/>
                        </w:numPr>
                      </w:pPr>
                      <w:proofErr w:type="spellStart"/>
                      <w:r>
                        <w:t>makefile</w:t>
                      </w:r>
                      <w:proofErr w:type="spellEnd"/>
                    </w:p>
                    <w:p w:rsidR="00A360DE" w:rsidP="00A360DE" w:rsidRDefault="00A360DE" w14:paraId="0562CB0E" w14:textId="77777777">
                      <w:pPr>
                        <w:numPr>
                          <w:ilvl w:val="0"/>
                          <w:numId w:val="0"/>
                        </w:numPr>
                      </w:pPr>
                    </w:p>
                    <w:p w:rsidR="00A360DE" w:rsidP="00A360DE" w:rsidRDefault="00A360DE" w14:paraId="3F5D0B49" w14:textId="6FA8C0D6">
                      <w:pPr>
                        <w:numPr>
                          <w:ilvl w:val="0"/>
                          <w:numId w:val="0"/>
                        </w:numPr>
                      </w:pPr>
                      <w:r>
                        <w:t>Name: Jose</w:t>
                      </w:r>
                    </w:p>
                    <w:p w:rsidRPr="00CF012C" w:rsidR="00A360DE" w:rsidP="00A360DE" w:rsidRDefault="00A360DE" w14:paraId="54AB4D7D" w14:textId="136463D6">
                      <w:pPr>
                        <w:numPr>
                          <w:ilvl w:val="0"/>
                          <w:numId w:val="0"/>
                        </w:numPr>
                      </w:pPr>
                      <w:r>
                        <w:t>Age: 20</w:t>
                      </w:r>
                    </w:p>
                  </w:txbxContent>
                </v:textbox>
                <w10:wrap anchorx="margin"/>
              </v:shape>
            </w:pict>
          </mc:Fallback>
        </mc:AlternateContent>
      </w:r>
    </w:p>
    <w:p w:rsidR="00A360DE" w:rsidP="00BA37B7" w:rsidRDefault="00A360DE" w14:paraId="7E0085D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360DE" w:rsidP="00BA37B7" w:rsidRDefault="00A360DE" w14:paraId="244E237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360DE" w:rsidP="00BA37B7" w:rsidRDefault="00A360DE" w14:paraId="300C120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360DE" w:rsidP="00BA37B7" w:rsidRDefault="00A360DE" w14:paraId="51833236" w14:textId="258690A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F636F8" w:rsidR="00F636F8" w:rsidP="00623EE5" w:rsidRDefault="00F636F8" w14:paraId="637F0535" w14:textId="77777777">
      <w:pPr>
        <w:pStyle w:val="ListParagraph"/>
        <w:numPr>
          <w:ilvl w:val="0"/>
          <w:numId w:val="49"/>
        </w:numPr>
        <w:spacing w:before="100" w:beforeAutospacing="1" w:after="100" w:afterAutospacing="1" w:line="240" w:lineRule="auto"/>
        <w:rPr>
          <w:rFonts w:eastAsia="Times New Roman" w:cs="Times New Roman"/>
          <w:bCs/>
          <w:kern w:val="0"/>
          <w:sz w:val="24"/>
          <w:szCs w:val="24"/>
          <w:lang w:eastAsia="en-PH"/>
          <w14:ligatures w14:val="none"/>
        </w:rPr>
      </w:pPr>
      <w:r w:rsidRPr="00F636F8">
        <w:rPr>
          <w:rFonts w:eastAsia="Times New Roman" w:cs="Times New Roman"/>
          <w:bCs/>
          <w:kern w:val="0"/>
          <w:sz w:val="24"/>
          <w:szCs w:val="24"/>
          <w:lang w:eastAsia="en-PH"/>
          <w14:ligatures w14:val="none"/>
        </w:rPr>
        <w:t>s</w:t>
      </w:r>
      <w:proofErr w:type="gramStart"/>
      <w:r w:rsidRPr="00F636F8">
        <w:rPr>
          <w:rFonts w:eastAsia="Times New Roman" w:cs="Times New Roman"/>
          <w:bCs/>
          <w:kern w:val="0"/>
          <w:sz w:val="24"/>
          <w:szCs w:val="24"/>
          <w:lang w:eastAsia="en-PH"/>
          <w14:ligatures w14:val="none"/>
        </w:rPr>
        <w:t>1.displayInfo</w:t>
      </w:r>
      <w:proofErr w:type="gramEnd"/>
      <w:r w:rsidRPr="00F636F8">
        <w:rPr>
          <w:rFonts w:eastAsia="Times New Roman" w:cs="Times New Roman"/>
          <w:bCs/>
          <w:kern w:val="0"/>
          <w:sz w:val="24"/>
          <w:szCs w:val="24"/>
          <w:lang w:eastAsia="en-PH"/>
          <w14:ligatures w14:val="none"/>
        </w:rPr>
        <w:t>(); → the method is called through the object s1.</w:t>
      </w:r>
    </w:p>
    <w:p w:rsidRPr="00F636F8" w:rsidR="00F636F8" w:rsidP="00623EE5" w:rsidRDefault="00F636F8" w14:paraId="1AF79CFF" w14:textId="77777777">
      <w:pPr>
        <w:pStyle w:val="ListParagraph"/>
        <w:numPr>
          <w:ilvl w:val="0"/>
          <w:numId w:val="49"/>
        </w:numPr>
        <w:spacing w:before="100" w:beforeAutospacing="1" w:after="100" w:afterAutospacing="1" w:line="240" w:lineRule="auto"/>
        <w:rPr>
          <w:rFonts w:eastAsia="Times New Roman" w:cs="Times New Roman"/>
          <w:bCs/>
          <w:kern w:val="0"/>
          <w:sz w:val="24"/>
          <w:szCs w:val="24"/>
          <w:lang w:eastAsia="en-PH"/>
          <w14:ligatures w14:val="none"/>
        </w:rPr>
      </w:pPr>
      <w:r w:rsidRPr="00F636F8">
        <w:rPr>
          <w:rFonts w:eastAsia="Times New Roman" w:cs="Times New Roman"/>
          <w:bCs/>
          <w:kern w:val="0"/>
          <w:sz w:val="24"/>
          <w:szCs w:val="24"/>
          <w:lang w:eastAsia="en-PH"/>
          <w14:ligatures w14:val="none"/>
        </w:rPr>
        <w:t>Each object can call its own methods to perform actions specific to its data.</w:t>
      </w:r>
    </w:p>
    <w:p w:rsidR="00F636F8" w:rsidP="00F636F8" w:rsidRDefault="00F636F8" w14:paraId="0F57CF6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F636F8">
        <w:rPr>
          <w:rFonts w:eastAsia="Times New Roman" w:cs="Times New Roman"/>
          <w:b/>
          <w:kern w:val="0"/>
          <w:sz w:val="24"/>
          <w:szCs w:val="24"/>
          <w:lang w:eastAsia="en-PH"/>
          <w14:ligatures w14:val="none"/>
        </w:rPr>
        <w:t>Instance Methods with Parameters and Return Values</w:t>
      </w:r>
    </w:p>
    <w:p w:rsidRPr="00F636F8" w:rsidR="00A360DE" w:rsidP="00623EE5" w:rsidRDefault="00F636F8" w14:paraId="59E5512F" w14:textId="2A700C48">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F636F8">
        <w:rPr>
          <w:rFonts w:eastAsia="Times New Roman" w:cs="Times New Roman"/>
          <w:bCs/>
          <w:kern w:val="0"/>
          <w:sz w:val="24"/>
          <w:szCs w:val="24"/>
          <w:lang w:eastAsia="en-PH"/>
          <w14:ligatures w14:val="none"/>
        </w:rPr>
        <w:t>Instance methods can also receive data (parameters) and return results.</w:t>
      </w:r>
    </w:p>
    <w:p w:rsidR="00F636F8" w:rsidP="00F636F8" w:rsidRDefault="00F636F8" w14:paraId="32B676AA" w14:textId="1B49063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95" behindDoc="0" locked="0" layoutInCell="1" allowOverlap="1" wp14:anchorId="0DC9ECAA" wp14:editId="258363FB">
                <wp:simplePos x="0" y="0"/>
                <wp:positionH relativeFrom="margin">
                  <wp:align>center</wp:align>
                </wp:positionH>
                <wp:positionV relativeFrom="paragraph">
                  <wp:posOffset>313366</wp:posOffset>
                </wp:positionV>
                <wp:extent cx="5347970" cy="4295955"/>
                <wp:effectExtent l="0" t="0" r="24130" b="28575"/>
                <wp:wrapNone/>
                <wp:docPr id="455348063" name="Text Box 10"/>
                <wp:cNvGraphicFramePr/>
                <a:graphic xmlns:a="http://schemas.openxmlformats.org/drawingml/2006/main">
                  <a:graphicData uri="http://schemas.microsoft.com/office/word/2010/wordprocessingShape">
                    <wps:wsp>
                      <wps:cNvSpPr txBox="1"/>
                      <wps:spPr>
                        <a:xfrm>
                          <a:off x="0" y="0"/>
                          <a:ext cx="5347970" cy="4295955"/>
                        </a:xfrm>
                        <a:prstGeom prst="rect">
                          <a:avLst/>
                        </a:prstGeom>
                        <a:solidFill>
                          <a:schemeClr val="tx1"/>
                        </a:solidFill>
                        <a:ln w="6350">
                          <a:solidFill>
                            <a:prstClr val="black"/>
                          </a:solidFill>
                        </a:ln>
                      </wps:spPr>
                      <wps:txbx>
                        <w:txbxContent>
                          <w:p w:rsidR="00F636F8" w:rsidP="00F636F8" w:rsidRDefault="00F636F8" w14:paraId="2321441C" w14:textId="7C79DA6C">
                            <w:pPr>
                              <w:numPr>
                                <w:ilvl w:val="0"/>
                                <w:numId w:val="0"/>
                              </w:numPr>
                            </w:pPr>
                            <w:r>
                              <w:t>java</w:t>
                            </w:r>
                          </w:p>
                          <w:p w:rsidR="00F636F8" w:rsidP="00F636F8" w:rsidRDefault="00F636F8" w14:paraId="69D2F346" w14:textId="77777777">
                            <w:pPr>
                              <w:numPr>
                                <w:ilvl w:val="0"/>
                                <w:numId w:val="0"/>
                              </w:numPr>
                            </w:pPr>
                            <w:r>
                              <w:t>public class Calculator {</w:t>
                            </w:r>
                          </w:p>
                          <w:p w:rsidR="00F636F8" w:rsidP="00F636F8" w:rsidRDefault="00F636F8" w14:paraId="5CCBA190" w14:textId="77777777">
                            <w:pPr>
                              <w:numPr>
                                <w:ilvl w:val="0"/>
                                <w:numId w:val="0"/>
                              </w:numPr>
                            </w:pPr>
                            <w:r>
                              <w:t xml:space="preserve">    // Instance method with parameters and return value</w:t>
                            </w:r>
                          </w:p>
                          <w:p w:rsidR="00F636F8" w:rsidP="00F636F8" w:rsidRDefault="00F636F8" w14:paraId="0B02090D" w14:textId="77777777">
                            <w:pPr>
                              <w:numPr>
                                <w:ilvl w:val="0"/>
                                <w:numId w:val="0"/>
                              </w:numPr>
                            </w:pPr>
                            <w:r>
                              <w:t xml:space="preserve">    int </w:t>
                            </w:r>
                            <w:proofErr w:type="spellStart"/>
                            <w:proofErr w:type="gramStart"/>
                            <w:r>
                              <w:t>addNumbers</w:t>
                            </w:r>
                            <w:proofErr w:type="spellEnd"/>
                            <w:r>
                              <w:t>(</w:t>
                            </w:r>
                            <w:proofErr w:type="gramEnd"/>
                            <w:r>
                              <w:t>int a, int b) {</w:t>
                            </w:r>
                          </w:p>
                          <w:p w:rsidR="00F636F8" w:rsidP="00F636F8" w:rsidRDefault="00F636F8" w14:paraId="6821F53D" w14:textId="77777777">
                            <w:pPr>
                              <w:numPr>
                                <w:ilvl w:val="0"/>
                                <w:numId w:val="0"/>
                              </w:numPr>
                            </w:pPr>
                            <w:r>
                              <w:t xml:space="preserve">        return a + </w:t>
                            </w:r>
                            <w:proofErr w:type="gramStart"/>
                            <w:r>
                              <w:t>b;</w:t>
                            </w:r>
                            <w:proofErr w:type="gramEnd"/>
                          </w:p>
                          <w:p w:rsidR="00F636F8" w:rsidP="00F636F8" w:rsidRDefault="00F636F8" w14:paraId="79CA03DE" w14:textId="77777777">
                            <w:pPr>
                              <w:numPr>
                                <w:ilvl w:val="0"/>
                                <w:numId w:val="0"/>
                              </w:numPr>
                            </w:pPr>
                            <w:r>
                              <w:t xml:space="preserve">    }</w:t>
                            </w:r>
                          </w:p>
                          <w:p w:rsidR="00F636F8" w:rsidP="00F636F8" w:rsidRDefault="00F636F8" w14:paraId="56034C44" w14:textId="77777777">
                            <w:pPr>
                              <w:numPr>
                                <w:ilvl w:val="0"/>
                                <w:numId w:val="0"/>
                              </w:numPr>
                            </w:pPr>
                            <w:r>
                              <w:t>}</w:t>
                            </w:r>
                          </w:p>
                          <w:p w:rsidR="00F636F8" w:rsidP="00F636F8" w:rsidRDefault="00F636F8" w14:paraId="5791A6D7" w14:textId="77777777">
                            <w:pPr>
                              <w:numPr>
                                <w:ilvl w:val="0"/>
                                <w:numId w:val="0"/>
                              </w:numPr>
                            </w:pPr>
                          </w:p>
                          <w:p w:rsidR="00F636F8" w:rsidP="00F636F8" w:rsidRDefault="00F636F8" w14:paraId="09BA73A7" w14:textId="77777777">
                            <w:pPr>
                              <w:numPr>
                                <w:ilvl w:val="0"/>
                                <w:numId w:val="0"/>
                              </w:numPr>
                            </w:pPr>
                            <w:r>
                              <w:t>public class Main {</w:t>
                            </w:r>
                          </w:p>
                          <w:p w:rsidR="00F636F8" w:rsidP="00F636F8" w:rsidRDefault="00F636F8" w14:paraId="50F39693"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F636F8" w:rsidP="00F636F8" w:rsidRDefault="00F636F8" w14:paraId="2BE45521" w14:textId="77777777">
                            <w:pPr>
                              <w:numPr>
                                <w:ilvl w:val="0"/>
                                <w:numId w:val="0"/>
                              </w:numPr>
                            </w:pPr>
                            <w:r>
                              <w:t xml:space="preserve">        Calculator calc = new </w:t>
                            </w:r>
                            <w:proofErr w:type="gramStart"/>
                            <w:r>
                              <w:t>Calculator();</w:t>
                            </w:r>
                            <w:proofErr w:type="gramEnd"/>
                          </w:p>
                          <w:p w:rsidR="00F636F8" w:rsidP="00F636F8" w:rsidRDefault="00F636F8" w14:paraId="71A290A7" w14:textId="77777777">
                            <w:pPr>
                              <w:numPr>
                                <w:ilvl w:val="0"/>
                                <w:numId w:val="0"/>
                              </w:numPr>
                            </w:pPr>
                            <w:r>
                              <w:t xml:space="preserve">        int result = </w:t>
                            </w:r>
                            <w:proofErr w:type="spellStart"/>
                            <w:proofErr w:type="gramStart"/>
                            <w:r>
                              <w:t>calc.addNumbers</w:t>
                            </w:r>
                            <w:proofErr w:type="spellEnd"/>
                            <w:proofErr w:type="gramEnd"/>
                            <w:r>
                              <w:t>(5, 7</w:t>
                            </w:r>
                            <w:proofErr w:type="gramStart"/>
                            <w:r>
                              <w:t>);</w:t>
                            </w:r>
                            <w:proofErr w:type="gramEnd"/>
                          </w:p>
                          <w:p w:rsidR="00F636F8" w:rsidP="00F636F8" w:rsidRDefault="00F636F8" w14:paraId="04944351" w14:textId="77777777">
                            <w:pPr>
                              <w:numPr>
                                <w:ilvl w:val="0"/>
                                <w:numId w:val="0"/>
                              </w:numPr>
                            </w:pPr>
                            <w:r>
                              <w:t xml:space="preserve">        </w:t>
                            </w:r>
                            <w:proofErr w:type="spellStart"/>
                            <w:r>
                              <w:t>System.out.println</w:t>
                            </w:r>
                            <w:proofErr w:type="spellEnd"/>
                            <w:r>
                              <w:t>("Sum: " + result</w:t>
                            </w:r>
                            <w:proofErr w:type="gramStart"/>
                            <w:r>
                              <w:t>);</w:t>
                            </w:r>
                            <w:proofErr w:type="gramEnd"/>
                          </w:p>
                          <w:p w:rsidR="00F636F8" w:rsidP="00F636F8" w:rsidRDefault="00F636F8" w14:paraId="46E73C96" w14:textId="77777777">
                            <w:pPr>
                              <w:numPr>
                                <w:ilvl w:val="0"/>
                                <w:numId w:val="0"/>
                              </w:numPr>
                            </w:pPr>
                            <w:r>
                              <w:t xml:space="preserve">    }</w:t>
                            </w:r>
                          </w:p>
                          <w:p w:rsidRPr="00CF012C" w:rsidR="00F636F8" w:rsidP="00F636F8" w:rsidRDefault="00F636F8" w14:paraId="1F89ABDF" w14:textId="300C2F3E">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69ED211">
              <v:shape id="_x0000_s1084" style="position:absolute;margin-left:0;margin-top:24.65pt;width:421.1pt;height:338.25pt;z-index:25165829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" w14:anchorId="0DC9ECAA">
                <v:textbox>
                  <w:txbxContent>
                    <w:p w:rsidR="00F636F8" w:rsidP="00F636F8" w:rsidRDefault="00F636F8" w14:paraId="6CC30C68" w14:textId="7C79DA6C">
                      <w:pPr>
                        <w:numPr>
                          <w:ilvl w:val="0"/>
                          <w:numId w:val="0"/>
                        </w:numPr>
                      </w:pPr>
                      <w:r>
                        <w:t>java</w:t>
                      </w:r>
                    </w:p>
                    <w:p w:rsidR="00F636F8" w:rsidP="00F636F8" w:rsidRDefault="00F636F8" w14:paraId="7E82EAB5" w14:textId="77777777">
                      <w:pPr>
                        <w:numPr>
                          <w:ilvl w:val="0"/>
                          <w:numId w:val="0"/>
                        </w:numPr>
                      </w:pPr>
                      <w:r>
                        <w:t>public class Calculator {</w:t>
                      </w:r>
                    </w:p>
                    <w:p w:rsidR="00F636F8" w:rsidP="00F636F8" w:rsidRDefault="00F636F8" w14:paraId="2EF0FE85" w14:textId="77777777">
                      <w:pPr>
                        <w:numPr>
                          <w:ilvl w:val="0"/>
                          <w:numId w:val="0"/>
                        </w:numPr>
                      </w:pPr>
                      <w:r>
                        <w:t xml:space="preserve">    // Instance method with parameters and return value</w:t>
                      </w:r>
                    </w:p>
                    <w:p w:rsidR="00F636F8" w:rsidP="00F636F8" w:rsidRDefault="00F636F8" w14:paraId="5B79F08F" w14:textId="77777777">
                      <w:pPr>
                        <w:numPr>
                          <w:ilvl w:val="0"/>
                          <w:numId w:val="0"/>
                        </w:numPr>
                      </w:pPr>
                      <w:r>
                        <w:t xml:space="preserve">    int </w:t>
                      </w:r>
                      <w:proofErr w:type="spellStart"/>
                      <w:proofErr w:type="gramStart"/>
                      <w:r>
                        <w:t>addNumbers</w:t>
                      </w:r>
                      <w:proofErr w:type="spellEnd"/>
                      <w:r>
                        <w:t>(</w:t>
                      </w:r>
                      <w:proofErr w:type="gramEnd"/>
                      <w:r>
                        <w:t>int a, int b) {</w:t>
                      </w:r>
                    </w:p>
                    <w:p w:rsidR="00F636F8" w:rsidP="00F636F8" w:rsidRDefault="00F636F8" w14:paraId="02A3BDD2" w14:textId="77777777">
                      <w:pPr>
                        <w:numPr>
                          <w:ilvl w:val="0"/>
                          <w:numId w:val="0"/>
                        </w:numPr>
                      </w:pPr>
                      <w:r>
                        <w:t xml:space="preserve">        return a + </w:t>
                      </w:r>
                      <w:proofErr w:type="gramStart"/>
                      <w:r>
                        <w:t>b;</w:t>
                      </w:r>
                      <w:proofErr w:type="gramEnd"/>
                    </w:p>
                    <w:p w:rsidR="00F636F8" w:rsidP="00F636F8" w:rsidRDefault="00F636F8" w14:paraId="494AB1A7" w14:textId="77777777">
                      <w:pPr>
                        <w:numPr>
                          <w:ilvl w:val="0"/>
                          <w:numId w:val="0"/>
                        </w:numPr>
                      </w:pPr>
                      <w:r>
                        <w:t xml:space="preserve">    }</w:t>
                      </w:r>
                    </w:p>
                    <w:p w:rsidR="00F636F8" w:rsidP="00F636F8" w:rsidRDefault="00F636F8" w14:paraId="5B3898B5" w14:textId="77777777">
                      <w:pPr>
                        <w:numPr>
                          <w:ilvl w:val="0"/>
                          <w:numId w:val="0"/>
                        </w:numPr>
                      </w:pPr>
                      <w:r>
                        <w:t>}</w:t>
                      </w:r>
                    </w:p>
                    <w:p w:rsidR="00F636F8" w:rsidP="00F636F8" w:rsidRDefault="00F636F8" w14:paraId="34CE0A41" w14:textId="77777777">
                      <w:pPr>
                        <w:numPr>
                          <w:ilvl w:val="0"/>
                          <w:numId w:val="0"/>
                        </w:numPr>
                      </w:pPr>
                    </w:p>
                    <w:p w:rsidR="00F636F8" w:rsidP="00F636F8" w:rsidRDefault="00F636F8" w14:paraId="20E5BBA4" w14:textId="77777777">
                      <w:pPr>
                        <w:numPr>
                          <w:ilvl w:val="0"/>
                          <w:numId w:val="0"/>
                        </w:numPr>
                      </w:pPr>
                      <w:r>
                        <w:t>public class Main {</w:t>
                      </w:r>
                    </w:p>
                    <w:p w:rsidR="00F636F8" w:rsidP="00F636F8" w:rsidRDefault="00F636F8" w14:paraId="00559FD4"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F636F8" w:rsidP="00F636F8" w:rsidRDefault="00F636F8" w14:paraId="6D00AC2B" w14:textId="77777777">
                      <w:pPr>
                        <w:numPr>
                          <w:ilvl w:val="0"/>
                          <w:numId w:val="0"/>
                        </w:numPr>
                      </w:pPr>
                      <w:r>
                        <w:t xml:space="preserve">        Calculator calc = new </w:t>
                      </w:r>
                      <w:proofErr w:type="gramStart"/>
                      <w:r>
                        <w:t>Calculator();</w:t>
                      </w:r>
                      <w:proofErr w:type="gramEnd"/>
                    </w:p>
                    <w:p w:rsidR="00F636F8" w:rsidP="00F636F8" w:rsidRDefault="00F636F8" w14:paraId="5EE39D93" w14:textId="77777777">
                      <w:pPr>
                        <w:numPr>
                          <w:ilvl w:val="0"/>
                          <w:numId w:val="0"/>
                        </w:numPr>
                      </w:pPr>
                      <w:r>
                        <w:t xml:space="preserve">        int result = </w:t>
                      </w:r>
                      <w:proofErr w:type="spellStart"/>
                      <w:proofErr w:type="gramStart"/>
                      <w:r>
                        <w:t>calc.addNumbers</w:t>
                      </w:r>
                      <w:proofErr w:type="spellEnd"/>
                      <w:proofErr w:type="gramEnd"/>
                      <w:r>
                        <w:t>(5, 7</w:t>
                      </w:r>
                      <w:proofErr w:type="gramStart"/>
                      <w:r>
                        <w:t>);</w:t>
                      </w:r>
                      <w:proofErr w:type="gramEnd"/>
                    </w:p>
                    <w:p w:rsidR="00F636F8" w:rsidP="00F636F8" w:rsidRDefault="00F636F8" w14:paraId="183F4845" w14:textId="77777777">
                      <w:pPr>
                        <w:numPr>
                          <w:ilvl w:val="0"/>
                          <w:numId w:val="0"/>
                        </w:numPr>
                      </w:pPr>
                      <w:r>
                        <w:t xml:space="preserve">        </w:t>
                      </w:r>
                      <w:proofErr w:type="spellStart"/>
                      <w:r>
                        <w:t>System.out.println</w:t>
                      </w:r>
                      <w:proofErr w:type="spellEnd"/>
                      <w:r>
                        <w:t>("Sum: " + result</w:t>
                      </w:r>
                      <w:proofErr w:type="gramStart"/>
                      <w:r>
                        <w:t>);</w:t>
                      </w:r>
                      <w:proofErr w:type="gramEnd"/>
                    </w:p>
                    <w:p w:rsidR="00F636F8" w:rsidP="00F636F8" w:rsidRDefault="00F636F8" w14:paraId="69C2C073" w14:textId="77777777">
                      <w:pPr>
                        <w:numPr>
                          <w:ilvl w:val="0"/>
                          <w:numId w:val="0"/>
                        </w:numPr>
                      </w:pPr>
                      <w:r>
                        <w:t xml:space="preserve">    }</w:t>
                      </w:r>
                    </w:p>
                    <w:p w:rsidRPr="00CF012C" w:rsidR="00F636F8" w:rsidP="00F636F8" w:rsidRDefault="00F636F8" w14:paraId="72F6B729" w14:textId="300C2F3E">
                      <w:pPr>
                        <w:numPr>
                          <w:ilvl w:val="0"/>
                          <w:numId w:val="0"/>
                        </w:numPr>
                      </w:pPr>
                      <w:r>
                        <w:t>}</w:t>
                      </w:r>
                    </w:p>
                  </w:txbxContent>
                </v:textbox>
                <w10:wrap anchorx="margin"/>
              </v:shape>
            </w:pict>
          </mc:Fallback>
        </mc:AlternateContent>
      </w:r>
      <w:r>
        <w:rPr>
          <w:rFonts w:eastAsia="Times New Roman" w:cs="Times New Roman"/>
          <w:b/>
          <w:kern w:val="0"/>
          <w:sz w:val="24"/>
          <w:szCs w:val="24"/>
          <w:lang w:eastAsia="en-PH"/>
          <w14:ligatures w14:val="none"/>
        </w:rPr>
        <w:t>Example:</w:t>
      </w:r>
    </w:p>
    <w:p w:rsidR="00F636F8" w:rsidP="00F636F8" w:rsidRDefault="00F636F8" w14:paraId="3D421E9D" w14:textId="2CB4485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636F8" w:rsidP="00F636F8" w:rsidRDefault="00F636F8" w14:paraId="29DFC39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636F8" w:rsidP="00F636F8" w:rsidRDefault="00F636F8" w14:paraId="563F331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636F8" w:rsidP="00F636F8" w:rsidRDefault="00F636F8" w14:paraId="20CE40A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636F8" w:rsidP="00F636F8" w:rsidRDefault="00F636F8" w14:paraId="5A145DC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636F8" w:rsidP="00F636F8" w:rsidRDefault="00F636F8" w14:paraId="7DEA017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636F8" w:rsidP="00F636F8" w:rsidRDefault="00F636F8" w14:paraId="0BCDBAC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636F8" w:rsidP="00F636F8" w:rsidRDefault="00F636F8" w14:paraId="582B0B0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636F8" w:rsidP="00F636F8" w:rsidRDefault="00F636F8" w14:paraId="35702FB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636F8" w:rsidP="00F636F8" w:rsidRDefault="00F636F8" w14:paraId="4B2A2F6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636F8" w:rsidP="00F636F8" w:rsidRDefault="00F636F8" w14:paraId="629D4F4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636F8" w:rsidP="00F636F8" w:rsidRDefault="00F636F8" w14:paraId="7B0A15A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636F8" w:rsidP="00F636F8" w:rsidRDefault="00F636F8" w14:paraId="460571CB" w14:textId="4041100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Output:</w:t>
      </w:r>
    </w:p>
    <w:p w:rsidR="00F636F8" w:rsidP="00F636F8" w:rsidRDefault="003B48BD" w14:paraId="5FAA36ED" w14:textId="75864A7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96" behindDoc="0" locked="0" layoutInCell="1" allowOverlap="1" wp14:anchorId="17976B63" wp14:editId="378F06DE">
                <wp:simplePos x="0" y="0"/>
                <wp:positionH relativeFrom="margin">
                  <wp:align>center</wp:align>
                </wp:positionH>
                <wp:positionV relativeFrom="paragraph">
                  <wp:posOffset>11430</wp:posOffset>
                </wp:positionV>
                <wp:extent cx="5347970" cy="974785"/>
                <wp:effectExtent l="0" t="0" r="24130" b="15875"/>
                <wp:wrapNone/>
                <wp:docPr id="269731232" name="Text Box 10"/>
                <wp:cNvGraphicFramePr/>
                <a:graphic xmlns:a="http://schemas.openxmlformats.org/drawingml/2006/main">
                  <a:graphicData uri="http://schemas.microsoft.com/office/word/2010/wordprocessingShape">
                    <wps:wsp>
                      <wps:cNvSpPr txBox="1"/>
                      <wps:spPr>
                        <a:xfrm>
                          <a:off x="0" y="0"/>
                          <a:ext cx="5347970" cy="974785"/>
                        </a:xfrm>
                        <a:prstGeom prst="rect">
                          <a:avLst/>
                        </a:prstGeom>
                        <a:solidFill>
                          <a:schemeClr val="tx1"/>
                        </a:solidFill>
                        <a:ln w="6350">
                          <a:solidFill>
                            <a:prstClr val="black"/>
                          </a:solidFill>
                        </a:ln>
                      </wps:spPr>
                      <wps:txbx>
                        <w:txbxContent>
                          <w:p w:rsidR="00F636F8" w:rsidP="00F636F8" w:rsidRDefault="00F636F8" w14:paraId="0A634B0F" w14:textId="77777777">
                            <w:pPr>
                              <w:numPr>
                                <w:ilvl w:val="0"/>
                                <w:numId w:val="0"/>
                              </w:numPr>
                            </w:pPr>
                            <w:proofErr w:type="spellStart"/>
                            <w:r>
                              <w:t>makefile</w:t>
                            </w:r>
                            <w:proofErr w:type="spellEnd"/>
                          </w:p>
                          <w:p w:rsidR="00F636F8" w:rsidP="00F636F8" w:rsidRDefault="00F636F8" w14:paraId="1E4327AA" w14:textId="77777777">
                            <w:pPr>
                              <w:numPr>
                                <w:ilvl w:val="0"/>
                                <w:numId w:val="0"/>
                              </w:numPr>
                            </w:pPr>
                          </w:p>
                          <w:p w:rsidRPr="00CF012C" w:rsidR="00F636F8" w:rsidP="003B48BD" w:rsidRDefault="003B48BD" w14:paraId="11970DF0" w14:textId="1F085D88">
                            <w:pPr>
                              <w:numPr>
                                <w:ilvl w:val="0"/>
                                <w:numId w:val="0"/>
                              </w:numPr>
                            </w:pPr>
                            <w:r w:rsidRPr="003B48BD">
                              <w:t>Sum: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351D80D">
              <v:shape id="_x0000_s1085" style="position:absolute;margin-left:0;margin-top:.9pt;width:421.1pt;height:76.75pt;z-index:2516582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" w14:anchorId="17976B63">
                <v:textbox>
                  <w:txbxContent>
                    <w:p w:rsidR="00F636F8" w:rsidP="00F636F8" w:rsidRDefault="00F636F8" w14:paraId="46AC6066" w14:textId="77777777">
                      <w:pPr>
                        <w:numPr>
                          <w:ilvl w:val="0"/>
                          <w:numId w:val="0"/>
                        </w:numPr>
                      </w:pPr>
                      <w:proofErr w:type="spellStart"/>
                      <w:r>
                        <w:t>makefile</w:t>
                      </w:r>
                      <w:proofErr w:type="spellEnd"/>
                    </w:p>
                    <w:p w:rsidR="00F636F8" w:rsidP="00F636F8" w:rsidRDefault="00F636F8" w14:paraId="62EBF3C5" w14:textId="77777777">
                      <w:pPr>
                        <w:numPr>
                          <w:ilvl w:val="0"/>
                          <w:numId w:val="0"/>
                        </w:numPr>
                      </w:pPr>
                    </w:p>
                    <w:p w:rsidRPr="00CF012C" w:rsidR="00F636F8" w:rsidP="003B48BD" w:rsidRDefault="003B48BD" w14:paraId="75794235" w14:textId="1F085D88">
                      <w:pPr>
                        <w:numPr>
                          <w:ilvl w:val="0"/>
                          <w:numId w:val="0"/>
                        </w:numPr>
                      </w:pPr>
                      <w:r w:rsidRPr="003B48BD">
                        <w:t>Sum: 12</w:t>
                      </w:r>
                    </w:p>
                  </w:txbxContent>
                </v:textbox>
                <w10:wrap anchorx="margin"/>
              </v:shape>
            </w:pict>
          </mc:Fallback>
        </mc:AlternateContent>
      </w:r>
    </w:p>
    <w:p w:rsidR="00F636F8" w:rsidP="00F636F8" w:rsidRDefault="00F636F8" w14:paraId="39A5BCC6" w14:textId="4875355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F636F8" w:rsidR="00F636F8" w:rsidP="00F636F8" w:rsidRDefault="00F636F8" w14:paraId="6BEC1558" w14:textId="5F55B17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360DE" w:rsidP="00BA37B7" w:rsidRDefault="003B48BD" w14:paraId="31807024" w14:textId="70D64BA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3B48BD" w:rsidR="003B48BD" w:rsidP="00623EE5" w:rsidRDefault="003B48BD" w14:paraId="544FD797" w14:textId="48405B04">
      <w:pPr>
        <w:pStyle w:val="ListParagraph"/>
        <w:numPr>
          <w:ilvl w:val="0"/>
          <w:numId w:val="50"/>
        </w:numPr>
        <w:spacing w:before="100" w:beforeAutospacing="1" w:after="100" w:afterAutospacing="1" w:line="240" w:lineRule="auto"/>
        <w:rPr>
          <w:rFonts w:eastAsia="Times New Roman" w:cs="Times New Roman"/>
          <w:bCs/>
          <w:kern w:val="0"/>
          <w:sz w:val="24"/>
          <w:szCs w:val="24"/>
          <w:lang w:eastAsia="en-PH"/>
          <w14:ligatures w14:val="none"/>
        </w:rPr>
      </w:pPr>
      <w:r w:rsidRPr="003B48BD">
        <w:rPr>
          <w:rFonts w:eastAsia="Times New Roman" w:cs="Times New Roman"/>
          <w:bCs/>
          <w:kern w:val="0"/>
          <w:sz w:val="24"/>
          <w:szCs w:val="24"/>
          <w:lang w:eastAsia="en-PH"/>
          <w14:ligatures w14:val="none"/>
        </w:rPr>
        <w:t xml:space="preserve">The method </w:t>
      </w:r>
      <w:proofErr w:type="spellStart"/>
      <w:proofErr w:type="gramStart"/>
      <w:r w:rsidRPr="003B48BD">
        <w:rPr>
          <w:rFonts w:eastAsia="Times New Roman" w:cs="Times New Roman"/>
          <w:bCs/>
          <w:kern w:val="0"/>
          <w:sz w:val="24"/>
          <w:szCs w:val="24"/>
          <w:lang w:eastAsia="en-PH"/>
          <w14:ligatures w14:val="none"/>
        </w:rPr>
        <w:t>addNumbers</w:t>
      </w:r>
      <w:proofErr w:type="spellEnd"/>
      <w:r w:rsidRPr="003B48BD">
        <w:rPr>
          <w:rFonts w:eastAsia="Times New Roman" w:cs="Times New Roman"/>
          <w:bCs/>
          <w:kern w:val="0"/>
          <w:sz w:val="24"/>
          <w:szCs w:val="24"/>
          <w:lang w:eastAsia="en-PH"/>
          <w14:ligatures w14:val="none"/>
        </w:rPr>
        <w:t>(</w:t>
      </w:r>
      <w:proofErr w:type="gramEnd"/>
      <w:r w:rsidRPr="003B48BD">
        <w:rPr>
          <w:rFonts w:eastAsia="Times New Roman" w:cs="Times New Roman"/>
          <w:bCs/>
          <w:kern w:val="0"/>
          <w:sz w:val="24"/>
          <w:szCs w:val="24"/>
          <w:lang w:eastAsia="en-PH"/>
          <w14:ligatures w14:val="none"/>
        </w:rPr>
        <w:t>) receives two integers and returns their sum.</w:t>
      </w:r>
    </w:p>
    <w:p w:rsidRPr="003B48BD" w:rsidR="003B48BD" w:rsidP="00623EE5" w:rsidRDefault="003B48BD" w14:paraId="6611023B" w14:textId="160EA402">
      <w:pPr>
        <w:pStyle w:val="ListParagraph"/>
        <w:numPr>
          <w:ilvl w:val="0"/>
          <w:numId w:val="50"/>
        </w:numPr>
        <w:spacing w:before="100" w:beforeAutospacing="1" w:after="100" w:afterAutospacing="1" w:line="240" w:lineRule="auto"/>
        <w:rPr>
          <w:rFonts w:eastAsia="Times New Roman" w:cs="Times New Roman"/>
          <w:bCs/>
          <w:kern w:val="0"/>
          <w:sz w:val="24"/>
          <w:szCs w:val="24"/>
          <w:lang w:eastAsia="en-PH"/>
          <w14:ligatures w14:val="none"/>
        </w:rPr>
      </w:pPr>
      <w:r w:rsidRPr="003B48BD">
        <w:rPr>
          <w:rFonts w:eastAsia="Times New Roman" w:cs="Times New Roman"/>
          <w:bCs/>
          <w:kern w:val="0"/>
          <w:sz w:val="24"/>
          <w:szCs w:val="24"/>
          <w:lang w:eastAsia="en-PH"/>
          <w14:ligatures w14:val="none"/>
        </w:rPr>
        <w:t>The method is called using the object calc.</w:t>
      </w:r>
    </w:p>
    <w:p w:rsidR="0006411D" w:rsidP="003B48BD" w:rsidRDefault="0006411D" w14:paraId="2620C19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6411D" w:rsidP="003B48BD" w:rsidRDefault="0006411D" w14:paraId="4581127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6411D" w:rsidP="003B48BD" w:rsidRDefault="0006411D" w14:paraId="5B523DA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48BD" w:rsidP="003B48BD" w:rsidRDefault="006C2289" w14:paraId="0E6A83F3" w14:textId="2ECB1C9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6C2289">
        <w:rPr>
          <w:rFonts w:eastAsia="Times New Roman" w:cs="Times New Roman"/>
          <w:b/>
          <w:kern w:val="0"/>
          <w:sz w:val="24"/>
          <w:szCs w:val="24"/>
          <w:lang w:eastAsia="en-PH"/>
          <w14:ligatures w14:val="none"/>
        </w:rPr>
        <w:t>Characteristics of Instance Methods</w:t>
      </w:r>
    </w:p>
    <w:tbl>
      <w:tblPr>
        <w:tblStyle w:val="GridTable1Light"/>
        <w:tblW w:w="0" w:type="auto"/>
        <w:tblLook w:val="04A0" w:firstRow="1" w:lastRow="0" w:firstColumn="1" w:lastColumn="0" w:noHBand="0" w:noVBand="1"/>
      </w:tblPr>
      <w:tblGrid>
        <w:gridCol w:w="4675"/>
        <w:gridCol w:w="4675"/>
      </w:tblGrid>
      <w:tr w:rsidR="006C2289" w:rsidTr="0006411D" w14:paraId="4917AE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Pr="00851060" w:rsidR="006C2289" w:rsidP="006C2289" w:rsidRDefault="006C2289" w14:paraId="7B616671" w14:textId="090743D8">
            <w:pPr>
              <w:numPr>
                <w:ilvl w:val="0"/>
                <w:numId w:val="0"/>
              </w:numPr>
              <w:spacing w:before="100" w:beforeAutospacing="1" w:after="100" w:afterAutospacing="1"/>
              <w:jc w:val="center"/>
              <w:rPr>
                <w:rFonts w:eastAsia="Times New Roman" w:cs="Times New Roman"/>
                <w:bCs w:val="0"/>
                <w:kern w:val="0"/>
                <w:sz w:val="24"/>
                <w:szCs w:val="24"/>
                <w:lang w:eastAsia="en-PH"/>
                <w14:ligatures w14:val="none"/>
              </w:rPr>
            </w:pPr>
            <w:r w:rsidRPr="00851060">
              <w:rPr>
                <w:rFonts w:eastAsia="Times New Roman" w:cs="Times New Roman"/>
                <w:bCs w:val="0"/>
                <w:kern w:val="0"/>
                <w:sz w:val="24"/>
                <w:szCs w:val="24"/>
                <w:lang w:eastAsia="en-PH"/>
                <w14:ligatures w14:val="none"/>
              </w:rPr>
              <w:t>Feature</w:t>
            </w:r>
          </w:p>
        </w:tc>
        <w:tc>
          <w:tcPr>
            <w:tcW w:w="4675" w:type="dxa"/>
          </w:tcPr>
          <w:p w:rsidRPr="00851060" w:rsidR="006C2289" w:rsidP="006C2289" w:rsidRDefault="006C2289" w14:paraId="62A40319" w14:textId="6DF9897E">
            <w:pPr>
              <w:numPr>
                <w:ilvl w:val="0"/>
                <w:numId w:val="0"/>
              </w:num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 w:val="24"/>
                <w:szCs w:val="24"/>
                <w:lang w:eastAsia="en-PH"/>
                <w14:ligatures w14:val="none"/>
              </w:rPr>
            </w:pPr>
            <w:r w:rsidRPr="00851060">
              <w:rPr>
                <w:rFonts w:eastAsia="Times New Roman" w:cs="Times New Roman"/>
                <w:bCs w:val="0"/>
                <w:kern w:val="0"/>
                <w:sz w:val="24"/>
                <w:szCs w:val="24"/>
                <w:lang w:eastAsia="en-PH"/>
                <w14:ligatures w14:val="none"/>
              </w:rPr>
              <w:t>Description</w:t>
            </w:r>
          </w:p>
        </w:tc>
      </w:tr>
      <w:tr w:rsidR="006C2289" w:rsidTr="0006411D" w14:paraId="0C0926C1" w14:textId="77777777">
        <w:tc>
          <w:tcPr>
            <w:cnfStyle w:val="001000000000" w:firstRow="0" w:lastRow="0" w:firstColumn="1" w:lastColumn="0" w:oddVBand="0" w:evenVBand="0" w:oddHBand="0" w:evenHBand="0" w:firstRowFirstColumn="0" w:firstRowLastColumn="0" w:lastRowFirstColumn="0" w:lastRowLastColumn="0"/>
            <w:tcW w:w="4675" w:type="dxa"/>
          </w:tcPr>
          <w:p w:rsidRPr="005A21C9" w:rsidR="006C2289" w:rsidP="003B48BD" w:rsidRDefault="006C2289" w14:paraId="2C858541" w14:textId="486D5878">
            <w:pPr>
              <w:numPr>
                <w:ilvl w:val="0"/>
                <w:numId w:val="0"/>
              </w:numPr>
              <w:spacing w:before="100" w:beforeAutospacing="1" w:after="100" w:afterAutospacing="1"/>
              <w:rPr>
                <w:rFonts w:eastAsia="Times New Roman" w:cs="Times New Roman"/>
                <w:bCs w:val="0"/>
                <w:kern w:val="0"/>
                <w:sz w:val="20"/>
                <w:szCs w:val="20"/>
                <w:lang w:eastAsia="en-PH"/>
                <w14:ligatures w14:val="none"/>
              </w:rPr>
            </w:pPr>
            <w:r w:rsidRPr="005A21C9">
              <w:rPr>
                <w:rFonts w:eastAsia="Times New Roman" w:cs="Times New Roman"/>
                <w:kern w:val="0"/>
                <w:sz w:val="20"/>
                <w:szCs w:val="20"/>
                <w:lang w:eastAsia="en-PH"/>
                <w14:ligatures w14:val="none"/>
              </w:rPr>
              <w:t>Belongs to an object</w:t>
            </w:r>
          </w:p>
        </w:tc>
        <w:tc>
          <w:tcPr>
            <w:tcW w:w="4675" w:type="dxa"/>
          </w:tcPr>
          <w:p w:rsidRPr="005A21C9" w:rsidR="006C2289" w:rsidP="003B48BD" w:rsidRDefault="00A5601D" w14:paraId="1955CF94" w14:textId="3357FA22">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0"/>
                <w:szCs w:val="20"/>
                <w:lang w:eastAsia="en-PH"/>
                <w14:ligatures w14:val="none"/>
              </w:rPr>
            </w:pPr>
            <w:r w:rsidRPr="005A21C9">
              <w:rPr>
                <w:rFonts w:eastAsia="Times New Roman" w:cs="Times New Roman"/>
                <w:bCs/>
                <w:kern w:val="0"/>
                <w:sz w:val="20"/>
                <w:szCs w:val="20"/>
                <w:lang w:eastAsia="en-PH"/>
                <w14:ligatures w14:val="none"/>
              </w:rPr>
              <w:t>Each instance (object) has access to the method</w:t>
            </w:r>
          </w:p>
        </w:tc>
      </w:tr>
      <w:tr w:rsidR="006C2289" w:rsidTr="0006411D" w14:paraId="6FE672E4" w14:textId="77777777">
        <w:tc>
          <w:tcPr>
            <w:cnfStyle w:val="001000000000" w:firstRow="0" w:lastRow="0" w:firstColumn="1" w:lastColumn="0" w:oddVBand="0" w:evenVBand="0" w:oddHBand="0" w:evenHBand="0" w:firstRowFirstColumn="0" w:firstRowLastColumn="0" w:lastRowFirstColumn="0" w:lastRowLastColumn="0"/>
            <w:tcW w:w="4675" w:type="dxa"/>
          </w:tcPr>
          <w:p w:rsidRPr="005A21C9" w:rsidR="006C2289" w:rsidP="003B48BD" w:rsidRDefault="00A5601D" w14:paraId="56206040" w14:textId="0CD8615B">
            <w:pPr>
              <w:numPr>
                <w:ilvl w:val="0"/>
                <w:numId w:val="0"/>
              </w:numPr>
              <w:spacing w:before="100" w:beforeAutospacing="1" w:after="100" w:afterAutospacing="1"/>
              <w:rPr>
                <w:rFonts w:eastAsia="Times New Roman" w:cs="Times New Roman"/>
                <w:bCs w:val="0"/>
                <w:kern w:val="0"/>
                <w:sz w:val="20"/>
                <w:szCs w:val="20"/>
                <w:lang w:eastAsia="en-PH"/>
                <w14:ligatures w14:val="none"/>
              </w:rPr>
            </w:pPr>
            <w:r w:rsidRPr="005A21C9">
              <w:rPr>
                <w:rFonts w:eastAsia="Times New Roman" w:cs="Times New Roman"/>
                <w:kern w:val="0"/>
                <w:sz w:val="20"/>
                <w:szCs w:val="20"/>
                <w:lang w:eastAsia="en-PH"/>
                <w14:ligatures w14:val="none"/>
              </w:rPr>
              <w:t>Can access instance variables</w:t>
            </w:r>
          </w:p>
        </w:tc>
        <w:tc>
          <w:tcPr>
            <w:tcW w:w="4675" w:type="dxa"/>
          </w:tcPr>
          <w:p w:rsidRPr="005A21C9" w:rsidR="006C2289" w:rsidP="003B48BD" w:rsidRDefault="00A5601D" w14:paraId="3319628C" w14:textId="2F45DDA1">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0"/>
                <w:szCs w:val="20"/>
                <w:lang w:eastAsia="en-PH"/>
                <w14:ligatures w14:val="none"/>
              </w:rPr>
            </w:pPr>
            <w:r w:rsidRPr="005A21C9">
              <w:rPr>
                <w:rFonts w:eastAsia="Times New Roman" w:cs="Times New Roman"/>
                <w:bCs/>
                <w:kern w:val="0"/>
                <w:sz w:val="20"/>
                <w:szCs w:val="20"/>
                <w:lang w:eastAsia="en-PH"/>
                <w14:ligatures w14:val="none"/>
              </w:rPr>
              <w:t>Methods can read or modify object data</w:t>
            </w:r>
          </w:p>
        </w:tc>
      </w:tr>
      <w:tr w:rsidR="006C2289" w:rsidTr="0006411D" w14:paraId="66698844" w14:textId="77777777">
        <w:tc>
          <w:tcPr>
            <w:cnfStyle w:val="001000000000" w:firstRow="0" w:lastRow="0" w:firstColumn="1" w:lastColumn="0" w:oddVBand="0" w:evenVBand="0" w:oddHBand="0" w:evenHBand="0" w:firstRowFirstColumn="0" w:firstRowLastColumn="0" w:lastRowFirstColumn="0" w:lastRowLastColumn="0"/>
            <w:tcW w:w="4675" w:type="dxa"/>
          </w:tcPr>
          <w:p w:rsidRPr="005A21C9" w:rsidR="006C2289" w:rsidP="003B48BD" w:rsidRDefault="00A5601D" w14:paraId="76D29374" w14:textId="027047E8">
            <w:pPr>
              <w:numPr>
                <w:ilvl w:val="0"/>
                <w:numId w:val="0"/>
              </w:numPr>
              <w:spacing w:before="100" w:beforeAutospacing="1" w:after="100" w:afterAutospacing="1"/>
              <w:rPr>
                <w:rFonts w:eastAsia="Times New Roman" w:cs="Times New Roman"/>
                <w:bCs w:val="0"/>
                <w:kern w:val="0"/>
                <w:sz w:val="20"/>
                <w:szCs w:val="20"/>
                <w:lang w:eastAsia="en-PH"/>
                <w14:ligatures w14:val="none"/>
              </w:rPr>
            </w:pPr>
            <w:r w:rsidRPr="005A21C9">
              <w:rPr>
                <w:rFonts w:eastAsia="Times New Roman" w:cs="Times New Roman"/>
                <w:kern w:val="0"/>
                <w:sz w:val="20"/>
                <w:szCs w:val="20"/>
                <w:lang w:eastAsia="en-PH"/>
                <w14:ligatures w14:val="none"/>
              </w:rPr>
              <w:t>Called using object name</w:t>
            </w:r>
          </w:p>
        </w:tc>
        <w:tc>
          <w:tcPr>
            <w:tcW w:w="4675" w:type="dxa"/>
          </w:tcPr>
          <w:p w:rsidRPr="005A21C9" w:rsidR="006C2289" w:rsidP="003B48BD" w:rsidRDefault="00A5601D" w14:paraId="076FC873" w14:textId="04C117CB">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0"/>
                <w:szCs w:val="20"/>
                <w:lang w:eastAsia="en-PH"/>
                <w14:ligatures w14:val="none"/>
              </w:rPr>
            </w:pPr>
            <w:r w:rsidRPr="005A21C9">
              <w:rPr>
                <w:rFonts w:eastAsia="Times New Roman" w:cs="Times New Roman"/>
                <w:bCs/>
                <w:kern w:val="0"/>
                <w:sz w:val="20"/>
                <w:szCs w:val="20"/>
                <w:lang w:eastAsia="en-PH"/>
                <w14:ligatures w14:val="none"/>
              </w:rPr>
              <w:t xml:space="preserve">Example: </w:t>
            </w:r>
            <w:proofErr w:type="spellStart"/>
            <w:r w:rsidRPr="005A21C9">
              <w:rPr>
                <w:rFonts w:eastAsia="Times New Roman" w:cs="Times New Roman"/>
                <w:bCs/>
                <w:kern w:val="0"/>
                <w:sz w:val="20"/>
                <w:szCs w:val="20"/>
                <w:lang w:eastAsia="en-PH"/>
                <w14:ligatures w14:val="none"/>
              </w:rPr>
              <w:t>objectName.methodName</w:t>
            </w:r>
            <w:proofErr w:type="spellEnd"/>
            <w:r w:rsidRPr="005A21C9">
              <w:rPr>
                <w:rFonts w:eastAsia="Times New Roman" w:cs="Times New Roman"/>
                <w:bCs/>
                <w:kern w:val="0"/>
                <w:sz w:val="20"/>
                <w:szCs w:val="20"/>
                <w:lang w:eastAsia="en-PH"/>
                <w14:ligatures w14:val="none"/>
              </w:rPr>
              <w:t>()</w:t>
            </w:r>
          </w:p>
        </w:tc>
      </w:tr>
      <w:tr w:rsidR="006C2289" w:rsidTr="0006411D" w14:paraId="775C4F63" w14:textId="77777777">
        <w:tc>
          <w:tcPr>
            <w:cnfStyle w:val="001000000000" w:firstRow="0" w:lastRow="0" w:firstColumn="1" w:lastColumn="0" w:oddVBand="0" w:evenVBand="0" w:oddHBand="0" w:evenHBand="0" w:firstRowFirstColumn="0" w:firstRowLastColumn="0" w:lastRowFirstColumn="0" w:lastRowLastColumn="0"/>
            <w:tcW w:w="4675" w:type="dxa"/>
          </w:tcPr>
          <w:p w:rsidRPr="005A21C9" w:rsidR="006C2289" w:rsidP="003B48BD" w:rsidRDefault="00A5601D" w14:paraId="799D8426" w14:textId="374A6B12">
            <w:pPr>
              <w:numPr>
                <w:ilvl w:val="0"/>
                <w:numId w:val="0"/>
              </w:numPr>
              <w:spacing w:before="100" w:beforeAutospacing="1" w:after="100" w:afterAutospacing="1"/>
              <w:rPr>
                <w:rFonts w:eastAsia="Times New Roman" w:cs="Times New Roman"/>
                <w:bCs w:val="0"/>
                <w:kern w:val="0"/>
                <w:sz w:val="20"/>
                <w:szCs w:val="20"/>
                <w:lang w:eastAsia="en-PH"/>
                <w14:ligatures w14:val="none"/>
              </w:rPr>
            </w:pPr>
            <w:r w:rsidRPr="005A21C9">
              <w:rPr>
                <w:rFonts w:eastAsia="Times New Roman" w:cs="Times New Roman"/>
                <w:kern w:val="0"/>
                <w:sz w:val="20"/>
                <w:szCs w:val="20"/>
                <w:lang w:eastAsia="en-PH"/>
                <w14:ligatures w14:val="none"/>
              </w:rPr>
              <w:t>Each object can behave independently</w:t>
            </w:r>
          </w:p>
        </w:tc>
        <w:tc>
          <w:tcPr>
            <w:tcW w:w="4675" w:type="dxa"/>
          </w:tcPr>
          <w:p w:rsidRPr="005A21C9" w:rsidR="006C2289" w:rsidP="003B48BD" w:rsidRDefault="005A21C9" w14:paraId="2AE391C7" w14:textId="70B1D013">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0"/>
                <w:szCs w:val="20"/>
                <w:lang w:eastAsia="en-PH"/>
                <w14:ligatures w14:val="none"/>
              </w:rPr>
            </w:pPr>
            <w:r w:rsidRPr="005A21C9">
              <w:rPr>
                <w:rFonts w:eastAsia="Times New Roman" w:cs="Times New Roman"/>
                <w:bCs/>
                <w:kern w:val="0"/>
                <w:sz w:val="20"/>
                <w:szCs w:val="20"/>
                <w:lang w:eastAsia="en-PH"/>
                <w14:ligatures w14:val="none"/>
              </w:rPr>
              <w:t>Example: car1.start() vs. car2.start()</w:t>
            </w:r>
          </w:p>
        </w:tc>
      </w:tr>
    </w:tbl>
    <w:p w:rsidRPr="005A21C9" w:rsidR="005A21C9" w:rsidP="005A21C9" w:rsidRDefault="005A21C9" w14:paraId="6D4E6411" w14:textId="5FB1E8F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5A21C9">
        <w:rPr>
          <w:rFonts w:eastAsia="Times New Roman" w:cs="Times New Roman"/>
          <w:b/>
          <w:kern w:val="0"/>
          <w:sz w:val="24"/>
          <w:szCs w:val="24"/>
          <w:lang w:eastAsia="en-PH"/>
          <w14:ligatures w14:val="none"/>
        </w:rPr>
        <w:t>Advantages of Using Instance Methods</w:t>
      </w:r>
    </w:p>
    <w:p w:rsidRPr="005A21C9" w:rsidR="005A21C9" w:rsidP="00623EE5" w:rsidRDefault="005A21C9" w14:paraId="08B7AA16" w14:textId="77777777">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A21C9">
        <w:rPr>
          <w:rFonts w:eastAsia="Times New Roman" w:cs="Times New Roman"/>
          <w:b/>
          <w:kern w:val="0"/>
          <w:sz w:val="24"/>
          <w:szCs w:val="24"/>
          <w:lang w:eastAsia="en-PH"/>
          <w14:ligatures w14:val="none"/>
        </w:rPr>
        <w:t xml:space="preserve">Encapsulation – </w:t>
      </w:r>
      <w:r w:rsidRPr="005A21C9">
        <w:rPr>
          <w:rFonts w:eastAsia="Times New Roman" w:cs="Times New Roman"/>
          <w:bCs/>
          <w:kern w:val="0"/>
          <w:sz w:val="24"/>
          <w:szCs w:val="24"/>
          <w:lang w:eastAsia="en-PH"/>
          <w14:ligatures w14:val="none"/>
        </w:rPr>
        <w:t>Keeps data and behavior together in one place.</w:t>
      </w:r>
    </w:p>
    <w:p w:rsidRPr="005A21C9" w:rsidR="005A21C9" w:rsidP="00623EE5" w:rsidRDefault="005A21C9" w14:paraId="008E1365" w14:textId="77777777">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A21C9">
        <w:rPr>
          <w:rFonts w:eastAsia="Times New Roman" w:cs="Times New Roman"/>
          <w:b/>
          <w:kern w:val="0"/>
          <w:sz w:val="24"/>
          <w:szCs w:val="24"/>
          <w:lang w:eastAsia="en-PH"/>
          <w14:ligatures w14:val="none"/>
        </w:rPr>
        <w:t xml:space="preserve">Reusability – </w:t>
      </w:r>
      <w:r w:rsidRPr="005A21C9">
        <w:rPr>
          <w:rFonts w:eastAsia="Times New Roman" w:cs="Times New Roman"/>
          <w:bCs/>
          <w:kern w:val="0"/>
          <w:sz w:val="24"/>
          <w:szCs w:val="24"/>
          <w:lang w:eastAsia="en-PH"/>
          <w14:ligatures w14:val="none"/>
        </w:rPr>
        <w:t>Methods can be used by multiple objects.</w:t>
      </w:r>
    </w:p>
    <w:p w:rsidR="005A21C9" w:rsidP="00623EE5" w:rsidRDefault="005A21C9" w14:paraId="409EB66A" w14:textId="77777777">
      <w:pPr>
        <w:pStyle w:val="ListParagraph"/>
        <w:numPr>
          <w:ilvl w:val="2"/>
          <w:numId w:val="15"/>
        </w:numPr>
        <w:spacing w:before="100" w:beforeAutospacing="1" w:after="100" w:afterAutospacing="1" w:line="240" w:lineRule="auto"/>
        <w:rPr>
          <w:rFonts w:eastAsia="Times New Roman" w:cs="Times New Roman"/>
          <w:b/>
          <w:kern w:val="0"/>
          <w:sz w:val="24"/>
          <w:szCs w:val="24"/>
          <w:lang w:eastAsia="en-PH"/>
          <w14:ligatures w14:val="none"/>
        </w:rPr>
      </w:pPr>
      <w:r w:rsidRPr="005A21C9">
        <w:rPr>
          <w:rFonts w:eastAsia="Times New Roman" w:cs="Times New Roman"/>
          <w:b/>
          <w:kern w:val="0"/>
          <w:sz w:val="24"/>
          <w:szCs w:val="24"/>
          <w:lang w:eastAsia="en-PH"/>
          <w14:ligatures w14:val="none"/>
        </w:rPr>
        <w:t xml:space="preserve">Readability – </w:t>
      </w:r>
      <w:r w:rsidRPr="005A21C9">
        <w:rPr>
          <w:rFonts w:eastAsia="Times New Roman" w:cs="Times New Roman"/>
          <w:bCs/>
          <w:kern w:val="0"/>
          <w:sz w:val="24"/>
          <w:szCs w:val="24"/>
          <w:lang w:eastAsia="en-PH"/>
          <w14:ligatures w14:val="none"/>
        </w:rPr>
        <w:t>Makes the program more organized and easier to understand.</w:t>
      </w:r>
    </w:p>
    <w:p w:rsidRPr="005A21C9" w:rsidR="006C2289" w:rsidP="00623EE5" w:rsidRDefault="005A21C9" w14:paraId="7154FA48" w14:textId="367BA611">
      <w:pPr>
        <w:pStyle w:val="ListParagraph"/>
        <w:numPr>
          <w:ilvl w:val="2"/>
          <w:numId w:val="15"/>
        </w:numPr>
        <w:spacing w:before="100" w:beforeAutospacing="1" w:after="100" w:afterAutospacing="1" w:line="240" w:lineRule="auto"/>
        <w:rPr>
          <w:rFonts w:eastAsia="Times New Roman" w:cs="Times New Roman"/>
          <w:b/>
          <w:kern w:val="0"/>
          <w:sz w:val="24"/>
          <w:szCs w:val="24"/>
          <w:lang w:eastAsia="en-PH"/>
          <w14:ligatures w14:val="none"/>
        </w:rPr>
      </w:pPr>
      <w:r w:rsidRPr="005A21C9">
        <w:rPr>
          <w:rFonts w:eastAsia="Times New Roman" w:cs="Times New Roman"/>
          <w:b/>
          <w:kern w:val="0"/>
          <w:sz w:val="24"/>
          <w:szCs w:val="24"/>
          <w:lang w:eastAsia="en-PH"/>
          <w14:ligatures w14:val="none"/>
        </w:rPr>
        <w:t xml:space="preserve">Flexibility – </w:t>
      </w:r>
      <w:r w:rsidRPr="005A21C9">
        <w:rPr>
          <w:rFonts w:eastAsia="Times New Roman" w:cs="Times New Roman"/>
          <w:bCs/>
          <w:kern w:val="0"/>
          <w:sz w:val="24"/>
          <w:szCs w:val="24"/>
          <w:lang w:eastAsia="en-PH"/>
          <w14:ligatures w14:val="none"/>
        </w:rPr>
        <w:t>Each object can perform methods independently.</w:t>
      </w:r>
    </w:p>
    <w:p w:rsidR="006C2289" w:rsidP="003B48BD" w:rsidRDefault="005A21C9" w14:paraId="37E5D41A" w14:textId="21CD93E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Conclusion:</w:t>
      </w:r>
    </w:p>
    <w:p w:rsidRPr="00A02B1F" w:rsidR="00A02B1F" w:rsidP="00623EE5" w:rsidRDefault="00A02B1F" w14:paraId="42AA5277" w14:textId="77777777">
      <w:pPr>
        <w:pStyle w:val="ListParagraph"/>
        <w:numPr>
          <w:ilvl w:val="0"/>
          <w:numId w:val="51"/>
        </w:numPr>
        <w:spacing w:before="100" w:beforeAutospacing="1" w:after="100" w:afterAutospacing="1" w:line="240" w:lineRule="auto"/>
        <w:rPr>
          <w:rFonts w:eastAsia="Times New Roman" w:cs="Times New Roman"/>
          <w:kern w:val="0"/>
          <w:sz w:val="24"/>
          <w:szCs w:val="24"/>
          <w:lang w:eastAsia="en-PH"/>
          <w14:ligatures w14:val="none"/>
        </w:rPr>
      </w:pPr>
      <w:r w:rsidRPr="00A02B1F">
        <w:rPr>
          <w:rFonts w:eastAsia="Times New Roman" w:cs="Times New Roman"/>
          <w:kern w:val="0"/>
          <w:sz w:val="24"/>
          <w:szCs w:val="24"/>
          <w:lang w:eastAsia="en-PH"/>
          <w14:ligatures w14:val="none"/>
        </w:rPr>
        <w:t>Instance methods are the behaviors that give life to objects in object-oriented programming.</w:t>
      </w:r>
    </w:p>
    <w:p w:rsidR="004B0A1E" w:rsidP="00623EE5" w:rsidRDefault="00A02B1F" w14:paraId="76352ECA" w14:textId="68063AC9">
      <w:pPr>
        <w:pStyle w:val="ListParagraph"/>
        <w:numPr>
          <w:ilvl w:val="0"/>
          <w:numId w:val="51"/>
        </w:numPr>
        <w:spacing w:before="100" w:beforeAutospacing="1" w:after="100" w:afterAutospacing="1" w:line="240" w:lineRule="auto"/>
        <w:rPr>
          <w:rFonts w:eastAsia="Times New Roman" w:cs="Times New Roman"/>
          <w:kern w:val="0"/>
          <w:sz w:val="24"/>
          <w:szCs w:val="24"/>
          <w:lang w:eastAsia="en-PH"/>
          <w14:ligatures w14:val="none"/>
        </w:rPr>
      </w:pPr>
      <w:r w:rsidRPr="00A02B1F">
        <w:rPr>
          <w:rFonts w:eastAsia="Times New Roman" w:cs="Times New Roman"/>
          <w:kern w:val="0"/>
          <w:sz w:val="24"/>
          <w:szCs w:val="24"/>
          <w:lang w:eastAsia="en-PH"/>
          <w14:ligatures w14:val="none"/>
        </w:rPr>
        <w:t>They allow each object to perform actions using its own data, making programs more interactive, modular, and organized.</w:t>
      </w:r>
    </w:p>
    <w:p w:rsidRPr="00885CA3" w:rsidR="00A02B1F" w:rsidP="00885CA3" w:rsidRDefault="00885CA3" w14:paraId="6B3D52D1" w14:textId="0EC6C779">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Video Link: </w:t>
      </w:r>
      <w:hyperlink w:history="1" r:id="rId31">
        <w:r w:rsidRPr="00FF62EB">
          <w:rPr>
            <w:rStyle w:val="Hyperlink"/>
            <w:rFonts w:eastAsia="Times New Roman" w:cs="Times New Roman"/>
            <w:kern w:val="0"/>
            <w:sz w:val="24"/>
            <w:szCs w:val="24"/>
            <w:lang w:eastAsia="en-PH"/>
            <w14:ligatures w14:val="none"/>
          </w:rPr>
          <w:t>https://youtu.be/FbfFjk-rPqU?si=7kGOYTacFEs6PTM7</w:t>
        </w:r>
      </w:hyperlink>
      <w:r>
        <w:rPr>
          <w:rFonts w:eastAsia="Times New Roman" w:cs="Times New Roman"/>
          <w:kern w:val="0"/>
          <w:sz w:val="24"/>
          <w:szCs w:val="24"/>
          <w:lang w:eastAsia="en-PH"/>
          <w14:ligatures w14:val="none"/>
        </w:rPr>
        <w:t xml:space="preserve"> </w:t>
      </w:r>
    </w:p>
    <w:p w:rsidRPr="00D66558" w:rsidR="00E70371" w:rsidP="00623EE5" w:rsidRDefault="00E70371" w14:paraId="26A05D56" w14:textId="4782013B">
      <w:pPr>
        <w:pStyle w:val="ListParagraph"/>
        <w:numPr>
          <w:ilvl w:val="0"/>
          <w:numId w:val="38"/>
        </w:numPr>
        <w:spacing w:before="100" w:beforeAutospacing="1" w:after="100" w:afterAutospacing="1" w:line="240" w:lineRule="auto"/>
        <w:rPr>
          <w:rFonts w:eastAsia="Times New Roman" w:cs="Times New Roman"/>
          <w:b/>
          <w:color w:val="EE0000"/>
          <w:kern w:val="0"/>
          <w:sz w:val="24"/>
          <w:szCs w:val="24"/>
          <w:lang w:eastAsia="en-PH"/>
          <w14:ligatures w14:val="none"/>
        </w:rPr>
      </w:pPr>
      <w:r w:rsidRPr="00D66558">
        <w:rPr>
          <w:rFonts w:eastAsia="Times New Roman" w:cs="Times New Roman"/>
          <w:b/>
          <w:color w:val="EE0000"/>
          <w:kern w:val="0"/>
          <w:sz w:val="24"/>
          <w:szCs w:val="24"/>
          <w:lang w:eastAsia="en-PH"/>
          <w14:ligatures w14:val="none"/>
        </w:rPr>
        <w:t>Constructors (Default and P</w:t>
      </w:r>
      <w:r w:rsidRPr="00D66558" w:rsidR="002C3F93">
        <w:rPr>
          <w:rFonts w:eastAsia="Times New Roman" w:cs="Times New Roman"/>
          <w:b/>
          <w:color w:val="EE0000"/>
          <w:kern w:val="0"/>
          <w:sz w:val="24"/>
          <w:szCs w:val="24"/>
          <w:lang w:eastAsia="en-PH"/>
          <w14:ligatures w14:val="none"/>
        </w:rPr>
        <w:t>a</w:t>
      </w:r>
      <w:r w:rsidRPr="00D66558">
        <w:rPr>
          <w:rFonts w:eastAsia="Times New Roman" w:cs="Times New Roman"/>
          <w:b/>
          <w:color w:val="EE0000"/>
          <w:kern w:val="0"/>
          <w:sz w:val="24"/>
          <w:szCs w:val="24"/>
          <w:lang w:eastAsia="en-PH"/>
          <w14:ligatures w14:val="none"/>
        </w:rPr>
        <w:t>rameterized)</w:t>
      </w:r>
    </w:p>
    <w:p w:rsidRPr="00D52A2D" w:rsidR="00D52A2D" w:rsidP="00623EE5" w:rsidRDefault="00D52A2D" w14:paraId="2ACA0F9B"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D52A2D">
        <w:rPr>
          <w:rFonts w:eastAsia="Times New Roman" w:cs="Times New Roman"/>
          <w:bCs/>
          <w:kern w:val="0"/>
          <w:sz w:val="24"/>
          <w:szCs w:val="24"/>
          <w:lang w:eastAsia="en-PH"/>
          <w14:ligatures w14:val="none"/>
        </w:rPr>
        <w:t>In Object-Oriented Programming (OOP), when we create an object from a class, we often need to initialize its attributes with certain values.</w:t>
      </w:r>
    </w:p>
    <w:p w:rsidRPr="00D52A2D" w:rsidR="00D52A2D" w:rsidP="00623EE5" w:rsidRDefault="00D52A2D" w14:paraId="45101A51" w14:textId="532B55D8">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D52A2D">
        <w:rPr>
          <w:rFonts w:eastAsia="Times New Roman" w:cs="Times New Roman"/>
          <w:bCs/>
          <w:kern w:val="0"/>
          <w:sz w:val="24"/>
          <w:szCs w:val="24"/>
          <w:lang w:eastAsia="en-PH"/>
          <w14:ligatures w14:val="none"/>
        </w:rPr>
        <w:t>This is where a constructor comes in.</w:t>
      </w:r>
    </w:p>
    <w:p w:rsidRPr="00D52A2D" w:rsidR="00D52A2D" w:rsidP="00623EE5" w:rsidRDefault="00D52A2D" w14:paraId="15CE7EC7"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D52A2D">
        <w:rPr>
          <w:rFonts w:eastAsia="Times New Roman" w:cs="Times New Roman"/>
          <w:bCs/>
          <w:kern w:val="0"/>
          <w:sz w:val="24"/>
          <w:szCs w:val="24"/>
          <w:lang w:eastAsia="en-PH"/>
          <w14:ligatures w14:val="none"/>
        </w:rPr>
        <w:t>A constructor is a special method used to initialize objects when they are created.</w:t>
      </w:r>
    </w:p>
    <w:p w:rsidR="00D66558" w:rsidP="00623EE5" w:rsidRDefault="00D52A2D" w14:paraId="637AC1CC" w14:textId="2DE25A9B">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D52A2D">
        <w:rPr>
          <w:rFonts w:eastAsia="Times New Roman" w:cs="Times New Roman"/>
          <w:bCs/>
          <w:kern w:val="0"/>
          <w:sz w:val="24"/>
          <w:szCs w:val="24"/>
          <w:lang w:eastAsia="en-PH"/>
          <w14:ligatures w14:val="none"/>
        </w:rPr>
        <w:t>It ensures that every object starts with valid or meaningful data.</w:t>
      </w:r>
    </w:p>
    <w:p w:rsidR="00D52A2D" w:rsidP="00312435" w:rsidRDefault="00312435" w14:paraId="66ADFC98" w14:textId="33F657D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312435">
        <w:rPr>
          <w:rFonts w:eastAsia="Times New Roman" w:cs="Times New Roman"/>
          <w:b/>
          <w:kern w:val="0"/>
          <w:sz w:val="24"/>
          <w:szCs w:val="24"/>
          <w:lang w:eastAsia="en-PH"/>
          <w14:ligatures w14:val="none"/>
        </w:rPr>
        <w:t>What is a Constructor?</w:t>
      </w:r>
    </w:p>
    <w:p w:rsidRPr="00F333FE" w:rsidR="00F333FE" w:rsidP="00623EE5" w:rsidRDefault="00F333FE" w14:paraId="29A0A205" w14:textId="49ADCF5F">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F333FE">
        <w:rPr>
          <w:rFonts w:eastAsia="Times New Roman" w:cs="Times New Roman"/>
          <w:bCs/>
          <w:kern w:val="0"/>
          <w:sz w:val="24"/>
          <w:szCs w:val="24"/>
          <w:lang w:eastAsia="en-PH"/>
          <w14:ligatures w14:val="none"/>
        </w:rPr>
        <w:t>A constructor is a special type of method that:</w:t>
      </w:r>
    </w:p>
    <w:p w:rsidRPr="00F333FE" w:rsidR="00F333FE" w:rsidP="00623EE5" w:rsidRDefault="00F333FE" w14:paraId="4BFF18F8" w14:textId="62B99D86">
      <w:pPr>
        <w:pStyle w:val="ListParagraph"/>
        <w:numPr>
          <w:ilvl w:val="0"/>
          <w:numId w:val="52"/>
        </w:numPr>
        <w:spacing w:before="100" w:beforeAutospacing="1" w:after="100" w:afterAutospacing="1" w:line="240" w:lineRule="auto"/>
        <w:rPr>
          <w:rFonts w:eastAsia="Times New Roman" w:cs="Times New Roman"/>
          <w:bCs/>
          <w:kern w:val="0"/>
          <w:sz w:val="24"/>
          <w:szCs w:val="24"/>
          <w:lang w:eastAsia="en-PH"/>
          <w14:ligatures w14:val="none"/>
        </w:rPr>
      </w:pPr>
      <w:r w:rsidRPr="00F333FE">
        <w:rPr>
          <w:rFonts w:eastAsia="Times New Roman" w:cs="Times New Roman"/>
          <w:bCs/>
          <w:kern w:val="0"/>
          <w:sz w:val="24"/>
          <w:szCs w:val="24"/>
          <w:lang w:eastAsia="en-PH"/>
          <w14:ligatures w14:val="none"/>
        </w:rPr>
        <w:t>Has the same name as the class</w:t>
      </w:r>
    </w:p>
    <w:p w:rsidRPr="00F333FE" w:rsidR="00F333FE" w:rsidP="00623EE5" w:rsidRDefault="00F333FE" w14:paraId="52B55BA4" w14:textId="778F79BC">
      <w:pPr>
        <w:pStyle w:val="ListParagraph"/>
        <w:numPr>
          <w:ilvl w:val="0"/>
          <w:numId w:val="52"/>
        </w:numPr>
        <w:spacing w:before="100" w:beforeAutospacing="1" w:after="100" w:afterAutospacing="1" w:line="240" w:lineRule="auto"/>
        <w:rPr>
          <w:rFonts w:eastAsia="Times New Roman" w:cs="Times New Roman"/>
          <w:bCs/>
          <w:kern w:val="0"/>
          <w:sz w:val="24"/>
          <w:szCs w:val="24"/>
          <w:lang w:eastAsia="en-PH"/>
          <w14:ligatures w14:val="none"/>
        </w:rPr>
      </w:pPr>
      <w:r w:rsidRPr="00F333FE">
        <w:rPr>
          <w:rFonts w:eastAsia="Times New Roman" w:cs="Times New Roman"/>
          <w:bCs/>
          <w:kern w:val="0"/>
          <w:sz w:val="24"/>
          <w:szCs w:val="24"/>
          <w:lang w:eastAsia="en-PH"/>
          <w14:ligatures w14:val="none"/>
        </w:rPr>
        <w:t>Does not have a return type (not even void)</w:t>
      </w:r>
    </w:p>
    <w:p w:rsidR="00F333FE" w:rsidP="00623EE5" w:rsidRDefault="00F333FE" w14:paraId="14046471" w14:textId="1289760D">
      <w:pPr>
        <w:pStyle w:val="ListParagraph"/>
        <w:numPr>
          <w:ilvl w:val="0"/>
          <w:numId w:val="52"/>
        </w:numPr>
        <w:spacing w:before="100" w:beforeAutospacing="1" w:after="100" w:afterAutospacing="1" w:line="240" w:lineRule="auto"/>
        <w:rPr>
          <w:rFonts w:eastAsia="Times New Roman" w:cs="Times New Roman"/>
          <w:bCs/>
          <w:kern w:val="0"/>
          <w:sz w:val="24"/>
          <w:szCs w:val="24"/>
          <w:lang w:eastAsia="en-PH"/>
          <w14:ligatures w14:val="none"/>
        </w:rPr>
      </w:pPr>
      <w:r w:rsidRPr="00F333FE">
        <w:rPr>
          <w:rFonts w:eastAsia="Times New Roman" w:cs="Times New Roman"/>
          <w:bCs/>
          <w:kern w:val="0"/>
          <w:sz w:val="24"/>
          <w:szCs w:val="24"/>
          <w:lang w:eastAsia="en-PH"/>
          <w14:ligatures w14:val="none"/>
        </w:rPr>
        <w:t>Is automatically called when an object is created</w:t>
      </w:r>
    </w:p>
    <w:p w:rsidR="00F333FE" w:rsidP="00F333FE" w:rsidRDefault="00F333FE" w14:paraId="0C12D855" w14:textId="29D571D4">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r>
        <w:rPr>
          <w:rFonts w:eastAsia="Times New Roman" w:cs="Times New Roman"/>
          <w:b/>
          <w:kern w:val="0"/>
          <w:sz w:val="24"/>
          <w:szCs w:val="24"/>
          <w:lang w:eastAsia="en-PH"/>
          <w14:ligatures w14:val="none"/>
        </w:rPr>
        <w:t xml:space="preserve">Purpose: </w:t>
      </w:r>
      <w:r w:rsidR="00C65F2A">
        <w:rPr>
          <w:rFonts w:eastAsia="Times New Roman" w:cs="Times New Roman"/>
          <w:bCs/>
          <w:kern w:val="0"/>
          <w:sz w:val="24"/>
          <w:szCs w:val="24"/>
          <w:lang w:eastAsia="en-PH"/>
          <w14:ligatures w14:val="none"/>
        </w:rPr>
        <w:t>t</w:t>
      </w:r>
      <w:r w:rsidRPr="00C65F2A" w:rsidR="00C65F2A">
        <w:rPr>
          <w:rFonts w:eastAsia="Times New Roman" w:cs="Times New Roman"/>
          <w:bCs/>
          <w:kern w:val="0"/>
          <w:sz w:val="24"/>
          <w:szCs w:val="24"/>
          <w:lang w:eastAsia="en-PH"/>
          <w14:ligatures w14:val="none"/>
        </w:rPr>
        <w:t>o assign initial values to the object’s attributes and prepare it for use.</w:t>
      </w:r>
    </w:p>
    <w:p w:rsidR="0006411D" w:rsidP="00F333FE" w:rsidRDefault="0006411D" w14:paraId="686E44F5"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06411D" w:rsidP="00F333FE" w:rsidRDefault="0006411D" w14:paraId="4299AA73"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1734DC" w:rsidP="00F333FE" w:rsidRDefault="001734DC" w14:paraId="7EEE3EDA"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C65F2A" w:rsidP="00F333FE" w:rsidRDefault="00C65F2A" w14:paraId="7E49B69D" w14:textId="137E3EF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97" behindDoc="0" locked="0" layoutInCell="1" allowOverlap="1" wp14:anchorId="234C6803" wp14:editId="690A9077">
                <wp:simplePos x="0" y="0"/>
                <wp:positionH relativeFrom="margin">
                  <wp:align>center</wp:align>
                </wp:positionH>
                <wp:positionV relativeFrom="paragraph">
                  <wp:posOffset>318818</wp:posOffset>
                </wp:positionV>
                <wp:extent cx="5347970" cy="2078966"/>
                <wp:effectExtent l="0" t="0" r="24130" b="17145"/>
                <wp:wrapNone/>
                <wp:docPr id="2057962841" name="Text Box 10"/>
                <wp:cNvGraphicFramePr/>
                <a:graphic xmlns:a="http://schemas.openxmlformats.org/drawingml/2006/main">
                  <a:graphicData uri="http://schemas.microsoft.com/office/word/2010/wordprocessingShape">
                    <wps:wsp>
                      <wps:cNvSpPr txBox="1"/>
                      <wps:spPr>
                        <a:xfrm>
                          <a:off x="0" y="0"/>
                          <a:ext cx="5347970" cy="2078966"/>
                        </a:xfrm>
                        <a:prstGeom prst="rect">
                          <a:avLst/>
                        </a:prstGeom>
                        <a:solidFill>
                          <a:schemeClr val="tx1"/>
                        </a:solidFill>
                        <a:ln w="6350">
                          <a:solidFill>
                            <a:prstClr val="black"/>
                          </a:solidFill>
                        </a:ln>
                      </wps:spPr>
                      <wps:txbx>
                        <w:txbxContent>
                          <w:p w:rsidR="00C65F2A" w:rsidP="00C65F2A" w:rsidRDefault="00C65F2A" w14:paraId="5BEC48FB" w14:textId="4159AF4F">
                            <w:pPr>
                              <w:numPr>
                                <w:ilvl w:val="0"/>
                                <w:numId w:val="0"/>
                              </w:numPr>
                            </w:pPr>
                            <w:r>
                              <w:t>java</w:t>
                            </w:r>
                          </w:p>
                          <w:p w:rsidR="00C65F2A" w:rsidP="00C65F2A" w:rsidRDefault="00C65F2A" w14:paraId="1AD0ABE2" w14:textId="77777777">
                            <w:pPr>
                              <w:numPr>
                                <w:ilvl w:val="0"/>
                                <w:numId w:val="0"/>
                              </w:numPr>
                            </w:pPr>
                            <w:r>
                              <w:t xml:space="preserve">class </w:t>
                            </w:r>
                            <w:proofErr w:type="spellStart"/>
                            <w:r>
                              <w:t>ClassName</w:t>
                            </w:r>
                            <w:proofErr w:type="spellEnd"/>
                            <w:r>
                              <w:t xml:space="preserve"> {</w:t>
                            </w:r>
                          </w:p>
                          <w:p w:rsidR="00C65F2A" w:rsidP="00C65F2A" w:rsidRDefault="00C65F2A" w14:paraId="525EB0E0" w14:textId="77777777">
                            <w:pPr>
                              <w:numPr>
                                <w:ilvl w:val="0"/>
                                <w:numId w:val="0"/>
                              </w:numPr>
                            </w:pPr>
                            <w:r>
                              <w:t xml:space="preserve">    // Constructor</w:t>
                            </w:r>
                          </w:p>
                          <w:p w:rsidR="00C65F2A" w:rsidP="00C65F2A" w:rsidRDefault="00C65F2A" w14:paraId="15B46EEC" w14:textId="77777777">
                            <w:pPr>
                              <w:numPr>
                                <w:ilvl w:val="0"/>
                                <w:numId w:val="0"/>
                              </w:numPr>
                            </w:pPr>
                            <w:r>
                              <w:t xml:space="preserve">    </w:t>
                            </w:r>
                            <w:proofErr w:type="spellStart"/>
                            <w:proofErr w:type="gramStart"/>
                            <w:r>
                              <w:t>ClassName</w:t>
                            </w:r>
                            <w:proofErr w:type="spellEnd"/>
                            <w:r>
                              <w:t>(</w:t>
                            </w:r>
                            <w:proofErr w:type="gramEnd"/>
                            <w:r>
                              <w:t>) {</w:t>
                            </w:r>
                          </w:p>
                          <w:p w:rsidR="00C65F2A" w:rsidP="00C65F2A" w:rsidRDefault="00C65F2A" w14:paraId="46101CA4" w14:textId="77777777">
                            <w:pPr>
                              <w:numPr>
                                <w:ilvl w:val="0"/>
                                <w:numId w:val="0"/>
                              </w:numPr>
                            </w:pPr>
                            <w:r>
                              <w:t xml:space="preserve">        // initialization code</w:t>
                            </w:r>
                          </w:p>
                          <w:p w:rsidR="00C65F2A" w:rsidP="00C65F2A" w:rsidRDefault="00C65F2A" w14:paraId="73278F4D" w14:textId="77777777">
                            <w:pPr>
                              <w:numPr>
                                <w:ilvl w:val="0"/>
                                <w:numId w:val="0"/>
                              </w:numPr>
                            </w:pPr>
                            <w:r>
                              <w:t xml:space="preserve">    }</w:t>
                            </w:r>
                          </w:p>
                          <w:p w:rsidRPr="00CF012C" w:rsidR="00C65F2A" w:rsidP="00C65F2A" w:rsidRDefault="00C65F2A" w14:paraId="34133417" w14:textId="4FB16100">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927D2F9">
              <v:shape id="_x0000_s1086" style="position:absolute;margin-left:0;margin-top:25.1pt;width:421.1pt;height:163.7pt;z-index:251658297;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" w14:anchorId="234C6803">
                <v:textbox>
                  <w:txbxContent>
                    <w:p w:rsidR="00C65F2A" w:rsidP="00C65F2A" w:rsidRDefault="00C65F2A" w14:paraId="42DFAC25" w14:textId="4159AF4F">
                      <w:pPr>
                        <w:numPr>
                          <w:ilvl w:val="0"/>
                          <w:numId w:val="0"/>
                        </w:numPr>
                      </w:pPr>
                      <w:r>
                        <w:t>java</w:t>
                      </w:r>
                    </w:p>
                    <w:p w:rsidR="00C65F2A" w:rsidP="00C65F2A" w:rsidRDefault="00C65F2A" w14:paraId="6F53F870" w14:textId="77777777">
                      <w:pPr>
                        <w:numPr>
                          <w:ilvl w:val="0"/>
                          <w:numId w:val="0"/>
                        </w:numPr>
                      </w:pPr>
                      <w:r>
                        <w:t xml:space="preserve">class </w:t>
                      </w:r>
                      <w:proofErr w:type="spellStart"/>
                      <w:r>
                        <w:t>ClassName</w:t>
                      </w:r>
                      <w:proofErr w:type="spellEnd"/>
                      <w:r>
                        <w:t xml:space="preserve"> {</w:t>
                      </w:r>
                    </w:p>
                    <w:p w:rsidR="00C65F2A" w:rsidP="00C65F2A" w:rsidRDefault="00C65F2A" w14:paraId="18FF8A4D" w14:textId="77777777">
                      <w:pPr>
                        <w:numPr>
                          <w:ilvl w:val="0"/>
                          <w:numId w:val="0"/>
                        </w:numPr>
                      </w:pPr>
                      <w:r>
                        <w:t xml:space="preserve">    // Constructor</w:t>
                      </w:r>
                    </w:p>
                    <w:p w:rsidR="00C65F2A" w:rsidP="00C65F2A" w:rsidRDefault="00C65F2A" w14:paraId="1B01085B" w14:textId="77777777">
                      <w:pPr>
                        <w:numPr>
                          <w:ilvl w:val="0"/>
                          <w:numId w:val="0"/>
                        </w:numPr>
                      </w:pPr>
                      <w:r>
                        <w:t xml:space="preserve">    </w:t>
                      </w:r>
                      <w:proofErr w:type="spellStart"/>
                      <w:proofErr w:type="gramStart"/>
                      <w:r>
                        <w:t>ClassName</w:t>
                      </w:r>
                      <w:proofErr w:type="spellEnd"/>
                      <w:r>
                        <w:t>(</w:t>
                      </w:r>
                      <w:proofErr w:type="gramEnd"/>
                      <w:r>
                        <w:t>) {</w:t>
                      </w:r>
                    </w:p>
                    <w:p w:rsidR="00C65F2A" w:rsidP="00C65F2A" w:rsidRDefault="00C65F2A" w14:paraId="34F6EDE3" w14:textId="77777777">
                      <w:pPr>
                        <w:numPr>
                          <w:ilvl w:val="0"/>
                          <w:numId w:val="0"/>
                        </w:numPr>
                      </w:pPr>
                      <w:r>
                        <w:t xml:space="preserve">        // initialization code</w:t>
                      </w:r>
                    </w:p>
                    <w:p w:rsidR="00C65F2A" w:rsidP="00C65F2A" w:rsidRDefault="00C65F2A" w14:paraId="73C6C577" w14:textId="77777777">
                      <w:pPr>
                        <w:numPr>
                          <w:ilvl w:val="0"/>
                          <w:numId w:val="0"/>
                        </w:numPr>
                      </w:pPr>
                      <w:r>
                        <w:t xml:space="preserve">    }</w:t>
                      </w:r>
                    </w:p>
                    <w:p w:rsidRPr="00CF012C" w:rsidR="00C65F2A" w:rsidP="00C65F2A" w:rsidRDefault="00C65F2A" w14:paraId="08EECC3F" w14:textId="4FB16100">
                      <w:pPr>
                        <w:numPr>
                          <w:ilvl w:val="0"/>
                          <w:numId w:val="0"/>
                        </w:numPr>
                      </w:pPr>
                      <w:r>
                        <w:t>}</w:t>
                      </w:r>
                    </w:p>
                  </w:txbxContent>
                </v:textbox>
                <w10:wrap anchorx="margin"/>
              </v:shape>
            </w:pict>
          </mc:Fallback>
        </mc:AlternateContent>
      </w:r>
      <w:r w:rsidRPr="00C65F2A">
        <w:rPr>
          <w:rFonts w:eastAsia="Times New Roman" w:cs="Times New Roman"/>
          <w:b/>
          <w:kern w:val="0"/>
          <w:sz w:val="24"/>
          <w:szCs w:val="24"/>
          <w:lang w:eastAsia="en-PH"/>
          <w14:ligatures w14:val="none"/>
        </w:rPr>
        <w:t>Syntax of a Constructor</w:t>
      </w:r>
    </w:p>
    <w:p w:rsidR="00C65F2A" w:rsidP="00F333FE" w:rsidRDefault="00C65F2A" w14:paraId="692079CE" w14:textId="66D1A39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65F2A" w:rsidP="00F333FE" w:rsidRDefault="00C65F2A" w14:paraId="29D2A4F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65F2A" w:rsidP="00F333FE" w:rsidRDefault="00C65F2A" w14:paraId="3E4A8CA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65F2A" w:rsidP="00F333FE" w:rsidRDefault="00C65F2A" w14:paraId="06586D9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65F2A" w:rsidP="00F333FE" w:rsidRDefault="00C65F2A" w14:paraId="2312827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65F2A" w:rsidP="00F333FE" w:rsidRDefault="00C65F2A" w14:paraId="093CDDB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65F2A" w:rsidP="00F333FE" w:rsidRDefault="002D79C0" w14:paraId="7328683E" w14:textId="4E16AE9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98" behindDoc="0" locked="0" layoutInCell="1" allowOverlap="1" wp14:anchorId="47371489" wp14:editId="798E5B73">
                <wp:simplePos x="0" y="0"/>
                <wp:positionH relativeFrom="margin">
                  <wp:align>center</wp:align>
                </wp:positionH>
                <wp:positionV relativeFrom="paragraph">
                  <wp:posOffset>334165</wp:posOffset>
                </wp:positionV>
                <wp:extent cx="5347970" cy="957532"/>
                <wp:effectExtent l="0" t="0" r="24130" b="14605"/>
                <wp:wrapNone/>
                <wp:docPr id="1831795841" name="Text Box 10"/>
                <wp:cNvGraphicFramePr/>
                <a:graphic xmlns:a="http://schemas.openxmlformats.org/drawingml/2006/main">
                  <a:graphicData uri="http://schemas.microsoft.com/office/word/2010/wordprocessingShape">
                    <wps:wsp>
                      <wps:cNvSpPr txBox="1"/>
                      <wps:spPr>
                        <a:xfrm>
                          <a:off x="0" y="0"/>
                          <a:ext cx="5347970" cy="957532"/>
                        </a:xfrm>
                        <a:prstGeom prst="rect">
                          <a:avLst/>
                        </a:prstGeom>
                        <a:solidFill>
                          <a:schemeClr val="tx1"/>
                        </a:solidFill>
                        <a:ln w="6350">
                          <a:solidFill>
                            <a:prstClr val="black"/>
                          </a:solidFill>
                        </a:ln>
                      </wps:spPr>
                      <wps:txbx>
                        <w:txbxContent>
                          <w:p w:rsidR="002D79C0" w:rsidP="002D79C0" w:rsidRDefault="002D79C0" w14:paraId="1C7512A6" w14:textId="7D9B3C6F">
                            <w:pPr>
                              <w:numPr>
                                <w:ilvl w:val="0"/>
                                <w:numId w:val="0"/>
                              </w:numPr>
                            </w:pPr>
                            <w:r>
                              <w:t>java</w:t>
                            </w:r>
                          </w:p>
                          <w:p w:rsidR="002D79C0" w:rsidP="002D79C0" w:rsidRDefault="002D79C0" w14:paraId="2581EA03" w14:textId="77777777">
                            <w:pPr>
                              <w:numPr>
                                <w:ilvl w:val="0"/>
                                <w:numId w:val="0"/>
                              </w:numPr>
                            </w:pPr>
                          </w:p>
                          <w:p w:rsidRPr="00CF012C" w:rsidR="002D79C0" w:rsidP="002D79C0" w:rsidRDefault="002D79C0" w14:paraId="56E5DC65" w14:textId="433CC930">
                            <w:pPr>
                              <w:numPr>
                                <w:ilvl w:val="0"/>
                                <w:numId w:val="0"/>
                              </w:numPr>
                            </w:pPr>
                            <w:proofErr w:type="spellStart"/>
                            <w:r w:rsidRPr="002D79C0">
                              <w:t>ClassName</w:t>
                            </w:r>
                            <w:proofErr w:type="spellEnd"/>
                            <w:r w:rsidRPr="002D79C0">
                              <w:t xml:space="preserve"> obj = new </w:t>
                            </w:r>
                            <w:proofErr w:type="spellStart"/>
                            <w:proofErr w:type="gramStart"/>
                            <w:r w:rsidRPr="002D79C0">
                              <w:t>ClassName</w:t>
                            </w:r>
                            <w:proofErr w:type="spellEnd"/>
                            <w:r w:rsidRPr="002D79C0">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95CA868">
              <v:shape id="_x0000_s1087" style="position:absolute;margin-left:0;margin-top:26.3pt;width:421.1pt;height:75.4pt;z-index:25165829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" w14:anchorId="47371489">
                <v:textbox>
                  <w:txbxContent>
                    <w:p w:rsidR="002D79C0" w:rsidP="002D79C0" w:rsidRDefault="002D79C0" w14:paraId="4DAAFDA5" w14:textId="7D9B3C6F">
                      <w:pPr>
                        <w:numPr>
                          <w:ilvl w:val="0"/>
                          <w:numId w:val="0"/>
                        </w:numPr>
                      </w:pPr>
                      <w:r>
                        <w:t>java</w:t>
                      </w:r>
                    </w:p>
                    <w:p w:rsidR="002D79C0" w:rsidP="002D79C0" w:rsidRDefault="002D79C0" w14:paraId="6D98A12B" w14:textId="77777777">
                      <w:pPr>
                        <w:numPr>
                          <w:ilvl w:val="0"/>
                          <w:numId w:val="0"/>
                        </w:numPr>
                      </w:pPr>
                    </w:p>
                    <w:p w:rsidRPr="00CF012C" w:rsidR="002D79C0" w:rsidP="002D79C0" w:rsidRDefault="002D79C0" w14:paraId="429BA488" w14:textId="433CC930">
                      <w:pPr>
                        <w:numPr>
                          <w:ilvl w:val="0"/>
                          <w:numId w:val="0"/>
                        </w:numPr>
                      </w:pPr>
                      <w:proofErr w:type="spellStart"/>
                      <w:r w:rsidRPr="002D79C0">
                        <w:t>ClassName</w:t>
                      </w:r>
                      <w:proofErr w:type="spellEnd"/>
                      <w:r w:rsidRPr="002D79C0">
                        <w:t xml:space="preserve"> obj = new </w:t>
                      </w:r>
                      <w:proofErr w:type="spellStart"/>
                      <w:proofErr w:type="gramStart"/>
                      <w:r w:rsidRPr="002D79C0">
                        <w:t>ClassName</w:t>
                      </w:r>
                      <w:proofErr w:type="spellEnd"/>
                      <w:r w:rsidRPr="002D79C0">
                        <w:t>();</w:t>
                      </w:r>
                      <w:proofErr w:type="gramEnd"/>
                    </w:p>
                  </w:txbxContent>
                </v:textbox>
                <w10:wrap anchorx="margin"/>
              </v:shape>
            </w:pict>
          </mc:Fallback>
        </mc:AlternateContent>
      </w:r>
      <w:r w:rsidRPr="002D79C0">
        <w:rPr>
          <w:rFonts w:eastAsia="Times New Roman" w:cs="Times New Roman"/>
          <w:b/>
          <w:kern w:val="0"/>
          <w:sz w:val="24"/>
          <w:szCs w:val="24"/>
          <w:lang w:eastAsia="en-PH"/>
          <w14:ligatures w14:val="none"/>
        </w:rPr>
        <w:t>When you create an object:</w:t>
      </w:r>
    </w:p>
    <w:p w:rsidR="002D79C0" w:rsidP="00F333FE" w:rsidRDefault="002D79C0" w14:paraId="31EE43C2" w14:textId="43D1437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D79C0" w:rsidP="00F333FE" w:rsidRDefault="002D79C0" w14:paraId="6049B70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D79C0" w:rsidP="00F333FE" w:rsidRDefault="002D79C0" w14:paraId="1291CCE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D79C0" w:rsidP="00623EE5" w:rsidRDefault="002D79C0" w14:paraId="25A49D4C" w14:textId="139D5AB6">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273355">
        <w:rPr>
          <w:rFonts w:eastAsia="Times New Roman" w:cs="Times New Roman"/>
          <w:bCs/>
          <w:kern w:val="0"/>
          <w:sz w:val="24"/>
          <w:szCs w:val="24"/>
          <w:lang w:eastAsia="en-PH"/>
          <w14:ligatures w14:val="none"/>
        </w:rPr>
        <w:t>The constructor runs automatically.</w:t>
      </w:r>
    </w:p>
    <w:p w:rsidRPr="00273355" w:rsidR="00273355" w:rsidP="00273355" w:rsidRDefault="00273355" w14:paraId="34B7C878"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2D79C0" w:rsidP="002D79C0" w:rsidRDefault="00273355" w14:paraId="0F443344" w14:textId="0F7E441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273355">
        <w:rPr>
          <w:rFonts w:eastAsia="Times New Roman" w:cs="Times New Roman"/>
          <w:b/>
          <w:kern w:val="0"/>
          <w:sz w:val="24"/>
          <w:szCs w:val="24"/>
          <w:lang w:eastAsia="en-PH"/>
          <w14:ligatures w14:val="none"/>
        </w:rPr>
        <w:t>Types of Constructors in Java</w:t>
      </w:r>
    </w:p>
    <w:p w:rsidRPr="00273355" w:rsidR="002D79C0" w:rsidP="00623EE5" w:rsidRDefault="00273355" w14:paraId="7E86AABB" w14:textId="4BF0A5FD">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273355">
        <w:rPr>
          <w:rFonts w:eastAsia="Times New Roman" w:cs="Times New Roman"/>
          <w:bCs/>
          <w:kern w:val="0"/>
          <w:sz w:val="24"/>
          <w:szCs w:val="24"/>
          <w:lang w:eastAsia="en-PH"/>
          <w14:ligatures w14:val="none"/>
        </w:rPr>
        <w:t>Java has two main types of constructors:</w:t>
      </w:r>
    </w:p>
    <w:p w:rsidRPr="00273355" w:rsidR="002D79C0" w:rsidP="00623EE5" w:rsidRDefault="00273355" w14:paraId="496CBD0A" w14:textId="65F286EC">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273355">
        <w:rPr>
          <w:rFonts w:eastAsia="Times New Roman" w:cs="Times New Roman"/>
          <w:bCs/>
          <w:kern w:val="0"/>
          <w:sz w:val="24"/>
          <w:szCs w:val="24"/>
          <w:lang w:eastAsia="en-PH"/>
          <w14:ligatures w14:val="none"/>
        </w:rPr>
        <w:t>Default Constructor</w:t>
      </w:r>
    </w:p>
    <w:p w:rsidRPr="00273355" w:rsidR="00273355" w:rsidP="00623EE5" w:rsidRDefault="00273355" w14:paraId="3A547A18" w14:textId="4D46E7E3">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273355">
        <w:rPr>
          <w:rFonts w:eastAsia="Times New Roman" w:cs="Times New Roman"/>
          <w:bCs/>
          <w:kern w:val="0"/>
          <w:sz w:val="24"/>
          <w:szCs w:val="24"/>
          <w:lang w:eastAsia="en-PH"/>
          <w14:ligatures w14:val="none"/>
        </w:rPr>
        <w:t>Parameterized Constructor</w:t>
      </w:r>
    </w:p>
    <w:p w:rsidR="00273355" w:rsidP="00F333FE" w:rsidRDefault="009B6AE7" w14:paraId="5174228A" w14:textId="2BD96DC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9B6AE7">
        <w:rPr>
          <w:rFonts w:eastAsia="Times New Roman" w:cs="Times New Roman"/>
          <w:b/>
          <w:kern w:val="0"/>
          <w:sz w:val="24"/>
          <w:szCs w:val="24"/>
          <w:lang w:eastAsia="en-PH"/>
          <w14:ligatures w14:val="none"/>
        </w:rPr>
        <w:t>Default Constructor</w:t>
      </w:r>
    </w:p>
    <w:p w:rsidRPr="009B6AE7" w:rsidR="009B6AE7" w:rsidP="00623EE5" w:rsidRDefault="009B6AE7" w14:paraId="000BC3BA" w14:textId="5D625AC3">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B6AE7">
        <w:rPr>
          <w:rFonts w:eastAsia="Times New Roman" w:cs="Times New Roman"/>
          <w:bCs/>
          <w:kern w:val="0"/>
          <w:sz w:val="24"/>
          <w:szCs w:val="24"/>
          <w:lang w:eastAsia="en-PH"/>
          <w14:ligatures w14:val="none"/>
        </w:rPr>
        <w:t>A default constructor is either:</w:t>
      </w:r>
    </w:p>
    <w:p w:rsidRPr="009B6AE7" w:rsidR="009B6AE7" w:rsidP="00623EE5" w:rsidRDefault="009B6AE7" w14:paraId="55146693" w14:textId="6DA8D1A7">
      <w:pPr>
        <w:pStyle w:val="ListParagraph"/>
        <w:numPr>
          <w:ilvl w:val="0"/>
          <w:numId w:val="53"/>
        </w:numPr>
        <w:spacing w:before="100" w:beforeAutospacing="1" w:after="100" w:afterAutospacing="1" w:line="240" w:lineRule="auto"/>
        <w:rPr>
          <w:rFonts w:eastAsia="Times New Roman" w:cs="Times New Roman"/>
          <w:bCs/>
          <w:kern w:val="0"/>
          <w:sz w:val="24"/>
          <w:szCs w:val="24"/>
          <w:lang w:eastAsia="en-PH"/>
          <w14:ligatures w14:val="none"/>
        </w:rPr>
      </w:pPr>
      <w:r w:rsidRPr="009B6AE7">
        <w:rPr>
          <w:rFonts w:eastAsia="Times New Roman" w:cs="Times New Roman"/>
          <w:bCs/>
          <w:kern w:val="0"/>
          <w:sz w:val="24"/>
          <w:szCs w:val="24"/>
          <w:lang w:eastAsia="en-PH"/>
          <w14:ligatures w14:val="none"/>
        </w:rPr>
        <w:t>Automatically provided by Java if no constructor is defined, or</w:t>
      </w:r>
    </w:p>
    <w:p w:rsidRPr="009B6AE7" w:rsidR="009B6AE7" w:rsidP="00623EE5" w:rsidRDefault="009B6AE7" w14:paraId="4D0B15C7" w14:textId="0AAFF04B">
      <w:pPr>
        <w:pStyle w:val="ListParagraph"/>
        <w:numPr>
          <w:ilvl w:val="0"/>
          <w:numId w:val="53"/>
        </w:numPr>
        <w:spacing w:before="100" w:beforeAutospacing="1" w:after="100" w:afterAutospacing="1" w:line="240" w:lineRule="auto"/>
        <w:rPr>
          <w:rFonts w:eastAsia="Times New Roman" w:cs="Times New Roman"/>
          <w:bCs/>
          <w:kern w:val="0"/>
          <w:sz w:val="24"/>
          <w:szCs w:val="24"/>
          <w:lang w:eastAsia="en-PH"/>
          <w14:ligatures w14:val="none"/>
        </w:rPr>
      </w:pPr>
      <w:r w:rsidRPr="009B6AE7">
        <w:rPr>
          <w:rFonts w:eastAsia="Times New Roman" w:cs="Times New Roman"/>
          <w:bCs/>
          <w:kern w:val="0"/>
          <w:sz w:val="24"/>
          <w:szCs w:val="24"/>
          <w:lang w:eastAsia="en-PH"/>
          <w14:ligatures w14:val="none"/>
        </w:rPr>
        <w:t>Explicitly written by the programmer.</w:t>
      </w:r>
    </w:p>
    <w:p w:rsidRPr="009B6AE7" w:rsidR="009B6AE7" w:rsidP="00623EE5" w:rsidRDefault="009B6AE7" w14:paraId="794172B8" w14:textId="0DE9EA8A">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B6AE7">
        <w:rPr>
          <w:rFonts w:eastAsia="Times New Roman" w:cs="Times New Roman"/>
          <w:bCs/>
          <w:kern w:val="0"/>
          <w:sz w:val="24"/>
          <w:szCs w:val="24"/>
          <w:lang w:eastAsia="en-PH"/>
          <w14:ligatures w14:val="none"/>
        </w:rPr>
        <w:t>It does not accept any parameters and usually assigns default values to attributes.</w:t>
      </w:r>
    </w:p>
    <w:p w:rsidR="003E6700" w:rsidP="009B6AE7" w:rsidRDefault="003E6700" w14:paraId="2FD523A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9B6AE7" w:rsidRDefault="003E6700" w14:paraId="09DCCA8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6411D" w:rsidP="009B6AE7" w:rsidRDefault="0006411D" w14:paraId="57FD1D1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9B6AE7" w:rsidR="009B6AE7" w:rsidP="009B6AE7" w:rsidRDefault="003E6700" w14:paraId="23145A0C" w14:textId="26F9042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299" behindDoc="0" locked="0" layoutInCell="1" allowOverlap="1" wp14:anchorId="14160FEA" wp14:editId="3D316163">
                <wp:simplePos x="0" y="0"/>
                <wp:positionH relativeFrom="margin">
                  <wp:align>center</wp:align>
                </wp:positionH>
                <wp:positionV relativeFrom="paragraph">
                  <wp:posOffset>337341</wp:posOffset>
                </wp:positionV>
                <wp:extent cx="5347970" cy="6659593"/>
                <wp:effectExtent l="0" t="0" r="24130" b="27305"/>
                <wp:wrapNone/>
                <wp:docPr id="930860072" name="Text Box 10"/>
                <wp:cNvGraphicFramePr/>
                <a:graphic xmlns:a="http://schemas.openxmlformats.org/drawingml/2006/main">
                  <a:graphicData uri="http://schemas.microsoft.com/office/word/2010/wordprocessingShape">
                    <wps:wsp>
                      <wps:cNvSpPr txBox="1"/>
                      <wps:spPr>
                        <a:xfrm>
                          <a:off x="0" y="0"/>
                          <a:ext cx="5347970" cy="6659593"/>
                        </a:xfrm>
                        <a:prstGeom prst="rect">
                          <a:avLst/>
                        </a:prstGeom>
                        <a:solidFill>
                          <a:schemeClr val="tx1"/>
                        </a:solidFill>
                        <a:ln w="6350">
                          <a:solidFill>
                            <a:prstClr val="black"/>
                          </a:solidFill>
                        </a:ln>
                      </wps:spPr>
                      <wps:txbx>
                        <w:txbxContent>
                          <w:p w:rsidR="003E6700" w:rsidP="003E6700" w:rsidRDefault="003E6700" w14:paraId="32486F05" w14:textId="71CFFEAF">
                            <w:pPr>
                              <w:numPr>
                                <w:ilvl w:val="0"/>
                                <w:numId w:val="0"/>
                              </w:numPr>
                            </w:pPr>
                            <w:r>
                              <w:t>java</w:t>
                            </w:r>
                          </w:p>
                          <w:p w:rsidR="003E6700" w:rsidP="003E6700" w:rsidRDefault="003E6700" w14:paraId="5F769C25" w14:textId="77777777">
                            <w:pPr>
                              <w:numPr>
                                <w:ilvl w:val="0"/>
                                <w:numId w:val="0"/>
                              </w:numPr>
                            </w:pPr>
                            <w:r>
                              <w:t>public class Student {</w:t>
                            </w:r>
                          </w:p>
                          <w:p w:rsidR="003E6700" w:rsidP="003E6700" w:rsidRDefault="003E6700" w14:paraId="64512642" w14:textId="77777777">
                            <w:pPr>
                              <w:numPr>
                                <w:ilvl w:val="0"/>
                                <w:numId w:val="0"/>
                              </w:numPr>
                            </w:pPr>
                            <w:r>
                              <w:t xml:space="preserve">    String </w:t>
                            </w:r>
                            <w:proofErr w:type="gramStart"/>
                            <w:r>
                              <w:t>name;</w:t>
                            </w:r>
                            <w:proofErr w:type="gramEnd"/>
                          </w:p>
                          <w:p w:rsidR="003E6700" w:rsidP="003E6700" w:rsidRDefault="003E6700" w14:paraId="1835A49F" w14:textId="77777777">
                            <w:pPr>
                              <w:numPr>
                                <w:ilvl w:val="0"/>
                                <w:numId w:val="0"/>
                              </w:numPr>
                            </w:pPr>
                            <w:r>
                              <w:t xml:space="preserve">    int </w:t>
                            </w:r>
                            <w:proofErr w:type="gramStart"/>
                            <w:r>
                              <w:t>age;</w:t>
                            </w:r>
                            <w:proofErr w:type="gramEnd"/>
                          </w:p>
                          <w:p w:rsidR="003E6700" w:rsidP="003E6700" w:rsidRDefault="003E6700" w14:paraId="5CF917CA" w14:textId="77777777">
                            <w:pPr>
                              <w:numPr>
                                <w:ilvl w:val="0"/>
                                <w:numId w:val="0"/>
                              </w:numPr>
                            </w:pPr>
                          </w:p>
                          <w:p w:rsidR="003E6700" w:rsidP="003E6700" w:rsidRDefault="003E6700" w14:paraId="5B128AC8" w14:textId="77777777">
                            <w:pPr>
                              <w:numPr>
                                <w:ilvl w:val="0"/>
                                <w:numId w:val="0"/>
                              </w:numPr>
                            </w:pPr>
                            <w:r>
                              <w:t xml:space="preserve">    // Default constructor</w:t>
                            </w:r>
                          </w:p>
                          <w:p w:rsidR="003E6700" w:rsidP="003E6700" w:rsidRDefault="003E6700" w14:paraId="7162F1CC" w14:textId="77777777">
                            <w:pPr>
                              <w:numPr>
                                <w:ilvl w:val="0"/>
                                <w:numId w:val="0"/>
                              </w:numPr>
                            </w:pPr>
                            <w:r>
                              <w:t xml:space="preserve">    </w:t>
                            </w:r>
                            <w:proofErr w:type="gramStart"/>
                            <w:r>
                              <w:t>Student(</w:t>
                            </w:r>
                            <w:proofErr w:type="gramEnd"/>
                            <w:r>
                              <w:t>) {</w:t>
                            </w:r>
                          </w:p>
                          <w:p w:rsidR="003E6700" w:rsidP="003E6700" w:rsidRDefault="003E6700" w14:paraId="7BE30276" w14:textId="77777777">
                            <w:pPr>
                              <w:numPr>
                                <w:ilvl w:val="0"/>
                                <w:numId w:val="0"/>
                              </w:numPr>
                            </w:pPr>
                            <w:r>
                              <w:t xml:space="preserve">        name = "Unknown</w:t>
                            </w:r>
                            <w:proofErr w:type="gramStart"/>
                            <w:r>
                              <w:t>";</w:t>
                            </w:r>
                            <w:proofErr w:type="gramEnd"/>
                          </w:p>
                          <w:p w:rsidR="003E6700" w:rsidP="003E6700" w:rsidRDefault="003E6700" w14:paraId="4EE263AD" w14:textId="77777777">
                            <w:pPr>
                              <w:numPr>
                                <w:ilvl w:val="0"/>
                                <w:numId w:val="0"/>
                              </w:numPr>
                            </w:pPr>
                            <w:r>
                              <w:t xml:space="preserve">        age = </w:t>
                            </w:r>
                            <w:proofErr w:type="gramStart"/>
                            <w:r>
                              <w:t>0;</w:t>
                            </w:r>
                            <w:proofErr w:type="gramEnd"/>
                          </w:p>
                          <w:p w:rsidR="003E6700" w:rsidP="003E6700" w:rsidRDefault="003E6700" w14:paraId="5E16B299" w14:textId="77777777">
                            <w:pPr>
                              <w:numPr>
                                <w:ilvl w:val="0"/>
                                <w:numId w:val="0"/>
                              </w:numPr>
                            </w:pPr>
                            <w:r>
                              <w:t xml:space="preserve">    }</w:t>
                            </w:r>
                          </w:p>
                          <w:p w:rsidR="003E6700" w:rsidP="003E6700" w:rsidRDefault="003E6700" w14:paraId="27CE6DC0" w14:textId="77777777">
                            <w:pPr>
                              <w:numPr>
                                <w:ilvl w:val="0"/>
                                <w:numId w:val="0"/>
                              </w:numPr>
                            </w:pPr>
                          </w:p>
                          <w:p w:rsidR="003E6700" w:rsidP="003E6700" w:rsidRDefault="003E6700" w14:paraId="3555343F" w14:textId="77777777">
                            <w:pPr>
                              <w:numPr>
                                <w:ilvl w:val="0"/>
                                <w:numId w:val="0"/>
                              </w:numPr>
                            </w:pPr>
                            <w:r>
                              <w:t xml:space="preserve">    void </w:t>
                            </w:r>
                            <w:proofErr w:type="spellStart"/>
                            <w:proofErr w:type="gramStart"/>
                            <w:r>
                              <w:t>displayInfo</w:t>
                            </w:r>
                            <w:proofErr w:type="spellEnd"/>
                            <w:r>
                              <w:t>(</w:t>
                            </w:r>
                            <w:proofErr w:type="gramEnd"/>
                            <w:r>
                              <w:t>) {</w:t>
                            </w:r>
                          </w:p>
                          <w:p w:rsidR="003E6700" w:rsidP="003E6700" w:rsidRDefault="003E6700" w14:paraId="20C21208" w14:textId="77777777">
                            <w:pPr>
                              <w:numPr>
                                <w:ilvl w:val="0"/>
                                <w:numId w:val="0"/>
                              </w:numPr>
                            </w:pPr>
                            <w:r>
                              <w:t xml:space="preserve">        </w:t>
                            </w:r>
                            <w:proofErr w:type="spellStart"/>
                            <w:r>
                              <w:t>System.out.println</w:t>
                            </w:r>
                            <w:proofErr w:type="spellEnd"/>
                            <w:r>
                              <w:t>("Name: " + name</w:t>
                            </w:r>
                            <w:proofErr w:type="gramStart"/>
                            <w:r>
                              <w:t>);</w:t>
                            </w:r>
                            <w:proofErr w:type="gramEnd"/>
                          </w:p>
                          <w:p w:rsidR="003E6700" w:rsidP="003E6700" w:rsidRDefault="003E6700" w14:paraId="503A78C6" w14:textId="77777777">
                            <w:pPr>
                              <w:numPr>
                                <w:ilvl w:val="0"/>
                                <w:numId w:val="0"/>
                              </w:numPr>
                            </w:pPr>
                            <w:r>
                              <w:t xml:space="preserve">        </w:t>
                            </w:r>
                            <w:proofErr w:type="spellStart"/>
                            <w:r>
                              <w:t>System.out.println</w:t>
                            </w:r>
                            <w:proofErr w:type="spellEnd"/>
                            <w:r>
                              <w:t>("Age: " + age</w:t>
                            </w:r>
                            <w:proofErr w:type="gramStart"/>
                            <w:r>
                              <w:t>);</w:t>
                            </w:r>
                            <w:proofErr w:type="gramEnd"/>
                          </w:p>
                          <w:p w:rsidR="003E6700" w:rsidP="003E6700" w:rsidRDefault="003E6700" w14:paraId="6E3822C9" w14:textId="77777777">
                            <w:pPr>
                              <w:numPr>
                                <w:ilvl w:val="0"/>
                                <w:numId w:val="0"/>
                              </w:numPr>
                            </w:pPr>
                            <w:r>
                              <w:t xml:space="preserve">    }</w:t>
                            </w:r>
                          </w:p>
                          <w:p w:rsidR="003E6700" w:rsidP="003E6700" w:rsidRDefault="003E6700" w14:paraId="7A9B7792" w14:textId="77777777">
                            <w:pPr>
                              <w:numPr>
                                <w:ilvl w:val="0"/>
                                <w:numId w:val="0"/>
                              </w:numPr>
                            </w:pPr>
                            <w:r>
                              <w:t>}</w:t>
                            </w:r>
                          </w:p>
                          <w:p w:rsidR="003E6700" w:rsidP="003E6700" w:rsidRDefault="003E6700" w14:paraId="3947144D" w14:textId="77777777">
                            <w:pPr>
                              <w:numPr>
                                <w:ilvl w:val="0"/>
                                <w:numId w:val="0"/>
                              </w:numPr>
                            </w:pPr>
                          </w:p>
                          <w:p w:rsidR="003E6700" w:rsidP="003E6700" w:rsidRDefault="003E6700" w14:paraId="76E295FA" w14:textId="77777777">
                            <w:pPr>
                              <w:numPr>
                                <w:ilvl w:val="0"/>
                                <w:numId w:val="0"/>
                              </w:numPr>
                            </w:pPr>
                            <w:r>
                              <w:t>public class Main {</w:t>
                            </w:r>
                          </w:p>
                          <w:p w:rsidR="003E6700" w:rsidP="003E6700" w:rsidRDefault="003E6700" w14:paraId="6DA08703"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3E6700" w:rsidP="003E6700" w:rsidRDefault="003E6700" w14:paraId="42686D35" w14:textId="77777777">
                            <w:pPr>
                              <w:numPr>
                                <w:ilvl w:val="0"/>
                                <w:numId w:val="0"/>
                              </w:numPr>
                            </w:pPr>
                            <w:r>
                              <w:t xml:space="preserve">        Student s1 = new </w:t>
                            </w:r>
                            <w:proofErr w:type="gramStart"/>
                            <w:r>
                              <w:t>Student(</w:t>
                            </w:r>
                            <w:proofErr w:type="gramEnd"/>
                            <w:r>
                              <w:t>); // Constructor called automatically</w:t>
                            </w:r>
                          </w:p>
                          <w:p w:rsidR="003E6700" w:rsidP="003E6700" w:rsidRDefault="003E6700" w14:paraId="3B32727B" w14:textId="77777777">
                            <w:pPr>
                              <w:numPr>
                                <w:ilvl w:val="0"/>
                                <w:numId w:val="0"/>
                              </w:numPr>
                            </w:pPr>
                            <w:r>
                              <w:t xml:space="preserve">        s</w:t>
                            </w:r>
                            <w:proofErr w:type="gramStart"/>
                            <w:r>
                              <w:t>1.displayInfo</w:t>
                            </w:r>
                            <w:proofErr w:type="gramEnd"/>
                            <w:r>
                              <w:t>(</w:t>
                            </w:r>
                            <w:proofErr w:type="gramStart"/>
                            <w:r>
                              <w:t>);</w:t>
                            </w:r>
                            <w:proofErr w:type="gramEnd"/>
                          </w:p>
                          <w:p w:rsidR="003E6700" w:rsidP="003E6700" w:rsidRDefault="003E6700" w14:paraId="195EA590" w14:textId="77777777">
                            <w:pPr>
                              <w:numPr>
                                <w:ilvl w:val="0"/>
                                <w:numId w:val="0"/>
                              </w:numPr>
                            </w:pPr>
                            <w:r>
                              <w:t xml:space="preserve">    }</w:t>
                            </w:r>
                          </w:p>
                          <w:p w:rsidRPr="00CF012C" w:rsidR="003E6700" w:rsidP="003E6700" w:rsidRDefault="003E6700" w14:paraId="35C65D49" w14:textId="5F0246B9">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02568AE">
              <v:shape id="_x0000_s1088" style="position:absolute;margin-left:0;margin-top:26.55pt;width:421.1pt;height:524.4pt;z-index:25165829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" w14:anchorId="14160FEA">
                <v:textbox>
                  <w:txbxContent>
                    <w:p w:rsidR="003E6700" w:rsidP="003E6700" w:rsidRDefault="003E6700" w14:paraId="56588E8F" w14:textId="71CFFEAF">
                      <w:pPr>
                        <w:numPr>
                          <w:ilvl w:val="0"/>
                          <w:numId w:val="0"/>
                        </w:numPr>
                      </w:pPr>
                      <w:r>
                        <w:t>java</w:t>
                      </w:r>
                    </w:p>
                    <w:p w:rsidR="003E6700" w:rsidP="003E6700" w:rsidRDefault="003E6700" w14:paraId="71C558F4" w14:textId="77777777">
                      <w:pPr>
                        <w:numPr>
                          <w:ilvl w:val="0"/>
                          <w:numId w:val="0"/>
                        </w:numPr>
                      </w:pPr>
                      <w:r>
                        <w:t>public class Student {</w:t>
                      </w:r>
                    </w:p>
                    <w:p w:rsidR="003E6700" w:rsidP="003E6700" w:rsidRDefault="003E6700" w14:paraId="63B3874D" w14:textId="77777777">
                      <w:pPr>
                        <w:numPr>
                          <w:ilvl w:val="0"/>
                          <w:numId w:val="0"/>
                        </w:numPr>
                      </w:pPr>
                      <w:r>
                        <w:t xml:space="preserve">    String </w:t>
                      </w:r>
                      <w:proofErr w:type="gramStart"/>
                      <w:r>
                        <w:t>name;</w:t>
                      </w:r>
                      <w:proofErr w:type="gramEnd"/>
                    </w:p>
                    <w:p w:rsidR="003E6700" w:rsidP="003E6700" w:rsidRDefault="003E6700" w14:paraId="090A5B77" w14:textId="77777777">
                      <w:pPr>
                        <w:numPr>
                          <w:ilvl w:val="0"/>
                          <w:numId w:val="0"/>
                        </w:numPr>
                      </w:pPr>
                      <w:r>
                        <w:t xml:space="preserve">    int </w:t>
                      </w:r>
                      <w:proofErr w:type="gramStart"/>
                      <w:r>
                        <w:t>age;</w:t>
                      </w:r>
                      <w:proofErr w:type="gramEnd"/>
                    </w:p>
                    <w:p w:rsidR="003E6700" w:rsidP="003E6700" w:rsidRDefault="003E6700" w14:paraId="2946DB82" w14:textId="77777777">
                      <w:pPr>
                        <w:numPr>
                          <w:ilvl w:val="0"/>
                          <w:numId w:val="0"/>
                        </w:numPr>
                      </w:pPr>
                    </w:p>
                    <w:p w:rsidR="003E6700" w:rsidP="003E6700" w:rsidRDefault="003E6700" w14:paraId="3A733BD5" w14:textId="77777777">
                      <w:pPr>
                        <w:numPr>
                          <w:ilvl w:val="0"/>
                          <w:numId w:val="0"/>
                        </w:numPr>
                      </w:pPr>
                      <w:r>
                        <w:t xml:space="preserve">    // Default constructor</w:t>
                      </w:r>
                    </w:p>
                    <w:p w:rsidR="003E6700" w:rsidP="003E6700" w:rsidRDefault="003E6700" w14:paraId="21EBA65D" w14:textId="77777777">
                      <w:pPr>
                        <w:numPr>
                          <w:ilvl w:val="0"/>
                          <w:numId w:val="0"/>
                        </w:numPr>
                      </w:pPr>
                      <w:r>
                        <w:t xml:space="preserve">    </w:t>
                      </w:r>
                      <w:proofErr w:type="gramStart"/>
                      <w:r>
                        <w:t>Student(</w:t>
                      </w:r>
                      <w:proofErr w:type="gramEnd"/>
                      <w:r>
                        <w:t>) {</w:t>
                      </w:r>
                    </w:p>
                    <w:p w:rsidR="003E6700" w:rsidP="003E6700" w:rsidRDefault="003E6700" w14:paraId="79FD61C8" w14:textId="77777777">
                      <w:pPr>
                        <w:numPr>
                          <w:ilvl w:val="0"/>
                          <w:numId w:val="0"/>
                        </w:numPr>
                      </w:pPr>
                      <w:r>
                        <w:t xml:space="preserve">        name = "Unknown</w:t>
                      </w:r>
                      <w:proofErr w:type="gramStart"/>
                      <w:r>
                        <w:t>";</w:t>
                      </w:r>
                      <w:proofErr w:type="gramEnd"/>
                    </w:p>
                    <w:p w:rsidR="003E6700" w:rsidP="003E6700" w:rsidRDefault="003E6700" w14:paraId="6492C0A8" w14:textId="77777777">
                      <w:pPr>
                        <w:numPr>
                          <w:ilvl w:val="0"/>
                          <w:numId w:val="0"/>
                        </w:numPr>
                      </w:pPr>
                      <w:r>
                        <w:t xml:space="preserve">        age = </w:t>
                      </w:r>
                      <w:proofErr w:type="gramStart"/>
                      <w:r>
                        <w:t>0;</w:t>
                      </w:r>
                      <w:proofErr w:type="gramEnd"/>
                    </w:p>
                    <w:p w:rsidR="003E6700" w:rsidP="003E6700" w:rsidRDefault="003E6700" w14:paraId="29C9C232" w14:textId="77777777">
                      <w:pPr>
                        <w:numPr>
                          <w:ilvl w:val="0"/>
                          <w:numId w:val="0"/>
                        </w:numPr>
                      </w:pPr>
                      <w:r>
                        <w:t xml:space="preserve">    }</w:t>
                      </w:r>
                    </w:p>
                    <w:p w:rsidR="003E6700" w:rsidP="003E6700" w:rsidRDefault="003E6700" w14:paraId="5997CC1D" w14:textId="77777777">
                      <w:pPr>
                        <w:numPr>
                          <w:ilvl w:val="0"/>
                          <w:numId w:val="0"/>
                        </w:numPr>
                      </w:pPr>
                    </w:p>
                    <w:p w:rsidR="003E6700" w:rsidP="003E6700" w:rsidRDefault="003E6700" w14:paraId="32C30757" w14:textId="77777777">
                      <w:pPr>
                        <w:numPr>
                          <w:ilvl w:val="0"/>
                          <w:numId w:val="0"/>
                        </w:numPr>
                      </w:pPr>
                      <w:r>
                        <w:t xml:space="preserve">    void </w:t>
                      </w:r>
                      <w:proofErr w:type="spellStart"/>
                      <w:proofErr w:type="gramStart"/>
                      <w:r>
                        <w:t>displayInfo</w:t>
                      </w:r>
                      <w:proofErr w:type="spellEnd"/>
                      <w:r>
                        <w:t>(</w:t>
                      </w:r>
                      <w:proofErr w:type="gramEnd"/>
                      <w:r>
                        <w:t>) {</w:t>
                      </w:r>
                    </w:p>
                    <w:p w:rsidR="003E6700" w:rsidP="003E6700" w:rsidRDefault="003E6700" w14:paraId="3F8FBB00" w14:textId="77777777">
                      <w:pPr>
                        <w:numPr>
                          <w:ilvl w:val="0"/>
                          <w:numId w:val="0"/>
                        </w:numPr>
                      </w:pPr>
                      <w:r>
                        <w:t xml:space="preserve">        </w:t>
                      </w:r>
                      <w:proofErr w:type="spellStart"/>
                      <w:r>
                        <w:t>System.out.println</w:t>
                      </w:r>
                      <w:proofErr w:type="spellEnd"/>
                      <w:r>
                        <w:t>("Name: " + name</w:t>
                      </w:r>
                      <w:proofErr w:type="gramStart"/>
                      <w:r>
                        <w:t>);</w:t>
                      </w:r>
                      <w:proofErr w:type="gramEnd"/>
                    </w:p>
                    <w:p w:rsidR="003E6700" w:rsidP="003E6700" w:rsidRDefault="003E6700" w14:paraId="692856A1" w14:textId="77777777">
                      <w:pPr>
                        <w:numPr>
                          <w:ilvl w:val="0"/>
                          <w:numId w:val="0"/>
                        </w:numPr>
                      </w:pPr>
                      <w:r>
                        <w:t xml:space="preserve">        </w:t>
                      </w:r>
                      <w:proofErr w:type="spellStart"/>
                      <w:r>
                        <w:t>System.out.println</w:t>
                      </w:r>
                      <w:proofErr w:type="spellEnd"/>
                      <w:r>
                        <w:t>("Age: " + age</w:t>
                      </w:r>
                      <w:proofErr w:type="gramStart"/>
                      <w:r>
                        <w:t>);</w:t>
                      </w:r>
                      <w:proofErr w:type="gramEnd"/>
                    </w:p>
                    <w:p w:rsidR="003E6700" w:rsidP="003E6700" w:rsidRDefault="003E6700" w14:paraId="760EFDAC" w14:textId="77777777">
                      <w:pPr>
                        <w:numPr>
                          <w:ilvl w:val="0"/>
                          <w:numId w:val="0"/>
                        </w:numPr>
                      </w:pPr>
                      <w:r>
                        <w:t xml:space="preserve">    }</w:t>
                      </w:r>
                    </w:p>
                    <w:p w:rsidR="003E6700" w:rsidP="003E6700" w:rsidRDefault="003E6700" w14:paraId="4FDA0017" w14:textId="77777777">
                      <w:pPr>
                        <w:numPr>
                          <w:ilvl w:val="0"/>
                          <w:numId w:val="0"/>
                        </w:numPr>
                      </w:pPr>
                      <w:r>
                        <w:t>}</w:t>
                      </w:r>
                    </w:p>
                    <w:p w:rsidR="003E6700" w:rsidP="003E6700" w:rsidRDefault="003E6700" w14:paraId="110FFD37" w14:textId="77777777">
                      <w:pPr>
                        <w:numPr>
                          <w:ilvl w:val="0"/>
                          <w:numId w:val="0"/>
                        </w:numPr>
                      </w:pPr>
                    </w:p>
                    <w:p w:rsidR="003E6700" w:rsidP="003E6700" w:rsidRDefault="003E6700" w14:paraId="061CBD1A" w14:textId="77777777">
                      <w:pPr>
                        <w:numPr>
                          <w:ilvl w:val="0"/>
                          <w:numId w:val="0"/>
                        </w:numPr>
                      </w:pPr>
                      <w:r>
                        <w:t>public class Main {</w:t>
                      </w:r>
                    </w:p>
                    <w:p w:rsidR="003E6700" w:rsidP="003E6700" w:rsidRDefault="003E6700" w14:paraId="2F766F6E"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3E6700" w:rsidP="003E6700" w:rsidRDefault="003E6700" w14:paraId="1C18C90A" w14:textId="77777777">
                      <w:pPr>
                        <w:numPr>
                          <w:ilvl w:val="0"/>
                          <w:numId w:val="0"/>
                        </w:numPr>
                      </w:pPr>
                      <w:r>
                        <w:t xml:space="preserve">        Student s1 = new </w:t>
                      </w:r>
                      <w:proofErr w:type="gramStart"/>
                      <w:r>
                        <w:t>Student(</w:t>
                      </w:r>
                      <w:proofErr w:type="gramEnd"/>
                      <w:r>
                        <w:t>); // Constructor called automatically</w:t>
                      </w:r>
                    </w:p>
                    <w:p w:rsidR="003E6700" w:rsidP="003E6700" w:rsidRDefault="003E6700" w14:paraId="78284697" w14:textId="77777777">
                      <w:pPr>
                        <w:numPr>
                          <w:ilvl w:val="0"/>
                          <w:numId w:val="0"/>
                        </w:numPr>
                      </w:pPr>
                      <w:r>
                        <w:t xml:space="preserve">        s</w:t>
                      </w:r>
                      <w:proofErr w:type="gramStart"/>
                      <w:r>
                        <w:t>1.displayInfo</w:t>
                      </w:r>
                      <w:proofErr w:type="gramEnd"/>
                      <w:r>
                        <w:t>(</w:t>
                      </w:r>
                      <w:proofErr w:type="gramStart"/>
                      <w:r>
                        <w:t>);</w:t>
                      </w:r>
                      <w:proofErr w:type="gramEnd"/>
                    </w:p>
                    <w:p w:rsidR="003E6700" w:rsidP="003E6700" w:rsidRDefault="003E6700" w14:paraId="04A4086D" w14:textId="77777777">
                      <w:pPr>
                        <w:numPr>
                          <w:ilvl w:val="0"/>
                          <w:numId w:val="0"/>
                        </w:numPr>
                      </w:pPr>
                      <w:r>
                        <w:t xml:space="preserve">    }</w:t>
                      </w:r>
                    </w:p>
                    <w:p w:rsidRPr="00CF012C" w:rsidR="003E6700" w:rsidP="003E6700" w:rsidRDefault="003E6700" w14:paraId="274F8434" w14:textId="5F0246B9">
                      <w:pPr>
                        <w:numPr>
                          <w:ilvl w:val="0"/>
                          <w:numId w:val="0"/>
                        </w:numPr>
                      </w:pPr>
                      <w:r>
                        <w:t>}</w:t>
                      </w:r>
                    </w:p>
                  </w:txbxContent>
                </v:textbox>
                <w10:wrap anchorx="margin"/>
              </v:shape>
            </w:pict>
          </mc:Fallback>
        </mc:AlternateContent>
      </w:r>
      <w:r w:rsidR="009B6AE7">
        <w:rPr>
          <w:rFonts w:eastAsia="Times New Roman" w:cs="Times New Roman"/>
          <w:b/>
          <w:kern w:val="0"/>
          <w:sz w:val="24"/>
          <w:szCs w:val="24"/>
          <w:lang w:eastAsia="en-PH"/>
          <w14:ligatures w14:val="none"/>
        </w:rPr>
        <w:t xml:space="preserve">Example: </w:t>
      </w:r>
      <w:r w:rsidRPr="003E6700" w:rsidR="009B6AE7">
        <w:rPr>
          <w:rFonts w:eastAsia="Times New Roman" w:cs="Times New Roman"/>
          <w:bCs/>
          <w:kern w:val="0"/>
          <w:sz w:val="24"/>
          <w:szCs w:val="24"/>
          <w:lang w:eastAsia="en-PH"/>
          <w14:ligatures w14:val="none"/>
        </w:rPr>
        <w:t>Default Constructor</w:t>
      </w:r>
    </w:p>
    <w:p w:rsidR="009B6AE7" w:rsidP="00F333FE" w:rsidRDefault="009B6AE7" w14:paraId="0FD781CE" w14:textId="232A407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01B9062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3E4C5AA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75AF6D6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3F639A3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1C271E2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1126C42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31BCDBD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2889A1F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02A424C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011AFD5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75FB377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53359FF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7E09CBB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4E2EE43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3C993C6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E6700" w:rsidP="00F333FE" w:rsidRDefault="003E6700" w14:paraId="055852F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B6AE7" w:rsidP="00F333FE" w:rsidRDefault="009B6AE7" w14:paraId="3C54B2D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B6AE7" w:rsidP="00F333FE" w:rsidRDefault="009B6AE7" w14:paraId="7F64EF7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B6AE7" w:rsidP="00F333FE" w:rsidRDefault="003E6700" w14:paraId="7650D074" w14:textId="47A2BC9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3E6700" w:rsidR="003E6700" w:rsidP="00623EE5" w:rsidRDefault="003E6700" w14:paraId="44C79EDF" w14:textId="50D73F0D">
      <w:pPr>
        <w:pStyle w:val="ListParagraph"/>
        <w:numPr>
          <w:ilvl w:val="0"/>
          <w:numId w:val="54"/>
        </w:numPr>
        <w:spacing w:before="100" w:beforeAutospacing="1" w:after="100" w:afterAutospacing="1" w:line="240" w:lineRule="auto"/>
        <w:rPr>
          <w:rFonts w:eastAsia="Times New Roman" w:cs="Times New Roman"/>
          <w:bCs/>
          <w:kern w:val="0"/>
          <w:sz w:val="24"/>
          <w:szCs w:val="24"/>
          <w:lang w:eastAsia="en-PH"/>
          <w14:ligatures w14:val="none"/>
        </w:rPr>
      </w:pPr>
      <w:r w:rsidRPr="003E6700">
        <w:rPr>
          <w:rFonts w:eastAsia="Times New Roman" w:cs="Times New Roman"/>
          <w:bCs/>
          <w:kern w:val="0"/>
          <w:sz w:val="24"/>
          <w:szCs w:val="24"/>
          <w:lang w:eastAsia="en-PH"/>
          <w14:ligatures w14:val="none"/>
        </w:rPr>
        <w:t xml:space="preserve">The constructor </w:t>
      </w:r>
      <w:proofErr w:type="gramStart"/>
      <w:r w:rsidRPr="003E6700">
        <w:rPr>
          <w:rFonts w:eastAsia="Times New Roman" w:cs="Times New Roman"/>
          <w:bCs/>
          <w:kern w:val="0"/>
          <w:sz w:val="24"/>
          <w:szCs w:val="24"/>
          <w:lang w:eastAsia="en-PH"/>
          <w14:ligatures w14:val="none"/>
        </w:rPr>
        <w:t>Student(</w:t>
      </w:r>
      <w:proofErr w:type="gramEnd"/>
      <w:r w:rsidRPr="003E6700">
        <w:rPr>
          <w:rFonts w:eastAsia="Times New Roman" w:cs="Times New Roman"/>
          <w:bCs/>
          <w:kern w:val="0"/>
          <w:sz w:val="24"/>
          <w:szCs w:val="24"/>
          <w:lang w:eastAsia="en-PH"/>
          <w14:ligatures w14:val="none"/>
        </w:rPr>
        <w:t>) runs automatically when the object s1 is created.</w:t>
      </w:r>
    </w:p>
    <w:p w:rsidR="003E6700" w:rsidP="00623EE5" w:rsidRDefault="003E6700" w14:paraId="7259B850" w14:textId="3926B2B8">
      <w:pPr>
        <w:pStyle w:val="ListParagraph"/>
        <w:numPr>
          <w:ilvl w:val="0"/>
          <w:numId w:val="54"/>
        </w:numPr>
        <w:spacing w:before="100" w:beforeAutospacing="1" w:after="100" w:afterAutospacing="1" w:line="240" w:lineRule="auto"/>
        <w:rPr>
          <w:rFonts w:eastAsia="Times New Roman" w:cs="Times New Roman"/>
          <w:bCs/>
          <w:kern w:val="0"/>
          <w:sz w:val="24"/>
          <w:szCs w:val="24"/>
          <w:lang w:eastAsia="en-PH"/>
          <w14:ligatures w14:val="none"/>
        </w:rPr>
      </w:pPr>
      <w:r w:rsidRPr="003E6700">
        <w:rPr>
          <w:rFonts w:eastAsia="Times New Roman" w:cs="Times New Roman"/>
          <w:bCs/>
          <w:kern w:val="0"/>
          <w:sz w:val="24"/>
          <w:szCs w:val="24"/>
          <w:lang w:eastAsia="en-PH"/>
          <w14:ligatures w14:val="none"/>
        </w:rPr>
        <w:t>It sets the initial values of name and age.</w:t>
      </w:r>
    </w:p>
    <w:p w:rsidRPr="000E4C08" w:rsidR="003E6700" w:rsidP="003E6700" w:rsidRDefault="000E4C08" w14:paraId="3F6CCB6D" w14:textId="6C6C774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0E4C08">
        <w:rPr>
          <w:rFonts w:eastAsia="Times New Roman" w:cs="Times New Roman"/>
          <w:b/>
          <w:kern w:val="0"/>
          <w:sz w:val="24"/>
          <w:szCs w:val="24"/>
          <w:lang w:eastAsia="en-PH"/>
          <w14:ligatures w14:val="none"/>
        </w:rPr>
        <w:t>Parameterized Constructor</w:t>
      </w:r>
    </w:p>
    <w:p w:rsidR="000E4C08" w:rsidP="00623EE5" w:rsidRDefault="000E4C08" w14:paraId="040F2C10" w14:textId="25BB76E3">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0E4C08">
        <w:rPr>
          <w:rFonts w:eastAsia="Times New Roman" w:cs="Times New Roman"/>
          <w:bCs/>
          <w:kern w:val="0"/>
          <w:sz w:val="24"/>
          <w:szCs w:val="24"/>
          <w:lang w:eastAsia="en-PH"/>
          <w14:ligatures w14:val="none"/>
        </w:rPr>
        <w:t xml:space="preserve">A </w:t>
      </w:r>
      <w:r w:rsidRPr="000E4C08">
        <w:rPr>
          <w:rFonts w:eastAsia="Times New Roman" w:cs="Times New Roman"/>
          <w:b/>
          <w:bCs/>
          <w:kern w:val="0"/>
          <w:sz w:val="24"/>
          <w:szCs w:val="24"/>
          <w:lang w:eastAsia="en-PH"/>
          <w14:ligatures w14:val="none"/>
        </w:rPr>
        <w:t>parameterized constructor</w:t>
      </w:r>
      <w:r w:rsidRPr="000E4C08">
        <w:rPr>
          <w:rFonts w:eastAsia="Times New Roman" w:cs="Times New Roman"/>
          <w:bCs/>
          <w:kern w:val="0"/>
          <w:sz w:val="24"/>
          <w:szCs w:val="24"/>
          <w:lang w:eastAsia="en-PH"/>
          <w14:ligatures w14:val="none"/>
        </w:rPr>
        <w:t xml:space="preserve"> allows you to </w:t>
      </w:r>
      <w:r w:rsidRPr="000E4C08">
        <w:rPr>
          <w:rFonts w:eastAsia="Times New Roman" w:cs="Times New Roman"/>
          <w:b/>
          <w:bCs/>
          <w:kern w:val="0"/>
          <w:sz w:val="24"/>
          <w:szCs w:val="24"/>
          <w:lang w:eastAsia="en-PH"/>
          <w14:ligatures w14:val="none"/>
        </w:rPr>
        <w:t>pass values (arguments)</w:t>
      </w:r>
      <w:r w:rsidRPr="000E4C08">
        <w:rPr>
          <w:rFonts w:eastAsia="Times New Roman" w:cs="Times New Roman"/>
          <w:bCs/>
          <w:kern w:val="0"/>
          <w:sz w:val="24"/>
          <w:szCs w:val="24"/>
          <w:lang w:eastAsia="en-PH"/>
          <w14:ligatures w14:val="none"/>
        </w:rPr>
        <w:t xml:space="preserve"> when creating an object.</w:t>
      </w:r>
      <w:r w:rsidRPr="000E4C08">
        <w:rPr>
          <w:rFonts w:eastAsia="Times New Roman" w:cs="Times New Roman"/>
          <w:bCs/>
          <w:kern w:val="0"/>
          <w:sz w:val="24"/>
          <w:szCs w:val="24"/>
          <w:lang w:eastAsia="en-PH"/>
          <w14:ligatures w14:val="none"/>
        </w:rPr>
        <w:br/>
      </w:r>
      <w:r w:rsidRPr="000E4C08">
        <w:rPr>
          <w:rFonts w:eastAsia="Times New Roman" w:cs="Times New Roman"/>
          <w:bCs/>
          <w:kern w:val="0"/>
          <w:sz w:val="24"/>
          <w:szCs w:val="24"/>
          <w:lang w:eastAsia="en-PH"/>
          <w14:ligatures w14:val="none"/>
        </w:rPr>
        <w:t>This way, you can set different data for each object during creation.</w:t>
      </w:r>
    </w:p>
    <w:p w:rsidR="000E4C08" w:rsidP="000E4C08" w:rsidRDefault="000E4C08" w14:paraId="3F75A653" w14:textId="4C9588D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Example: </w:t>
      </w:r>
      <w:r w:rsidRPr="000E4C08">
        <w:rPr>
          <w:rFonts w:eastAsia="Times New Roman" w:cs="Times New Roman"/>
          <w:bCs/>
          <w:kern w:val="0"/>
          <w:sz w:val="24"/>
          <w:szCs w:val="24"/>
          <w:lang w:eastAsia="en-PH"/>
          <w14:ligatures w14:val="none"/>
        </w:rPr>
        <w:t>Parameterized Constructor</w:t>
      </w:r>
    </w:p>
    <w:p w:rsidR="000E4C08" w:rsidP="000E4C08" w:rsidRDefault="000E4C08" w14:paraId="06270E24" w14:textId="4D4514F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00" behindDoc="0" locked="0" layoutInCell="1" allowOverlap="1" wp14:anchorId="6E42648E" wp14:editId="3B5ED065">
                <wp:simplePos x="0" y="0"/>
                <wp:positionH relativeFrom="margin">
                  <wp:align>center</wp:align>
                </wp:positionH>
                <wp:positionV relativeFrom="paragraph">
                  <wp:posOffset>7992</wp:posOffset>
                </wp:positionV>
                <wp:extent cx="5347970" cy="4968815"/>
                <wp:effectExtent l="0" t="0" r="24130" b="22860"/>
                <wp:wrapNone/>
                <wp:docPr id="1919761248" name="Text Box 10"/>
                <wp:cNvGraphicFramePr/>
                <a:graphic xmlns:a="http://schemas.openxmlformats.org/drawingml/2006/main">
                  <a:graphicData uri="http://schemas.microsoft.com/office/word/2010/wordprocessingShape">
                    <wps:wsp>
                      <wps:cNvSpPr txBox="1"/>
                      <wps:spPr>
                        <a:xfrm>
                          <a:off x="0" y="0"/>
                          <a:ext cx="5347970" cy="4968815"/>
                        </a:xfrm>
                        <a:prstGeom prst="rect">
                          <a:avLst/>
                        </a:prstGeom>
                        <a:solidFill>
                          <a:schemeClr val="tx1"/>
                        </a:solidFill>
                        <a:ln w="6350">
                          <a:solidFill>
                            <a:prstClr val="black"/>
                          </a:solidFill>
                        </a:ln>
                      </wps:spPr>
                      <wps:txbx>
                        <w:txbxContent>
                          <w:p w:rsidR="000E4C08" w:rsidP="000E4C08" w:rsidRDefault="000E4C08" w14:paraId="313FF49F" w14:textId="77777777">
                            <w:pPr>
                              <w:numPr>
                                <w:ilvl w:val="0"/>
                                <w:numId w:val="0"/>
                              </w:numPr>
                            </w:pPr>
                            <w:r>
                              <w:t>java</w:t>
                            </w:r>
                          </w:p>
                          <w:p w:rsidR="000E4C08" w:rsidP="000E4C08" w:rsidRDefault="000E4C08" w14:paraId="7D98405D" w14:textId="77777777">
                            <w:pPr>
                              <w:numPr>
                                <w:ilvl w:val="0"/>
                                <w:numId w:val="0"/>
                              </w:numPr>
                            </w:pPr>
                          </w:p>
                          <w:p w:rsidR="00EA2935" w:rsidP="00EA2935" w:rsidRDefault="00EA2935" w14:paraId="72625E54" w14:textId="77777777">
                            <w:pPr>
                              <w:numPr>
                                <w:ilvl w:val="0"/>
                                <w:numId w:val="0"/>
                              </w:numPr>
                            </w:pPr>
                            <w:r>
                              <w:t>public class Student {</w:t>
                            </w:r>
                          </w:p>
                          <w:p w:rsidR="00EA2935" w:rsidP="00EA2935" w:rsidRDefault="00EA2935" w14:paraId="42C9C03D" w14:textId="77777777">
                            <w:pPr>
                              <w:numPr>
                                <w:ilvl w:val="0"/>
                                <w:numId w:val="0"/>
                              </w:numPr>
                            </w:pPr>
                            <w:r>
                              <w:t xml:space="preserve">    String </w:t>
                            </w:r>
                            <w:proofErr w:type="gramStart"/>
                            <w:r>
                              <w:t>name;</w:t>
                            </w:r>
                            <w:proofErr w:type="gramEnd"/>
                          </w:p>
                          <w:p w:rsidR="00EA2935" w:rsidP="00EA2935" w:rsidRDefault="00EA2935" w14:paraId="50E0CA96" w14:textId="77777777">
                            <w:pPr>
                              <w:numPr>
                                <w:ilvl w:val="0"/>
                                <w:numId w:val="0"/>
                              </w:numPr>
                            </w:pPr>
                            <w:r>
                              <w:t xml:space="preserve">    int </w:t>
                            </w:r>
                            <w:proofErr w:type="gramStart"/>
                            <w:r>
                              <w:t>age;</w:t>
                            </w:r>
                            <w:proofErr w:type="gramEnd"/>
                          </w:p>
                          <w:p w:rsidR="00EA2935" w:rsidP="00EA2935" w:rsidRDefault="00EA2935" w14:paraId="5AC8C1F2" w14:textId="77777777">
                            <w:pPr>
                              <w:numPr>
                                <w:ilvl w:val="0"/>
                                <w:numId w:val="0"/>
                              </w:numPr>
                            </w:pPr>
                          </w:p>
                          <w:p w:rsidR="00EA2935" w:rsidP="00EA2935" w:rsidRDefault="00EA2935" w14:paraId="62C53881" w14:textId="77777777">
                            <w:pPr>
                              <w:numPr>
                                <w:ilvl w:val="0"/>
                                <w:numId w:val="0"/>
                              </w:numPr>
                            </w:pPr>
                            <w:r>
                              <w:t xml:space="preserve">    // Parameterized constructor</w:t>
                            </w:r>
                          </w:p>
                          <w:p w:rsidR="00EA2935" w:rsidP="00EA2935" w:rsidRDefault="00EA2935" w14:paraId="431593AA" w14:textId="77777777">
                            <w:pPr>
                              <w:numPr>
                                <w:ilvl w:val="0"/>
                                <w:numId w:val="0"/>
                              </w:numPr>
                            </w:pPr>
                            <w:r>
                              <w:t xml:space="preserve">    </w:t>
                            </w:r>
                            <w:proofErr w:type="gramStart"/>
                            <w:r>
                              <w:t>Student(</w:t>
                            </w:r>
                            <w:proofErr w:type="gramEnd"/>
                            <w:r>
                              <w:t>String n, int a) {</w:t>
                            </w:r>
                          </w:p>
                          <w:p w:rsidR="00EA2935" w:rsidP="00EA2935" w:rsidRDefault="00EA2935" w14:paraId="2DCEC2B1" w14:textId="77777777">
                            <w:pPr>
                              <w:numPr>
                                <w:ilvl w:val="0"/>
                                <w:numId w:val="0"/>
                              </w:numPr>
                            </w:pPr>
                            <w:r>
                              <w:t xml:space="preserve">        name = </w:t>
                            </w:r>
                            <w:proofErr w:type="gramStart"/>
                            <w:r>
                              <w:t>n;</w:t>
                            </w:r>
                            <w:proofErr w:type="gramEnd"/>
                          </w:p>
                          <w:p w:rsidR="00EA2935" w:rsidP="00EA2935" w:rsidRDefault="00EA2935" w14:paraId="700FC349" w14:textId="77777777">
                            <w:pPr>
                              <w:numPr>
                                <w:ilvl w:val="0"/>
                                <w:numId w:val="0"/>
                              </w:numPr>
                            </w:pPr>
                            <w:r>
                              <w:t xml:space="preserve">        age = </w:t>
                            </w:r>
                            <w:proofErr w:type="gramStart"/>
                            <w:r>
                              <w:t>a;</w:t>
                            </w:r>
                            <w:proofErr w:type="gramEnd"/>
                          </w:p>
                          <w:p w:rsidR="00EA2935" w:rsidP="00EA2935" w:rsidRDefault="00EA2935" w14:paraId="27C3B032" w14:textId="77777777">
                            <w:pPr>
                              <w:numPr>
                                <w:ilvl w:val="0"/>
                                <w:numId w:val="0"/>
                              </w:numPr>
                            </w:pPr>
                            <w:r>
                              <w:t xml:space="preserve">    }</w:t>
                            </w:r>
                          </w:p>
                          <w:p w:rsidR="00EA2935" w:rsidP="00EA2935" w:rsidRDefault="00EA2935" w14:paraId="194B3E91" w14:textId="77777777">
                            <w:pPr>
                              <w:numPr>
                                <w:ilvl w:val="0"/>
                                <w:numId w:val="0"/>
                              </w:numPr>
                            </w:pPr>
                          </w:p>
                          <w:p w:rsidR="00EA2935" w:rsidP="00EA2935" w:rsidRDefault="00EA2935" w14:paraId="76ABF054" w14:textId="77777777">
                            <w:pPr>
                              <w:numPr>
                                <w:ilvl w:val="0"/>
                                <w:numId w:val="0"/>
                              </w:numPr>
                            </w:pPr>
                            <w:r>
                              <w:t xml:space="preserve">    void </w:t>
                            </w:r>
                            <w:proofErr w:type="spellStart"/>
                            <w:proofErr w:type="gramStart"/>
                            <w:r>
                              <w:t>displayInfo</w:t>
                            </w:r>
                            <w:proofErr w:type="spellEnd"/>
                            <w:r>
                              <w:t>(</w:t>
                            </w:r>
                            <w:proofErr w:type="gramEnd"/>
                            <w:r>
                              <w:t>) {</w:t>
                            </w:r>
                          </w:p>
                          <w:p w:rsidR="00EA2935" w:rsidP="00EA2935" w:rsidRDefault="00EA2935" w14:paraId="3D2FB470" w14:textId="77777777">
                            <w:pPr>
                              <w:numPr>
                                <w:ilvl w:val="0"/>
                                <w:numId w:val="0"/>
                              </w:numPr>
                            </w:pPr>
                            <w:r>
                              <w:t xml:space="preserve">        </w:t>
                            </w:r>
                            <w:proofErr w:type="spellStart"/>
                            <w:r>
                              <w:t>System.out.println</w:t>
                            </w:r>
                            <w:proofErr w:type="spellEnd"/>
                            <w:r>
                              <w:t>("Name: " + name</w:t>
                            </w:r>
                            <w:proofErr w:type="gramStart"/>
                            <w:r>
                              <w:t>);</w:t>
                            </w:r>
                            <w:proofErr w:type="gramEnd"/>
                          </w:p>
                          <w:p w:rsidR="00EA2935" w:rsidP="00EA2935" w:rsidRDefault="00EA2935" w14:paraId="6A29F225" w14:textId="77777777">
                            <w:pPr>
                              <w:numPr>
                                <w:ilvl w:val="0"/>
                                <w:numId w:val="0"/>
                              </w:numPr>
                            </w:pPr>
                            <w:r>
                              <w:t xml:space="preserve">        </w:t>
                            </w:r>
                            <w:proofErr w:type="spellStart"/>
                            <w:r>
                              <w:t>System.out.println</w:t>
                            </w:r>
                            <w:proofErr w:type="spellEnd"/>
                            <w:r>
                              <w:t>("Age: " + age</w:t>
                            </w:r>
                            <w:proofErr w:type="gramStart"/>
                            <w:r>
                              <w:t>);</w:t>
                            </w:r>
                            <w:proofErr w:type="gramEnd"/>
                          </w:p>
                          <w:p w:rsidR="00EA2935" w:rsidP="00EA2935" w:rsidRDefault="00EA2935" w14:paraId="663B5DE4" w14:textId="77777777">
                            <w:pPr>
                              <w:numPr>
                                <w:ilvl w:val="0"/>
                                <w:numId w:val="0"/>
                              </w:numPr>
                            </w:pPr>
                            <w:r>
                              <w:t xml:space="preserve">    }</w:t>
                            </w:r>
                          </w:p>
                          <w:p w:rsidR="00EA2935" w:rsidP="00EA2935" w:rsidRDefault="00EA2935" w14:paraId="0E8DD59D" w14:textId="77777777">
                            <w:pPr>
                              <w:numPr>
                                <w:ilvl w:val="0"/>
                                <w:numId w:val="0"/>
                              </w:numPr>
                            </w:pPr>
                            <w:r>
                              <w:t>}</w:t>
                            </w:r>
                          </w:p>
                          <w:p w:rsidR="00EA2935" w:rsidP="00EA2935" w:rsidRDefault="00EA2935" w14:paraId="72489D15" w14:textId="77777777">
                            <w:pPr>
                              <w:numPr>
                                <w:ilvl w:val="0"/>
                                <w:numId w:val="0"/>
                              </w:numPr>
                            </w:pPr>
                          </w:p>
                          <w:p w:rsidR="00EA2935" w:rsidP="00EA2935" w:rsidRDefault="00EA2935" w14:paraId="66BF1F8B" w14:textId="77777777">
                            <w:pPr>
                              <w:numPr>
                                <w:ilvl w:val="0"/>
                                <w:numId w:val="0"/>
                              </w:numPr>
                            </w:pPr>
                            <w:r>
                              <w:t>public class Main {</w:t>
                            </w:r>
                          </w:p>
                          <w:p w:rsidR="00EA2935" w:rsidP="00EA2935" w:rsidRDefault="00EA2935" w14:paraId="4D2A0D82"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EA2935" w:rsidP="00EA2935" w:rsidRDefault="00EA2935" w14:paraId="61551149" w14:textId="77777777">
                            <w:pPr>
                              <w:numPr>
                                <w:ilvl w:val="0"/>
                                <w:numId w:val="0"/>
                              </w:numPr>
                            </w:pPr>
                            <w:r>
                              <w:t xml:space="preserve">        // Creating objects with different data</w:t>
                            </w:r>
                          </w:p>
                          <w:p w:rsidR="00EA2935" w:rsidP="00EA2935" w:rsidRDefault="00EA2935" w14:paraId="17850E4A" w14:textId="77777777">
                            <w:pPr>
                              <w:numPr>
                                <w:ilvl w:val="0"/>
                                <w:numId w:val="0"/>
                              </w:numPr>
                            </w:pPr>
                            <w:r>
                              <w:t xml:space="preserve">        Student s1 = new </w:t>
                            </w:r>
                            <w:proofErr w:type="gramStart"/>
                            <w:r>
                              <w:t>Student(</w:t>
                            </w:r>
                            <w:proofErr w:type="gramEnd"/>
                            <w:r>
                              <w:t>"Kenzo", 20</w:t>
                            </w:r>
                            <w:proofErr w:type="gramStart"/>
                            <w:r>
                              <w:t>);</w:t>
                            </w:r>
                            <w:proofErr w:type="gramEnd"/>
                          </w:p>
                          <w:p w:rsidR="00EA2935" w:rsidP="00EA2935" w:rsidRDefault="00EA2935" w14:paraId="6681EE85" w14:textId="77777777">
                            <w:pPr>
                              <w:numPr>
                                <w:ilvl w:val="0"/>
                                <w:numId w:val="0"/>
                              </w:numPr>
                            </w:pPr>
                            <w:r>
                              <w:t xml:space="preserve">        Student s2 = new </w:t>
                            </w:r>
                            <w:proofErr w:type="gramStart"/>
                            <w:r>
                              <w:t>Student(</w:t>
                            </w:r>
                            <w:proofErr w:type="gramEnd"/>
                            <w:r>
                              <w:t>"Lian", 21</w:t>
                            </w:r>
                            <w:proofErr w:type="gramStart"/>
                            <w:r>
                              <w:t>);</w:t>
                            </w:r>
                            <w:proofErr w:type="gramEnd"/>
                          </w:p>
                          <w:p w:rsidR="00EA2935" w:rsidP="00EA2935" w:rsidRDefault="00EA2935" w14:paraId="21A842A7" w14:textId="77777777">
                            <w:pPr>
                              <w:numPr>
                                <w:ilvl w:val="0"/>
                                <w:numId w:val="0"/>
                              </w:numPr>
                            </w:pPr>
                          </w:p>
                          <w:p w:rsidR="00EA2935" w:rsidP="00EA2935" w:rsidRDefault="00EA2935" w14:paraId="4F11CE71" w14:textId="77777777">
                            <w:pPr>
                              <w:numPr>
                                <w:ilvl w:val="0"/>
                                <w:numId w:val="0"/>
                              </w:numPr>
                            </w:pPr>
                            <w:r>
                              <w:t xml:space="preserve">        s</w:t>
                            </w:r>
                            <w:proofErr w:type="gramStart"/>
                            <w:r>
                              <w:t>1.displayInfo</w:t>
                            </w:r>
                            <w:proofErr w:type="gramEnd"/>
                            <w:r>
                              <w:t>(</w:t>
                            </w:r>
                            <w:proofErr w:type="gramStart"/>
                            <w:r>
                              <w:t>);</w:t>
                            </w:r>
                            <w:proofErr w:type="gramEnd"/>
                          </w:p>
                          <w:p w:rsidR="00EA2935" w:rsidP="00EA2935" w:rsidRDefault="00EA2935" w14:paraId="7929B3B7" w14:textId="77777777">
                            <w:pPr>
                              <w:numPr>
                                <w:ilvl w:val="0"/>
                                <w:numId w:val="0"/>
                              </w:numPr>
                            </w:pPr>
                            <w:r>
                              <w:t xml:space="preserve">        s</w:t>
                            </w:r>
                            <w:proofErr w:type="gramStart"/>
                            <w:r>
                              <w:t>2.displayInfo</w:t>
                            </w:r>
                            <w:proofErr w:type="gramEnd"/>
                            <w:r>
                              <w:t>(</w:t>
                            </w:r>
                            <w:proofErr w:type="gramStart"/>
                            <w:r>
                              <w:t>);</w:t>
                            </w:r>
                            <w:proofErr w:type="gramEnd"/>
                          </w:p>
                          <w:p w:rsidR="00EA2935" w:rsidP="00EA2935" w:rsidRDefault="00EA2935" w14:paraId="4FE07E8C" w14:textId="77777777">
                            <w:pPr>
                              <w:numPr>
                                <w:ilvl w:val="0"/>
                                <w:numId w:val="0"/>
                              </w:numPr>
                            </w:pPr>
                            <w:r>
                              <w:t xml:space="preserve">    }</w:t>
                            </w:r>
                          </w:p>
                          <w:p w:rsidRPr="00CF012C" w:rsidR="000E4C08" w:rsidP="00EA2935" w:rsidRDefault="00EA2935" w14:paraId="54EA305C" w14:textId="72639F7E">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D548063">
              <v:shape id="_x0000_s1089" style="position:absolute;margin-left:0;margin-top:.65pt;width:421.1pt;height:391.25pt;z-index:2516583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" w14:anchorId="6E42648E">
                <v:textbox>
                  <w:txbxContent>
                    <w:p w:rsidR="000E4C08" w:rsidP="000E4C08" w:rsidRDefault="000E4C08" w14:paraId="36D913B9" w14:textId="77777777">
                      <w:pPr>
                        <w:numPr>
                          <w:ilvl w:val="0"/>
                          <w:numId w:val="0"/>
                        </w:numPr>
                      </w:pPr>
                      <w:r>
                        <w:t>java</w:t>
                      </w:r>
                    </w:p>
                    <w:p w:rsidR="000E4C08" w:rsidP="000E4C08" w:rsidRDefault="000E4C08" w14:paraId="6B699379" w14:textId="77777777">
                      <w:pPr>
                        <w:numPr>
                          <w:ilvl w:val="0"/>
                          <w:numId w:val="0"/>
                        </w:numPr>
                      </w:pPr>
                    </w:p>
                    <w:p w:rsidR="00EA2935" w:rsidP="00EA2935" w:rsidRDefault="00EA2935" w14:paraId="2C4CA562" w14:textId="77777777">
                      <w:pPr>
                        <w:numPr>
                          <w:ilvl w:val="0"/>
                          <w:numId w:val="0"/>
                        </w:numPr>
                      </w:pPr>
                      <w:r>
                        <w:t>public class Student {</w:t>
                      </w:r>
                    </w:p>
                    <w:p w:rsidR="00EA2935" w:rsidP="00EA2935" w:rsidRDefault="00EA2935" w14:paraId="7E48002B" w14:textId="77777777">
                      <w:pPr>
                        <w:numPr>
                          <w:ilvl w:val="0"/>
                          <w:numId w:val="0"/>
                        </w:numPr>
                      </w:pPr>
                      <w:r>
                        <w:t xml:space="preserve">    String </w:t>
                      </w:r>
                      <w:proofErr w:type="gramStart"/>
                      <w:r>
                        <w:t>name;</w:t>
                      </w:r>
                      <w:proofErr w:type="gramEnd"/>
                    </w:p>
                    <w:p w:rsidR="00EA2935" w:rsidP="00EA2935" w:rsidRDefault="00EA2935" w14:paraId="183512B2" w14:textId="77777777">
                      <w:pPr>
                        <w:numPr>
                          <w:ilvl w:val="0"/>
                          <w:numId w:val="0"/>
                        </w:numPr>
                      </w:pPr>
                      <w:r>
                        <w:t xml:space="preserve">    int </w:t>
                      </w:r>
                      <w:proofErr w:type="gramStart"/>
                      <w:r>
                        <w:t>age;</w:t>
                      </w:r>
                      <w:proofErr w:type="gramEnd"/>
                    </w:p>
                    <w:p w:rsidR="00EA2935" w:rsidP="00EA2935" w:rsidRDefault="00EA2935" w14:paraId="3FE9F23F" w14:textId="77777777">
                      <w:pPr>
                        <w:numPr>
                          <w:ilvl w:val="0"/>
                          <w:numId w:val="0"/>
                        </w:numPr>
                      </w:pPr>
                    </w:p>
                    <w:p w:rsidR="00EA2935" w:rsidP="00EA2935" w:rsidRDefault="00EA2935" w14:paraId="06D908D3" w14:textId="77777777">
                      <w:pPr>
                        <w:numPr>
                          <w:ilvl w:val="0"/>
                          <w:numId w:val="0"/>
                        </w:numPr>
                      </w:pPr>
                      <w:r>
                        <w:t xml:space="preserve">    // Parameterized constructor</w:t>
                      </w:r>
                    </w:p>
                    <w:p w:rsidR="00EA2935" w:rsidP="00EA2935" w:rsidRDefault="00EA2935" w14:paraId="6F06FBAA" w14:textId="77777777">
                      <w:pPr>
                        <w:numPr>
                          <w:ilvl w:val="0"/>
                          <w:numId w:val="0"/>
                        </w:numPr>
                      </w:pPr>
                      <w:r>
                        <w:t xml:space="preserve">    </w:t>
                      </w:r>
                      <w:proofErr w:type="gramStart"/>
                      <w:r>
                        <w:t>Student(</w:t>
                      </w:r>
                      <w:proofErr w:type="gramEnd"/>
                      <w:r>
                        <w:t>String n, int a) {</w:t>
                      </w:r>
                    </w:p>
                    <w:p w:rsidR="00EA2935" w:rsidP="00EA2935" w:rsidRDefault="00EA2935" w14:paraId="4A9D3F86" w14:textId="77777777">
                      <w:pPr>
                        <w:numPr>
                          <w:ilvl w:val="0"/>
                          <w:numId w:val="0"/>
                        </w:numPr>
                      </w:pPr>
                      <w:r>
                        <w:t xml:space="preserve">        name = </w:t>
                      </w:r>
                      <w:proofErr w:type="gramStart"/>
                      <w:r>
                        <w:t>n;</w:t>
                      </w:r>
                      <w:proofErr w:type="gramEnd"/>
                    </w:p>
                    <w:p w:rsidR="00EA2935" w:rsidP="00EA2935" w:rsidRDefault="00EA2935" w14:paraId="3F19001D" w14:textId="77777777">
                      <w:pPr>
                        <w:numPr>
                          <w:ilvl w:val="0"/>
                          <w:numId w:val="0"/>
                        </w:numPr>
                      </w:pPr>
                      <w:r>
                        <w:t xml:space="preserve">        age = </w:t>
                      </w:r>
                      <w:proofErr w:type="gramStart"/>
                      <w:r>
                        <w:t>a;</w:t>
                      </w:r>
                      <w:proofErr w:type="gramEnd"/>
                    </w:p>
                    <w:p w:rsidR="00EA2935" w:rsidP="00EA2935" w:rsidRDefault="00EA2935" w14:paraId="79490C03" w14:textId="77777777">
                      <w:pPr>
                        <w:numPr>
                          <w:ilvl w:val="0"/>
                          <w:numId w:val="0"/>
                        </w:numPr>
                      </w:pPr>
                      <w:r>
                        <w:t xml:space="preserve">    }</w:t>
                      </w:r>
                    </w:p>
                    <w:p w:rsidR="00EA2935" w:rsidP="00EA2935" w:rsidRDefault="00EA2935" w14:paraId="1F72F646" w14:textId="77777777">
                      <w:pPr>
                        <w:numPr>
                          <w:ilvl w:val="0"/>
                          <w:numId w:val="0"/>
                        </w:numPr>
                      </w:pPr>
                    </w:p>
                    <w:p w:rsidR="00EA2935" w:rsidP="00EA2935" w:rsidRDefault="00EA2935" w14:paraId="77B9B3CA" w14:textId="77777777">
                      <w:pPr>
                        <w:numPr>
                          <w:ilvl w:val="0"/>
                          <w:numId w:val="0"/>
                        </w:numPr>
                      </w:pPr>
                      <w:r>
                        <w:t xml:space="preserve">    void </w:t>
                      </w:r>
                      <w:proofErr w:type="spellStart"/>
                      <w:proofErr w:type="gramStart"/>
                      <w:r>
                        <w:t>displayInfo</w:t>
                      </w:r>
                      <w:proofErr w:type="spellEnd"/>
                      <w:r>
                        <w:t>(</w:t>
                      </w:r>
                      <w:proofErr w:type="gramEnd"/>
                      <w:r>
                        <w:t>) {</w:t>
                      </w:r>
                    </w:p>
                    <w:p w:rsidR="00EA2935" w:rsidP="00EA2935" w:rsidRDefault="00EA2935" w14:paraId="44D960AC" w14:textId="77777777">
                      <w:pPr>
                        <w:numPr>
                          <w:ilvl w:val="0"/>
                          <w:numId w:val="0"/>
                        </w:numPr>
                      </w:pPr>
                      <w:r>
                        <w:t xml:space="preserve">        </w:t>
                      </w:r>
                      <w:proofErr w:type="spellStart"/>
                      <w:r>
                        <w:t>System.out.println</w:t>
                      </w:r>
                      <w:proofErr w:type="spellEnd"/>
                      <w:r>
                        <w:t>("Name: " + name</w:t>
                      </w:r>
                      <w:proofErr w:type="gramStart"/>
                      <w:r>
                        <w:t>);</w:t>
                      </w:r>
                      <w:proofErr w:type="gramEnd"/>
                    </w:p>
                    <w:p w:rsidR="00EA2935" w:rsidP="00EA2935" w:rsidRDefault="00EA2935" w14:paraId="123960EF" w14:textId="77777777">
                      <w:pPr>
                        <w:numPr>
                          <w:ilvl w:val="0"/>
                          <w:numId w:val="0"/>
                        </w:numPr>
                      </w:pPr>
                      <w:r>
                        <w:t xml:space="preserve">        </w:t>
                      </w:r>
                      <w:proofErr w:type="spellStart"/>
                      <w:r>
                        <w:t>System.out.println</w:t>
                      </w:r>
                      <w:proofErr w:type="spellEnd"/>
                      <w:r>
                        <w:t>("Age: " + age</w:t>
                      </w:r>
                      <w:proofErr w:type="gramStart"/>
                      <w:r>
                        <w:t>);</w:t>
                      </w:r>
                      <w:proofErr w:type="gramEnd"/>
                    </w:p>
                    <w:p w:rsidR="00EA2935" w:rsidP="00EA2935" w:rsidRDefault="00EA2935" w14:paraId="3C209189" w14:textId="77777777">
                      <w:pPr>
                        <w:numPr>
                          <w:ilvl w:val="0"/>
                          <w:numId w:val="0"/>
                        </w:numPr>
                      </w:pPr>
                      <w:r>
                        <w:t xml:space="preserve">    }</w:t>
                      </w:r>
                    </w:p>
                    <w:p w:rsidR="00EA2935" w:rsidP="00EA2935" w:rsidRDefault="00EA2935" w14:paraId="0E4ABECA" w14:textId="77777777">
                      <w:pPr>
                        <w:numPr>
                          <w:ilvl w:val="0"/>
                          <w:numId w:val="0"/>
                        </w:numPr>
                      </w:pPr>
                      <w:r>
                        <w:t>}</w:t>
                      </w:r>
                    </w:p>
                    <w:p w:rsidR="00EA2935" w:rsidP="00EA2935" w:rsidRDefault="00EA2935" w14:paraId="08CE6F91" w14:textId="77777777">
                      <w:pPr>
                        <w:numPr>
                          <w:ilvl w:val="0"/>
                          <w:numId w:val="0"/>
                        </w:numPr>
                      </w:pPr>
                    </w:p>
                    <w:p w:rsidR="00EA2935" w:rsidP="00EA2935" w:rsidRDefault="00EA2935" w14:paraId="08D271DC" w14:textId="77777777">
                      <w:pPr>
                        <w:numPr>
                          <w:ilvl w:val="0"/>
                          <w:numId w:val="0"/>
                        </w:numPr>
                      </w:pPr>
                      <w:r>
                        <w:t>public class Main {</w:t>
                      </w:r>
                    </w:p>
                    <w:p w:rsidR="00EA2935" w:rsidP="00EA2935" w:rsidRDefault="00EA2935" w14:paraId="4655F62C"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EA2935" w:rsidP="00EA2935" w:rsidRDefault="00EA2935" w14:paraId="12442349" w14:textId="77777777">
                      <w:pPr>
                        <w:numPr>
                          <w:ilvl w:val="0"/>
                          <w:numId w:val="0"/>
                        </w:numPr>
                      </w:pPr>
                      <w:r>
                        <w:t xml:space="preserve">        // Creating objects with different data</w:t>
                      </w:r>
                    </w:p>
                    <w:p w:rsidR="00EA2935" w:rsidP="00EA2935" w:rsidRDefault="00EA2935" w14:paraId="0B959DBD" w14:textId="77777777">
                      <w:pPr>
                        <w:numPr>
                          <w:ilvl w:val="0"/>
                          <w:numId w:val="0"/>
                        </w:numPr>
                      </w:pPr>
                      <w:r>
                        <w:t xml:space="preserve">        Student s1 = new </w:t>
                      </w:r>
                      <w:proofErr w:type="gramStart"/>
                      <w:r>
                        <w:t>Student(</w:t>
                      </w:r>
                      <w:proofErr w:type="gramEnd"/>
                      <w:r>
                        <w:t>"Kenzo", 20</w:t>
                      </w:r>
                      <w:proofErr w:type="gramStart"/>
                      <w:r>
                        <w:t>);</w:t>
                      </w:r>
                      <w:proofErr w:type="gramEnd"/>
                    </w:p>
                    <w:p w:rsidR="00EA2935" w:rsidP="00EA2935" w:rsidRDefault="00EA2935" w14:paraId="7BABC331" w14:textId="77777777">
                      <w:pPr>
                        <w:numPr>
                          <w:ilvl w:val="0"/>
                          <w:numId w:val="0"/>
                        </w:numPr>
                      </w:pPr>
                      <w:r>
                        <w:t xml:space="preserve">        Student s2 = new </w:t>
                      </w:r>
                      <w:proofErr w:type="gramStart"/>
                      <w:r>
                        <w:t>Student(</w:t>
                      </w:r>
                      <w:proofErr w:type="gramEnd"/>
                      <w:r>
                        <w:t>"Lian", 21</w:t>
                      </w:r>
                      <w:proofErr w:type="gramStart"/>
                      <w:r>
                        <w:t>);</w:t>
                      </w:r>
                      <w:proofErr w:type="gramEnd"/>
                    </w:p>
                    <w:p w:rsidR="00EA2935" w:rsidP="00EA2935" w:rsidRDefault="00EA2935" w14:paraId="61CDCEAD" w14:textId="77777777">
                      <w:pPr>
                        <w:numPr>
                          <w:ilvl w:val="0"/>
                          <w:numId w:val="0"/>
                        </w:numPr>
                      </w:pPr>
                    </w:p>
                    <w:p w:rsidR="00EA2935" w:rsidP="00EA2935" w:rsidRDefault="00EA2935" w14:paraId="24F2D18B" w14:textId="77777777">
                      <w:pPr>
                        <w:numPr>
                          <w:ilvl w:val="0"/>
                          <w:numId w:val="0"/>
                        </w:numPr>
                      </w:pPr>
                      <w:r>
                        <w:t xml:space="preserve">        s</w:t>
                      </w:r>
                      <w:proofErr w:type="gramStart"/>
                      <w:r>
                        <w:t>1.displayInfo</w:t>
                      </w:r>
                      <w:proofErr w:type="gramEnd"/>
                      <w:r>
                        <w:t>(</w:t>
                      </w:r>
                      <w:proofErr w:type="gramStart"/>
                      <w:r>
                        <w:t>);</w:t>
                      </w:r>
                      <w:proofErr w:type="gramEnd"/>
                    </w:p>
                    <w:p w:rsidR="00EA2935" w:rsidP="00EA2935" w:rsidRDefault="00EA2935" w14:paraId="06969AC6" w14:textId="77777777">
                      <w:pPr>
                        <w:numPr>
                          <w:ilvl w:val="0"/>
                          <w:numId w:val="0"/>
                        </w:numPr>
                      </w:pPr>
                      <w:r>
                        <w:t xml:space="preserve">        s</w:t>
                      </w:r>
                      <w:proofErr w:type="gramStart"/>
                      <w:r>
                        <w:t>2.displayInfo</w:t>
                      </w:r>
                      <w:proofErr w:type="gramEnd"/>
                      <w:r>
                        <w:t>(</w:t>
                      </w:r>
                      <w:proofErr w:type="gramStart"/>
                      <w:r>
                        <w:t>);</w:t>
                      </w:r>
                      <w:proofErr w:type="gramEnd"/>
                    </w:p>
                    <w:p w:rsidR="00EA2935" w:rsidP="00EA2935" w:rsidRDefault="00EA2935" w14:paraId="3E72D062" w14:textId="77777777">
                      <w:pPr>
                        <w:numPr>
                          <w:ilvl w:val="0"/>
                          <w:numId w:val="0"/>
                        </w:numPr>
                      </w:pPr>
                      <w:r>
                        <w:t xml:space="preserve">    }</w:t>
                      </w:r>
                    </w:p>
                    <w:p w:rsidRPr="00CF012C" w:rsidR="000E4C08" w:rsidP="00EA2935" w:rsidRDefault="00EA2935" w14:paraId="695EF200" w14:textId="72639F7E">
                      <w:pPr>
                        <w:numPr>
                          <w:ilvl w:val="0"/>
                          <w:numId w:val="0"/>
                        </w:numPr>
                      </w:pPr>
                      <w:r>
                        <w:t>}</w:t>
                      </w:r>
                    </w:p>
                  </w:txbxContent>
                </v:textbox>
                <w10:wrap anchorx="margin"/>
              </v:shape>
            </w:pict>
          </mc:Fallback>
        </mc:AlternateContent>
      </w:r>
    </w:p>
    <w:p w:rsidR="000E4C08" w:rsidP="000E4C08" w:rsidRDefault="000E4C08" w14:paraId="190DEDB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4AB33E6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72E3654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102387F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1D9963F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183DADB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0087845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46CB7D9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5F6BBA9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745022D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338BDDC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4B6D674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5F5EBE5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EA2935" w14:paraId="3E005DC6" w14:textId="5A182A5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01" behindDoc="0" locked="0" layoutInCell="1" allowOverlap="1" wp14:anchorId="7C231FE3" wp14:editId="3D1445C3">
                <wp:simplePos x="0" y="0"/>
                <wp:positionH relativeFrom="margin">
                  <wp:align>center</wp:align>
                </wp:positionH>
                <wp:positionV relativeFrom="paragraph">
                  <wp:posOffset>355228</wp:posOffset>
                </wp:positionV>
                <wp:extent cx="5347970" cy="1777042"/>
                <wp:effectExtent l="0" t="0" r="24130" b="13970"/>
                <wp:wrapNone/>
                <wp:docPr id="368265775" name="Text Box 10"/>
                <wp:cNvGraphicFramePr/>
                <a:graphic xmlns:a="http://schemas.openxmlformats.org/drawingml/2006/main">
                  <a:graphicData uri="http://schemas.microsoft.com/office/word/2010/wordprocessingShape">
                    <wps:wsp>
                      <wps:cNvSpPr txBox="1"/>
                      <wps:spPr>
                        <a:xfrm>
                          <a:off x="0" y="0"/>
                          <a:ext cx="5347970" cy="1777042"/>
                        </a:xfrm>
                        <a:prstGeom prst="rect">
                          <a:avLst/>
                        </a:prstGeom>
                        <a:solidFill>
                          <a:schemeClr val="tx1"/>
                        </a:solidFill>
                        <a:ln w="6350">
                          <a:solidFill>
                            <a:prstClr val="black"/>
                          </a:solidFill>
                        </a:ln>
                      </wps:spPr>
                      <wps:txbx>
                        <w:txbxContent>
                          <w:p w:rsidR="00EA2935" w:rsidP="00EA2935" w:rsidRDefault="00EA2935" w14:paraId="2FF4B53D" w14:textId="16099CD6">
                            <w:pPr>
                              <w:numPr>
                                <w:ilvl w:val="0"/>
                                <w:numId w:val="0"/>
                              </w:numPr>
                            </w:pPr>
                            <w:proofErr w:type="spellStart"/>
                            <w:r>
                              <w:t>Makefile</w:t>
                            </w:r>
                            <w:proofErr w:type="spellEnd"/>
                          </w:p>
                          <w:p w:rsidR="00EA2935" w:rsidP="00EA2935" w:rsidRDefault="00EA2935" w14:paraId="13ABF6C8" w14:textId="77777777">
                            <w:pPr>
                              <w:numPr>
                                <w:ilvl w:val="0"/>
                                <w:numId w:val="0"/>
                              </w:numPr>
                            </w:pPr>
                          </w:p>
                          <w:p w:rsidR="00EA2935" w:rsidP="00EA2935" w:rsidRDefault="00EA2935" w14:paraId="7BA145BC" w14:textId="0079C183">
                            <w:pPr>
                              <w:numPr>
                                <w:ilvl w:val="0"/>
                                <w:numId w:val="0"/>
                              </w:numPr>
                            </w:pPr>
                            <w:r>
                              <w:t>Name: Jose</w:t>
                            </w:r>
                          </w:p>
                          <w:p w:rsidR="00EA2935" w:rsidP="00EA2935" w:rsidRDefault="00EA2935" w14:paraId="74FD29CA" w14:textId="77777777">
                            <w:pPr>
                              <w:numPr>
                                <w:ilvl w:val="0"/>
                                <w:numId w:val="0"/>
                              </w:numPr>
                            </w:pPr>
                            <w:r>
                              <w:t>Age: 20</w:t>
                            </w:r>
                          </w:p>
                          <w:p w:rsidR="00EA2935" w:rsidP="00EA2935" w:rsidRDefault="00EA2935" w14:paraId="2F392B30" w14:textId="77777777">
                            <w:pPr>
                              <w:numPr>
                                <w:ilvl w:val="0"/>
                                <w:numId w:val="0"/>
                              </w:numPr>
                            </w:pPr>
                            <w:r>
                              <w:t>Name: Lian</w:t>
                            </w:r>
                          </w:p>
                          <w:p w:rsidRPr="00CF012C" w:rsidR="00EA2935" w:rsidP="00EA2935" w:rsidRDefault="00EA2935" w14:paraId="6C2C135D" w14:textId="3F3A8D34">
                            <w:pPr>
                              <w:numPr>
                                <w:ilvl w:val="0"/>
                                <w:numId w:val="0"/>
                              </w:numPr>
                            </w:pPr>
                            <w:r>
                              <w:t>Age: 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F782713">
              <v:shape id="_x0000_s1090" style="position:absolute;margin-left:0;margin-top:27.95pt;width:421.1pt;height:139.9pt;z-index:25165830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" w14:anchorId="7C231FE3">
                <v:textbox>
                  <w:txbxContent>
                    <w:p w:rsidR="00EA2935" w:rsidP="00EA2935" w:rsidRDefault="00EA2935" w14:paraId="0675C473" w14:textId="16099CD6">
                      <w:pPr>
                        <w:numPr>
                          <w:ilvl w:val="0"/>
                          <w:numId w:val="0"/>
                        </w:numPr>
                      </w:pPr>
                      <w:proofErr w:type="spellStart"/>
                      <w:r>
                        <w:t>Makefile</w:t>
                      </w:r>
                      <w:proofErr w:type="spellEnd"/>
                    </w:p>
                    <w:p w:rsidR="00EA2935" w:rsidP="00EA2935" w:rsidRDefault="00EA2935" w14:paraId="6BB9E253" w14:textId="77777777">
                      <w:pPr>
                        <w:numPr>
                          <w:ilvl w:val="0"/>
                          <w:numId w:val="0"/>
                        </w:numPr>
                      </w:pPr>
                    </w:p>
                    <w:p w:rsidR="00EA2935" w:rsidP="00EA2935" w:rsidRDefault="00EA2935" w14:paraId="655F60DC" w14:textId="0079C183">
                      <w:pPr>
                        <w:numPr>
                          <w:ilvl w:val="0"/>
                          <w:numId w:val="0"/>
                        </w:numPr>
                      </w:pPr>
                      <w:r>
                        <w:t>Name: Jose</w:t>
                      </w:r>
                    </w:p>
                    <w:p w:rsidR="00EA2935" w:rsidP="00EA2935" w:rsidRDefault="00EA2935" w14:paraId="0F3EB92C" w14:textId="77777777">
                      <w:pPr>
                        <w:numPr>
                          <w:ilvl w:val="0"/>
                          <w:numId w:val="0"/>
                        </w:numPr>
                      </w:pPr>
                      <w:r>
                        <w:t>Age: 20</w:t>
                      </w:r>
                    </w:p>
                    <w:p w:rsidR="00EA2935" w:rsidP="00EA2935" w:rsidRDefault="00EA2935" w14:paraId="061810C0" w14:textId="77777777">
                      <w:pPr>
                        <w:numPr>
                          <w:ilvl w:val="0"/>
                          <w:numId w:val="0"/>
                        </w:numPr>
                      </w:pPr>
                      <w:r>
                        <w:t>Name: Lian</w:t>
                      </w:r>
                    </w:p>
                    <w:p w:rsidRPr="00CF012C" w:rsidR="00EA2935" w:rsidP="00EA2935" w:rsidRDefault="00EA2935" w14:paraId="1243D0FA" w14:textId="3F3A8D34">
                      <w:pPr>
                        <w:numPr>
                          <w:ilvl w:val="0"/>
                          <w:numId w:val="0"/>
                        </w:numPr>
                      </w:pPr>
                      <w:r>
                        <w:t>Age: 21</w:t>
                      </w:r>
                    </w:p>
                  </w:txbxContent>
                </v:textbox>
                <w10:wrap anchorx="margin"/>
              </v:shape>
            </w:pict>
          </mc:Fallback>
        </mc:AlternateContent>
      </w:r>
      <w:r>
        <w:rPr>
          <w:rFonts w:eastAsia="Times New Roman" w:cs="Times New Roman"/>
          <w:b/>
          <w:kern w:val="0"/>
          <w:sz w:val="24"/>
          <w:szCs w:val="24"/>
          <w:lang w:eastAsia="en-PH"/>
          <w14:ligatures w14:val="none"/>
        </w:rPr>
        <w:t xml:space="preserve">Output: </w:t>
      </w:r>
    </w:p>
    <w:p w:rsidR="00EA2935" w:rsidP="000E4C08" w:rsidRDefault="00EA2935" w14:paraId="5A872A88" w14:textId="6D330A1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1D3BC50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0E4C08" w:rsidRDefault="001734DC" w14:paraId="15D0649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6411D" w:rsidP="000E4C08" w:rsidRDefault="0006411D" w14:paraId="2F7880B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EA2935" w14:paraId="60D997DC" w14:textId="7C3E7C4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FC7523" w:rsidR="00FC7523" w:rsidP="00623EE5" w:rsidRDefault="00FC7523" w14:paraId="5073EE81" w14:textId="77777777">
      <w:pPr>
        <w:pStyle w:val="ListParagraph"/>
        <w:numPr>
          <w:ilvl w:val="0"/>
          <w:numId w:val="55"/>
        </w:numPr>
        <w:spacing w:before="100" w:beforeAutospacing="1" w:after="100" w:afterAutospacing="1" w:line="240" w:lineRule="auto"/>
        <w:rPr>
          <w:rFonts w:eastAsia="Times New Roman" w:cs="Times New Roman"/>
          <w:bCs/>
          <w:kern w:val="0"/>
          <w:sz w:val="24"/>
          <w:szCs w:val="24"/>
          <w:lang w:eastAsia="en-PH"/>
          <w14:ligatures w14:val="none"/>
        </w:rPr>
      </w:pPr>
      <w:r w:rsidRPr="00FC7523">
        <w:rPr>
          <w:rFonts w:eastAsia="Times New Roman" w:cs="Times New Roman"/>
          <w:bCs/>
          <w:kern w:val="0"/>
          <w:sz w:val="24"/>
          <w:szCs w:val="24"/>
          <w:lang w:eastAsia="en-PH"/>
          <w14:ligatures w14:val="none"/>
        </w:rPr>
        <w:t>Each object (s1 and s2) calls the constructor and initializes attributes differently.</w:t>
      </w:r>
    </w:p>
    <w:p w:rsidRPr="00FC7523" w:rsidR="00FC7523" w:rsidP="00623EE5" w:rsidRDefault="00FC7523" w14:paraId="0A91A335" w14:textId="77777777">
      <w:pPr>
        <w:pStyle w:val="ListParagraph"/>
        <w:numPr>
          <w:ilvl w:val="0"/>
          <w:numId w:val="55"/>
        </w:numPr>
        <w:spacing w:before="100" w:beforeAutospacing="1" w:after="100" w:afterAutospacing="1" w:line="240" w:lineRule="auto"/>
        <w:rPr>
          <w:rFonts w:eastAsia="Times New Roman" w:cs="Times New Roman"/>
          <w:bCs/>
          <w:kern w:val="0"/>
          <w:sz w:val="24"/>
          <w:szCs w:val="24"/>
          <w:lang w:eastAsia="en-PH"/>
          <w14:ligatures w14:val="none"/>
        </w:rPr>
      </w:pPr>
      <w:r w:rsidRPr="00FC7523">
        <w:rPr>
          <w:rFonts w:eastAsia="Times New Roman" w:cs="Times New Roman"/>
          <w:bCs/>
          <w:kern w:val="0"/>
          <w:sz w:val="24"/>
          <w:szCs w:val="24"/>
          <w:lang w:eastAsia="en-PH"/>
          <w14:ligatures w14:val="none"/>
        </w:rPr>
        <w:t>This helps create unique instances with specific data.</w:t>
      </w:r>
    </w:p>
    <w:p w:rsidR="00EA2935" w:rsidP="00FC7523" w:rsidRDefault="00FC7523" w14:paraId="1FB4B62C" w14:textId="5FA46A4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FC7523">
        <w:rPr>
          <w:rFonts w:eastAsia="Times New Roman" w:cs="Times New Roman"/>
          <w:b/>
          <w:kern w:val="0"/>
          <w:sz w:val="24"/>
          <w:szCs w:val="24"/>
          <w:lang w:eastAsia="en-PH"/>
          <w14:ligatures w14:val="none"/>
        </w:rPr>
        <w:t>Difference Between Default and Parameterized Constructors</w:t>
      </w:r>
    </w:p>
    <w:tbl>
      <w:tblPr>
        <w:tblStyle w:val="TableGridLight"/>
        <w:tblW w:w="0" w:type="auto"/>
        <w:tblLook w:val="04A0" w:firstRow="1" w:lastRow="0" w:firstColumn="1" w:lastColumn="0" w:noHBand="0" w:noVBand="1"/>
      </w:tblPr>
      <w:tblGrid>
        <w:gridCol w:w="1615"/>
        <w:gridCol w:w="3330"/>
        <w:gridCol w:w="4405"/>
      </w:tblGrid>
      <w:tr w:rsidR="00FC7523" w:rsidTr="004B5CD6" w14:paraId="65216539" w14:textId="77777777">
        <w:tc>
          <w:tcPr>
            <w:tcW w:w="1615" w:type="dxa"/>
          </w:tcPr>
          <w:p w:rsidR="00FC7523" w:rsidP="00FC7523" w:rsidRDefault="00FC7523" w14:paraId="67BAEABF" w14:textId="6203AB6D">
            <w:pPr>
              <w:numPr>
                <w:ilvl w:val="0"/>
                <w:numId w:val="0"/>
              </w:numPr>
              <w:spacing w:before="100" w:beforeAutospacing="1" w:after="100" w:afterAutospacing="1"/>
              <w:jc w:val="center"/>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Feature</w:t>
            </w:r>
          </w:p>
        </w:tc>
        <w:tc>
          <w:tcPr>
            <w:tcW w:w="3330" w:type="dxa"/>
          </w:tcPr>
          <w:p w:rsidR="00FC7523" w:rsidP="00FC7523" w:rsidRDefault="00FC7523" w14:paraId="08CC7CBA" w14:textId="78D438A5">
            <w:pPr>
              <w:numPr>
                <w:ilvl w:val="0"/>
                <w:numId w:val="0"/>
              </w:numPr>
              <w:spacing w:before="100" w:beforeAutospacing="1" w:after="100" w:afterAutospacing="1"/>
              <w:jc w:val="center"/>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Default Constructor</w:t>
            </w:r>
          </w:p>
        </w:tc>
        <w:tc>
          <w:tcPr>
            <w:tcW w:w="4405" w:type="dxa"/>
          </w:tcPr>
          <w:p w:rsidR="00FC7523" w:rsidP="00FC7523" w:rsidRDefault="008444F4" w14:paraId="27D9AF28" w14:textId="74A8523E">
            <w:pPr>
              <w:numPr>
                <w:ilvl w:val="0"/>
                <w:numId w:val="0"/>
              </w:numPr>
              <w:spacing w:before="100" w:beforeAutospacing="1" w:after="100" w:afterAutospacing="1"/>
              <w:jc w:val="center"/>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Parameterized Constructor</w:t>
            </w:r>
          </w:p>
        </w:tc>
      </w:tr>
      <w:tr w:rsidR="00FC7523" w:rsidTr="004B5CD6" w14:paraId="06AB3401" w14:textId="77777777">
        <w:tc>
          <w:tcPr>
            <w:tcW w:w="1615" w:type="dxa"/>
          </w:tcPr>
          <w:p w:rsidRPr="00FC7523" w:rsidR="00FC7523" w:rsidP="00FC7523" w:rsidRDefault="008444F4" w14:paraId="4D3537CA" w14:textId="28EE3FFF">
            <w:pPr>
              <w:numPr>
                <w:ilvl w:val="0"/>
                <w:numId w:val="0"/>
              </w:numPr>
              <w:spacing w:before="100" w:beforeAutospacing="1" w:after="100" w:afterAutospacing="1"/>
              <w:rPr>
                <w:rFonts w:eastAsia="Times New Roman" w:cs="Times New Roman"/>
                <w:bCs/>
                <w:kern w:val="0"/>
                <w:sz w:val="24"/>
                <w:szCs w:val="24"/>
                <w:lang w:eastAsia="en-PH"/>
                <w14:ligatures w14:val="none"/>
              </w:rPr>
            </w:pPr>
            <w:r w:rsidRPr="008444F4">
              <w:rPr>
                <w:rFonts w:eastAsia="Times New Roman" w:cs="Times New Roman"/>
                <w:bCs/>
                <w:kern w:val="0"/>
                <w:sz w:val="24"/>
                <w:szCs w:val="24"/>
                <w:lang w:eastAsia="en-PH"/>
                <w14:ligatures w14:val="none"/>
              </w:rPr>
              <w:t>Parameters</w:t>
            </w:r>
          </w:p>
        </w:tc>
        <w:tc>
          <w:tcPr>
            <w:tcW w:w="3330" w:type="dxa"/>
          </w:tcPr>
          <w:p w:rsidRPr="00FC7523" w:rsidR="00FC7523" w:rsidP="00FC7523" w:rsidRDefault="00623EE5" w14:paraId="0DAA126F" w14:textId="555DD152">
            <w:pPr>
              <w:numPr>
                <w:ilvl w:val="0"/>
                <w:numId w:val="0"/>
              </w:numPr>
              <w:spacing w:before="100" w:beforeAutospacing="1" w:after="100" w:afterAutospacing="1"/>
              <w:rPr>
                <w:rFonts w:eastAsia="Times New Roman" w:cs="Times New Roman"/>
                <w:bCs/>
                <w:kern w:val="0"/>
                <w:sz w:val="24"/>
                <w:szCs w:val="24"/>
                <w:lang w:eastAsia="en-PH"/>
                <w14:ligatures w14:val="none"/>
              </w:rPr>
            </w:pPr>
            <w:r w:rsidRPr="00623EE5">
              <w:rPr>
                <w:rFonts w:eastAsia="Times New Roman" w:cs="Times New Roman"/>
                <w:bCs/>
                <w:kern w:val="0"/>
                <w:sz w:val="24"/>
                <w:szCs w:val="24"/>
                <w:lang w:eastAsia="en-PH"/>
                <w14:ligatures w14:val="none"/>
              </w:rPr>
              <w:t>None</w:t>
            </w:r>
          </w:p>
        </w:tc>
        <w:tc>
          <w:tcPr>
            <w:tcW w:w="4405" w:type="dxa"/>
          </w:tcPr>
          <w:p w:rsidRPr="00FC7523" w:rsidR="00FC7523" w:rsidP="00FC7523" w:rsidRDefault="00623EE5" w14:paraId="5091DBD4" w14:textId="69617C16">
            <w:pPr>
              <w:numPr>
                <w:ilvl w:val="0"/>
                <w:numId w:val="0"/>
              </w:numPr>
              <w:spacing w:before="100" w:beforeAutospacing="1" w:after="100" w:afterAutospacing="1"/>
              <w:rPr>
                <w:rFonts w:eastAsia="Times New Roman" w:cs="Times New Roman"/>
                <w:bCs/>
                <w:kern w:val="0"/>
                <w:sz w:val="24"/>
                <w:szCs w:val="24"/>
                <w:lang w:eastAsia="en-PH"/>
                <w14:ligatures w14:val="none"/>
              </w:rPr>
            </w:pPr>
            <w:r w:rsidRPr="00623EE5">
              <w:rPr>
                <w:rFonts w:eastAsia="Times New Roman" w:cs="Times New Roman"/>
                <w:bCs/>
                <w:kern w:val="0"/>
                <w:sz w:val="24"/>
                <w:szCs w:val="24"/>
                <w:lang w:eastAsia="en-PH"/>
                <w14:ligatures w14:val="none"/>
              </w:rPr>
              <w:t>One or more</w:t>
            </w:r>
          </w:p>
        </w:tc>
      </w:tr>
      <w:tr w:rsidR="00FC7523" w:rsidTr="004B5CD6" w14:paraId="41EFB79F" w14:textId="77777777">
        <w:tc>
          <w:tcPr>
            <w:tcW w:w="1615" w:type="dxa"/>
          </w:tcPr>
          <w:p w:rsidRPr="00FC7523" w:rsidR="00FC7523" w:rsidP="00FC7523" w:rsidRDefault="008444F4" w14:paraId="70F6B1A0" w14:textId="1B13FAC4">
            <w:pPr>
              <w:numPr>
                <w:ilvl w:val="0"/>
                <w:numId w:val="0"/>
              </w:numPr>
              <w:spacing w:before="100" w:beforeAutospacing="1" w:after="100" w:afterAutospacing="1"/>
              <w:rPr>
                <w:rFonts w:eastAsia="Times New Roman" w:cs="Times New Roman"/>
                <w:bCs/>
                <w:kern w:val="0"/>
                <w:sz w:val="24"/>
                <w:szCs w:val="24"/>
                <w:lang w:eastAsia="en-PH"/>
                <w14:ligatures w14:val="none"/>
              </w:rPr>
            </w:pPr>
            <w:r w:rsidRPr="008444F4">
              <w:rPr>
                <w:rFonts w:eastAsia="Times New Roman" w:cs="Times New Roman"/>
                <w:bCs/>
                <w:kern w:val="0"/>
                <w:sz w:val="24"/>
                <w:szCs w:val="24"/>
                <w:lang w:eastAsia="en-PH"/>
                <w14:ligatures w14:val="none"/>
              </w:rPr>
              <w:t>Purpose</w:t>
            </w:r>
          </w:p>
        </w:tc>
        <w:tc>
          <w:tcPr>
            <w:tcW w:w="3330" w:type="dxa"/>
          </w:tcPr>
          <w:p w:rsidRPr="00FC7523" w:rsidR="00FC7523" w:rsidP="00FC7523" w:rsidRDefault="00FF5501" w14:paraId="430927DC" w14:textId="6E36E08D">
            <w:pPr>
              <w:numPr>
                <w:ilvl w:val="0"/>
                <w:numId w:val="0"/>
              </w:numPr>
              <w:spacing w:before="100" w:beforeAutospacing="1" w:after="100" w:afterAutospacing="1"/>
              <w:rPr>
                <w:rFonts w:eastAsia="Times New Roman" w:cs="Times New Roman"/>
                <w:bCs/>
                <w:kern w:val="0"/>
                <w:sz w:val="24"/>
                <w:szCs w:val="24"/>
                <w:lang w:eastAsia="en-PH"/>
                <w14:ligatures w14:val="none"/>
              </w:rPr>
            </w:pPr>
            <w:r w:rsidRPr="00FF5501">
              <w:rPr>
                <w:rFonts w:eastAsia="Times New Roman" w:cs="Times New Roman"/>
                <w:bCs/>
                <w:kern w:val="0"/>
                <w:sz w:val="24"/>
                <w:szCs w:val="24"/>
                <w:lang w:eastAsia="en-PH"/>
                <w14:ligatures w14:val="none"/>
              </w:rPr>
              <w:t>Assigns default or fixed values</w:t>
            </w:r>
          </w:p>
        </w:tc>
        <w:tc>
          <w:tcPr>
            <w:tcW w:w="4405" w:type="dxa"/>
          </w:tcPr>
          <w:p w:rsidRPr="00FC7523" w:rsidR="00FC7523" w:rsidP="00FC7523" w:rsidRDefault="00623EE5" w14:paraId="514AE994" w14:textId="2C7D0C80">
            <w:pPr>
              <w:numPr>
                <w:ilvl w:val="0"/>
                <w:numId w:val="0"/>
              </w:numPr>
              <w:spacing w:before="100" w:beforeAutospacing="1" w:after="100" w:afterAutospacing="1"/>
              <w:rPr>
                <w:rFonts w:eastAsia="Times New Roman" w:cs="Times New Roman"/>
                <w:bCs/>
                <w:kern w:val="0"/>
                <w:sz w:val="24"/>
                <w:szCs w:val="24"/>
                <w:lang w:eastAsia="en-PH"/>
                <w14:ligatures w14:val="none"/>
              </w:rPr>
            </w:pPr>
            <w:r w:rsidRPr="00623EE5">
              <w:rPr>
                <w:rFonts w:eastAsia="Times New Roman" w:cs="Times New Roman"/>
                <w:bCs/>
                <w:kern w:val="0"/>
                <w:sz w:val="24"/>
                <w:szCs w:val="24"/>
                <w:lang w:eastAsia="en-PH"/>
                <w14:ligatures w14:val="none"/>
              </w:rPr>
              <w:t>Assigns values provided by the user</w:t>
            </w:r>
          </w:p>
        </w:tc>
      </w:tr>
      <w:tr w:rsidR="00FC7523" w:rsidTr="004B5CD6" w14:paraId="1AAE417C" w14:textId="77777777">
        <w:tc>
          <w:tcPr>
            <w:tcW w:w="1615" w:type="dxa"/>
          </w:tcPr>
          <w:p w:rsidRPr="00FC7523" w:rsidR="00FC7523" w:rsidP="00FC7523" w:rsidRDefault="00FF5501" w14:paraId="246414F9" w14:textId="02D9BA71">
            <w:pPr>
              <w:numPr>
                <w:ilvl w:val="0"/>
                <w:numId w:val="0"/>
              </w:numPr>
              <w:spacing w:before="100" w:beforeAutospacing="1" w:after="100" w:afterAutospacing="1"/>
              <w:rPr>
                <w:rFonts w:eastAsia="Times New Roman" w:cs="Times New Roman"/>
                <w:bCs/>
                <w:kern w:val="0"/>
                <w:sz w:val="24"/>
                <w:szCs w:val="24"/>
                <w:lang w:eastAsia="en-PH"/>
                <w14:ligatures w14:val="none"/>
              </w:rPr>
            </w:pPr>
            <w:r w:rsidRPr="00FF5501">
              <w:rPr>
                <w:rFonts w:eastAsia="Times New Roman" w:cs="Times New Roman"/>
                <w:bCs/>
                <w:kern w:val="0"/>
                <w:sz w:val="24"/>
                <w:szCs w:val="24"/>
                <w:lang w:eastAsia="en-PH"/>
                <w14:ligatures w14:val="none"/>
              </w:rPr>
              <w:t>Flexibility</w:t>
            </w:r>
          </w:p>
        </w:tc>
        <w:tc>
          <w:tcPr>
            <w:tcW w:w="3330" w:type="dxa"/>
          </w:tcPr>
          <w:p w:rsidRPr="00FC7523" w:rsidR="00FC7523" w:rsidP="00FC7523" w:rsidRDefault="00FF5501" w14:paraId="2E854F80" w14:textId="01FD5CE5">
            <w:pPr>
              <w:numPr>
                <w:ilvl w:val="0"/>
                <w:numId w:val="0"/>
              </w:numPr>
              <w:spacing w:before="100" w:beforeAutospacing="1" w:after="100" w:afterAutospacing="1"/>
              <w:rPr>
                <w:rFonts w:eastAsia="Times New Roman" w:cs="Times New Roman"/>
                <w:bCs/>
                <w:kern w:val="0"/>
                <w:sz w:val="24"/>
                <w:szCs w:val="24"/>
                <w:lang w:eastAsia="en-PH"/>
                <w14:ligatures w14:val="none"/>
              </w:rPr>
            </w:pPr>
            <w:r w:rsidRPr="00FF5501">
              <w:rPr>
                <w:rFonts w:eastAsia="Times New Roman" w:cs="Times New Roman"/>
                <w:bCs/>
                <w:kern w:val="0"/>
                <w:sz w:val="24"/>
                <w:szCs w:val="24"/>
                <w:lang w:eastAsia="en-PH"/>
                <w14:ligatures w14:val="none"/>
              </w:rPr>
              <w:t>Limited</w:t>
            </w:r>
          </w:p>
        </w:tc>
        <w:tc>
          <w:tcPr>
            <w:tcW w:w="4405" w:type="dxa"/>
          </w:tcPr>
          <w:p w:rsidRPr="00FC7523" w:rsidR="00FC7523" w:rsidP="00FC7523" w:rsidRDefault="00623EE5" w14:paraId="4B47C06F" w14:textId="66ECE31F">
            <w:pPr>
              <w:numPr>
                <w:ilvl w:val="0"/>
                <w:numId w:val="0"/>
              </w:numPr>
              <w:spacing w:before="100" w:beforeAutospacing="1" w:after="100" w:afterAutospacing="1"/>
              <w:rPr>
                <w:rFonts w:eastAsia="Times New Roman" w:cs="Times New Roman"/>
                <w:bCs/>
                <w:kern w:val="0"/>
                <w:sz w:val="24"/>
                <w:szCs w:val="24"/>
                <w:lang w:eastAsia="en-PH"/>
                <w14:ligatures w14:val="none"/>
              </w:rPr>
            </w:pPr>
            <w:r w:rsidRPr="00623EE5">
              <w:rPr>
                <w:rFonts w:eastAsia="Times New Roman" w:cs="Times New Roman"/>
                <w:bCs/>
                <w:kern w:val="0"/>
                <w:sz w:val="24"/>
                <w:szCs w:val="24"/>
                <w:lang w:eastAsia="en-PH"/>
                <w14:ligatures w14:val="none"/>
              </w:rPr>
              <w:t>More flexible</w:t>
            </w:r>
          </w:p>
        </w:tc>
      </w:tr>
      <w:tr w:rsidR="00FC7523" w:rsidTr="004B5CD6" w14:paraId="63A40E2F" w14:textId="77777777">
        <w:tc>
          <w:tcPr>
            <w:tcW w:w="1615" w:type="dxa"/>
          </w:tcPr>
          <w:p w:rsidRPr="00FC7523" w:rsidR="00FC7523" w:rsidP="00FC7523" w:rsidRDefault="00FF5501" w14:paraId="2A12FFC0" w14:textId="0A1FBC6A">
            <w:pPr>
              <w:numPr>
                <w:ilvl w:val="0"/>
                <w:numId w:val="0"/>
              </w:numPr>
              <w:spacing w:before="100" w:beforeAutospacing="1" w:after="100" w:afterAutospacing="1"/>
              <w:rPr>
                <w:rFonts w:eastAsia="Times New Roman" w:cs="Times New Roman"/>
                <w:bCs/>
                <w:kern w:val="0"/>
                <w:sz w:val="24"/>
                <w:szCs w:val="24"/>
                <w:lang w:eastAsia="en-PH"/>
                <w14:ligatures w14:val="none"/>
              </w:rPr>
            </w:pPr>
            <w:r w:rsidRPr="00FF5501">
              <w:rPr>
                <w:rFonts w:eastAsia="Times New Roman" w:cs="Times New Roman"/>
                <w:bCs/>
                <w:kern w:val="0"/>
                <w:sz w:val="24"/>
                <w:szCs w:val="24"/>
                <w:lang w:eastAsia="en-PH"/>
                <w14:ligatures w14:val="none"/>
              </w:rPr>
              <w:t>Example</w:t>
            </w:r>
          </w:p>
        </w:tc>
        <w:tc>
          <w:tcPr>
            <w:tcW w:w="3330" w:type="dxa"/>
          </w:tcPr>
          <w:p w:rsidRPr="00FC7523" w:rsidR="00FC7523" w:rsidP="00FC7523" w:rsidRDefault="00FF5501" w14:paraId="35EA2A17" w14:textId="0DB4F62A">
            <w:pPr>
              <w:numPr>
                <w:ilvl w:val="0"/>
                <w:numId w:val="0"/>
              </w:numPr>
              <w:spacing w:before="100" w:beforeAutospacing="1" w:after="100" w:afterAutospacing="1"/>
              <w:rPr>
                <w:rFonts w:eastAsia="Times New Roman" w:cs="Times New Roman"/>
                <w:bCs/>
                <w:kern w:val="0"/>
                <w:sz w:val="24"/>
                <w:szCs w:val="24"/>
                <w:lang w:eastAsia="en-PH"/>
                <w14:ligatures w14:val="none"/>
              </w:rPr>
            </w:pPr>
            <w:proofErr w:type="gramStart"/>
            <w:r w:rsidRPr="00FF5501">
              <w:rPr>
                <w:rFonts w:eastAsia="Times New Roman" w:cs="Times New Roman"/>
                <w:bCs/>
                <w:kern w:val="0"/>
                <w:sz w:val="24"/>
                <w:szCs w:val="24"/>
                <w:lang w:eastAsia="en-PH"/>
                <w14:ligatures w14:val="none"/>
              </w:rPr>
              <w:t>Student(</w:t>
            </w:r>
            <w:proofErr w:type="gramEnd"/>
            <w:r w:rsidRPr="00FF5501">
              <w:rPr>
                <w:rFonts w:eastAsia="Times New Roman" w:cs="Times New Roman"/>
                <w:bCs/>
                <w:kern w:val="0"/>
                <w:sz w:val="24"/>
                <w:szCs w:val="24"/>
                <w:lang w:eastAsia="en-PH"/>
                <w14:ligatures w14:val="none"/>
              </w:rPr>
              <w:t>)</w:t>
            </w:r>
          </w:p>
        </w:tc>
        <w:tc>
          <w:tcPr>
            <w:tcW w:w="4405" w:type="dxa"/>
          </w:tcPr>
          <w:p w:rsidRPr="00FC7523" w:rsidR="00FC7523" w:rsidP="00FC7523" w:rsidRDefault="00623EE5" w14:paraId="735D76D0" w14:textId="49098DD8">
            <w:pPr>
              <w:numPr>
                <w:ilvl w:val="0"/>
                <w:numId w:val="0"/>
              </w:numPr>
              <w:spacing w:before="100" w:beforeAutospacing="1" w:after="100" w:afterAutospacing="1"/>
              <w:rPr>
                <w:rFonts w:eastAsia="Times New Roman" w:cs="Times New Roman"/>
                <w:bCs/>
                <w:kern w:val="0"/>
                <w:sz w:val="24"/>
                <w:szCs w:val="24"/>
                <w:lang w:eastAsia="en-PH"/>
                <w14:ligatures w14:val="none"/>
              </w:rPr>
            </w:pPr>
            <w:proofErr w:type="gramStart"/>
            <w:r w:rsidRPr="00623EE5">
              <w:rPr>
                <w:rFonts w:eastAsia="Times New Roman" w:cs="Times New Roman"/>
                <w:bCs/>
                <w:kern w:val="0"/>
                <w:sz w:val="24"/>
                <w:szCs w:val="24"/>
                <w:lang w:eastAsia="en-PH"/>
                <w14:ligatures w14:val="none"/>
              </w:rPr>
              <w:t>Student(</w:t>
            </w:r>
            <w:proofErr w:type="gramEnd"/>
            <w:r w:rsidRPr="00623EE5">
              <w:rPr>
                <w:rFonts w:eastAsia="Times New Roman" w:cs="Times New Roman"/>
                <w:bCs/>
                <w:kern w:val="0"/>
                <w:sz w:val="24"/>
                <w:szCs w:val="24"/>
                <w:lang w:eastAsia="en-PH"/>
                <w14:ligatures w14:val="none"/>
              </w:rPr>
              <w:t>String n, int a)</w:t>
            </w:r>
          </w:p>
        </w:tc>
      </w:tr>
    </w:tbl>
    <w:p w:rsidR="00FC7523" w:rsidP="00FC7523" w:rsidRDefault="004B5CD6" w14:paraId="46843658" w14:textId="5729597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4B5CD6">
        <w:rPr>
          <w:rFonts w:eastAsia="Times New Roman" w:cs="Times New Roman"/>
          <w:b/>
          <w:kern w:val="0"/>
          <w:sz w:val="24"/>
          <w:szCs w:val="24"/>
          <w:lang w:eastAsia="en-PH"/>
          <w14:ligatures w14:val="none"/>
        </w:rPr>
        <w:t>Advantages of Using Constructors</w:t>
      </w:r>
    </w:p>
    <w:p w:rsidRPr="009B4624" w:rsidR="009B4624" w:rsidP="009B4624" w:rsidRDefault="009B4624" w14:paraId="716CD7C8" w14:textId="0F4BC233">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851060">
        <w:rPr>
          <w:rFonts w:eastAsia="Times New Roman" w:cs="Times New Roman"/>
          <w:b/>
          <w:kern w:val="0"/>
          <w:sz w:val="24"/>
          <w:szCs w:val="24"/>
          <w:lang w:eastAsia="en-PH"/>
          <w14:ligatures w14:val="none"/>
        </w:rPr>
        <w:t>Automatic Initialization</w:t>
      </w:r>
      <w:r w:rsidRPr="009B4624">
        <w:rPr>
          <w:rFonts w:eastAsia="Times New Roman" w:cs="Times New Roman"/>
          <w:bCs/>
          <w:kern w:val="0"/>
          <w:sz w:val="24"/>
          <w:szCs w:val="24"/>
          <w:lang w:eastAsia="en-PH"/>
          <w14:ligatures w14:val="none"/>
        </w:rPr>
        <w:t xml:space="preserve"> – Runs automatically when the object is created.</w:t>
      </w:r>
    </w:p>
    <w:p w:rsidRPr="009B4624" w:rsidR="009B4624" w:rsidP="009B4624" w:rsidRDefault="009B4624" w14:paraId="2868A31C" w14:textId="54D2C642">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851060">
        <w:rPr>
          <w:rFonts w:eastAsia="Times New Roman" w:cs="Times New Roman"/>
          <w:b/>
          <w:kern w:val="0"/>
          <w:sz w:val="24"/>
          <w:szCs w:val="24"/>
          <w:lang w:eastAsia="en-PH"/>
          <w14:ligatures w14:val="none"/>
        </w:rPr>
        <w:t>Code Reusability</w:t>
      </w:r>
      <w:r w:rsidRPr="009B4624">
        <w:rPr>
          <w:rFonts w:eastAsia="Times New Roman" w:cs="Times New Roman"/>
          <w:bCs/>
          <w:kern w:val="0"/>
          <w:sz w:val="24"/>
          <w:szCs w:val="24"/>
          <w:lang w:eastAsia="en-PH"/>
          <w14:ligatures w14:val="none"/>
        </w:rPr>
        <w:t xml:space="preserve"> – Eliminates the need to write separate setup methods.</w:t>
      </w:r>
    </w:p>
    <w:p w:rsidRPr="009B4624" w:rsidR="009B4624" w:rsidP="009B4624" w:rsidRDefault="009B4624" w14:paraId="27E179B1" w14:textId="2EEDCB21">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851060">
        <w:rPr>
          <w:rFonts w:eastAsia="Times New Roman" w:cs="Times New Roman"/>
          <w:b/>
          <w:kern w:val="0"/>
          <w:sz w:val="24"/>
          <w:szCs w:val="24"/>
          <w:lang w:eastAsia="en-PH"/>
          <w14:ligatures w14:val="none"/>
        </w:rPr>
        <w:t>Consistency</w:t>
      </w:r>
      <w:r w:rsidRPr="009B4624">
        <w:rPr>
          <w:rFonts w:eastAsia="Times New Roman" w:cs="Times New Roman"/>
          <w:bCs/>
          <w:kern w:val="0"/>
          <w:sz w:val="24"/>
          <w:szCs w:val="24"/>
          <w:lang w:eastAsia="en-PH"/>
          <w14:ligatures w14:val="none"/>
        </w:rPr>
        <w:t xml:space="preserve"> – Ensures every object starts with valid data.</w:t>
      </w:r>
    </w:p>
    <w:p w:rsidRPr="0006411D" w:rsidR="001734DC" w:rsidP="0006411D" w:rsidRDefault="009B4624" w14:paraId="16FAD797" w14:textId="73AD8853">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851060">
        <w:rPr>
          <w:rFonts w:eastAsia="Times New Roman" w:cs="Times New Roman"/>
          <w:b/>
          <w:kern w:val="0"/>
          <w:sz w:val="24"/>
          <w:szCs w:val="24"/>
          <w:lang w:eastAsia="en-PH"/>
          <w14:ligatures w14:val="none"/>
        </w:rPr>
        <w:t>Overloading Support</w:t>
      </w:r>
      <w:r w:rsidRPr="009B4624">
        <w:rPr>
          <w:rFonts w:eastAsia="Times New Roman" w:cs="Times New Roman"/>
          <w:bCs/>
          <w:kern w:val="0"/>
          <w:sz w:val="24"/>
          <w:szCs w:val="24"/>
          <w:lang w:eastAsia="en-PH"/>
          <w14:ligatures w14:val="none"/>
        </w:rPr>
        <w:t xml:space="preserve"> – Multiple constructors can exist with different parameter lists (Constructor Overloading).</w:t>
      </w:r>
    </w:p>
    <w:p w:rsidR="00885CA3" w:rsidP="009B4624" w:rsidRDefault="00885CA3" w14:paraId="48042F7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85CA3" w:rsidP="009B4624" w:rsidRDefault="00885CA3" w14:paraId="63D2B05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85CA3" w:rsidP="009B4624" w:rsidRDefault="00885CA3" w14:paraId="36C7EE6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85CA3" w:rsidP="009B4624" w:rsidRDefault="00885CA3" w14:paraId="535C814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85CA3" w:rsidP="009B4624" w:rsidRDefault="00885CA3" w14:paraId="4EBD283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85CA3" w:rsidP="009B4624" w:rsidRDefault="00885CA3" w14:paraId="6CAC6C7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85CA3" w:rsidP="009B4624" w:rsidRDefault="00885CA3" w14:paraId="5230220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85CA3" w:rsidP="009B4624" w:rsidRDefault="00885CA3" w14:paraId="015B848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85CA3" w:rsidP="009B4624" w:rsidRDefault="00885CA3" w14:paraId="6909D7A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B4624" w:rsidP="009B4624" w:rsidRDefault="002718DD" w14:paraId="69E56232" w14:textId="2EF7872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2718DD">
        <w:rPr>
          <w:rFonts w:eastAsia="Times New Roman" w:cs="Times New Roman"/>
          <w:b/>
          <w:kern w:val="0"/>
          <w:sz w:val="24"/>
          <w:szCs w:val="24"/>
          <w:lang w:eastAsia="en-PH"/>
          <w14:ligatures w14:val="none"/>
        </w:rPr>
        <w:t>Constructor Overloading</w:t>
      </w:r>
    </w:p>
    <w:p w:rsidRPr="001C2AC1" w:rsidR="002718DD" w:rsidP="00314A2F" w:rsidRDefault="001C2AC1" w14:paraId="1D21AF0C" w14:textId="487D86C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Pr>
          <w:noProof/>
          <w:lang w:val="en-US"/>
        </w:rPr>
        <mc:AlternateContent>
          <mc:Choice Requires="wps">
            <w:drawing>
              <wp:anchor distT="0" distB="0" distL="114300" distR="114300" simplePos="0" relativeHeight="251658302" behindDoc="0" locked="0" layoutInCell="1" allowOverlap="1" wp14:anchorId="679A4C49" wp14:editId="58A7B0C8">
                <wp:simplePos x="0" y="0"/>
                <wp:positionH relativeFrom="margin">
                  <wp:align>center</wp:align>
                </wp:positionH>
                <wp:positionV relativeFrom="paragraph">
                  <wp:posOffset>391397</wp:posOffset>
                </wp:positionV>
                <wp:extent cx="5347970" cy="4321834"/>
                <wp:effectExtent l="0" t="0" r="24130" b="21590"/>
                <wp:wrapNone/>
                <wp:docPr id="461510618" name="Text Box 10"/>
                <wp:cNvGraphicFramePr/>
                <a:graphic xmlns:a="http://schemas.openxmlformats.org/drawingml/2006/main">
                  <a:graphicData uri="http://schemas.microsoft.com/office/word/2010/wordprocessingShape">
                    <wps:wsp>
                      <wps:cNvSpPr txBox="1"/>
                      <wps:spPr>
                        <a:xfrm>
                          <a:off x="0" y="0"/>
                          <a:ext cx="5347970" cy="4321834"/>
                        </a:xfrm>
                        <a:prstGeom prst="rect">
                          <a:avLst/>
                        </a:prstGeom>
                        <a:solidFill>
                          <a:schemeClr val="tx1"/>
                        </a:solidFill>
                        <a:ln w="6350">
                          <a:solidFill>
                            <a:prstClr val="black"/>
                          </a:solidFill>
                        </a:ln>
                      </wps:spPr>
                      <wps:txbx>
                        <w:txbxContent>
                          <w:p w:rsidR="001C2AC1" w:rsidP="001C2AC1" w:rsidRDefault="001C2AC1" w14:paraId="7904B5D2" w14:textId="265267B1">
                            <w:pPr>
                              <w:numPr>
                                <w:ilvl w:val="0"/>
                                <w:numId w:val="0"/>
                              </w:numPr>
                            </w:pPr>
                            <w:r>
                              <w:t>java</w:t>
                            </w:r>
                          </w:p>
                          <w:p w:rsidR="001C2AC1" w:rsidP="001C2AC1" w:rsidRDefault="001C2AC1" w14:paraId="10BC5438" w14:textId="77777777">
                            <w:pPr>
                              <w:numPr>
                                <w:ilvl w:val="0"/>
                                <w:numId w:val="0"/>
                              </w:numPr>
                            </w:pPr>
                            <w:r>
                              <w:t>public class Student {</w:t>
                            </w:r>
                          </w:p>
                          <w:p w:rsidR="001C2AC1" w:rsidP="001C2AC1" w:rsidRDefault="001C2AC1" w14:paraId="23F79C45" w14:textId="77777777">
                            <w:pPr>
                              <w:numPr>
                                <w:ilvl w:val="0"/>
                                <w:numId w:val="0"/>
                              </w:numPr>
                            </w:pPr>
                            <w:r>
                              <w:t xml:space="preserve">    String </w:t>
                            </w:r>
                            <w:proofErr w:type="gramStart"/>
                            <w:r>
                              <w:t>name;</w:t>
                            </w:r>
                            <w:proofErr w:type="gramEnd"/>
                          </w:p>
                          <w:p w:rsidR="001C2AC1" w:rsidP="001C2AC1" w:rsidRDefault="001C2AC1" w14:paraId="529C6A1A" w14:textId="217FDE58">
                            <w:pPr>
                              <w:numPr>
                                <w:ilvl w:val="0"/>
                                <w:numId w:val="0"/>
                              </w:numPr>
                            </w:pPr>
                            <w:r>
                              <w:t xml:space="preserve">    int </w:t>
                            </w:r>
                            <w:proofErr w:type="gramStart"/>
                            <w:r>
                              <w:t>age;</w:t>
                            </w:r>
                            <w:proofErr w:type="gramEnd"/>
                          </w:p>
                          <w:p w:rsidR="001C2AC1" w:rsidP="001C2AC1" w:rsidRDefault="001C2AC1" w14:paraId="559F37FE" w14:textId="77777777">
                            <w:pPr>
                              <w:numPr>
                                <w:ilvl w:val="0"/>
                                <w:numId w:val="0"/>
                              </w:numPr>
                            </w:pPr>
                            <w:r>
                              <w:t xml:space="preserve">    // Default Constructor</w:t>
                            </w:r>
                          </w:p>
                          <w:p w:rsidR="001C2AC1" w:rsidP="001C2AC1" w:rsidRDefault="001C2AC1" w14:paraId="5833EF3A" w14:textId="77777777">
                            <w:pPr>
                              <w:numPr>
                                <w:ilvl w:val="0"/>
                                <w:numId w:val="0"/>
                              </w:numPr>
                            </w:pPr>
                            <w:r>
                              <w:t xml:space="preserve">    </w:t>
                            </w:r>
                            <w:proofErr w:type="gramStart"/>
                            <w:r>
                              <w:t>Student(</w:t>
                            </w:r>
                            <w:proofErr w:type="gramEnd"/>
                            <w:r>
                              <w:t>) {</w:t>
                            </w:r>
                          </w:p>
                          <w:p w:rsidR="001C2AC1" w:rsidP="001C2AC1" w:rsidRDefault="001C2AC1" w14:paraId="5B6D69BF" w14:textId="77777777">
                            <w:pPr>
                              <w:numPr>
                                <w:ilvl w:val="0"/>
                                <w:numId w:val="0"/>
                              </w:numPr>
                            </w:pPr>
                            <w:r>
                              <w:t xml:space="preserve">        name = "Unknown</w:t>
                            </w:r>
                            <w:proofErr w:type="gramStart"/>
                            <w:r>
                              <w:t>";</w:t>
                            </w:r>
                            <w:proofErr w:type="gramEnd"/>
                          </w:p>
                          <w:p w:rsidR="001C2AC1" w:rsidP="001C2AC1" w:rsidRDefault="001C2AC1" w14:paraId="0F7EB0E3" w14:textId="77777777">
                            <w:pPr>
                              <w:numPr>
                                <w:ilvl w:val="0"/>
                                <w:numId w:val="0"/>
                              </w:numPr>
                            </w:pPr>
                            <w:r>
                              <w:t xml:space="preserve">        age = </w:t>
                            </w:r>
                            <w:proofErr w:type="gramStart"/>
                            <w:r>
                              <w:t>0;</w:t>
                            </w:r>
                            <w:proofErr w:type="gramEnd"/>
                          </w:p>
                          <w:p w:rsidR="001C2AC1" w:rsidP="001C2AC1" w:rsidRDefault="001C2AC1" w14:paraId="6CD29930" w14:textId="54F1710F">
                            <w:pPr>
                              <w:numPr>
                                <w:ilvl w:val="0"/>
                                <w:numId w:val="0"/>
                              </w:numPr>
                            </w:pPr>
                            <w:r>
                              <w:t xml:space="preserve">    }</w:t>
                            </w:r>
                          </w:p>
                          <w:p w:rsidR="001C2AC1" w:rsidP="001C2AC1" w:rsidRDefault="001C2AC1" w14:paraId="664BA538" w14:textId="77777777">
                            <w:pPr>
                              <w:numPr>
                                <w:ilvl w:val="0"/>
                                <w:numId w:val="0"/>
                              </w:numPr>
                            </w:pPr>
                            <w:r>
                              <w:t xml:space="preserve">    // Parameterized Constructor</w:t>
                            </w:r>
                          </w:p>
                          <w:p w:rsidR="001C2AC1" w:rsidP="001C2AC1" w:rsidRDefault="001C2AC1" w14:paraId="7F0E4D00" w14:textId="77777777">
                            <w:pPr>
                              <w:numPr>
                                <w:ilvl w:val="0"/>
                                <w:numId w:val="0"/>
                              </w:numPr>
                            </w:pPr>
                            <w:r>
                              <w:t xml:space="preserve">    </w:t>
                            </w:r>
                            <w:proofErr w:type="gramStart"/>
                            <w:r>
                              <w:t>Student(</w:t>
                            </w:r>
                            <w:proofErr w:type="gramEnd"/>
                            <w:r>
                              <w:t>String n, int a) {</w:t>
                            </w:r>
                          </w:p>
                          <w:p w:rsidR="001C2AC1" w:rsidP="001C2AC1" w:rsidRDefault="001C2AC1" w14:paraId="62ACFC46" w14:textId="77777777">
                            <w:pPr>
                              <w:numPr>
                                <w:ilvl w:val="0"/>
                                <w:numId w:val="0"/>
                              </w:numPr>
                            </w:pPr>
                            <w:r>
                              <w:t xml:space="preserve">        name = </w:t>
                            </w:r>
                            <w:proofErr w:type="gramStart"/>
                            <w:r>
                              <w:t>n;</w:t>
                            </w:r>
                            <w:proofErr w:type="gramEnd"/>
                          </w:p>
                          <w:p w:rsidR="001C2AC1" w:rsidP="001C2AC1" w:rsidRDefault="001C2AC1" w14:paraId="2156EC43" w14:textId="77777777">
                            <w:pPr>
                              <w:numPr>
                                <w:ilvl w:val="0"/>
                                <w:numId w:val="0"/>
                              </w:numPr>
                            </w:pPr>
                            <w:r>
                              <w:t xml:space="preserve">        age = </w:t>
                            </w:r>
                            <w:proofErr w:type="gramStart"/>
                            <w:r>
                              <w:t>a;</w:t>
                            </w:r>
                            <w:proofErr w:type="gramEnd"/>
                          </w:p>
                          <w:p w:rsidR="001C2AC1" w:rsidP="001C2AC1" w:rsidRDefault="001C2AC1" w14:paraId="1EB29039" w14:textId="77777777">
                            <w:pPr>
                              <w:numPr>
                                <w:ilvl w:val="0"/>
                                <w:numId w:val="0"/>
                              </w:numPr>
                            </w:pPr>
                            <w:r>
                              <w:t xml:space="preserve">    }</w:t>
                            </w:r>
                          </w:p>
                          <w:p w:rsidRPr="00CF012C" w:rsidR="001C2AC1" w:rsidP="001C2AC1" w:rsidRDefault="001C2AC1" w14:paraId="1427AF3B" w14:textId="435391EE">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C28BF65">
              <v:shape id="_x0000_s1091" style="position:absolute;left:0;text-align:left;margin-left:0;margin-top:30.8pt;width:421.1pt;height:340.3pt;z-index:25165830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" w14:anchorId="679A4C49">
                <v:textbox>
                  <w:txbxContent>
                    <w:p w:rsidR="001C2AC1" w:rsidP="001C2AC1" w:rsidRDefault="001C2AC1" w14:paraId="12B599CA" w14:textId="265267B1">
                      <w:pPr>
                        <w:numPr>
                          <w:ilvl w:val="0"/>
                          <w:numId w:val="0"/>
                        </w:numPr>
                      </w:pPr>
                      <w:r>
                        <w:t>java</w:t>
                      </w:r>
                    </w:p>
                    <w:p w:rsidR="001C2AC1" w:rsidP="001C2AC1" w:rsidRDefault="001C2AC1" w14:paraId="06D4CF78" w14:textId="77777777">
                      <w:pPr>
                        <w:numPr>
                          <w:ilvl w:val="0"/>
                          <w:numId w:val="0"/>
                        </w:numPr>
                      </w:pPr>
                      <w:r>
                        <w:t>public class Student {</w:t>
                      </w:r>
                    </w:p>
                    <w:p w:rsidR="001C2AC1" w:rsidP="001C2AC1" w:rsidRDefault="001C2AC1" w14:paraId="272FD0B9" w14:textId="77777777">
                      <w:pPr>
                        <w:numPr>
                          <w:ilvl w:val="0"/>
                          <w:numId w:val="0"/>
                        </w:numPr>
                      </w:pPr>
                      <w:r>
                        <w:t xml:space="preserve">    String </w:t>
                      </w:r>
                      <w:proofErr w:type="gramStart"/>
                      <w:r>
                        <w:t>name;</w:t>
                      </w:r>
                      <w:proofErr w:type="gramEnd"/>
                    </w:p>
                    <w:p w:rsidR="001C2AC1" w:rsidP="001C2AC1" w:rsidRDefault="001C2AC1" w14:paraId="54B1CE65" w14:textId="217FDE58">
                      <w:pPr>
                        <w:numPr>
                          <w:ilvl w:val="0"/>
                          <w:numId w:val="0"/>
                        </w:numPr>
                      </w:pPr>
                      <w:r>
                        <w:t xml:space="preserve">    int </w:t>
                      </w:r>
                      <w:proofErr w:type="gramStart"/>
                      <w:r>
                        <w:t>age;</w:t>
                      </w:r>
                      <w:proofErr w:type="gramEnd"/>
                    </w:p>
                    <w:p w:rsidR="001C2AC1" w:rsidP="001C2AC1" w:rsidRDefault="001C2AC1" w14:paraId="2246DAB5" w14:textId="77777777">
                      <w:pPr>
                        <w:numPr>
                          <w:ilvl w:val="0"/>
                          <w:numId w:val="0"/>
                        </w:numPr>
                      </w:pPr>
                      <w:r>
                        <w:t xml:space="preserve">    // Default Constructor</w:t>
                      </w:r>
                    </w:p>
                    <w:p w:rsidR="001C2AC1" w:rsidP="001C2AC1" w:rsidRDefault="001C2AC1" w14:paraId="6886C9B4" w14:textId="77777777">
                      <w:pPr>
                        <w:numPr>
                          <w:ilvl w:val="0"/>
                          <w:numId w:val="0"/>
                        </w:numPr>
                      </w:pPr>
                      <w:r>
                        <w:t xml:space="preserve">    </w:t>
                      </w:r>
                      <w:proofErr w:type="gramStart"/>
                      <w:r>
                        <w:t>Student(</w:t>
                      </w:r>
                      <w:proofErr w:type="gramEnd"/>
                      <w:r>
                        <w:t>) {</w:t>
                      </w:r>
                    </w:p>
                    <w:p w:rsidR="001C2AC1" w:rsidP="001C2AC1" w:rsidRDefault="001C2AC1" w14:paraId="2574913D" w14:textId="77777777">
                      <w:pPr>
                        <w:numPr>
                          <w:ilvl w:val="0"/>
                          <w:numId w:val="0"/>
                        </w:numPr>
                      </w:pPr>
                      <w:r>
                        <w:t xml:space="preserve">        name = "Unknown</w:t>
                      </w:r>
                      <w:proofErr w:type="gramStart"/>
                      <w:r>
                        <w:t>";</w:t>
                      </w:r>
                      <w:proofErr w:type="gramEnd"/>
                    </w:p>
                    <w:p w:rsidR="001C2AC1" w:rsidP="001C2AC1" w:rsidRDefault="001C2AC1" w14:paraId="184F5844" w14:textId="77777777">
                      <w:pPr>
                        <w:numPr>
                          <w:ilvl w:val="0"/>
                          <w:numId w:val="0"/>
                        </w:numPr>
                      </w:pPr>
                      <w:r>
                        <w:t xml:space="preserve">        age = </w:t>
                      </w:r>
                      <w:proofErr w:type="gramStart"/>
                      <w:r>
                        <w:t>0;</w:t>
                      </w:r>
                      <w:proofErr w:type="gramEnd"/>
                    </w:p>
                    <w:p w:rsidR="001C2AC1" w:rsidP="001C2AC1" w:rsidRDefault="001C2AC1" w14:paraId="02B88C5B" w14:textId="54F1710F">
                      <w:pPr>
                        <w:numPr>
                          <w:ilvl w:val="0"/>
                          <w:numId w:val="0"/>
                        </w:numPr>
                      </w:pPr>
                      <w:r>
                        <w:t xml:space="preserve">    }</w:t>
                      </w:r>
                    </w:p>
                    <w:p w:rsidR="001C2AC1" w:rsidP="001C2AC1" w:rsidRDefault="001C2AC1" w14:paraId="647F668A" w14:textId="77777777">
                      <w:pPr>
                        <w:numPr>
                          <w:ilvl w:val="0"/>
                          <w:numId w:val="0"/>
                        </w:numPr>
                      </w:pPr>
                      <w:r>
                        <w:t xml:space="preserve">    // Parameterized Constructor</w:t>
                      </w:r>
                    </w:p>
                    <w:p w:rsidR="001C2AC1" w:rsidP="001C2AC1" w:rsidRDefault="001C2AC1" w14:paraId="08DD877E" w14:textId="77777777">
                      <w:pPr>
                        <w:numPr>
                          <w:ilvl w:val="0"/>
                          <w:numId w:val="0"/>
                        </w:numPr>
                      </w:pPr>
                      <w:r>
                        <w:t xml:space="preserve">    </w:t>
                      </w:r>
                      <w:proofErr w:type="gramStart"/>
                      <w:r>
                        <w:t>Student(</w:t>
                      </w:r>
                      <w:proofErr w:type="gramEnd"/>
                      <w:r>
                        <w:t>String n, int a) {</w:t>
                      </w:r>
                    </w:p>
                    <w:p w:rsidR="001C2AC1" w:rsidP="001C2AC1" w:rsidRDefault="001C2AC1" w14:paraId="72700D84" w14:textId="77777777">
                      <w:pPr>
                        <w:numPr>
                          <w:ilvl w:val="0"/>
                          <w:numId w:val="0"/>
                        </w:numPr>
                      </w:pPr>
                      <w:r>
                        <w:t xml:space="preserve">        name = </w:t>
                      </w:r>
                      <w:proofErr w:type="gramStart"/>
                      <w:r>
                        <w:t>n;</w:t>
                      </w:r>
                      <w:proofErr w:type="gramEnd"/>
                    </w:p>
                    <w:p w:rsidR="001C2AC1" w:rsidP="001C2AC1" w:rsidRDefault="001C2AC1" w14:paraId="0357D578" w14:textId="77777777">
                      <w:pPr>
                        <w:numPr>
                          <w:ilvl w:val="0"/>
                          <w:numId w:val="0"/>
                        </w:numPr>
                      </w:pPr>
                      <w:r>
                        <w:t xml:space="preserve">        age = </w:t>
                      </w:r>
                      <w:proofErr w:type="gramStart"/>
                      <w:r>
                        <w:t>a;</w:t>
                      </w:r>
                      <w:proofErr w:type="gramEnd"/>
                    </w:p>
                    <w:p w:rsidR="001C2AC1" w:rsidP="001C2AC1" w:rsidRDefault="001C2AC1" w14:paraId="523E8067" w14:textId="77777777">
                      <w:pPr>
                        <w:numPr>
                          <w:ilvl w:val="0"/>
                          <w:numId w:val="0"/>
                        </w:numPr>
                      </w:pPr>
                      <w:r>
                        <w:t xml:space="preserve">    }</w:t>
                      </w:r>
                    </w:p>
                    <w:p w:rsidRPr="00CF012C" w:rsidR="001C2AC1" w:rsidP="001C2AC1" w:rsidRDefault="001C2AC1" w14:paraId="4015040A" w14:textId="435391EE">
                      <w:pPr>
                        <w:numPr>
                          <w:ilvl w:val="0"/>
                          <w:numId w:val="0"/>
                        </w:numPr>
                      </w:pPr>
                      <w:r>
                        <w:t>}</w:t>
                      </w:r>
                    </w:p>
                  </w:txbxContent>
                </v:textbox>
                <w10:wrap anchorx="margin"/>
              </v:shape>
            </w:pict>
          </mc:Fallback>
        </mc:AlternateContent>
      </w:r>
      <w:r w:rsidRPr="001C2AC1" w:rsidR="00314A2F">
        <w:rPr>
          <w:rFonts w:eastAsia="Times New Roman" w:cs="Times New Roman"/>
          <w:bCs/>
          <w:kern w:val="0"/>
          <w:sz w:val="24"/>
          <w:szCs w:val="24"/>
          <w:lang w:eastAsia="en-PH"/>
          <w14:ligatures w14:val="none"/>
        </w:rPr>
        <w:t>Java allows multiple constructors in the same class — each with different parameter lists.</w:t>
      </w:r>
    </w:p>
    <w:p w:rsidR="00314A2F" w:rsidP="00314A2F" w:rsidRDefault="00314A2F" w14:paraId="147831A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C2AC1" w:rsidP="00314A2F" w:rsidRDefault="001C2AC1" w14:paraId="26E02995" w14:textId="5957A70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C2AC1" w:rsidP="00314A2F" w:rsidRDefault="001C2AC1" w14:paraId="45ED5F51" w14:textId="5096870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C2AC1" w:rsidP="00314A2F" w:rsidRDefault="001C2AC1" w14:paraId="2F07FBA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C2AC1" w:rsidP="00314A2F" w:rsidRDefault="001C2AC1" w14:paraId="51C6A08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C2AC1" w:rsidP="00314A2F" w:rsidRDefault="001C2AC1" w14:paraId="7575646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314A2F" w:rsidRDefault="001734DC" w14:paraId="5D33FD9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85CA3" w:rsidP="00314A2F" w:rsidRDefault="00885CA3" w14:paraId="26F2E52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85CA3" w:rsidP="00314A2F" w:rsidRDefault="00885CA3" w14:paraId="62C6A15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85CA3" w:rsidP="00314A2F" w:rsidRDefault="00885CA3" w14:paraId="3D09168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E4C08" w:rsidP="000E4C08" w:rsidRDefault="000E4C08" w14:paraId="1FFC687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6411D" w:rsidP="000E4C08" w:rsidRDefault="0006411D" w14:paraId="1E81F48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152E25" w:rsidR="001C2AC1" w:rsidP="00152E25" w:rsidRDefault="00152E25" w14:paraId="36344BAB" w14:textId="5C166D30">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152E25">
        <w:rPr>
          <w:rFonts w:eastAsia="Times New Roman" w:cs="Times New Roman"/>
          <w:bCs/>
          <w:kern w:val="0"/>
          <w:sz w:val="24"/>
          <w:szCs w:val="24"/>
          <w:lang w:eastAsia="en-PH"/>
          <w14:ligatures w14:val="none"/>
        </w:rPr>
        <w:t>This is called constructor overloading, which makes your class more flexible.</w:t>
      </w:r>
    </w:p>
    <w:p w:rsidR="00152E25" w:rsidP="00152E25" w:rsidRDefault="00152E25" w14:paraId="003D79DB" w14:textId="0F0B30F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Conclusion:</w:t>
      </w:r>
    </w:p>
    <w:p w:rsidRPr="001326B9" w:rsidR="001326B9" w:rsidP="001326B9" w:rsidRDefault="001326B9" w14:paraId="5777EAC2" w14:textId="77777777">
      <w:pPr>
        <w:pStyle w:val="ListParagraph"/>
        <w:numPr>
          <w:ilvl w:val="0"/>
          <w:numId w:val="56"/>
        </w:numPr>
        <w:rPr>
          <w:rFonts w:eastAsia="Times New Roman" w:cs="Times New Roman"/>
          <w:b/>
          <w:kern w:val="0"/>
          <w:sz w:val="24"/>
          <w:szCs w:val="24"/>
          <w:lang w:val="en-US" w:eastAsia="en-PH"/>
          <w14:ligatures w14:val="none"/>
        </w:rPr>
      </w:pPr>
      <w:r w:rsidRPr="001326B9">
        <w:rPr>
          <w:rFonts w:eastAsia="Times New Roman" w:cs="Times New Roman"/>
          <w:b/>
          <w:bCs/>
          <w:kern w:val="0"/>
          <w:sz w:val="24"/>
          <w:szCs w:val="24"/>
          <w:lang w:val="en-US" w:eastAsia="en-PH"/>
          <w14:ligatures w14:val="none"/>
        </w:rPr>
        <w:t>Constructors</w:t>
      </w:r>
      <w:r w:rsidRPr="001326B9">
        <w:rPr>
          <w:rFonts w:eastAsia="Times New Roman" w:cs="Times New Roman"/>
          <w:b/>
          <w:kern w:val="0"/>
          <w:sz w:val="24"/>
          <w:szCs w:val="24"/>
          <w:lang w:val="en-US" w:eastAsia="en-PH"/>
          <w14:ligatures w14:val="none"/>
        </w:rPr>
        <w:t xml:space="preserve"> are vital in object-oriented programming as they handle the </w:t>
      </w:r>
      <w:r w:rsidRPr="001326B9">
        <w:rPr>
          <w:rFonts w:eastAsia="Times New Roman" w:cs="Times New Roman"/>
          <w:b/>
          <w:bCs/>
          <w:kern w:val="0"/>
          <w:sz w:val="24"/>
          <w:szCs w:val="24"/>
          <w:lang w:val="en-US" w:eastAsia="en-PH"/>
          <w14:ligatures w14:val="none"/>
        </w:rPr>
        <w:t>initialization of objects</w:t>
      </w:r>
      <w:r w:rsidRPr="001326B9">
        <w:rPr>
          <w:rFonts w:eastAsia="Times New Roman" w:cs="Times New Roman"/>
          <w:b/>
          <w:kern w:val="0"/>
          <w:sz w:val="24"/>
          <w:szCs w:val="24"/>
          <w:lang w:val="en-US" w:eastAsia="en-PH"/>
          <w14:ligatures w14:val="none"/>
        </w:rPr>
        <w:t>.</w:t>
      </w:r>
    </w:p>
    <w:p w:rsidRPr="001326B9" w:rsidR="001326B9" w:rsidP="001326B9" w:rsidRDefault="001326B9" w14:paraId="2E75E972" w14:textId="77777777">
      <w:pPr>
        <w:pStyle w:val="ListParagraph"/>
        <w:numPr>
          <w:ilvl w:val="0"/>
          <w:numId w:val="56"/>
        </w:numPr>
        <w:rPr>
          <w:rFonts w:eastAsia="Times New Roman" w:cs="Times New Roman"/>
          <w:b/>
          <w:kern w:val="0"/>
          <w:sz w:val="24"/>
          <w:szCs w:val="24"/>
          <w:lang w:val="en-US" w:eastAsia="en-PH"/>
          <w14:ligatures w14:val="none"/>
        </w:rPr>
      </w:pPr>
      <w:r w:rsidRPr="001326B9">
        <w:rPr>
          <w:rFonts w:eastAsia="Times New Roman" w:cs="Times New Roman"/>
          <w:b/>
          <w:kern w:val="0"/>
          <w:sz w:val="24"/>
          <w:szCs w:val="24"/>
          <w:lang w:val="en-US" w:eastAsia="en-PH"/>
          <w14:ligatures w14:val="none"/>
        </w:rPr>
        <w:t xml:space="preserve">A </w:t>
      </w:r>
      <w:r w:rsidRPr="001326B9">
        <w:rPr>
          <w:rFonts w:eastAsia="Times New Roman" w:cs="Times New Roman"/>
          <w:b/>
          <w:bCs/>
          <w:kern w:val="0"/>
          <w:sz w:val="24"/>
          <w:szCs w:val="24"/>
          <w:lang w:val="en-US" w:eastAsia="en-PH"/>
          <w14:ligatures w14:val="none"/>
        </w:rPr>
        <w:t>default constructor</w:t>
      </w:r>
      <w:r w:rsidRPr="001326B9">
        <w:rPr>
          <w:rFonts w:eastAsia="Times New Roman" w:cs="Times New Roman"/>
          <w:b/>
          <w:kern w:val="0"/>
          <w:sz w:val="24"/>
          <w:szCs w:val="24"/>
          <w:lang w:val="en-US" w:eastAsia="en-PH"/>
          <w14:ligatures w14:val="none"/>
        </w:rPr>
        <w:t xml:space="preserve"> provides basic initialization.</w:t>
      </w:r>
    </w:p>
    <w:p w:rsidR="00152E25" w:rsidP="001326B9" w:rsidRDefault="001326B9" w14:paraId="18A76DA8" w14:textId="08269813">
      <w:pPr>
        <w:pStyle w:val="ListParagraph"/>
        <w:numPr>
          <w:ilvl w:val="0"/>
          <w:numId w:val="56"/>
        </w:numPr>
        <w:rPr>
          <w:rFonts w:eastAsia="Times New Roman" w:cs="Times New Roman"/>
          <w:b/>
          <w:kern w:val="0"/>
          <w:sz w:val="24"/>
          <w:szCs w:val="24"/>
          <w:lang w:val="en-US" w:eastAsia="en-PH"/>
          <w14:ligatures w14:val="none"/>
        </w:rPr>
      </w:pPr>
      <w:r w:rsidRPr="001326B9">
        <w:rPr>
          <w:rFonts w:eastAsia="Times New Roman" w:cs="Times New Roman"/>
          <w:b/>
          <w:kern w:val="0"/>
          <w:sz w:val="24"/>
          <w:szCs w:val="24"/>
          <w:lang w:val="en-US" w:eastAsia="en-PH"/>
          <w14:ligatures w14:val="none"/>
        </w:rPr>
        <w:t xml:space="preserve">A </w:t>
      </w:r>
      <w:r w:rsidRPr="001326B9">
        <w:rPr>
          <w:rFonts w:eastAsia="Times New Roman" w:cs="Times New Roman"/>
          <w:b/>
          <w:bCs/>
          <w:kern w:val="0"/>
          <w:sz w:val="24"/>
          <w:szCs w:val="24"/>
          <w:lang w:val="en-US" w:eastAsia="en-PH"/>
          <w14:ligatures w14:val="none"/>
        </w:rPr>
        <w:t>parameterized constructor</w:t>
      </w:r>
      <w:r w:rsidRPr="001326B9">
        <w:rPr>
          <w:rFonts w:eastAsia="Times New Roman" w:cs="Times New Roman"/>
          <w:b/>
          <w:kern w:val="0"/>
          <w:sz w:val="24"/>
          <w:szCs w:val="24"/>
          <w:lang w:val="en-US" w:eastAsia="en-PH"/>
          <w14:ligatures w14:val="none"/>
        </w:rPr>
        <w:t xml:space="preserve"> allows setting custom values at creation.</w:t>
      </w:r>
    </w:p>
    <w:p w:rsidRPr="00885CA3" w:rsidR="001326B9" w:rsidP="00885CA3" w:rsidRDefault="00885CA3" w14:paraId="0CF1902E" w14:textId="4BBEA610">
      <w:pPr>
        <w:numPr>
          <w:ilvl w:val="0"/>
          <w:numId w:val="0"/>
        </w:numPr>
        <w:rPr>
          <w:rFonts w:eastAsia="Times New Roman" w:cs="Times New Roman"/>
          <w:b/>
          <w:kern w:val="0"/>
          <w:sz w:val="24"/>
          <w:szCs w:val="24"/>
          <w:lang w:val="en-US" w:eastAsia="en-PH"/>
          <w14:ligatures w14:val="none"/>
        </w:rPr>
      </w:pPr>
      <w:r>
        <w:rPr>
          <w:rFonts w:eastAsia="Times New Roman" w:cs="Times New Roman"/>
          <w:b/>
          <w:kern w:val="0"/>
          <w:sz w:val="24"/>
          <w:szCs w:val="24"/>
          <w:lang w:val="en-US" w:eastAsia="en-PH"/>
          <w14:ligatures w14:val="none"/>
        </w:rPr>
        <w:t xml:space="preserve">Video Link: </w:t>
      </w:r>
      <w:hyperlink w:history="1" r:id="rId32">
        <w:r w:rsidRPr="00FF62EB" w:rsidR="009324A6">
          <w:rPr>
            <w:rStyle w:val="Hyperlink"/>
            <w:rFonts w:eastAsia="Times New Roman" w:cs="Times New Roman"/>
            <w:b/>
            <w:kern w:val="0"/>
            <w:sz w:val="24"/>
            <w:szCs w:val="24"/>
            <w:lang w:val="en-US" w:eastAsia="en-PH"/>
            <w14:ligatures w14:val="none"/>
          </w:rPr>
          <w:t>https://youtu.be/pgBk8HC7jbU?si=hpvO9spPrUDR15kT</w:t>
        </w:r>
      </w:hyperlink>
      <w:r w:rsidR="009324A6">
        <w:rPr>
          <w:rFonts w:eastAsia="Times New Roman" w:cs="Times New Roman"/>
          <w:b/>
          <w:kern w:val="0"/>
          <w:sz w:val="24"/>
          <w:szCs w:val="24"/>
          <w:lang w:val="en-US" w:eastAsia="en-PH"/>
          <w14:ligatures w14:val="none"/>
        </w:rPr>
        <w:t xml:space="preserve"> </w:t>
      </w:r>
    </w:p>
    <w:p w:rsidRPr="00D66558" w:rsidR="00E70371" w:rsidP="00623EE5" w:rsidRDefault="002C3F93" w14:paraId="6FA9A55B" w14:textId="257E48CB">
      <w:pPr>
        <w:pStyle w:val="ListParagraph"/>
        <w:numPr>
          <w:ilvl w:val="0"/>
          <w:numId w:val="38"/>
        </w:numPr>
        <w:spacing w:before="100" w:beforeAutospacing="1" w:after="100" w:afterAutospacing="1" w:line="240" w:lineRule="auto"/>
        <w:rPr>
          <w:rFonts w:eastAsia="Times New Roman" w:cs="Times New Roman"/>
          <w:b/>
          <w:color w:val="EE0000"/>
          <w:kern w:val="0"/>
          <w:sz w:val="24"/>
          <w:szCs w:val="24"/>
          <w:lang w:eastAsia="en-PH"/>
          <w14:ligatures w14:val="none"/>
        </w:rPr>
      </w:pPr>
      <w:r w:rsidRPr="00D66558">
        <w:rPr>
          <w:rFonts w:eastAsia="Times New Roman" w:cs="Times New Roman"/>
          <w:b/>
          <w:color w:val="EE0000"/>
          <w:kern w:val="0"/>
          <w:sz w:val="24"/>
          <w:szCs w:val="24"/>
          <w:lang w:eastAsia="en-PH"/>
          <w14:ligatures w14:val="none"/>
        </w:rPr>
        <w:t>Information Hiding and Access Specifiers (Private/Public)</w:t>
      </w:r>
    </w:p>
    <w:p w:rsidRPr="005258E2" w:rsidR="005258E2" w:rsidP="005258E2" w:rsidRDefault="005258E2" w14:paraId="3F56F515"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258E2">
        <w:rPr>
          <w:rFonts w:eastAsia="Times New Roman" w:cs="Times New Roman"/>
          <w:bCs/>
          <w:kern w:val="0"/>
          <w:sz w:val="24"/>
          <w:szCs w:val="24"/>
          <w:lang w:eastAsia="en-PH"/>
          <w14:ligatures w14:val="none"/>
        </w:rPr>
        <w:t>In Object-Oriented Programming (OOP), data protection and control are very important.</w:t>
      </w:r>
    </w:p>
    <w:p w:rsidRPr="005258E2" w:rsidR="005258E2" w:rsidP="005258E2" w:rsidRDefault="005258E2" w14:paraId="0677752F" w14:textId="0B8D44E3">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258E2">
        <w:rPr>
          <w:rFonts w:eastAsia="Times New Roman" w:cs="Times New Roman"/>
          <w:bCs/>
          <w:kern w:val="0"/>
          <w:sz w:val="24"/>
          <w:szCs w:val="24"/>
          <w:lang w:eastAsia="en-PH"/>
          <w14:ligatures w14:val="none"/>
        </w:rPr>
        <w:t>We don’t want every part of the program to freely access or modify an object’s data because it might lead to errors or misuse.</w:t>
      </w:r>
    </w:p>
    <w:p w:rsidR="00D66558" w:rsidP="006A6F7A" w:rsidRDefault="005258E2" w14:paraId="3EE0F2AF" w14:textId="1DBB87AB">
      <w:pPr>
        <w:numPr>
          <w:ilvl w:val="0"/>
          <w:numId w:val="0"/>
        </w:numPr>
        <w:spacing w:before="100" w:beforeAutospacing="1" w:after="100" w:afterAutospacing="1" w:line="240" w:lineRule="auto"/>
        <w:rPr>
          <w:rFonts w:eastAsia="Times New Roman" w:cs="Times New Roman"/>
          <w:b/>
          <w:color w:val="EE0000"/>
          <w:kern w:val="0"/>
          <w:sz w:val="24"/>
          <w:szCs w:val="24"/>
          <w:lang w:eastAsia="en-PH"/>
          <w14:ligatures w14:val="none"/>
        </w:rPr>
      </w:pPr>
      <w:r w:rsidRPr="005258E2">
        <w:rPr>
          <w:rFonts w:eastAsia="Times New Roman" w:cs="Times New Roman"/>
          <w:bCs/>
          <w:kern w:val="0"/>
          <w:sz w:val="24"/>
          <w:szCs w:val="24"/>
          <w:lang w:eastAsia="en-PH"/>
          <w14:ligatures w14:val="none"/>
        </w:rPr>
        <w:t>To solve this, programmers use the concept of information hiding — a key principle of encapsulation — together with access specifiers like private and publi</w:t>
      </w:r>
      <w:r>
        <w:rPr>
          <w:rFonts w:eastAsia="Times New Roman" w:cs="Times New Roman"/>
          <w:bCs/>
          <w:kern w:val="0"/>
          <w:sz w:val="24"/>
          <w:szCs w:val="24"/>
          <w:lang w:eastAsia="en-PH"/>
          <w14:ligatures w14:val="none"/>
        </w:rPr>
        <w:t>c.</w:t>
      </w:r>
    </w:p>
    <w:p w:rsidR="005258E2" w:rsidP="005258E2" w:rsidRDefault="00347023" w14:paraId="06296EEE" w14:textId="5272019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347023">
        <w:rPr>
          <w:rFonts w:eastAsia="Times New Roman" w:cs="Times New Roman"/>
          <w:b/>
          <w:kern w:val="0"/>
          <w:sz w:val="24"/>
          <w:szCs w:val="24"/>
          <w:lang w:eastAsia="en-PH"/>
          <w14:ligatures w14:val="none"/>
        </w:rPr>
        <w:t>What is Information Hiding?</w:t>
      </w:r>
    </w:p>
    <w:p w:rsidRPr="004B47CF" w:rsidR="004B47CF" w:rsidP="00347023" w:rsidRDefault="004B47CF" w14:paraId="61FD679A"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4B47CF">
        <w:rPr>
          <w:rFonts w:eastAsia="Times New Roman" w:cs="Times New Roman"/>
          <w:kern w:val="0"/>
          <w:sz w:val="24"/>
          <w:szCs w:val="24"/>
          <w:lang w:eastAsia="en-PH"/>
          <w14:ligatures w14:val="none"/>
        </w:rPr>
        <w:t>Information Hiding means restricting direct access to certain parts of an object (usually its data or attributes).</w:t>
      </w:r>
    </w:p>
    <w:p w:rsidRPr="004B47CF" w:rsidR="00347023" w:rsidP="00347023" w:rsidRDefault="004B47CF" w14:paraId="69EBCFB5" w14:textId="2A498844">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4B47CF">
        <w:rPr>
          <w:rFonts w:eastAsia="Times New Roman" w:cs="Times New Roman"/>
          <w:kern w:val="0"/>
          <w:sz w:val="24"/>
          <w:szCs w:val="24"/>
          <w:lang w:eastAsia="en-PH"/>
          <w14:ligatures w14:val="none"/>
        </w:rPr>
        <w:t>Instead of allowing other parts of the program to directly change data, we provide methods (functions) to safely access or modify them.</w:t>
      </w:r>
    </w:p>
    <w:p w:rsidR="004B47CF" w:rsidP="004B47CF" w:rsidRDefault="008313E7" w14:paraId="2BF0B6FA" w14:textId="5EC988C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8313E7">
        <w:rPr>
          <w:rFonts w:eastAsia="Times New Roman" w:cs="Times New Roman"/>
          <w:b/>
          <w:kern w:val="0"/>
          <w:sz w:val="24"/>
          <w:szCs w:val="24"/>
          <w:lang w:eastAsia="en-PH"/>
          <w14:ligatures w14:val="none"/>
        </w:rPr>
        <w:t>This makes the program:</w:t>
      </w:r>
    </w:p>
    <w:p w:rsidRPr="00F73019" w:rsidR="00F73019" w:rsidP="002F454A" w:rsidRDefault="00F73019" w14:paraId="3273768C" w14:textId="77777777">
      <w:pPr>
        <w:pStyle w:val="ListParagraph"/>
        <w:numPr>
          <w:ilvl w:val="0"/>
          <w:numId w:val="57"/>
        </w:numPr>
        <w:spacing w:before="100" w:beforeAutospacing="1" w:after="100" w:afterAutospacing="1" w:line="240" w:lineRule="auto"/>
        <w:rPr>
          <w:rFonts w:eastAsia="Times New Roman" w:cs="Times New Roman"/>
          <w:bCs/>
          <w:kern w:val="0"/>
          <w:sz w:val="24"/>
          <w:szCs w:val="24"/>
          <w:lang w:eastAsia="en-PH"/>
          <w14:ligatures w14:val="none"/>
        </w:rPr>
      </w:pPr>
      <w:r w:rsidRPr="00F73019">
        <w:rPr>
          <w:rFonts w:eastAsia="Times New Roman" w:cs="Times New Roman"/>
          <w:bCs/>
          <w:kern w:val="0"/>
          <w:sz w:val="24"/>
          <w:szCs w:val="24"/>
          <w:lang w:eastAsia="en-PH"/>
          <w14:ligatures w14:val="none"/>
        </w:rPr>
        <w:t>More secure (data can’t be changed accidentally)</w:t>
      </w:r>
    </w:p>
    <w:p w:rsidRPr="00F73019" w:rsidR="00F73019" w:rsidP="002F454A" w:rsidRDefault="00F73019" w14:paraId="12979B54" w14:textId="77777777">
      <w:pPr>
        <w:pStyle w:val="ListParagraph"/>
        <w:numPr>
          <w:ilvl w:val="0"/>
          <w:numId w:val="57"/>
        </w:numPr>
        <w:spacing w:before="100" w:beforeAutospacing="1" w:after="100" w:afterAutospacing="1" w:line="240" w:lineRule="auto"/>
        <w:rPr>
          <w:rFonts w:eastAsia="Times New Roman" w:cs="Times New Roman"/>
          <w:bCs/>
          <w:kern w:val="0"/>
          <w:sz w:val="24"/>
          <w:szCs w:val="24"/>
          <w:lang w:eastAsia="en-PH"/>
          <w14:ligatures w14:val="none"/>
        </w:rPr>
      </w:pPr>
      <w:r w:rsidRPr="00F73019">
        <w:rPr>
          <w:rFonts w:eastAsia="Times New Roman" w:cs="Times New Roman"/>
          <w:bCs/>
          <w:kern w:val="0"/>
          <w:sz w:val="24"/>
          <w:szCs w:val="24"/>
          <w:lang w:eastAsia="en-PH"/>
          <w14:ligatures w14:val="none"/>
        </w:rPr>
        <w:t>Easier to maintain (you can change internal code without affecting others)</w:t>
      </w:r>
    </w:p>
    <w:p w:rsidRPr="009324A6" w:rsidR="00FC1C33" w:rsidP="009324A6" w:rsidRDefault="00F73019" w14:paraId="344CAFC4" w14:textId="5D11F986">
      <w:pPr>
        <w:pStyle w:val="ListParagraph"/>
        <w:numPr>
          <w:ilvl w:val="0"/>
          <w:numId w:val="57"/>
        </w:numPr>
        <w:spacing w:before="100" w:beforeAutospacing="1" w:after="100" w:afterAutospacing="1" w:line="240" w:lineRule="auto"/>
        <w:rPr>
          <w:rFonts w:eastAsia="Times New Roman" w:cs="Times New Roman"/>
          <w:bCs/>
          <w:kern w:val="0"/>
          <w:sz w:val="24"/>
          <w:szCs w:val="24"/>
          <w:lang w:eastAsia="en-PH"/>
          <w14:ligatures w14:val="none"/>
        </w:rPr>
      </w:pPr>
      <w:r w:rsidRPr="00F73019">
        <w:rPr>
          <w:rFonts w:eastAsia="Times New Roman" w:cs="Times New Roman"/>
          <w:bCs/>
          <w:kern w:val="0"/>
          <w:sz w:val="24"/>
          <w:szCs w:val="24"/>
          <w:lang w:eastAsia="en-PH"/>
          <w14:ligatures w14:val="none"/>
        </w:rPr>
        <w:t>More organized (clear boundaries between data and behavior)</w:t>
      </w:r>
    </w:p>
    <w:p w:rsidRPr="00F73019" w:rsidR="008313E7" w:rsidP="00F73019" w:rsidRDefault="00FC1C33" w14:paraId="5BEEE7EA" w14:textId="20889F1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2 </w:t>
      </w:r>
      <w:r w:rsidRPr="00C06E73" w:rsidR="00C06E73">
        <w:rPr>
          <w:rFonts w:eastAsia="Times New Roman" w:cs="Times New Roman"/>
          <w:b/>
          <w:kern w:val="0"/>
          <w:sz w:val="24"/>
          <w:szCs w:val="24"/>
          <w:lang w:eastAsia="en-PH"/>
          <w14:ligatures w14:val="none"/>
        </w:rPr>
        <w:t>Example of Information Hiding</w:t>
      </w:r>
    </w:p>
    <w:p w:rsidRPr="00C328FE" w:rsidR="004B47CF" w:rsidP="005E4004" w:rsidRDefault="00C06E73" w14:paraId="144A69DD" w14:textId="27D60738">
      <w:pPr>
        <w:pStyle w:val="ListParagraph"/>
        <w:numPr>
          <w:ilvl w:val="0"/>
          <w:numId w:val="83"/>
        </w:numPr>
        <w:spacing w:before="100" w:beforeAutospacing="1" w:after="100" w:afterAutospacing="1" w:line="240" w:lineRule="auto"/>
        <w:rPr>
          <w:rFonts w:eastAsia="Times New Roman" w:cs="Times New Roman"/>
          <w:b/>
          <w:kern w:val="0"/>
          <w:sz w:val="24"/>
          <w:szCs w:val="24"/>
          <w:lang w:eastAsia="en-PH"/>
          <w14:ligatures w14:val="none"/>
        </w:rPr>
      </w:pPr>
      <w:r w:rsidRPr="00C328FE">
        <w:rPr>
          <w:rFonts w:eastAsia="Times New Roman" w:cs="Times New Roman"/>
          <w:b/>
          <w:kern w:val="0"/>
          <w:sz w:val="24"/>
          <w:szCs w:val="24"/>
          <w:lang w:eastAsia="en-PH"/>
          <w14:ligatures w14:val="none"/>
        </w:rPr>
        <w:t>Without Information Hiding:</w:t>
      </w:r>
    </w:p>
    <w:p w:rsidR="004B47CF" w:rsidP="004B47CF" w:rsidRDefault="0006411D" w14:paraId="00C5BA7A" w14:textId="58DFC39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03" behindDoc="0" locked="0" layoutInCell="1" allowOverlap="1" wp14:anchorId="19E244D7" wp14:editId="5BAC7C5A">
                <wp:simplePos x="0" y="0"/>
                <wp:positionH relativeFrom="margin">
                  <wp:align>center</wp:align>
                </wp:positionH>
                <wp:positionV relativeFrom="paragraph">
                  <wp:posOffset>94112</wp:posOffset>
                </wp:positionV>
                <wp:extent cx="5347970" cy="3752490"/>
                <wp:effectExtent l="0" t="0" r="24130" b="19685"/>
                <wp:wrapNone/>
                <wp:docPr id="680925312" name="Text Box 10"/>
                <wp:cNvGraphicFramePr/>
                <a:graphic xmlns:a="http://schemas.openxmlformats.org/drawingml/2006/main">
                  <a:graphicData uri="http://schemas.microsoft.com/office/word/2010/wordprocessingShape">
                    <wps:wsp>
                      <wps:cNvSpPr txBox="1"/>
                      <wps:spPr>
                        <a:xfrm>
                          <a:off x="0" y="0"/>
                          <a:ext cx="5347970" cy="3752490"/>
                        </a:xfrm>
                        <a:prstGeom prst="rect">
                          <a:avLst/>
                        </a:prstGeom>
                        <a:solidFill>
                          <a:schemeClr val="tx1"/>
                        </a:solidFill>
                        <a:ln w="6350">
                          <a:solidFill>
                            <a:prstClr val="black"/>
                          </a:solidFill>
                        </a:ln>
                      </wps:spPr>
                      <wps:txbx>
                        <w:txbxContent>
                          <w:p w:rsidR="00C06E73" w:rsidP="00C06E73" w:rsidRDefault="0083498B" w14:paraId="59564C46" w14:textId="15DD300D">
                            <w:pPr>
                              <w:numPr>
                                <w:ilvl w:val="0"/>
                                <w:numId w:val="0"/>
                              </w:numPr>
                            </w:pPr>
                            <w:r>
                              <w:t>java</w:t>
                            </w:r>
                          </w:p>
                          <w:p w:rsidR="0083498B" w:rsidP="0083498B" w:rsidRDefault="0083498B" w14:paraId="1B655E62" w14:textId="77777777">
                            <w:pPr>
                              <w:numPr>
                                <w:ilvl w:val="0"/>
                                <w:numId w:val="0"/>
                              </w:numPr>
                            </w:pPr>
                            <w:r>
                              <w:t>public class Student {</w:t>
                            </w:r>
                          </w:p>
                          <w:p w:rsidR="0083498B" w:rsidP="0083498B" w:rsidRDefault="0083498B" w14:paraId="1AE297C4" w14:textId="77777777">
                            <w:pPr>
                              <w:numPr>
                                <w:ilvl w:val="0"/>
                                <w:numId w:val="0"/>
                              </w:numPr>
                            </w:pPr>
                            <w:r>
                              <w:t xml:space="preserve">    String </w:t>
                            </w:r>
                            <w:proofErr w:type="gramStart"/>
                            <w:r>
                              <w:t>name;</w:t>
                            </w:r>
                            <w:proofErr w:type="gramEnd"/>
                          </w:p>
                          <w:p w:rsidR="0083498B" w:rsidP="0083498B" w:rsidRDefault="0083498B" w14:paraId="01E4FC98" w14:textId="77777777">
                            <w:pPr>
                              <w:numPr>
                                <w:ilvl w:val="0"/>
                                <w:numId w:val="0"/>
                              </w:numPr>
                            </w:pPr>
                            <w:r>
                              <w:t xml:space="preserve">    int </w:t>
                            </w:r>
                            <w:proofErr w:type="gramStart"/>
                            <w:r>
                              <w:t>age;</w:t>
                            </w:r>
                            <w:proofErr w:type="gramEnd"/>
                          </w:p>
                          <w:p w:rsidR="0083498B" w:rsidP="0083498B" w:rsidRDefault="0083498B" w14:paraId="48BB0426" w14:textId="77777777">
                            <w:pPr>
                              <w:numPr>
                                <w:ilvl w:val="0"/>
                                <w:numId w:val="0"/>
                              </w:numPr>
                            </w:pPr>
                            <w:r>
                              <w:t>}</w:t>
                            </w:r>
                          </w:p>
                          <w:p w:rsidR="0083498B" w:rsidP="0083498B" w:rsidRDefault="0083498B" w14:paraId="499AF0BC" w14:textId="77777777">
                            <w:pPr>
                              <w:numPr>
                                <w:ilvl w:val="0"/>
                                <w:numId w:val="0"/>
                              </w:numPr>
                            </w:pPr>
                          </w:p>
                          <w:p w:rsidR="0083498B" w:rsidP="0083498B" w:rsidRDefault="0083498B" w14:paraId="58123F5A" w14:textId="77777777">
                            <w:pPr>
                              <w:numPr>
                                <w:ilvl w:val="0"/>
                                <w:numId w:val="0"/>
                              </w:numPr>
                            </w:pPr>
                            <w:r>
                              <w:t>public class Main {</w:t>
                            </w:r>
                          </w:p>
                          <w:p w:rsidR="0083498B" w:rsidP="0083498B" w:rsidRDefault="0083498B" w14:paraId="4F153E7B"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83498B" w:rsidP="0083498B" w:rsidRDefault="0083498B" w14:paraId="7D0AC5E7" w14:textId="77777777">
                            <w:pPr>
                              <w:numPr>
                                <w:ilvl w:val="0"/>
                                <w:numId w:val="0"/>
                              </w:numPr>
                            </w:pPr>
                            <w:r>
                              <w:t xml:space="preserve">        Student s1 = new </w:t>
                            </w:r>
                            <w:proofErr w:type="gramStart"/>
                            <w:r>
                              <w:t>Student();</w:t>
                            </w:r>
                            <w:proofErr w:type="gramEnd"/>
                          </w:p>
                          <w:p w:rsidR="0083498B" w:rsidP="0083498B" w:rsidRDefault="0083498B" w14:paraId="21572B3A" w14:textId="77777777">
                            <w:pPr>
                              <w:numPr>
                                <w:ilvl w:val="0"/>
                                <w:numId w:val="0"/>
                              </w:numPr>
                            </w:pPr>
                            <w:r>
                              <w:t xml:space="preserve">        s1.name = "Kenzo</w:t>
                            </w:r>
                            <w:proofErr w:type="gramStart"/>
                            <w:r>
                              <w:t>";</w:t>
                            </w:r>
                            <w:proofErr w:type="gramEnd"/>
                          </w:p>
                          <w:p w:rsidR="0083498B" w:rsidP="0083498B" w:rsidRDefault="0083498B" w14:paraId="282210BC" w14:textId="77777777">
                            <w:pPr>
                              <w:numPr>
                                <w:ilvl w:val="0"/>
                                <w:numId w:val="0"/>
                              </w:numPr>
                            </w:pPr>
                            <w:r>
                              <w:t xml:space="preserve">        s1.age = -5; // Invalid! Direct access to data can cause errors</w:t>
                            </w:r>
                          </w:p>
                          <w:p w:rsidR="0083498B" w:rsidP="0083498B" w:rsidRDefault="0083498B" w14:paraId="3DE8CCC5" w14:textId="77777777">
                            <w:pPr>
                              <w:numPr>
                                <w:ilvl w:val="0"/>
                                <w:numId w:val="0"/>
                              </w:numPr>
                            </w:pPr>
                            <w:r>
                              <w:t xml:space="preserve">    }</w:t>
                            </w:r>
                          </w:p>
                          <w:p w:rsidRPr="00CF012C" w:rsidR="0083498B" w:rsidP="0083498B" w:rsidRDefault="0083498B" w14:paraId="63DD6BEC" w14:textId="27047E8E">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8BDD5DE">
              <v:shape id="_x0000_s1092" style="position:absolute;margin-left:0;margin-top:7.4pt;width:421.1pt;height:295.45pt;z-index:251658303;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" w14:anchorId="19E244D7">
                <v:textbox>
                  <w:txbxContent>
                    <w:p w:rsidR="00C06E73" w:rsidP="00C06E73" w:rsidRDefault="0083498B" w14:paraId="6B12025C" w14:textId="15DD300D">
                      <w:pPr>
                        <w:numPr>
                          <w:ilvl w:val="0"/>
                          <w:numId w:val="0"/>
                        </w:numPr>
                      </w:pPr>
                      <w:r>
                        <w:t>java</w:t>
                      </w:r>
                    </w:p>
                    <w:p w:rsidR="0083498B" w:rsidP="0083498B" w:rsidRDefault="0083498B" w14:paraId="38AA04C0" w14:textId="77777777">
                      <w:pPr>
                        <w:numPr>
                          <w:ilvl w:val="0"/>
                          <w:numId w:val="0"/>
                        </w:numPr>
                      </w:pPr>
                      <w:r>
                        <w:t>public class Student {</w:t>
                      </w:r>
                    </w:p>
                    <w:p w:rsidR="0083498B" w:rsidP="0083498B" w:rsidRDefault="0083498B" w14:paraId="5A8279B0" w14:textId="77777777">
                      <w:pPr>
                        <w:numPr>
                          <w:ilvl w:val="0"/>
                          <w:numId w:val="0"/>
                        </w:numPr>
                      </w:pPr>
                      <w:r>
                        <w:t xml:space="preserve">    String </w:t>
                      </w:r>
                      <w:proofErr w:type="gramStart"/>
                      <w:r>
                        <w:t>name;</w:t>
                      </w:r>
                      <w:proofErr w:type="gramEnd"/>
                    </w:p>
                    <w:p w:rsidR="0083498B" w:rsidP="0083498B" w:rsidRDefault="0083498B" w14:paraId="7D8D9243" w14:textId="77777777">
                      <w:pPr>
                        <w:numPr>
                          <w:ilvl w:val="0"/>
                          <w:numId w:val="0"/>
                        </w:numPr>
                      </w:pPr>
                      <w:r>
                        <w:t xml:space="preserve">    int </w:t>
                      </w:r>
                      <w:proofErr w:type="gramStart"/>
                      <w:r>
                        <w:t>age;</w:t>
                      </w:r>
                      <w:proofErr w:type="gramEnd"/>
                    </w:p>
                    <w:p w:rsidR="0083498B" w:rsidP="0083498B" w:rsidRDefault="0083498B" w14:paraId="5704204E" w14:textId="77777777">
                      <w:pPr>
                        <w:numPr>
                          <w:ilvl w:val="0"/>
                          <w:numId w:val="0"/>
                        </w:numPr>
                      </w:pPr>
                      <w:r>
                        <w:t>}</w:t>
                      </w:r>
                    </w:p>
                    <w:p w:rsidR="0083498B" w:rsidP="0083498B" w:rsidRDefault="0083498B" w14:paraId="23DE523C" w14:textId="77777777">
                      <w:pPr>
                        <w:numPr>
                          <w:ilvl w:val="0"/>
                          <w:numId w:val="0"/>
                        </w:numPr>
                      </w:pPr>
                    </w:p>
                    <w:p w:rsidR="0083498B" w:rsidP="0083498B" w:rsidRDefault="0083498B" w14:paraId="0F2100BF" w14:textId="77777777">
                      <w:pPr>
                        <w:numPr>
                          <w:ilvl w:val="0"/>
                          <w:numId w:val="0"/>
                        </w:numPr>
                      </w:pPr>
                      <w:r>
                        <w:t>public class Main {</w:t>
                      </w:r>
                    </w:p>
                    <w:p w:rsidR="0083498B" w:rsidP="0083498B" w:rsidRDefault="0083498B" w14:paraId="33B1D202"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83498B" w:rsidP="0083498B" w:rsidRDefault="0083498B" w14:paraId="36690147" w14:textId="77777777">
                      <w:pPr>
                        <w:numPr>
                          <w:ilvl w:val="0"/>
                          <w:numId w:val="0"/>
                        </w:numPr>
                      </w:pPr>
                      <w:r>
                        <w:t xml:space="preserve">        Student s1 = new </w:t>
                      </w:r>
                      <w:proofErr w:type="gramStart"/>
                      <w:r>
                        <w:t>Student();</w:t>
                      </w:r>
                      <w:proofErr w:type="gramEnd"/>
                    </w:p>
                    <w:p w:rsidR="0083498B" w:rsidP="0083498B" w:rsidRDefault="0083498B" w14:paraId="2C370A91" w14:textId="77777777">
                      <w:pPr>
                        <w:numPr>
                          <w:ilvl w:val="0"/>
                          <w:numId w:val="0"/>
                        </w:numPr>
                      </w:pPr>
                      <w:r>
                        <w:t xml:space="preserve">        s1.name = "Kenzo</w:t>
                      </w:r>
                      <w:proofErr w:type="gramStart"/>
                      <w:r>
                        <w:t>";</w:t>
                      </w:r>
                      <w:proofErr w:type="gramEnd"/>
                    </w:p>
                    <w:p w:rsidR="0083498B" w:rsidP="0083498B" w:rsidRDefault="0083498B" w14:paraId="06F204BA" w14:textId="77777777">
                      <w:pPr>
                        <w:numPr>
                          <w:ilvl w:val="0"/>
                          <w:numId w:val="0"/>
                        </w:numPr>
                      </w:pPr>
                      <w:r>
                        <w:t xml:space="preserve">        s1.age = -5; // Invalid! Direct access to data can cause errors</w:t>
                      </w:r>
                    </w:p>
                    <w:p w:rsidR="0083498B" w:rsidP="0083498B" w:rsidRDefault="0083498B" w14:paraId="5FABE042" w14:textId="77777777">
                      <w:pPr>
                        <w:numPr>
                          <w:ilvl w:val="0"/>
                          <w:numId w:val="0"/>
                        </w:numPr>
                      </w:pPr>
                      <w:r>
                        <w:t xml:space="preserve">    }</w:t>
                      </w:r>
                    </w:p>
                    <w:p w:rsidRPr="00CF012C" w:rsidR="0083498B" w:rsidP="0083498B" w:rsidRDefault="0083498B" w14:paraId="3DFC34E5" w14:textId="27047E8E">
                      <w:pPr>
                        <w:numPr>
                          <w:ilvl w:val="0"/>
                          <w:numId w:val="0"/>
                        </w:numPr>
                      </w:pPr>
                      <w:r>
                        <w:t>}</w:t>
                      </w:r>
                    </w:p>
                  </w:txbxContent>
                </v:textbox>
                <w10:wrap anchorx="margin"/>
              </v:shape>
            </w:pict>
          </mc:Fallback>
        </mc:AlternateContent>
      </w:r>
    </w:p>
    <w:p w:rsidR="004B47CF" w:rsidP="004B47CF" w:rsidRDefault="004B47CF" w14:paraId="68C9ED9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B47CF" w:rsidP="004B47CF" w:rsidRDefault="004B47CF" w14:paraId="6FDD726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06E73" w:rsidP="004B47CF" w:rsidRDefault="00C06E73" w14:paraId="21FED3D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06E73" w:rsidP="004B47CF" w:rsidRDefault="00C06E73" w14:paraId="5EBCEF8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06E73" w:rsidP="004B47CF" w:rsidRDefault="00C06E73" w14:paraId="1048CB8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06E73" w:rsidP="004B47CF" w:rsidRDefault="00C06E73" w14:paraId="45FE4AF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06E73" w:rsidP="004B47CF" w:rsidRDefault="00C06E73" w14:paraId="26B4703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3498B" w:rsidP="004B47CF" w:rsidRDefault="0083498B" w14:paraId="72A5C58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324A6" w:rsidP="004B47CF" w:rsidRDefault="009324A6" w14:paraId="33B7617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6411D" w:rsidP="009324A6" w:rsidRDefault="0083498B" w14:paraId="4DB6743A" w14:textId="0511A06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83498B">
        <w:rPr>
          <w:rFonts w:eastAsia="Times New Roman" w:cs="Times New Roman"/>
          <w:bCs/>
          <w:kern w:val="0"/>
          <w:sz w:val="24"/>
          <w:szCs w:val="24"/>
          <w:lang w:eastAsia="en-PH"/>
          <w14:ligatures w14:val="none"/>
        </w:rPr>
        <w:t>Here, anyone can directly change age, even to a wrong value (like -5).</w:t>
      </w:r>
      <w:r w:rsidRPr="0083498B">
        <w:rPr>
          <w:rFonts w:eastAsia="Times New Roman" w:cs="Times New Roman"/>
          <w:bCs/>
          <w:kern w:val="0"/>
          <w:sz w:val="24"/>
          <w:szCs w:val="24"/>
          <w:lang w:eastAsia="en-PH"/>
          <w14:ligatures w14:val="none"/>
        </w:rPr>
        <w:br/>
      </w:r>
      <w:r w:rsidRPr="0083498B">
        <w:rPr>
          <w:rFonts w:eastAsia="Times New Roman" w:cs="Times New Roman"/>
          <w:bCs/>
          <w:kern w:val="0"/>
          <w:sz w:val="24"/>
          <w:szCs w:val="24"/>
          <w:lang w:eastAsia="en-PH"/>
          <w14:ligatures w14:val="none"/>
        </w:rPr>
        <w:t>That’s unsafe and violates information hiding.</w:t>
      </w:r>
    </w:p>
    <w:p w:rsidRPr="009324A6" w:rsidR="009324A6" w:rsidP="009324A6" w:rsidRDefault="009324A6" w14:paraId="7E676880"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Pr="00C328FE" w:rsidR="00914808" w:rsidP="005E4004" w:rsidRDefault="00914808" w14:paraId="27C749E8" w14:textId="7741F5CD">
      <w:pPr>
        <w:pStyle w:val="ListParagraph"/>
        <w:numPr>
          <w:ilvl w:val="0"/>
          <w:numId w:val="83"/>
        </w:numPr>
        <w:spacing w:before="100" w:beforeAutospacing="1" w:after="100" w:afterAutospacing="1" w:line="240" w:lineRule="auto"/>
        <w:rPr>
          <w:rFonts w:eastAsia="Times New Roman" w:cs="Times New Roman"/>
          <w:b/>
          <w:kern w:val="0"/>
          <w:sz w:val="24"/>
          <w:szCs w:val="24"/>
          <w:lang w:eastAsia="en-PH"/>
          <w14:ligatures w14:val="none"/>
        </w:rPr>
      </w:pPr>
      <w:r w:rsidRPr="00C328FE">
        <w:rPr>
          <w:rFonts w:eastAsia="Times New Roman" w:cs="Times New Roman"/>
          <w:b/>
          <w:kern w:val="0"/>
          <w:sz w:val="24"/>
          <w:szCs w:val="24"/>
          <w:lang w:eastAsia="en-PH"/>
          <w14:ligatures w14:val="none"/>
        </w:rPr>
        <w:t>With Information Hiding:</w:t>
      </w:r>
    </w:p>
    <w:p w:rsidR="0083498B" w:rsidP="00914808" w:rsidRDefault="00914808" w14:paraId="4BD8EEA9" w14:textId="67B3EBA0">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14808">
        <w:rPr>
          <w:rFonts w:eastAsia="Times New Roman" w:cs="Times New Roman"/>
          <w:bCs/>
          <w:kern w:val="0"/>
          <w:sz w:val="24"/>
          <w:szCs w:val="24"/>
          <w:lang w:eastAsia="en-PH"/>
          <w14:ligatures w14:val="none"/>
        </w:rPr>
        <w:t>We use private attributes and public methods (getters and setters) to control access.</w:t>
      </w:r>
    </w:p>
    <w:p w:rsidR="00914808" w:rsidP="00914808" w:rsidRDefault="00914808" w14:paraId="2937BAD0" w14:textId="196FFC6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04" behindDoc="0" locked="0" layoutInCell="1" allowOverlap="1" wp14:anchorId="149F497E" wp14:editId="3E2CB8BA">
                <wp:simplePos x="0" y="0"/>
                <wp:positionH relativeFrom="margin">
                  <wp:posOffset>289932</wp:posOffset>
                </wp:positionH>
                <wp:positionV relativeFrom="paragraph">
                  <wp:posOffset>403</wp:posOffset>
                </wp:positionV>
                <wp:extent cx="5347970" cy="7750097"/>
                <wp:effectExtent l="0" t="0" r="24130" b="22860"/>
                <wp:wrapNone/>
                <wp:docPr id="338298764" name="Text Box 10"/>
                <wp:cNvGraphicFramePr/>
                <a:graphic xmlns:a="http://schemas.openxmlformats.org/drawingml/2006/main">
                  <a:graphicData uri="http://schemas.microsoft.com/office/word/2010/wordprocessingShape">
                    <wps:wsp>
                      <wps:cNvSpPr txBox="1"/>
                      <wps:spPr>
                        <a:xfrm>
                          <a:off x="0" y="0"/>
                          <a:ext cx="5347970" cy="7750097"/>
                        </a:xfrm>
                        <a:prstGeom prst="rect">
                          <a:avLst/>
                        </a:prstGeom>
                        <a:solidFill>
                          <a:schemeClr val="tx1"/>
                        </a:solidFill>
                        <a:ln w="6350">
                          <a:solidFill>
                            <a:prstClr val="black"/>
                          </a:solidFill>
                        </a:ln>
                      </wps:spPr>
                      <wps:txbx>
                        <w:txbxContent>
                          <w:p w:rsidR="00914808" w:rsidP="00914808" w:rsidRDefault="00914808" w14:paraId="5DD090C9" w14:textId="53B6C310">
                            <w:pPr>
                              <w:numPr>
                                <w:ilvl w:val="0"/>
                                <w:numId w:val="0"/>
                              </w:numPr>
                            </w:pPr>
                            <w:r>
                              <w:t>java</w:t>
                            </w:r>
                          </w:p>
                          <w:p w:rsidR="00914808" w:rsidP="00914808" w:rsidRDefault="00914808" w14:paraId="4577897A" w14:textId="77777777">
                            <w:pPr>
                              <w:numPr>
                                <w:ilvl w:val="0"/>
                                <w:numId w:val="0"/>
                              </w:numPr>
                            </w:pPr>
                            <w:r>
                              <w:t>public class Student {</w:t>
                            </w:r>
                          </w:p>
                          <w:p w:rsidR="00914808" w:rsidP="00914808" w:rsidRDefault="00914808" w14:paraId="15E1EA3C" w14:textId="77777777">
                            <w:pPr>
                              <w:numPr>
                                <w:ilvl w:val="0"/>
                                <w:numId w:val="0"/>
                              </w:numPr>
                            </w:pPr>
                            <w:r>
                              <w:t xml:space="preserve">    private String </w:t>
                            </w:r>
                            <w:proofErr w:type="gramStart"/>
                            <w:r>
                              <w:t>name;</w:t>
                            </w:r>
                            <w:proofErr w:type="gramEnd"/>
                          </w:p>
                          <w:p w:rsidR="00914808" w:rsidP="00914808" w:rsidRDefault="00914808" w14:paraId="16E3BC44" w14:textId="77777777">
                            <w:pPr>
                              <w:numPr>
                                <w:ilvl w:val="0"/>
                                <w:numId w:val="0"/>
                              </w:numPr>
                            </w:pPr>
                            <w:r>
                              <w:t xml:space="preserve">    private int </w:t>
                            </w:r>
                            <w:proofErr w:type="gramStart"/>
                            <w:r>
                              <w:t>age;</w:t>
                            </w:r>
                            <w:proofErr w:type="gramEnd"/>
                          </w:p>
                          <w:p w:rsidR="00914808" w:rsidP="00914808" w:rsidRDefault="00914808" w14:paraId="39BA4695" w14:textId="77777777">
                            <w:pPr>
                              <w:numPr>
                                <w:ilvl w:val="0"/>
                                <w:numId w:val="0"/>
                              </w:numPr>
                            </w:pPr>
                          </w:p>
                          <w:p w:rsidR="00914808" w:rsidP="00914808" w:rsidRDefault="00914808" w14:paraId="3A329FB7" w14:textId="77777777">
                            <w:pPr>
                              <w:numPr>
                                <w:ilvl w:val="0"/>
                                <w:numId w:val="0"/>
                              </w:numPr>
                            </w:pPr>
                            <w:r>
                              <w:t xml:space="preserve">    // Setter methods - to set values safely</w:t>
                            </w:r>
                          </w:p>
                          <w:p w:rsidR="00914808" w:rsidP="00914808" w:rsidRDefault="00914808" w14:paraId="4326044D" w14:textId="77777777">
                            <w:pPr>
                              <w:numPr>
                                <w:ilvl w:val="0"/>
                                <w:numId w:val="0"/>
                              </w:numPr>
                            </w:pPr>
                            <w:r>
                              <w:t xml:space="preserve">    public void </w:t>
                            </w:r>
                            <w:proofErr w:type="spellStart"/>
                            <w:proofErr w:type="gramStart"/>
                            <w:r>
                              <w:t>setName</w:t>
                            </w:r>
                            <w:proofErr w:type="spellEnd"/>
                            <w:r>
                              <w:t>(</w:t>
                            </w:r>
                            <w:proofErr w:type="gramEnd"/>
                            <w:r>
                              <w:t>String n) {</w:t>
                            </w:r>
                          </w:p>
                          <w:p w:rsidR="00914808" w:rsidP="00914808" w:rsidRDefault="00914808" w14:paraId="247FC921" w14:textId="77777777">
                            <w:pPr>
                              <w:numPr>
                                <w:ilvl w:val="0"/>
                                <w:numId w:val="0"/>
                              </w:numPr>
                            </w:pPr>
                            <w:r>
                              <w:t xml:space="preserve">        name = </w:t>
                            </w:r>
                            <w:proofErr w:type="gramStart"/>
                            <w:r>
                              <w:t>n;</w:t>
                            </w:r>
                            <w:proofErr w:type="gramEnd"/>
                          </w:p>
                          <w:p w:rsidR="00914808" w:rsidP="00914808" w:rsidRDefault="00914808" w14:paraId="5553B195" w14:textId="77777777">
                            <w:pPr>
                              <w:numPr>
                                <w:ilvl w:val="0"/>
                                <w:numId w:val="0"/>
                              </w:numPr>
                            </w:pPr>
                            <w:r>
                              <w:t xml:space="preserve">    }</w:t>
                            </w:r>
                          </w:p>
                          <w:p w:rsidR="00914808" w:rsidP="00914808" w:rsidRDefault="00914808" w14:paraId="06D07C9F" w14:textId="77777777">
                            <w:pPr>
                              <w:numPr>
                                <w:ilvl w:val="0"/>
                                <w:numId w:val="0"/>
                              </w:numPr>
                            </w:pPr>
                          </w:p>
                          <w:p w:rsidR="00914808" w:rsidP="00914808" w:rsidRDefault="00914808" w14:paraId="07498AED" w14:textId="77777777">
                            <w:pPr>
                              <w:numPr>
                                <w:ilvl w:val="0"/>
                                <w:numId w:val="0"/>
                              </w:numPr>
                            </w:pPr>
                            <w:r>
                              <w:t xml:space="preserve">    public void </w:t>
                            </w:r>
                            <w:proofErr w:type="spellStart"/>
                            <w:proofErr w:type="gramStart"/>
                            <w:r>
                              <w:t>setAge</w:t>
                            </w:r>
                            <w:proofErr w:type="spellEnd"/>
                            <w:r>
                              <w:t>(</w:t>
                            </w:r>
                            <w:proofErr w:type="gramEnd"/>
                            <w:r>
                              <w:t>int a) {</w:t>
                            </w:r>
                          </w:p>
                          <w:p w:rsidR="00914808" w:rsidP="00914808" w:rsidRDefault="00914808" w14:paraId="2B634B30" w14:textId="77777777">
                            <w:pPr>
                              <w:numPr>
                                <w:ilvl w:val="0"/>
                                <w:numId w:val="0"/>
                              </w:numPr>
                            </w:pPr>
                            <w:r>
                              <w:t xml:space="preserve">        if (a &gt; 0) {</w:t>
                            </w:r>
                          </w:p>
                          <w:p w:rsidR="00914808" w:rsidP="00914808" w:rsidRDefault="00914808" w14:paraId="1B4846E8" w14:textId="77777777">
                            <w:pPr>
                              <w:numPr>
                                <w:ilvl w:val="0"/>
                                <w:numId w:val="0"/>
                              </w:numPr>
                            </w:pPr>
                            <w:r>
                              <w:t xml:space="preserve">            age = </w:t>
                            </w:r>
                            <w:proofErr w:type="gramStart"/>
                            <w:r>
                              <w:t>a;</w:t>
                            </w:r>
                            <w:proofErr w:type="gramEnd"/>
                          </w:p>
                          <w:p w:rsidR="00914808" w:rsidP="00914808" w:rsidRDefault="00914808" w14:paraId="3ED4FD49" w14:textId="77777777">
                            <w:pPr>
                              <w:numPr>
                                <w:ilvl w:val="0"/>
                                <w:numId w:val="0"/>
                              </w:numPr>
                            </w:pPr>
                            <w:r>
                              <w:t xml:space="preserve">        } else {</w:t>
                            </w:r>
                          </w:p>
                          <w:p w:rsidR="00914808" w:rsidP="00914808" w:rsidRDefault="00914808" w14:paraId="0C05AC8B" w14:textId="77777777">
                            <w:pPr>
                              <w:numPr>
                                <w:ilvl w:val="0"/>
                                <w:numId w:val="0"/>
                              </w:numPr>
                            </w:pPr>
                            <w:r>
                              <w:t xml:space="preserve">            </w:t>
                            </w:r>
                            <w:proofErr w:type="spellStart"/>
                            <w:r>
                              <w:t>System.out.println</w:t>
                            </w:r>
                            <w:proofErr w:type="spellEnd"/>
                            <w:r>
                              <w:t>("Invalid age!"</w:t>
                            </w:r>
                            <w:proofErr w:type="gramStart"/>
                            <w:r>
                              <w:t>);</w:t>
                            </w:r>
                            <w:proofErr w:type="gramEnd"/>
                          </w:p>
                          <w:p w:rsidR="00914808" w:rsidP="00914808" w:rsidRDefault="00914808" w14:paraId="50B90DDD" w14:textId="77777777">
                            <w:pPr>
                              <w:numPr>
                                <w:ilvl w:val="0"/>
                                <w:numId w:val="0"/>
                              </w:numPr>
                            </w:pPr>
                            <w:r>
                              <w:t xml:space="preserve">        }</w:t>
                            </w:r>
                          </w:p>
                          <w:p w:rsidR="00914808" w:rsidP="00914808" w:rsidRDefault="00914808" w14:paraId="6655A80E" w14:textId="77777777">
                            <w:pPr>
                              <w:numPr>
                                <w:ilvl w:val="0"/>
                                <w:numId w:val="0"/>
                              </w:numPr>
                            </w:pPr>
                            <w:r>
                              <w:t xml:space="preserve">    }</w:t>
                            </w:r>
                          </w:p>
                          <w:p w:rsidR="00914808" w:rsidP="00914808" w:rsidRDefault="00914808" w14:paraId="7F1D19F1" w14:textId="77777777">
                            <w:pPr>
                              <w:numPr>
                                <w:ilvl w:val="0"/>
                                <w:numId w:val="0"/>
                              </w:numPr>
                            </w:pPr>
                          </w:p>
                          <w:p w:rsidR="00914808" w:rsidP="00914808" w:rsidRDefault="00914808" w14:paraId="1A79323B" w14:textId="77777777">
                            <w:pPr>
                              <w:numPr>
                                <w:ilvl w:val="0"/>
                                <w:numId w:val="0"/>
                              </w:numPr>
                            </w:pPr>
                            <w:r>
                              <w:t xml:space="preserve">    // Getter methods - to retrieve values</w:t>
                            </w:r>
                          </w:p>
                          <w:p w:rsidR="00914808" w:rsidP="00914808" w:rsidRDefault="00914808" w14:paraId="3688C8B1" w14:textId="77777777">
                            <w:pPr>
                              <w:numPr>
                                <w:ilvl w:val="0"/>
                                <w:numId w:val="0"/>
                              </w:numPr>
                            </w:pPr>
                            <w:r>
                              <w:t xml:space="preserve">    public String </w:t>
                            </w:r>
                            <w:proofErr w:type="spellStart"/>
                            <w:proofErr w:type="gramStart"/>
                            <w:r>
                              <w:t>getName</w:t>
                            </w:r>
                            <w:proofErr w:type="spellEnd"/>
                            <w:r>
                              <w:t>(</w:t>
                            </w:r>
                            <w:proofErr w:type="gramEnd"/>
                            <w:r>
                              <w:t>) {</w:t>
                            </w:r>
                          </w:p>
                          <w:p w:rsidR="00914808" w:rsidP="00914808" w:rsidRDefault="00914808" w14:paraId="3887FE2D" w14:textId="77777777">
                            <w:pPr>
                              <w:numPr>
                                <w:ilvl w:val="0"/>
                                <w:numId w:val="0"/>
                              </w:numPr>
                            </w:pPr>
                            <w:r>
                              <w:t xml:space="preserve">        return </w:t>
                            </w:r>
                            <w:proofErr w:type="gramStart"/>
                            <w:r>
                              <w:t>name;</w:t>
                            </w:r>
                            <w:proofErr w:type="gramEnd"/>
                          </w:p>
                          <w:p w:rsidR="00914808" w:rsidP="00914808" w:rsidRDefault="00914808" w14:paraId="542ECFF3" w14:textId="77777777">
                            <w:pPr>
                              <w:numPr>
                                <w:ilvl w:val="0"/>
                                <w:numId w:val="0"/>
                              </w:numPr>
                            </w:pPr>
                            <w:r>
                              <w:t xml:space="preserve">    }</w:t>
                            </w:r>
                          </w:p>
                          <w:p w:rsidR="00914808" w:rsidP="00914808" w:rsidRDefault="00914808" w14:paraId="22EC81AF" w14:textId="77777777">
                            <w:pPr>
                              <w:numPr>
                                <w:ilvl w:val="0"/>
                                <w:numId w:val="0"/>
                              </w:numPr>
                            </w:pPr>
                          </w:p>
                          <w:p w:rsidR="00914808" w:rsidP="00914808" w:rsidRDefault="00914808" w14:paraId="6637D955" w14:textId="77777777">
                            <w:pPr>
                              <w:numPr>
                                <w:ilvl w:val="0"/>
                                <w:numId w:val="0"/>
                              </w:numPr>
                            </w:pPr>
                            <w:r>
                              <w:t xml:space="preserve">    public int </w:t>
                            </w:r>
                            <w:proofErr w:type="spellStart"/>
                            <w:proofErr w:type="gramStart"/>
                            <w:r>
                              <w:t>getAge</w:t>
                            </w:r>
                            <w:proofErr w:type="spellEnd"/>
                            <w:r>
                              <w:t>(</w:t>
                            </w:r>
                            <w:proofErr w:type="gramEnd"/>
                            <w:r>
                              <w:t>) {</w:t>
                            </w:r>
                          </w:p>
                          <w:p w:rsidR="00914808" w:rsidP="00914808" w:rsidRDefault="00914808" w14:paraId="07998C04" w14:textId="77777777">
                            <w:pPr>
                              <w:numPr>
                                <w:ilvl w:val="0"/>
                                <w:numId w:val="0"/>
                              </w:numPr>
                            </w:pPr>
                            <w:r>
                              <w:t xml:space="preserve">        return </w:t>
                            </w:r>
                            <w:proofErr w:type="gramStart"/>
                            <w:r>
                              <w:t>age;</w:t>
                            </w:r>
                            <w:proofErr w:type="gramEnd"/>
                          </w:p>
                          <w:p w:rsidR="00914808" w:rsidP="00914808" w:rsidRDefault="00914808" w14:paraId="289D2BC7" w14:textId="77777777">
                            <w:pPr>
                              <w:numPr>
                                <w:ilvl w:val="0"/>
                                <w:numId w:val="0"/>
                              </w:numPr>
                            </w:pPr>
                            <w:r>
                              <w:t xml:space="preserve">    }</w:t>
                            </w:r>
                          </w:p>
                          <w:p w:rsidR="00914808" w:rsidP="00914808" w:rsidRDefault="00914808" w14:paraId="30A53F38" w14:textId="77777777">
                            <w:pPr>
                              <w:numPr>
                                <w:ilvl w:val="0"/>
                                <w:numId w:val="0"/>
                              </w:numPr>
                            </w:pPr>
                            <w:r>
                              <w:t>}</w:t>
                            </w:r>
                          </w:p>
                          <w:p w:rsidR="00914808" w:rsidP="00914808" w:rsidRDefault="00914808" w14:paraId="4E771D96" w14:textId="77777777">
                            <w:pPr>
                              <w:numPr>
                                <w:ilvl w:val="0"/>
                                <w:numId w:val="0"/>
                              </w:numPr>
                            </w:pPr>
                          </w:p>
                          <w:p w:rsidR="00914808" w:rsidP="00914808" w:rsidRDefault="00914808" w14:paraId="4AB6DFF4" w14:textId="77777777">
                            <w:pPr>
                              <w:numPr>
                                <w:ilvl w:val="0"/>
                                <w:numId w:val="0"/>
                              </w:numPr>
                            </w:pPr>
                            <w:r>
                              <w:t>public class Main {</w:t>
                            </w:r>
                          </w:p>
                          <w:p w:rsidR="00914808" w:rsidP="00914808" w:rsidRDefault="00914808" w14:paraId="64BA7306"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914808" w:rsidP="00914808" w:rsidRDefault="00914808" w14:paraId="5FDB8FC9" w14:textId="77777777">
                            <w:pPr>
                              <w:numPr>
                                <w:ilvl w:val="0"/>
                                <w:numId w:val="0"/>
                              </w:numPr>
                            </w:pPr>
                            <w:r>
                              <w:t xml:space="preserve">        Student s1 = new </w:t>
                            </w:r>
                            <w:proofErr w:type="gramStart"/>
                            <w:r>
                              <w:t>Student();</w:t>
                            </w:r>
                            <w:proofErr w:type="gramEnd"/>
                          </w:p>
                          <w:p w:rsidR="00914808" w:rsidP="00914808" w:rsidRDefault="00914808" w14:paraId="0527ED5C" w14:textId="77777777">
                            <w:pPr>
                              <w:numPr>
                                <w:ilvl w:val="0"/>
                                <w:numId w:val="0"/>
                              </w:numPr>
                            </w:pPr>
                            <w:r>
                              <w:t xml:space="preserve">        s</w:t>
                            </w:r>
                            <w:proofErr w:type="gramStart"/>
                            <w:r>
                              <w:t>1.setName</w:t>
                            </w:r>
                            <w:proofErr w:type="gramEnd"/>
                            <w:r>
                              <w:t>("Kenzo"</w:t>
                            </w:r>
                            <w:proofErr w:type="gramStart"/>
                            <w:r>
                              <w:t>);</w:t>
                            </w:r>
                            <w:proofErr w:type="gramEnd"/>
                          </w:p>
                          <w:p w:rsidR="00914808" w:rsidP="00914808" w:rsidRDefault="00914808" w14:paraId="67C9A601" w14:textId="77777777">
                            <w:pPr>
                              <w:numPr>
                                <w:ilvl w:val="0"/>
                                <w:numId w:val="0"/>
                              </w:numPr>
                            </w:pPr>
                            <w:r>
                              <w:t xml:space="preserve">        s</w:t>
                            </w:r>
                            <w:proofErr w:type="gramStart"/>
                            <w:r>
                              <w:t>1.setAge</w:t>
                            </w:r>
                            <w:proofErr w:type="gramEnd"/>
                            <w:r>
                              <w:t>(20</w:t>
                            </w:r>
                            <w:proofErr w:type="gramStart"/>
                            <w:r>
                              <w:t>);</w:t>
                            </w:r>
                            <w:proofErr w:type="gramEnd"/>
                          </w:p>
                          <w:p w:rsidR="00914808" w:rsidP="00914808" w:rsidRDefault="00914808" w14:paraId="3DF26E6C" w14:textId="77777777">
                            <w:pPr>
                              <w:numPr>
                                <w:ilvl w:val="0"/>
                                <w:numId w:val="0"/>
                              </w:numPr>
                            </w:pPr>
                            <w:r>
                              <w:t xml:space="preserve">        </w:t>
                            </w:r>
                          </w:p>
                          <w:p w:rsidR="00914808" w:rsidP="00914808" w:rsidRDefault="00914808" w14:paraId="1882FAF4" w14:textId="77777777">
                            <w:pPr>
                              <w:numPr>
                                <w:ilvl w:val="0"/>
                                <w:numId w:val="0"/>
                              </w:numPr>
                            </w:pPr>
                            <w:r>
                              <w:t xml:space="preserve">        </w:t>
                            </w:r>
                            <w:proofErr w:type="spellStart"/>
                            <w:r>
                              <w:t>System.out.println</w:t>
                            </w:r>
                            <w:proofErr w:type="spellEnd"/>
                            <w:r>
                              <w:t>("Name: " + s</w:t>
                            </w:r>
                            <w:proofErr w:type="gramStart"/>
                            <w:r>
                              <w:t>1.getName</w:t>
                            </w:r>
                            <w:proofErr w:type="gramEnd"/>
                            <w:r>
                              <w:t>()</w:t>
                            </w:r>
                            <w:proofErr w:type="gramStart"/>
                            <w:r>
                              <w:t>);</w:t>
                            </w:r>
                            <w:proofErr w:type="gramEnd"/>
                          </w:p>
                          <w:p w:rsidR="00914808" w:rsidP="00914808" w:rsidRDefault="00914808" w14:paraId="73E234AF" w14:textId="77777777">
                            <w:pPr>
                              <w:numPr>
                                <w:ilvl w:val="0"/>
                                <w:numId w:val="0"/>
                              </w:numPr>
                            </w:pPr>
                            <w:r>
                              <w:t xml:space="preserve">        </w:t>
                            </w:r>
                            <w:proofErr w:type="spellStart"/>
                            <w:r>
                              <w:t>System.out.println</w:t>
                            </w:r>
                            <w:proofErr w:type="spellEnd"/>
                            <w:r>
                              <w:t>("Age: " + s</w:t>
                            </w:r>
                            <w:proofErr w:type="gramStart"/>
                            <w:r>
                              <w:t>1.getAge</w:t>
                            </w:r>
                            <w:proofErr w:type="gramEnd"/>
                            <w:r>
                              <w:t>()</w:t>
                            </w:r>
                            <w:proofErr w:type="gramStart"/>
                            <w:r>
                              <w:t>);</w:t>
                            </w:r>
                            <w:proofErr w:type="gramEnd"/>
                          </w:p>
                          <w:p w:rsidR="00914808" w:rsidP="00914808" w:rsidRDefault="00914808" w14:paraId="480C19CE" w14:textId="77777777">
                            <w:pPr>
                              <w:numPr>
                                <w:ilvl w:val="0"/>
                                <w:numId w:val="0"/>
                              </w:numPr>
                            </w:pPr>
                            <w:r>
                              <w:t xml:space="preserve">    }</w:t>
                            </w:r>
                          </w:p>
                          <w:p w:rsidRPr="00CF012C" w:rsidR="00914808" w:rsidP="00914808" w:rsidRDefault="00914808" w14:paraId="5AD89B4F" w14:textId="1346D3F9">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5238B46">
              <v:shape id="_x0000_s1093" style="position:absolute;margin-left:22.85pt;margin-top:.05pt;width:421.1pt;height:610.25pt;z-index:2516583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" w14:anchorId="149F497E">
                <v:textbox>
                  <w:txbxContent>
                    <w:p w:rsidR="00914808" w:rsidP="00914808" w:rsidRDefault="00914808" w14:paraId="31F4CB67" w14:textId="53B6C310">
                      <w:pPr>
                        <w:numPr>
                          <w:ilvl w:val="0"/>
                          <w:numId w:val="0"/>
                        </w:numPr>
                      </w:pPr>
                      <w:r>
                        <w:t>java</w:t>
                      </w:r>
                    </w:p>
                    <w:p w:rsidR="00914808" w:rsidP="00914808" w:rsidRDefault="00914808" w14:paraId="56FB533C" w14:textId="77777777">
                      <w:pPr>
                        <w:numPr>
                          <w:ilvl w:val="0"/>
                          <w:numId w:val="0"/>
                        </w:numPr>
                      </w:pPr>
                      <w:r>
                        <w:t>public class Student {</w:t>
                      </w:r>
                    </w:p>
                    <w:p w:rsidR="00914808" w:rsidP="00914808" w:rsidRDefault="00914808" w14:paraId="7CB4835D" w14:textId="77777777">
                      <w:pPr>
                        <w:numPr>
                          <w:ilvl w:val="0"/>
                          <w:numId w:val="0"/>
                        </w:numPr>
                      </w:pPr>
                      <w:r>
                        <w:t xml:space="preserve">    private String </w:t>
                      </w:r>
                      <w:proofErr w:type="gramStart"/>
                      <w:r>
                        <w:t>name;</w:t>
                      </w:r>
                      <w:proofErr w:type="gramEnd"/>
                    </w:p>
                    <w:p w:rsidR="00914808" w:rsidP="00914808" w:rsidRDefault="00914808" w14:paraId="559FB303" w14:textId="77777777">
                      <w:pPr>
                        <w:numPr>
                          <w:ilvl w:val="0"/>
                          <w:numId w:val="0"/>
                        </w:numPr>
                      </w:pPr>
                      <w:r>
                        <w:t xml:space="preserve">    private int </w:t>
                      </w:r>
                      <w:proofErr w:type="gramStart"/>
                      <w:r>
                        <w:t>age;</w:t>
                      </w:r>
                      <w:proofErr w:type="gramEnd"/>
                    </w:p>
                    <w:p w:rsidR="00914808" w:rsidP="00914808" w:rsidRDefault="00914808" w14:paraId="52E56223" w14:textId="77777777">
                      <w:pPr>
                        <w:numPr>
                          <w:ilvl w:val="0"/>
                          <w:numId w:val="0"/>
                        </w:numPr>
                      </w:pPr>
                    </w:p>
                    <w:p w:rsidR="00914808" w:rsidP="00914808" w:rsidRDefault="00914808" w14:paraId="000FE733" w14:textId="77777777">
                      <w:pPr>
                        <w:numPr>
                          <w:ilvl w:val="0"/>
                          <w:numId w:val="0"/>
                        </w:numPr>
                      </w:pPr>
                      <w:r>
                        <w:t xml:space="preserve">    // Setter methods - to set values safely</w:t>
                      </w:r>
                    </w:p>
                    <w:p w:rsidR="00914808" w:rsidP="00914808" w:rsidRDefault="00914808" w14:paraId="69ACF4A6" w14:textId="77777777">
                      <w:pPr>
                        <w:numPr>
                          <w:ilvl w:val="0"/>
                          <w:numId w:val="0"/>
                        </w:numPr>
                      </w:pPr>
                      <w:r>
                        <w:t xml:space="preserve">    public void </w:t>
                      </w:r>
                      <w:proofErr w:type="spellStart"/>
                      <w:proofErr w:type="gramStart"/>
                      <w:r>
                        <w:t>setName</w:t>
                      </w:r>
                      <w:proofErr w:type="spellEnd"/>
                      <w:r>
                        <w:t>(</w:t>
                      </w:r>
                      <w:proofErr w:type="gramEnd"/>
                      <w:r>
                        <w:t>String n) {</w:t>
                      </w:r>
                    </w:p>
                    <w:p w:rsidR="00914808" w:rsidP="00914808" w:rsidRDefault="00914808" w14:paraId="7BD6ED87" w14:textId="77777777">
                      <w:pPr>
                        <w:numPr>
                          <w:ilvl w:val="0"/>
                          <w:numId w:val="0"/>
                        </w:numPr>
                      </w:pPr>
                      <w:r>
                        <w:t xml:space="preserve">        name = </w:t>
                      </w:r>
                      <w:proofErr w:type="gramStart"/>
                      <w:r>
                        <w:t>n;</w:t>
                      </w:r>
                      <w:proofErr w:type="gramEnd"/>
                    </w:p>
                    <w:p w:rsidR="00914808" w:rsidP="00914808" w:rsidRDefault="00914808" w14:paraId="7277FEC9" w14:textId="77777777">
                      <w:pPr>
                        <w:numPr>
                          <w:ilvl w:val="0"/>
                          <w:numId w:val="0"/>
                        </w:numPr>
                      </w:pPr>
                      <w:r>
                        <w:t xml:space="preserve">    }</w:t>
                      </w:r>
                    </w:p>
                    <w:p w:rsidR="00914808" w:rsidP="00914808" w:rsidRDefault="00914808" w14:paraId="07547A01" w14:textId="77777777">
                      <w:pPr>
                        <w:numPr>
                          <w:ilvl w:val="0"/>
                          <w:numId w:val="0"/>
                        </w:numPr>
                      </w:pPr>
                    </w:p>
                    <w:p w:rsidR="00914808" w:rsidP="00914808" w:rsidRDefault="00914808" w14:paraId="52AFE9D8" w14:textId="77777777">
                      <w:pPr>
                        <w:numPr>
                          <w:ilvl w:val="0"/>
                          <w:numId w:val="0"/>
                        </w:numPr>
                      </w:pPr>
                      <w:r>
                        <w:t xml:space="preserve">    public void </w:t>
                      </w:r>
                      <w:proofErr w:type="spellStart"/>
                      <w:proofErr w:type="gramStart"/>
                      <w:r>
                        <w:t>setAge</w:t>
                      </w:r>
                      <w:proofErr w:type="spellEnd"/>
                      <w:r>
                        <w:t>(</w:t>
                      </w:r>
                      <w:proofErr w:type="gramEnd"/>
                      <w:r>
                        <w:t>int a) {</w:t>
                      </w:r>
                    </w:p>
                    <w:p w:rsidR="00914808" w:rsidP="00914808" w:rsidRDefault="00914808" w14:paraId="594B90E0" w14:textId="77777777">
                      <w:pPr>
                        <w:numPr>
                          <w:ilvl w:val="0"/>
                          <w:numId w:val="0"/>
                        </w:numPr>
                      </w:pPr>
                      <w:r>
                        <w:t xml:space="preserve">        if (a &gt; 0) {</w:t>
                      </w:r>
                    </w:p>
                    <w:p w:rsidR="00914808" w:rsidP="00914808" w:rsidRDefault="00914808" w14:paraId="16390ABA" w14:textId="77777777">
                      <w:pPr>
                        <w:numPr>
                          <w:ilvl w:val="0"/>
                          <w:numId w:val="0"/>
                        </w:numPr>
                      </w:pPr>
                      <w:r>
                        <w:t xml:space="preserve">            age = </w:t>
                      </w:r>
                      <w:proofErr w:type="gramStart"/>
                      <w:r>
                        <w:t>a;</w:t>
                      </w:r>
                      <w:proofErr w:type="gramEnd"/>
                    </w:p>
                    <w:p w:rsidR="00914808" w:rsidP="00914808" w:rsidRDefault="00914808" w14:paraId="24ED01AA" w14:textId="77777777">
                      <w:pPr>
                        <w:numPr>
                          <w:ilvl w:val="0"/>
                          <w:numId w:val="0"/>
                        </w:numPr>
                      </w:pPr>
                      <w:r>
                        <w:t xml:space="preserve">        } else {</w:t>
                      </w:r>
                    </w:p>
                    <w:p w:rsidR="00914808" w:rsidP="00914808" w:rsidRDefault="00914808" w14:paraId="296965C9" w14:textId="77777777">
                      <w:pPr>
                        <w:numPr>
                          <w:ilvl w:val="0"/>
                          <w:numId w:val="0"/>
                        </w:numPr>
                      </w:pPr>
                      <w:r>
                        <w:t xml:space="preserve">            </w:t>
                      </w:r>
                      <w:proofErr w:type="spellStart"/>
                      <w:r>
                        <w:t>System.out.println</w:t>
                      </w:r>
                      <w:proofErr w:type="spellEnd"/>
                      <w:r>
                        <w:t>("Invalid age!"</w:t>
                      </w:r>
                      <w:proofErr w:type="gramStart"/>
                      <w:r>
                        <w:t>);</w:t>
                      </w:r>
                      <w:proofErr w:type="gramEnd"/>
                    </w:p>
                    <w:p w:rsidR="00914808" w:rsidP="00914808" w:rsidRDefault="00914808" w14:paraId="65A1F234" w14:textId="77777777">
                      <w:pPr>
                        <w:numPr>
                          <w:ilvl w:val="0"/>
                          <w:numId w:val="0"/>
                        </w:numPr>
                      </w:pPr>
                      <w:r>
                        <w:t xml:space="preserve">        }</w:t>
                      </w:r>
                    </w:p>
                    <w:p w:rsidR="00914808" w:rsidP="00914808" w:rsidRDefault="00914808" w14:paraId="6BCC89D4" w14:textId="77777777">
                      <w:pPr>
                        <w:numPr>
                          <w:ilvl w:val="0"/>
                          <w:numId w:val="0"/>
                        </w:numPr>
                      </w:pPr>
                      <w:r>
                        <w:t xml:space="preserve">    }</w:t>
                      </w:r>
                    </w:p>
                    <w:p w:rsidR="00914808" w:rsidP="00914808" w:rsidRDefault="00914808" w14:paraId="5043CB0F" w14:textId="77777777">
                      <w:pPr>
                        <w:numPr>
                          <w:ilvl w:val="0"/>
                          <w:numId w:val="0"/>
                        </w:numPr>
                      </w:pPr>
                    </w:p>
                    <w:p w:rsidR="00914808" w:rsidP="00914808" w:rsidRDefault="00914808" w14:paraId="2372487A" w14:textId="77777777">
                      <w:pPr>
                        <w:numPr>
                          <w:ilvl w:val="0"/>
                          <w:numId w:val="0"/>
                        </w:numPr>
                      </w:pPr>
                      <w:r>
                        <w:t xml:space="preserve">    // Getter methods - to retrieve values</w:t>
                      </w:r>
                    </w:p>
                    <w:p w:rsidR="00914808" w:rsidP="00914808" w:rsidRDefault="00914808" w14:paraId="6B4732A8" w14:textId="77777777">
                      <w:pPr>
                        <w:numPr>
                          <w:ilvl w:val="0"/>
                          <w:numId w:val="0"/>
                        </w:numPr>
                      </w:pPr>
                      <w:r>
                        <w:t xml:space="preserve">    public String </w:t>
                      </w:r>
                      <w:proofErr w:type="spellStart"/>
                      <w:proofErr w:type="gramStart"/>
                      <w:r>
                        <w:t>getName</w:t>
                      </w:r>
                      <w:proofErr w:type="spellEnd"/>
                      <w:r>
                        <w:t>(</w:t>
                      </w:r>
                      <w:proofErr w:type="gramEnd"/>
                      <w:r>
                        <w:t>) {</w:t>
                      </w:r>
                    </w:p>
                    <w:p w:rsidR="00914808" w:rsidP="00914808" w:rsidRDefault="00914808" w14:paraId="69546183" w14:textId="77777777">
                      <w:pPr>
                        <w:numPr>
                          <w:ilvl w:val="0"/>
                          <w:numId w:val="0"/>
                        </w:numPr>
                      </w:pPr>
                      <w:r>
                        <w:t xml:space="preserve">        return </w:t>
                      </w:r>
                      <w:proofErr w:type="gramStart"/>
                      <w:r>
                        <w:t>name;</w:t>
                      </w:r>
                      <w:proofErr w:type="gramEnd"/>
                    </w:p>
                    <w:p w:rsidR="00914808" w:rsidP="00914808" w:rsidRDefault="00914808" w14:paraId="6D957BF0" w14:textId="77777777">
                      <w:pPr>
                        <w:numPr>
                          <w:ilvl w:val="0"/>
                          <w:numId w:val="0"/>
                        </w:numPr>
                      </w:pPr>
                      <w:r>
                        <w:t xml:space="preserve">    }</w:t>
                      </w:r>
                    </w:p>
                    <w:p w:rsidR="00914808" w:rsidP="00914808" w:rsidRDefault="00914808" w14:paraId="07459315" w14:textId="77777777">
                      <w:pPr>
                        <w:numPr>
                          <w:ilvl w:val="0"/>
                          <w:numId w:val="0"/>
                        </w:numPr>
                      </w:pPr>
                    </w:p>
                    <w:p w:rsidR="00914808" w:rsidP="00914808" w:rsidRDefault="00914808" w14:paraId="65890CA6" w14:textId="77777777">
                      <w:pPr>
                        <w:numPr>
                          <w:ilvl w:val="0"/>
                          <w:numId w:val="0"/>
                        </w:numPr>
                      </w:pPr>
                      <w:r>
                        <w:t xml:space="preserve">    public int </w:t>
                      </w:r>
                      <w:proofErr w:type="spellStart"/>
                      <w:proofErr w:type="gramStart"/>
                      <w:r>
                        <w:t>getAge</w:t>
                      </w:r>
                      <w:proofErr w:type="spellEnd"/>
                      <w:r>
                        <w:t>(</w:t>
                      </w:r>
                      <w:proofErr w:type="gramEnd"/>
                      <w:r>
                        <w:t>) {</w:t>
                      </w:r>
                    </w:p>
                    <w:p w:rsidR="00914808" w:rsidP="00914808" w:rsidRDefault="00914808" w14:paraId="48C1CDF5" w14:textId="77777777">
                      <w:pPr>
                        <w:numPr>
                          <w:ilvl w:val="0"/>
                          <w:numId w:val="0"/>
                        </w:numPr>
                      </w:pPr>
                      <w:r>
                        <w:t xml:space="preserve">        return </w:t>
                      </w:r>
                      <w:proofErr w:type="gramStart"/>
                      <w:r>
                        <w:t>age;</w:t>
                      </w:r>
                      <w:proofErr w:type="gramEnd"/>
                    </w:p>
                    <w:p w:rsidR="00914808" w:rsidP="00914808" w:rsidRDefault="00914808" w14:paraId="48A82DFC" w14:textId="77777777">
                      <w:pPr>
                        <w:numPr>
                          <w:ilvl w:val="0"/>
                          <w:numId w:val="0"/>
                        </w:numPr>
                      </w:pPr>
                      <w:r>
                        <w:t xml:space="preserve">    }</w:t>
                      </w:r>
                    </w:p>
                    <w:p w:rsidR="00914808" w:rsidP="00914808" w:rsidRDefault="00914808" w14:paraId="64E32B64" w14:textId="77777777">
                      <w:pPr>
                        <w:numPr>
                          <w:ilvl w:val="0"/>
                          <w:numId w:val="0"/>
                        </w:numPr>
                      </w:pPr>
                      <w:r>
                        <w:t>}</w:t>
                      </w:r>
                    </w:p>
                    <w:p w:rsidR="00914808" w:rsidP="00914808" w:rsidRDefault="00914808" w14:paraId="6537F28F" w14:textId="77777777">
                      <w:pPr>
                        <w:numPr>
                          <w:ilvl w:val="0"/>
                          <w:numId w:val="0"/>
                        </w:numPr>
                      </w:pPr>
                    </w:p>
                    <w:p w:rsidR="00914808" w:rsidP="00914808" w:rsidRDefault="00914808" w14:paraId="1C0F49B9" w14:textId="77777777">
                      <w:pPr>
                        <w:numPr>
                          <w:ilvl w:val="0"/>
                          <w:numId w:val="0"/>
                        </w:numPr>
                      </w:pPr>
                      <w:r>
                        <w:t>public class Main {</w:t>
                      </w:r>
                    </w:p>
                    <w:p w:rsidR="00914808" w:rsidP="00914808" w:rsidRDefault="00914808" w14:paraId="46E39D4A"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914808" w:rsidP="00914808" w:rsidRDefault="00914808" w14:paraId="7A0FC195" w14:textId="77777777">
                      <w:pPr>
                        <w:numPr>
                          <w:ilvl w:val="0"/>
                          <w:numId w:val="0"/>
                        </w:numPr>
                      </w:pPr>
                      <w:r>
                        <w:t xml:space="preserve">        Student s1 = new </w:t>
                      </w:r>
                      <w:proofErr w:type="gramStart"/>
                      <w:r>
                        <w:t>Student();</w:t>
                      </w:r>
                      <w:proofErr w:type="gramEnd"/>
                    </w:p>
                    <w:p w:rsidR="00914808" w:rsidP="00914808" w:rsidRDefault="00914808" w14:paraId="5F4BC717" w14:textId="77777777">
                      <w:pPr>
                        <w:numPr>
                          <w:ilvl w:val="0"/>
                          <w:numId w:val="0"/>
                        </w:numPr>
                      </w:pPr>
                      <w:r>
                        <w:t xml:space="preserve">        s</w:t>
                      </w:r>
                      <w:proofErr w:type="gramStart"/>
                      <w:r>
                        <w:t>1.setName</w:t>
                      </w:r>
                      <w:proofErr w:type="gramEnd"/>
                      <w:r>
                        <w:t>("Kenzo"</w:t>
                      </w:r>
                      <w:proofErr w:type="gramStart"/>
                      <w:r>
                        <w:t>);</w:t>
                      </w:r>
                      <w:proofErr w:type="gramEnd"/>
                    </w:p>
                    <w:p w:rsidR="00914808" w:rsidP="00914808" w:rsidRDefault="00914808" w14:paraId="043B4316" w14:textId="77777777">
                      <w:pPr>
                        <w:numPr>
                          <w:ilvl w:val="0"/>
                          <w:numId w:val="0"/>
                        </w:numPr>
                      </w:pPr>
                      <w:r>
                        <w:t xml:space="preserve">        s</w:t>
                      </w:r>
                      <w:proofErr w:type="gramStart"/>
                      <w:r>
                        <w:t>1.setAge</w:t>
                      </w:r>
                      <w:proofErr w:type="gramEnd"/>
                      <w:r>
                        <w:t>(20</w:t>
                      </w:r>
                      <w:proofErr w:type="gramStart"/>
                      <w:r>
                        <w:t>);</w:t>
                      </w:r>
                      <w:proofErr w:type="gramEnd"/>
                    </w:p>
                    <w:p w:rsidR="00914808" w:rsidP="00914808" w:rsidRDefault="00914808" w14:paraId="31A5DF5B" w14:textId="77777777">
                      <w:pPr>
                        <w:numPr>
                          <w:ilvl w:val="0"/>
                          <w:numId w:val="0"/>
                        </w:numPr>
                      </w:pPr>
                      <w:r>
                        <w:t xml:space="preserve">        </w:t>
                      </w:r>
                    </w:p>
                    <w:p w:rsidR="00914808" w:rsidP="00914808" w:rsidRDefault="00914808" w14:paraId="5EA5AA55" w14:textId="77777777">
                      <w:pPr>
                        <w:numPr>
                          <w:ilvl w:val="0"/>
                          <w:numId w:val="0"/>
                        </w:numPr>
                      </w:pPr>
                      <w:r>
                        <w:t xml:space="preserve">        </w:t>
                      </w:r>
                      <w:proofErr w:type="spellStart"/>
                      <w:r>
                        <w:t>System.out.println</w:t>
                      </w:r>
                      <w:proofErr w:type="spellEnd"/>
                      <w:r>
                        <w:t>("Name: " + s</w:t>
                      </w:r>
                      <w:proofErr w:type="gramStart"/>
                      <w:r>
                        <w:t>1.getName</w:t>
                      </w:r>
                      <w:proofErr w:type="gramEnd"/>
                      <w:r>
                        <w:t>()</w:t>
                      </w:r>
                      <w:proofErr w:type="gramStart"/>
                      <w:r>
                        <w:t>);</w:t>
                      </w:r>
                      <w:proofErr w:type="gramEnd"/>
                    </w:p>
                    <w:p w:rsidR="00914808" w:rsidP="00914808" w:rsidRDefault="00914808" w14:paraId="60CCEC9C" w14:textId="77777777">
                      <w:pPr>
                        <w:numPr>
                          <w:ilvl w:val="0"/>
                          <w:numId w:val="0"/>
                        </w:numPr>
                      </w:pPr>
                      <w:r>
                        <w:t xml:space="preserve">        </w:t>
                      </w:r>
                      <w:proofErr w:type="spellStart"/>
                      <w:r>
                        <w:t>System.out.println</w:t>
                      </w:r>
                      <w:proofErr w:type="spellEnd"/>
                      <w:r>
                        <w:t>("Age: " + s</w:t>
                      </w:r>
                      <w:proofErr w:type="gramStart"/>
                      <w:r>
                        <w:t>1.getAge</w:t>
                      </w:r>
                      <w:proofErr w:type="gramEnd"/>
                      <w:r>
                        <w:t>()</w:t>
                      </w:r>
                      <w:proofErr w:type="gramStart"/>
                      <w:r>
                        <w:t>);</w:t>
                      </w:r>
                      <w:proofErr w:type="gramEnd"/>
                    </w:p>
                    <w:p w:rsidR="00914808" w:rsidP="00914808" w:rsidRDefault="00914808" w14:paraId="1975A614" w14:textId="77777777">
                      <w:pPr>
                        <w:numPr>
                          <w:ilvl w:val="0"/>
                          <w:numId w:val="0"/>
                        </w:numPr>
                      </w:pPr>
                      <w:r>
                        <w:t xml:space="preserve">    }</w:t>
                      </w:r>
                    </w:p>
                    <w:p w:rsidRPr="00CF012C" w:rsidR="00914808" w:rsidP="00914808" w:rsidRDefault="00914808" w14:paraId="30B7C85B" w14:textId="1346D3F9">
                      <w:pPr>
                        <w:numPr>
                          <w:ilvl w:val="0"/>
                          <w:numId w:val="0"/>
                        </w:numPr>
                      </w:pPr>
                      <w:r>
                        <w:t>}</w:t>
                      </w:r>
                    </w:p>
                  </w:txbxContent>
                </v:textbox>
                <w10:wrap anchorx="margin"/>
              </v:shape>
            </w:pict>
          </mc:Fallback>
        </mc:AlternateContent>
      </w:r>
    </w:p>
    <w:p w:rsidR="00914808" w:rsidP="00914808" w:rsidRDefault="00914808" w14:paraId="4675C3EC" w14:textId="6AF3337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64AB2A28" w14:textId="509D6FE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009F442E" w14:textId="61FA66D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28D7558B" w14:textId="7DF2EC8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683113A0" w14:textId="4C9BDF2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272853B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10187940" w14:textId="19B0CF7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3AF22974" w14:textId="60F6FB5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171268FB" w14:textId="55562C1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32D250C4" w14:textId="0F0A4E7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64BCD53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1C6151B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6B9773D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914808" w:rsidRDefault="001734DC" w14:paraId="59587FA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34DC" w:rsidP="00914808" w:rsidRDefault="001734DC" w14:paraId="3128199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1AAC111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5962CED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914808" w14:paraId="407BCCC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4808" w:rsidP="00914808" w:rsidRDefault="00386BDD" w14:paraId="3DD4E89A" w14:textId="323271E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386BDD" w:rsidR="00386BDD" w:rsidP="002F454A" w:rsidRDefault="00386BDD" w14:paraId="79156357" w14:textId="38B70928">
      <w:pPr>
        <w:pStyle w:val="ListParagraph"/>
        <w:numPr>
          <w:ilvl w:val="0"/>
          <w:numId w:val="58"/>
        </w:numPr>
        <w:spacing w:before="100" w:beforeAutospacing="1" w:after="100" w:afterAutospacing="1" w:line="240" w:lineRule="auto"/>
        <w:rPr>
          <w:rFonts w:eastAsia="Times New Roman" w:cs="Times New Roman"/>
          <w:bCs/>
          <w:kern w:val="0"/>
          <w:sz w:val="24"/>
          <w:szCs w:val="24"/>
          <w:lang w:eastAsia="en-PH"/>
          <w14:ligatures w14:val="none"/>
        </w:rPr>
      </w:pPr>
      <w:r w:rsidRPr="00386BDD">
        <w:rPr>
          <w:rFonts w:eastAsia="Times New Roman" w:cs="Times New Roman"/>
          <w:bCs/>
          <w:kern w:val="0"/>
          <w:sz w:val="24"/>
          <w:szCs w:val="24"/>
          <w:lang w:eastAsia="en-PH"/>
          <w14:ligatures w14:val="none"/>
        </w:rPr>
        <w:t>private → hides the data from direct access.</w:t>
      </w:r>
    </w:p>
    <w:p w:rsidRPr="00386BDD" w:rsidR="00386BDD" w:rsidP="002F454A" w:rsidRDefault="00386BDD" w14:paraId="096B9BDD" w14:textId="319392FE">
      <w:pPr>
        <w:pStyle w:val="ListParagraph"/>
        <w:numPr>
          <w:ilvl w:val="0"/>
          <w:numId w:val="58"/>
        </w:numPr>
        <w:spacing w:before="100" w:beforeAutospacing="1" w:after="100" w:afterAutospacing="1" w:line="240" w:lineRule="auto"/>
        <w:rPr>
          <w:rFonts w:eastAsia="Times New Roman" w:cs="Times New Roman"/>
          <w:bCs/>
          <w:kern w:val="0"/>
          <w:sz w:val="24"/>
          <w:szCs w:val="24"/>
          <w:lang w:eastAsia="en-PH"/>
          <w14:ligatures w14:val="none"/>
        </w:rPr>
      </w:pPr>
      <w:r w:rsidRPr="00386BDD">
        <w:rPr>
          <w:rFonts w:eastAsia="Times New Roman" w:cs="Times New Roman"/>
          <w:bCs/>
          <w:kern w:val="0"/>
          <w:sz w:val="24"/>
          <w:szCs w:val="24"/>
          <w:lang w:eastAsia="en-PH"/>
          <w14:ligatures w14:val="none"/>
        </w:rPr>
        <w:t>public → allows controlled access through methods.</w:t>
      </w:r>
    </w:p>
    <w:p w:rsidR="00386BDD" w:rsidP="002F454A" w:rsidRDefault="00386BDD" w14:paraId="555917B8" w14:textId="26A8A9E1">
      <w:pPr>
        <w:pStyle w:val="ListParagraph"/>
        <w:numPr>
          <w:ilvl w:val="0"/>
          <w:numId w:val="58"/>
        </w:numPr>
        <w:spacing w:before="100" w:beforeAutospacing="1" w:after="100" w:afterAutospacing="1" w:line="240" w:lineRule="auto"/>
        <w:rPr>
          <w:rFonts w:eastAsia="Times New Roman" w:cs="Times New Roman"/>
          <w:bCs/>
          <w:kern w:val="0"/>
          <w:sz w:val="24"/>
          <w:szCs w:val="24"/>
          <w:lang w:eastAsia="en-PH"/>
          <w14:ligatures w14:val="none"/>
        </w:rPr>
      </w:pPr>
      <w:r w:rsidRPr="00386BDD">
        <w:rPr>
          <w:rFonts w:eastAsia="Times New Roman" w:cs="Times New Roman"/>
          <w:bCs/>
          <w:kern w:val="0"/>
          <w:sz w:val="24"/>
          <w:szCs w:val="24"/>
          <w:lang w:eastAsia="en-PH"/>
          <w14:ligatures w14:val="none"/>
        </w:rPr>
        <w:t>The object’s internal data is now protected from invalid modification.</w:t>
      </w:r>
    </w:p>
    <w:p w:rsidR="00386BDD" w:rsidP="00386BDD" w:rsidRDefault="00CF0875" w14:paraId="57BD405B" w14:textId="0F70EE2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CF0875">
        <w:rPr>
          <w:rFonts w:eastAsia="Times New Roman" w:cs="Times New Roman"/>
          <w:b/>
          <w:kern w:val="0"/>
          <w:sz w:val="24"/>
          <w:szCs w:val="24"/>
          <w:lang w:eastAsia="en-PH"/>
          <w14:ligatures w14:val="none"/>
        </w:rPr>
        <w:t>Access Specifiers in Java</w:t>
      </w:r>
    </w:p>
    <w:p w:rsidRPr="00CF0875" w:rsidR="00CF0875" w:rsidP="00CF0875" w:rsidRDefault="00CF0875" w14:paraId="5E27A3D0" w14:textId="7228889A">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CF0875">
        <w:rPr>
          <w:rFonts w:eastAsia="Times New Roman" w:cs="Times New Roman"/>
          <w:bCs/>
          <w:kern w:val="0"/>
          <w:sz w:val="24"/>
          <w:szCs w:val="24"/>
          <w:lang w:eastAsia="en-PH"/>
          <w14:ligatures w14:val="none"/>
        </w:rPr>
        <w:t>Access specifiers (also called access modifiers) define how visible or accessible a class member (variable or method) is to other parts of the program.</w:t>
      </w:r>
    </w:p>
    <w:tbl>
      <w:tblPr>
        <w:tblStyle w:val="GridTable1Light"/>
        <w:tblW w:w="0" w:type="auto"/>
        <w:tblLook w:val="04A0" w:firstRow="1" w:lastRow="0" w:firstColumn="1" w:lastColumn="0" w:noHBand="0" w:noVBand="1"/>
      </w:tblPr>
      <w:tblGrid>
        <w:gridCol w:w="2515"/>
        <w:gridCol w:w="3150"/>
        <w:gridCol w:w="3685"/>
      </w:tblGrid>
      <w:tr w:rsidR="00CF0875" w:rsidTr="00ED09EF" w14:paraId="38AB085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rsidRPr="00CF0875" w:rsidR="00CF0875" w:rsidP="00CF0875" w:rsidRDefault="00CF0875" w14:paraId="11CC6361" w14:textId="5F124453">
            <w:pPr>
              <w:numPr>
                <w:ilvl w:val="0"/>
                <w:numId w:val="0"/>
              </w:numPr>
              <w:spacing w:before="100" w:beforeAutospacing="1" w:after="100" w:afterAutospacing="1"/>
              <w:jc w:val="center"/>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Access Specifier</w:t>
            </w:r>
          </w:p>
        </w:tc>
        <w:tc>
          <w:tcPr>
            <w:tcW w:w="3150" w:type="dxa"/>
          </w:tcPr>
          <w:p w:rsidRPr="00CF0875" w:rsidR="00CF0875" w:rsidP="00CF0875" w:rsidRDefault="00CF0875" w14:paraId="690D3D74" w14:textId="73B37E02">
            <w:pPr>
              <w:numPr>
                <w:ilvl w:val="0"/>
                <w:numId w:val="0"/>
              </w:num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Access level</w:t>
            </w:r>
          </w:p>
        </w:tc>
        <w:tc>
          <w:tcPr>
            <w:tcW w:w="3685" w:type="dxa"/>
          </w:tcPr>
          <w:p w:rsidRPr="00CF0875" w:rsidR="00CF0875" w:rsidP="00CF0875" w:rsidRDefault="00CF0875" w14:paraId="3BFB7457" w14:textId="6E5A0F80">
            <w:pPr>
              <w:numPr>
                <w:ilvl w:val="0"/>
                <w:numId w:val="0"/>
              </w:num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Description</w:t>
            </w:r>
          </w:p>
        </w:tc>
      </w:tr>
      <w:tr w:rsidR="00CF0875" w:rsidTr="00ED09EF" w14:paraId="5ABE5932" w14:textId="77777777">
        <w:tc>
          <w:tcPr>
            <w:cnfStyle w:val="001000000000" w:firstRow="0" w:lastRow="0" w:firstColumn="1" w:lastColumn="0" w:oddVBand="0" w:evenVBand="0" w:oddHBand="0" w:evenHBand="0" w:firstRowFirstColumn="0" w:firstRowLastColumn="0" w:lastRowFirstColumn="0" w:lastRowLastColumn="0"/>
            <w:tcW w:w="2515" w:type="dxa"/>
          </w:tcPr>
          <w:p w:rsidR="00CF0875" w:rsidP="00357024" w:rsidRDefault="00CF0875" w14:paraId="146BF089" w14:textId="0FCDC2DE">
            <w:pPr>
              <w:numPr>
                <w:ilvl w:val="0"/>
                <w:numId w:val="0"/>
              </w:numPr>
              <w:spacing w:before="100" w:beforeAutospacing="1" w:after="100" w:afterAutospacing="1"/>
              <w:jc w:val="both"/>
              <w:rPr>
                <w:rFonts w:eastAsia="Times New Roman" w:cs="Times New Roman"/>
                <w:b w:val="0"/>
                <w:kern w:val="0"/>
                <w:sz w:val="24"/>
                <w:szCs w:val="24"/>
                <w:lang w:eastAsia="en-PH"/>
                <w14:ligatures w14:val="none"/>
              </w:rPr>
            </w:pPr>
            <w:r w:rsidRPr="00CF0875">
              <w:rPr>
                <w:rFonts w:eastAsia="Times New Roman" w:cs="Times New Roman"/>
                <w:b w:val="0"/>
                <w:kern w:val="0"/>
                <w:sz w:val="24"/>
                <w:szCs w:val="24"/>
                <w:lang w:eastAsia="en-PH"/>
                <w14:ligatures w14:val="none"/>
              </w:rPr>
              <w:t>public</w:t>
            </w:r>
          </w:p>
        </w:tc>
        <w:tc>
          <w:tcPr>
            <w:tcW w:w="3150" w:type="dxa"/>
          </w:tcPr>
          <w:p w:rsidRPr="00A124BA" w:rsidR="00CF0875" w:rsidP="00357024" w:rsidRDefault="00A124BA" w14:paraId="0BF78613" w14:textId="0C996787">
            <w:pPr>
              <w:numPr>
                <w:ilvl w:val="0"/>
                <w:numId w:val="0"/>
              </w:num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A124BA">
              <w:rPr>
                <w:rFonts w:eastAsia="Times New Roman" w:cs="Times New Roman"/>
                <w:bCs/>
                <w:kern w:val="0"/>
                <w:sz w:val="24"/>
                <w:szCs w:val="24"/>
                <w:lang w:eastAsia="en-PH"/>
                <w14:ligatures w14:val="none"/>
              </w:rPr>
              <w:t>Accessible from anywhere</w:t>
            </w:r>
            <w:r>
              <w:rPr>
                <w:rFonts w:eastAsia="Times New Roman" w:cs="Times New Roman"/>
                <w:bCs/>
                <w:kern w:val="0"/>
                <w:sz w:val="24"/>
                <w:szCs w:val="24"/>
                <w:lang w:eastAsia="en-PH"/>
                <w14:ligatures w14:val="none"/>
              </w:rPr>
              <w:t>.</w:t>
            </w:r>
          </w:p>
        </w:tc>
        <w:tc>
          <w:tcPr>
            <w:tcW w:w="3685" w:type="dxa"/>
          </w:tcPr>
          <w:p w:rsidRPr="00A124BA" w:rsidR="00CF0875" w:rsidP="00A124BA" w:rsidRDefault="00A124BA" w14:paraId="31DF3343" w14:textId="0CDA14C4">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A124BA">
              <w:rPr>
                <w:rFonts w:eastAsia="Times New Roman" w:cs="Times New Roman"/>
                <w:bCs/>
                <w:kern w:val="0"/>
                <w:sz w:val="24"/>
                <w:szCs w:val="24"/>
                <w:lang w:eastAsia="en-PH"/>
                <w14:ligatures w14:val="none"/>
              </w:rPr>
              <w:t>Used for methods or classes that should be available to all</w:t>
            </w:r>
            <w:r>
              <w:rPr>
                <w:rFonts w:eastAsia="Times New Roman" w:cs="Times New Roman"/>
                <w:bCs/>
                <w:kern w:val="0"/>
                <w:sz w:val="24"/>
                <w:szCs w:val="24"/>
                <w:lang w:eastAsia="en-PH"/>
                <w14:ligatures w14:val="none"/>
              </w:rPr>
              <w:t>.</w:t>
            </w:r>
          </w:p>
        </w:tc>
      </w:tr>
      <w:tr w:rsidR="00CF0875" w:rsidTr="00ED09EF" w14:paraId="68DF68B1" w14:textId="77777777">
        <w:tc>
          <w:tcPr>
            <w:cnfStyle w:val="001000000000" w:firstRow="0" w:lastRow="0" w:firstColumn="1" w:lastColumn="0" w:oddVBand="0" w:evenVBand="0" w:oddHBand="0" w:evenHBand="0" w:firstRowFirstColumn="0" w:firstRowLastColumn="0" w:lastRowFirstColumn="0" w:lastRowLastColumn="0"/>
            <w:tcW w:w="2515" w:type="dxa"/>
          </w:tcPr>
          <w:p w:rsidR="00CF0875" w:rsidP="00CF0875" w:rsidRDefault="00357024" w14:paraId="5370B46C" w14:textId="7E97BA9E">
            <w:pPr>
              <w:numPr>
                <w:ilvl w:val="0"/>
                <w:numId w:val="0"/>
              </w:numPr>
              <w:spacing w:before="100" w:beforeAutospacing="1" w:after="100" w:afterAutospacing="1"/>
              <w:rPr>
                <w:rFonts w:eastAsia="Times New Roman" w:cs="Times New Roman"/>
                <w:b w:val="0"/>
                <w:kern w:val="0"/>
                <w:sz w:val="24"/>
                <w:szCs w:val="24"/>
                <w:lang w:eastAsia="en-PH"/>
                <w14:ligatures w14:val="none"/>
              </w:rPr>
            </w:pPr>
            <w:r w:rsidRPr="00357024">
              <w:rPr>
                <w:rFonts w:eastAsia="Times New Roman" w:cs="Times New Roman"/>
                <w:b w:val="0"/>
                <w:kern w:val="0"/>
                <w:sz w:val="24"/>
                <w:szCs w:val="24"/>
                <w:lang w:eastAsia="en-PH"/>
                <w14:ligatures w14:val="none"/>
              </w:rPr>
              <w:t>private</w:t>
            </w:r>
          </w:p>
        </w:tc>
        <w:tc>
          <w:tcPr>
            <w:tcW w:w="3150" w:type="dxa"/>
          </w:tcPr>
          <w:p w:rsidRPr="00A124BA" w:rsidR="00CF0875" w:rsidP="00CF0875" w:rsidRDefault="00A124BA" w14:paraId="25C6643C" w14:textId="6E09E4BF">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A124BA">
              <w:rPr>
                <w:rFonts w:eastAsia="Times New Roman" w:cs="Times New Roman"/>
                <w:bCs/>
                <w:kern w:val="0"/>
                <w:sz w:val="24"/>
                <w:szCs w:val="24"/>
                <w:lang w:eastAsia="en-PH"/>
                <w14:ligatures w14:val="none"/>
              </w:rPr>
              <w:t>Accessible only within the same class</w:t>
            </w:r>
            <w:r>
              <w:rPr>
                <w:rFonts w:eastAsia="Times New Roman" w:cs="Times New Roman"/>
                <w:bCs/>
                <w:kern w:val="0"/>
                <w:sz w:val="24"/>
                <w:szCs w:val="24"/>
                <w:lang w:eastAsia="en-PH"/>
                <w14:ligatures w14:val="none"/>
              </w:rPr>
              <w:t>.</w:t>
            </w:r>
          </w:p>
        </w:tc>
        <w:tc>
          <w:tcPr>
            <w:tcW w:w="3685" w:type="dxa"/>
          </w:tcPr>
          <w:p w:rsidRPr="00A124BA" w:rsidR="00CF0875" w:rsidP="00A124BA" w:rsidRDefault="00ED09EF" w14:paraId="470012D6" w14:textId="70666B8A">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ED09EF">
              <w:rPr>
                <w:rFonts w:eastAsia="Times New Roman" w:cs="Times New Roman"/>
                <w:bCs/>
                <w:kern w:val="0"/>
                <w:sz w:val="24"/>
                <w:szCs w:val="24"/>
                <w:lang w:eastAsia="en-PH"/>
                <w14:ligatures w14:val="none"/>
              </w:rPr>
              <w:t>Used for sensitive data or internal logic</w:t>
            </w:r>
            <w:r>
              <w:rPr>
                <w:rFonts w:eastAsia="Times New Roman" w:cs="Times New Roman"/>
                <w:bCs/>
                <w:kern w:val="0"/>
                <w:sz w:val="24"/>
                <w:szCs w:val="24"/>
                <w:lang w:eastAsia="en-PH"/>
                <w14:ligatures w14:val="none"/>
              </w:rPr>
              <w:t>.</w:t>
            </w:r>
          </w:p>
        </w:tc>
      </w:tr>
      <w:tr w:rsidR="00CF0875" w:rsidTr="00ED09EF" w14:paraId="28218CE0" w14:textId="77777777">
        <w:tc>
          <w:tcPr>
            <w:cnfStyle w:val="001000000000" w:firstRow="0" w:lastRow="0" w:firstColumn="1" w:lastColumn="0" w:oddVBand="0" w:evenVBand="0" w:oddHBand="0" w:evenHBand="0" w:firstRowFirstColumn="0" w:firstRowLastColumn="0" w:lastRowFirstColumn="0" w:lastRowLastColumn="0"/>
            <w:tcW w:w="2515" w:type="dxa"/>
          </w:tcPr>
          <w:p w:rsidR="00CF0875" w:rsidP="00CF0875" w:rsidRDefault="00A124BA" w14:paraId="5DC03D0B" w14:textId="0DC372F1">
            <w:pPr>
              <w:numPr>
                <w:ilvl w:val="0"/>
                <w:numId w:val="0"/>
              </w:numPr>
              <w:spacing w:before="100" w:beforeAutospacing="1" w:after="100" w:afterAutospacing="1"/>
              <w:rPr>
                <w:rFonts w:eastAsia="Times New Roman" w:cs="Times New Roman"/>
                <w:b w:val="0"/>
                <w:kern w:val="0"/>
                <w:sz w:val="24"/>
                <w:szCs w:val="24"/>
                <w:lang w:eastAsia="en-PH"/>
                <w14:ligatures w14:val="none"/>
              </w:rPr>
            </w:pPr>
            <w:r w:rsidRPr="00A124BA">
              <w:rPr>
                <w:rFonts w:eastAsia="Times New Roman" w:cs="Times New Roman"/>
                <w:b w:val="0"/>
                <w:kern w:val="0"/>
                <w:sz w:val="24"/>
                <w:szCs w:val="24"/>
                <w:lang w:eastAsia="en-PH"/>
                <w14:ligatures w14:val="none"/>
              </w:rPr>
              <w:t>protected</w:t>
            </w:r>
          </w:p>
        </w:tc>
        <w:tc>
          <w:tcPr>
            <w:tcW w:w="3150" w:type="dxa"/>
          </w:tcPr>
          <w:p w:rsidRPr="00A124BA" w:rsidR="00CF0875" w:rsidP="00CF0875" w:rsidRDefault="00A124BA" w14:paraId="32F2BAAB" w14:textId="5BDAA572">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A124BA">
              <w:rPr>
                <w:rFonts w:eastAsia="Times New Roman" w:cs="Times New Roman"/>
                <w:bCs/>
                <w:kern w:val="0"/>
                <w:sz w:val="24"/>
                <w:szCs w:val="24"/>
                <w:lang w:eastAsia="en-PH"/>
                <w14:ligatures w14:val="none"/>
              </w:rPr>
              <w:t>Accessible within the same class and subclasses</w:t>
            </w:r>
            <w:r>
              <w:rPr>
                <w:rFonts w:eastAsia="Times New Roman" w:cs="Times New Roman"/>
                <w:bCs/>
                <w:kern w:val="0"/>
                <w:sz w:val="24"/>
                <w:szCs w:val="24"/>
                <w:lang w:eastAsia="en-PH"/>
                <w14:ligatures w14:val="none"/>
              </w:rPr>
              <w:t>.</w:t>
            </w:r>
          </w:p>
        </w:tc>
        <w:tc>
          <w:tcPr>
            <w:tcW w:w="3685" w:type="dxa"/>
          </w:tcPr>
          <w:p w:rsidRPr="00A124BA" w:rsidR="00CF0875" w:rsidP="00A124BA" w:rsidRDefault="00ED09EF" w14:paraId="24F00CA3" w14:textId="0E99FA22">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ED09EF">
              <w:rPr>
                <w:rFonts w:eastAsia="Times New Roman" w:cs="Times New Roman"/>
                <w:bCs/>
                <w:kern w:val="0"/>
                <w:sz w:val="24"/>
                <w:szCs w:val="24"/>
                <w:lang w:eastAsia="en-PH"/>
                <w14:ligatures w14:val="none"/>
              </w:rPr>
              <w:t>Often used in inheritance</w:t>
            </w:r>
            <w:r>
              <w:rPr>
                <w:rFonts w:eastAsia="Times New Roman" w:cs="Times New Roman"/>
                <w:bCs/>
                <w:kern w:val="0"/>
                <w:sz w:val="24"/>
                <w:szCs w:val="24"/>
                <w:lang w:eastAsia="en-PH"/>
                <w14:ligatures w14:val="none"/>
              </w:rPr>
              <w:t>.</w:t>
            </w:r>
          </w:p>
        </w:tc>
      </w:tr>
      <w:tr w:rsidR="00CF0875" w:rsidTr="00ED09EF" w14:paraId="7B2C09E7" w14:textId="77777777">
        <w:tc>
          <w:tcPr>
            <w:cnfStyle w:val="001000000000" w:firstRow="0" w:lastRow="0" w:firstColumn="1" w:lastColumn="0" w:oddVBand="0" w:evenVBand="0" w:oddHBand="0" w:evenHBand="0" w:firstRowFirstColumn="0" w:firstRowLastColumn="0" w:lastRowFirstColumn="0" w:lastRowLastColumn="0"/>
            <w:tcW w:w="2515" w:type="dxa"/>
          </w:tcPr>
          <w:p w:rsidR="00CF0875" w:rsidP="00CF0875" w:rsidRDefault="00A124BA" w14:paraId="2A26480A" w14:textId="63E799C4">
            <w:pPr>
              <w:numPr>
                <w:ilvl w:val="0"/>
                <w:numId w:val="0"/>
              </w:numPr>
              <w:spacing w:before="100" w:beforeAutospacing="1" w:after="100" w:afterAutospacing="1"/>
              <w:rPr>
                <w:rFonts w:eastAsia="Times New Roman" w:cs="Times New Roman"/>
                <w:b w:val="0"/>
                <w:kern w:val="0"/>
                <w:sz w:val="24"/>
                <w:szCs w:val="24"/>
                <w:lang w:eastAsia="en-PH"/>
                <w14:ligatures w14:val="none"/>
              </w:rPr>
            </w:pPr>
            <w:r w:rsidRPr="00A124BA">
              <w:rPr>
                <w:rFonts w:eastAsia="Times New Roman" w:cs="Times New Roman"/>
                <w:b w:val="0"/>
                <w:i/>
                <w:iCs/>
                <w:kern w:val="0"/>
                <w:sz w:val="24"/>
                <w:szCs w:val="24"/>
                <w:lang w:eastAsia="en-PH"/>
                <w14:ligatures w14:val="none"/>
              </w:rPr>
              <w:t>default</w:t>
            </w:r>
            <w:r w:rsidRPr="00A124BA">
              <w:rPr>
                <w:rFonts w:eastAsia="Times New Roman" w:cs="Times New Roman"/>
                <w:b w:val="0"/>
                <w:kern w:val="0"/>
                <w:sz w:val="24"/>
                <w:szCs w:val="24"/>
                <w:lang w:eastAsia="en-PH"/>
                <w14:ligatures w14:val="none"/>
              </w:rPr>
              <w:t xml:space="preserve"> (no modifier)</w:t>
            </w:r>
          </w:p>
        </w:tc>
        <w:tc>
          <w:tcPr>
            <w:tcW w:w="3150" w:type="dxa"/>
          </w:tcPr>
          <w:p w:rsidRPr="00A124BA" w:rsidR="00CF0875" w:rsidP="00CF0875" w:rsidRDefault="00A124BA" w14:paraId="19A6793B" w14:textId="7579C72B">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A124BA">
              <w:rPr>
                <w:rFonts w:eastAsia="Times New Roman" w:cs="Times New Roman"/>
                <w:bCs/>
                <w:kern w:val="0"/>
                <w:sz w:val="24"/>
                <w:szCs w:val="24"/>
                <w:lang w:eastAsia="en-PH"/>
                <w14:ligatures w14:val="none"/>
              </w:rPr>
              <w:t>Accessible within the same package</w:t>
            </w:r>
            <w:r>
              <w:rPr>
                <w:rFonts w:eastAsia="Times New Roman" w:cs="Times New Roman"/>
                <w:bCs/>
                <w:kern w:val="0"/>
                <w:sz w:val="24"/>
                <w:szCs w:val="24"/>
                <w:lang w:eastAsia="en-PH"/>
                <w14:ligatures w14:val="none"/>
              </w:rPr>
              <w:t>.</w:t>
            </w:r>
          </w:p>
        </w:tc>
        <w:tc>
          <w:tcPr>
            <w:tcW w:w="3685" w:type="dxa"/>
          </w:tcPr>
          <w:p w:rsidRPr="00A124BA" w:rsidR="00CF0875" w:rsidP="00A124BA" w:rsidRDefault="00ED09EF" w14:paraId="22859EDB" w14:textId="03657145">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ED09EF">
              <w:rPr>
                <w:rFonts w:eastAsia="Times New Roman" w:cs="Times New Roman"/>
                <w:bCs/>
                <w:kern w:val="0"/>
                <w:sz w:val="24"/>
                <w:szCs w:val="24"/>
                <w:lang w:eastAsia="en-PH"/>
                <w14:ligatures w14:val="none"/>
              </w:rPr>
              <w:t>Used when data is shared among related classes in one package</w:t>
            </w:r>
            <w:r>
              <w:rPr>
                <w:rFonts w:eastAsia="Times New Roman" w:cs="Times New Roman"/>
                <w:bCs/>
                <w:kern w:val="0"/>
                <w:sz w:val="24"/>
                <w:szCs w:val="24"/>
                <w:lang w:eastAsia="en-PH"/>
                <w14:ligatures w14:val="none"/>
              </w:rPr>
              <w:t>.</w:t>
            </w:r>
          </w:p>
        </w:tc>
      </w:tr>
    </w:tbl>
    <w:p w:rsidR="00CF0875" w:rsidP="00ED09EF" w:rsidRDefault="00A06FE9" w14:paraId="5B5DE5F9" w14:textId="336E0A8C">
      <w:pPr>
        <w:pStyle w:val="ListParagraph"/>
        <w:numPr>
          <w:ilvl w:val="0"/>
          <w:numId w:val="15"/>
        </w:numPr>
        <w:spacing w:before="100" w:beforeAutospacing="1" w:after="100" w:afterAutospacing="1" w:line="240" w:lineRule="auto"/>
        <w:rPr>
          <w:rFonts w:eastAsia="Times New Roman" w:cs="Times New Roman"/>
          <w:b/>
          <w:kern w:val="0"/>
          <w:sz w:val="24"/>
          <w:szCs w:val="24"/>
          <w:lang w:eastAsia="en-PH"/>
          <w14:ligatures w14:val="none"/>
        </w:rPr>
      </w:pPr>
      <w:r w:rsidRPr="00A06FE9">
        <w:rPr>
          <w:rFonts w:eastAsia="Times New Roman" w:cs="Times New Roman"/>
          <w:bCs/>
          <w:kern w:val="0"/>
          <w:sz w:val="24"/>
          <w:szCs w:val="24"/>
          <w:lang w:eastAsia="en-PH"/>
          <w14:ligatures w14:val="none"/>
        </w:rPr>
        <w:t>For this discussion, we’ll focus on the two most common:</w:t>
      </w:r>
      <w:r w:rsidRPr="00A06FE9">
        <w:rPr>
          <w:rFonts w:eastAsia="Times New Roman" w:cs="Times New Roman"/>
          <w:b/>
          <w:kern w:val="0"/>
          <w:sz w:val="24"/>
          <w:szCs w:val="24"/>
          <w:lang w:eastAsia="en-PH"/>
          <w14:ligatures w14:val="none"/>
        </w:rPr>
        <w:t xml:space="preserve"> private and public.</w:t>
      </w:r>
    </w:p>
    <w:p w:rsidR="00A06FE9" w:rsidP="00A06FE9" w:rsidRDefault="00A06FE9" w14:paraId="0D6FE835" w14:textId="79EC1A8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A06FE9">
        <w:rPr>
          <w:rFonts w:eastAsia="Times New Roman" w:cs="Times New Roman"/>
          <w:b/>
          <w:kern w:val="0"/>
          <w:sz w:val="24"/>
          <w:szCs w:val="24"/>
          <w:lang w:eastAsia="en-PH"/>
          <w14:ligatures w14:val="none"/>
        </w:rPr>
        <w:t>The Role of private and public</w:t>
      </w:r>
    </w:p>
    <w:p w:rsidR="00A06FE9" w:rsidP="00A06FE9" w:rsidRDefault="00A06FE9" w14:paraId="3BE13AF2" w14:textId="1DE48C3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PRIVATE</w:t>
      </w:r>
    </w:p>
    <w:p w:rsidRPr="006A0BBA" w:rsidR="006A0BBA" w:rsidP="002F454A" w:rsidRDefault="006A0BBA" w14:paraId="766654C7" w14:textId="0759790D">
      <w:pPr>
        <w:pStyle w:val="ListParagraph"/>
        <w:numPr>
          <w:ilvl w:val="0"/>
          <w:numId w:val="59"/>
        </w:numPr>
        <w:spacing w:before="100" w:beforeAutospacing="1" w:after="100" w:afterAutospacing="1" w:line="240" w:lineRule="auto"/>
        <w:rPr>
          <w:rFonts w:eastAsia="Times New Roman" w:cs="Times New Roman"/>
          <w:bCs/>
          <w:kern w:val="0"/>
          <w:sz w:val="24"/>
          <w:szCs w:val="24"/>
          <w:lang w:eastAsia="en-PH"/>
          <w14:ligatures w14:val="none"/>
        </w:rPr>
      </w:pPr>
      <w:r w:rsidRPr="006A0BBA">
        <w:rPr>
          <w:rFonts w:eastAsia="Times New Roman" w:cs="Times New Roman"/>
          <w:bCs/>
          <w:kern w:val="0"/>
          <w:sz w:val="24"/>
          <w:szCs w:val="24"/>
          <w:lang w:eastAsia="en-PH"/>
          <w14:ligatures w14:val="none"/>
        </w:rPr>
        <w:t>Keyword: private</w:t>
      </w:r>
    </w:p>
    <w:p w:rsidRPr="006A0BBA" w:rsidR="006A0BBA" w:rsidP="002F454A" w:rsidRDefault="006A0BBA" w14:paraId="000B7C5C" w14:textId="6FB5A854">
      <w:pPr>
        <w:pStyle w:val="ListParagraph"/>
        <w:numPr>
          <w:ilvl w:val="0"/>
          <w:numId w:val="59"/>
        </w:numPr>
        <w:spacing w:before="100" w:beforeAutospacing="1" w:after="100" w:afterAutospacing="1" w:line="240" w:lineRule="auto"/>
        <w:rPr>
          <w:rFonts w:eastAsia="Times New Roman" w:cs="Times New Roman"/>
          <w:bCs/>
          <w:kern w:val="0"/>
          <w:sz w:val="24"/>
          <w:szCs w:val="24"/>
          <w:lang w:eastAsia="en-PH"/>
          <w14:ligatures w14:val="none"/>
        </w:rPr>
      </w:pPr>
      <w:r w:rsidRPr="006A0BBA">
        <w:rPr>
          <w:rFonts w:eastAsia="Times New Roman" w:cs="Times New Roman"/>
          <w:bCs/>
          <w:kern w:val="0"/>
          <w:sz w:val="24"/>
          <w:szCs w:val="24"/>
          <w:lang w:eastAsia="en-PH"/>
          <w14:ligatures w14:val="none"/>
        </w:rPr>
        <w:t>Used to hide data inside the class.</w:t>
      </w:r>
    </w:p>
    <w:p w:rsidRPr="006A0BBA" w:rsidR="00A06FE9" w:rsidP="002F454A" w:rsidRDefault="006A0BBA" w14:paraId="0C7469AB" w14:textId="53AE744B">
      <w:pPr>
        <w:pStyle w:val="ListParagraph"/>
        <w:numPr>
          <w:ilvl w:val="0"/>
          <w:numId w:val="59"/>
        </w:numPr>
        <w:spacing w:before="100" w:beforeAutospacing="1" w:after="100" w:afterAutospacing="1" w:line="240" w:lineRule="auto"/>
        <w:rPr>
          <w:rFonts w:eastAsia="Times New Roman" w:cs="Times New Roman"/>
          <w:bCs/>
          <w:kern w:val="0"/>
          <w:sz w:val="24"/>
          <w:szCs w:val="24"/>
          <w:lang w:eastAsia="en-PH"/>
          <w14:ligatures w14:val="none"/>
        </w:rPr>
      </w:pPr>
      <w:r w:rsidRPr="006A0BBA">
        <w:rPr>
          <w:rFonts w:eastAsia="Times New Roman" w:cs="Times New Roman"/>
          <w:bCs/>
          <w:kern w:val="0"/>
          <w:sz w:val="24"/>
          <w:szCs w:val="24"/>
          <w:lang w:eastAsia="en-PH"/>
          <w14:ligatures w14:val="none"/>
        </w:rPr>
        <w:t>Only the class itself can access or modify the data.</w:t>
      </w:r>
    </w:p>
    <w:p w:rsidR="006A0BBA" w:rsidP="006A0BBA" w:rsidRDefault="006A0BBA" w14:paraId="659561BC" w14:textId="4EC9099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Example: </w:t>
      </w:r>
    </w:p>
    <w:p w:rsidR="006A0BBA" w:rsidP="006A0BBA" w:rsidRDefault="006A0BBA" w14:paraId="55F0D827" w14:textId="118150B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05" behindDoc="0" locked="0" layoutInCell="1" allowOverlap="1" wp14:anchorId="5D20F0A4" wp14:editId="2902C0DF">
                <wp:simplePos x="0" y="0"/>
                <wp:positionH relativeFrom="margin">
                  <wp:align>center</wp:align>
                </wp:positionH>
                <wp:positionV relativeFrom="paragraph">
                  <wp:posOffset>7992</wp:posOffset>
                </wp:positionV>
                <wp:extent cx="5347970" cy="914400"/>
                <wp:effectExtent l="0" t="0" r="24130" b="19050"/>
                <wp:wrapNone/>
                <wp:docPr id="478564811" name="Text Box 10"/>
                <wp:cNvGraphicFramePr/>
                <a:graphic xmlns:a="http://schemas.openxmlformats.org/drawingml/2006/main">
                  <a:graphicData uri="http://schemas.microsoft.com/office/word/2010/wordprocessingShape">
                    <wps:wsp>
                      <wps:cNvSpPr txBox="1"/>
                      <wps:spPr>
                        <a:xfrm>
                          <a:off x="0" y="0"/>
                          <a:ext cx="5347970" cy="914400"/>
                        </a:xfrm>
                        <a:prstGeom prst="rect">
                          <a:avLst/>
                        </a:prstGeom>
                        <a:solidFill>
                          <a:schemeClr val="tx1"/>
                        </a:solidFill>
                        <a:ln w="6350">
                          <a:solidFill>
                            <a:prstClr val="black"/>
                          </a:solidFill>
                        </a:ln>
                      </wps:spPr>
                      <wps:txbx>
                        <w:txbxContent>
                          <w:p w:rsidR="006A0BBA" w:rsidP="006A0BBA" w:rsidRDefault="006A0BBA" w14:paraId="6024A516" w14:textId="5C7B8C47">
                            <w:pPr>
                              <w:numPr>
                                <w:ilvl w:val="0"/>
                                <w:numId w:val="0"/>
                              </w:numPr>
                            </w:pPr>
                            <w:r>
                              <w:t>java</w:t>
                            </w:r>
                          </w:p>
                          <w:p w:rsidR="006A0BBA" w:rsidP="006A0BBA" w:rsidRDefault="006A0BBA" w14:paraId="1E042B76" w14:textId="77777777">
                            <w:pPr>
                              <w:numPr>
                                <w:ilvl w:val="0"/>
                                <w:numId w:val="0"/>
                              </w:numPr>
                            </w:pPr>
                          </w:p>
                          <w:p w:rsidRPr="00CF012C" w:rsidR="006A0BBA" w:rsidP="006A0BBA" w:rsidRDefault="006A0BBA" w14:paraId="3A0DC5B1" w14:textId="590C8006">
                            <w:pPr>
                              <w:numPr>
                                <w:ilvl w:val="0"/>
                                <w:numId w:val="0"/>
                              </w:numPr>
                            </w:pPr>
                            <w:r w:rsidRPr="006A0BBA">
                              <w:t xml:space="preserve">private int </w:t>
                            </w:r>
                            <w:proofErr w:type="gramStart"/>
                            <w:r w:rsidRPr="006A0BBA">
                              <w:t>age;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51C2D17">
              <v:shape id="_x0000_s1094" style="position:absolute;margin-left:0;margin-top:.65pt;width:421.1pt;height:1in;z-index:25165830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" w14:anchorId="5D20F0A4">
                <v:textbox>
                  <w:txbxContent>
                    <w:p w:rsidR="006A0BBA" w:rsidP="006A0BBA" w:rsidRDefault="006A0BBA" w14:paraId="2E846016" w14:textId="5C7B8C47">
                      <w:pPr>
                        <w:numPr>
                          <w:ilvl w:val="0"/>
                          <w:numId w:val="0"/>
                        </w:numPr>
                      </w:pPr>
                      <w:r>
                        <w:t>java</w:t>
                      </w:r>
                    </w:p>
                    <w:p w:rsidR="006A0BBA" w:rsidP="006A0BBA" w:rsidRDefault="006A0BBA" w14:paraId="6DFB9E20" w14:textId="77777777">
                      <w:pPr>
                        <w:numPr>
                          <w:ilvl w:val="0"/>
                          <w:numId w:val="0"/>
                        </w:numPr>
                      </w:pPr>
                    </w:p>
                    <w:p w:rsidRPr="00CF012C" w:rsidR="006A0BBA" w:rsidP="006A0BBA" w:rsidRDefault="006A0BBA" w14:paraId="611FB346" w14:textId="590C8006">
                      <w:pPr>
                        <w:numPr>
                          <w:ilvl w:val="0"/>
                          <w:numId w:val="0"/>
                        </w:numPr>
                      </w:pPr>
                      <w:r w:rsidRPr="006A0BBA">
                        <w:t xml:space="preserve">private int </w:t>
                      </w:r>
                      <w:proofErr w:type="gramStart"/>
                      <w:r w:rsidRPr="006A0BBA">
                        <w:t>age;</w:t>
                      </w:r>
                      <w:proofErr w:type="gramEnd"/>
                    </w:p>
                  </w:txbxContent>
                </v:textbox>
                <w10:wrap anchorx="margin"/>
              </v:shape>
            </w:pict>
          </mc:Fallback>
        </mc:AlternateContent>
      </w:r>
    </w:p>
    <w:p w:rsidR="006A0BBA" w:rsidP="006A0BBA" w:rsidRDefault="006A0BBA" w14:paraId="28F0920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A0BBA" w:rsidP="006A0BBA" w:rsidRDefault="006A0BBA" w14:paraId="561FE2C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B27C6" w:rsidP="006A0BBA" w:rsidRDefault="006A0BBA" w14:paraId="3D5AD29B" w14:textId="0C639362">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r>
        <w:rPr>
          <w:rFonts w:eastAsia="Times New Roman" w:cs="Times New Roman"/>
          <w:b/>
          <w:kern w:val="0"/>
          <w:sz w:val="24"/>
          <w:szCs w:val="24"/>
          <w:lang w:eastAsia="en-PH"/>
          <w14:ligatures w14:val="none"/>
        </w:rPr>
        <w:t xml:space="preserve">This means: </w:t>
      </w:r>
      <w:r w:rsidRPr="00B75DE2" w:rsidR="00B75DE2">
        <w:rPr>
          <w:rFonts w:eastAsia="Times New Roman" w:cs="Times New Roman"/>
          <w:bCs/>
          <w:kern w:val="0"/>
          <w:sz w:val="24"/>
          <w:szCs w:val="24"/>
          <w:lang w:eastAsia="en-PH"/>
          <w14:ligatures w14:val="none"/>
        </w:rPr>
        <w:t xml:space="preserve">Only methods </w:t>
      </w:r>
      <w:r w:rsidRPr="00B75DE2" w:rsidR="00B75DE2">
        <w:rPr>
          <w:rFonts w:eastAsia="Times New Roman" w:cs="Times New Roman"/>
          <w:bCs/>
          <w:i/>
          <w:iCs/>
          <w:kern w:val="0"/>
          <w:sz w:val="24"/>
          <w:szCs w:val="24"/>
          <w:lang w:eastAsia="en-PH"/>
          <w14:ligatures w14:val="none"/>
        </w:rPr>
        <w:t>inside the same class</w:t>
      </w:r>
      <w:r w:rsidRPr="00B75DE2" w:rsidR="00B75DE2">
        <w:rPr>
          <w:rFonts w:eastAsia="Times New Roman" w:cs="Times New Roman"/>
          <w:bCs/>
          <w:kern w:val="0"/>
          <w:sz w:val="24"/>
          <w:szCs w:val="24"/>
          <w:lang w:eastAsia="en-PH"/>
          <w14:ligatures w14:val="none"/>
        </w:rPr>
        <w:t xml:space="preserve"> can access age.</w:t>
      </w:r>
    </w:p>
    <w:p w:rsidRPr="006A3643" w:rsidR="006A3643" w:rsidP="006A0BBA" w:rsidRDefault="006A3643" w14:paraId="725E30EC"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B75DE2" w:rsidP="006A0BBA" w:rsidRDefault="00B75DE2" w14:paraId="1F558F6A"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Pr="00B75DE2" w:rsidR="00B75DE2" w:rsidP="006A0BBA" w:rsidRDefault="00B75DE2" w14:paraId="283C5FAD" w14:textId="49DE588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B75DE2">
        <w:rPr>
          <w:rFonts w:eastAsia="Times New Roman" w:cs="Times New Roman"/>
          <w:b/>
          <w:kern w:val="0"/>
          <w:sz w:val="24"/>
          <w:szCs w:val="24"/>
          <w:lang w:eastAsia="en-PH"/>
          <w14:ligatures w14:val="none"/>
        </w:rPr>
        <w:t>PUBLIC</w:t>
      </w:r>
    </w:p>
    <w:p w:rsidRPr="00EC486E" w:rsidR="00EC486E" w:rsidP="002F454A" w:rsidRDefault="00EC486E" w14:paraId="062EA0F6" w14:textId="328D44E6">
      <w:pPr>
        <w:pStyle w:val="ListParagraph"/>
        <w:numPr>
          <w:ilvl w:val="0"/>
          <w:numId w:val="60"/>
        </w:numPr>
        <w:spacing w:before="100" w:beforeAutospacing="1" w:after="100" w:afterAutospacing="1" w:line="240" w:lineRule="auto"/>
        <w:rPr>
          <w:rFonts w:eastAsia="Times New Roman" w:cs="Times New Roman"/>
          <w:bCs/>
          <w:kern w:val="0"/>
          <w:sz w:val="24"/>
          <w:szCs w:val="24"/>
          <w:lang w:eastAsia="en-PH"/>
          <w14:ligatures w14:val="none"/>
        </w:rPr>
      </w:pPr>
      <w:r w:rsidRPr="00EC486E">
        <w:rPr>
          <w:rFonts w:eastAsia="Times New Roman" w:cs="Times New Roman"/>
          <w:bCs/>
          <w:kern w:val="0"/>
          <w:sz w:val="24"/>
          <w:szCs w:val="24"/>
          <w:lang w:eastAsia="en-PH"/>
          <w14:ligatures w14:val="none"/>
        </w:rPr>
        <w:t>Keyword: public</w:t>
      </w:r>
    </w:p>
    <w:p w:rsidR="00B75DE2" w:rsidP="002F454A" w:rsidRDefault="00EC486E" w14:paraId="3E79AAB1" w14:textId="45E1B736">
      <w:pPr>
        <w:pStyle w:val="ListParagraph"/>
        <w:numPr>
          <w:ilvl w:val="0"/>
          <w:numId w:val="60"/>
        </w:numPr>
        <w:spacing w:before="100" w:beforeAutospacing="1" w:after="100" w:afterAutospacing="1" w:line="240" w:lineRule="auto"/>
        <w:rPr>
          <w:rFonts w:eastAsia="Times New Roman" w:cs="Times New Roman"/>
          <w:bCs/>
          <w:kern w:val="0"/>
          <w:sz w:val="24"/>
          <w:szCs w:val="24"/>
          <w:lang w:eastAsia="en-PH"/>
          <w14:ligatures w14:val="none"/>
        </w:rPr>
      </w:pPr>
      <w:r w:rsidRPr="00EC486E">
        <w:rPr>
          <w:rFonts w:eastAsia="Times New Roman" w:cs="Times New Roman"/>
          <w:bCs/>
          <w:kern w:val="0"/>
          <w:sz w:val="24"/>
          <w:szCs w:val="24"/>
          <w:lang w:eastAsia="en-PH"/>
          <w14:ligatures w14:val="none"/>
        </w:rPr>
        <w:t>Used to make methods or variables accessible from anywhere.</w:t>
      </w:r>
    </w:p>
    <w:p w:rsidR="00EC486E" w:rsidP="00EC486E" w:rsidRDefault="00EC486E" w14:paraId="38345A15" w14:textId="508D4BC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06" behindDoc="0" locked="0" layoutInCell="1" allowOverlap="1" wp14:anchorId="2304613C" wp14:editId="579FFC42">
                <wp:simplePos x="0" y="0"/>
                <wp:positionH relativeFrom="margin">
                  <wp:align>center</wp:align>
                </wp:positionH>
                <wp:positionV relativeFrom="paragraph">
                  <wp:posOffset>363220</wp:posOffset>
                </wp:positionV>
                <wp:extent cx="5347970" cy="914400"/>
                <wp:effectExtent l="0" t="0" r="24130" b="19050"/>
                <wp:wrapNone/>
                <wp:docPr id="898154652" name="Text Box 10"/>
                <wp:cNvGraphicFramePr/>
                <a:graphic xmlns:a="http://schemas.openxmlformats.org/drawingml/2006/main">
                  <a:graphicData uri="http://schemas.microsoft.com/office/word/2010/wordprocessingShape">
                    <wps:wsp>
                      <wps:cNvSpPr txBox="1"/>
                      <wps:spPr>
                        <a:xfrm>
                          <a:off x="0" y="0"/>
                          <a:ext cx="5347970" cy="914400"/>
                        </a:xfrm>
                        <a:prstGeom prst="rect">
                          <a:avLst/>
                        </a:prstGeom>
                        <a:solidFill>
                          <a:schemeClr val="tx1"/>
                        </a:solidFill>
                        <a:ln w="6350">
                          <a:solidFill>
                            <a:prstClr val="black"/>
                          </a:solidFill>
                        </a:ln>
                      </wps:spPr>
                      <wps:txbx>
                        <w:txbxContent>
                          <w:p w:rsidR="00EC486E" w:rsidP="00EC486E" w:rsidRDefault="00EC486E" w14:paraId="458D024D" w14:textId="77777777">
                            <w:pPr>
                              <w:numPr>
                                <w:ilvl w:val="0"/>
                                <w:numId w:val="0"/>
                              </w:numPr>
                            </w:pPr>
                            <w:r>
                              <w:t>java</w:t>
                            </w:r>
                          </w:p>
                          <w:p w:rsidR="00EC486E" w:rsidP="00EC486E" w:rsidRDefault="00EC486E" w14:paraId="4D9E14D2" w14:textId="77777777">
                            <w:pPr>
                              <w:numPr>
                                <w:ilvl w:val="0"/>
                                <w:numId w:val="0"/>
                              </w:numPr>
                            </w:pPr>
                          </w:p>
                          <w:p w:rsidRPr="00CF012C" w:rsidR="00EC486E" w:rsidP="00EC486E" w:rsidRDefault="00EC486E" w14:paraId="449195C1" w14:textId="597F98D8">
                            <w:pPr>
                              <w:numPr>
                                <w:ilvl w:val="0"/>
                                <w:numId w:val="0"/>
                              </w:numPr>
                            </w:pPr>
                            <w:r w:rsidRPr="00EC486E">
                              <w:t xml:space="preserve">public void </w:t>
                            </w:r>
                            <w:proofErr w:type="spellStart"/>
                            <w:proofErr w:type="gramStart"/>
                            <w:r w:rsidRPr="00EC486E">
                              <w:t>setAge</w:t>
                            </w:r>
                            <w:proofErr w:type="spellEnd"/>
                            <w:r w:rsidRPr="00EC486E">
                              <w:t>(</w:t>
                            </w:r>
                            <w:proofErr w:type="gramEnd"/>
                            <w:r w:rsidRPr="00EC486E">
                              <w:t xml:space="preserve">int a) </w:t>
                            </w:r>
                            <w:proofErr w:type="gramStart"/>
                            <w:r w:rsidRPr="00EC486E">
                              <w:t>{ ...</w:t>
                            </w:r>
                            <w:proofErr w:type="gramEnd"/>
                            <w:r w:rsidRPr="00EC486E">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C790DBD">
              <v:shape id="_x0000_s1095" style="position:absolute;margin-left:0;margin-top:28.6pt;width:421.1pt;height:1in;z-index:25165830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" w14:anchorId="2304613C">
                <v:textbox>
                  <w:txbxContent>
                    <w:p w:rsidR="00EC486E" w:rsidP="00EC486E" w:rsidRDefault="00EC486E" w14:paraId="18E25069" w14:textId="77777777">
                      <w:pPr>
                        <w:numPr>
                          <w:ilvl w:val="0"/>
                          <w:numId w:val="0"/>
                        </w:numPr>
                      </w:pPr>
                      <w:r>
                        <w:t>java</w:t>
                      </w:r>
                    </w:p>
                    <w:p w:rsidR="00EC486E" w:rsidP="00EC486E" w:rsidRDefault="00EC486E" w14:paraId="70DF9E56" w14:textId="77777777">
                      <w:pPr>
                        <w:numPr>
                          <w:ilvl w:val="0"/>
                          <w:numId w:val="0"/>
                        </w:numPr>
                      </w:pPr>
                    </w:p>
                    <w:p w:rsidRPr="00CF012C" w:rsidR="00EC486E" w:rsidP="00EC486E" w:rsidRDefault="00EC486E" w14:paraId="7CE1A9CE" w14:textId="597F98D8">
                      <w:pPr>
                        <w:numPr>
                          <w:ilvl w:val="0"/>
                          <w:numId w:val="0"/>
                        </w:numPr>
                      </w:pPr>
                      <w:r w:rsidRPr="00EC486E">
                        <w:t xml:space="preserve">public void </w:t>
                      </w:r>
                      <w:proofErr w:type="spellStart"/>
                      <w:proofErr w:type="gramStart"/>
                      <w:r w:rsidRPr="00EC486E">
                        <w:t>setAge</w:t>
                      </w:r>
                      <w:proofErr w:type="spellEnd"/>
                      <w:r w:rsidRPr="00EC486E">
                        <w:t>(</w:t>
                      </w:r>
                      <w:proofErr w:type="gramEnd"/>
                      <w:r w:rsidRPr="00EC486E">
                        <w:t xml:space="preserve">int a) </w:t>
                      </w:r>
                      <w:proofErr w:type="gramStart"/>
                      <w:r w:rsidRPr="00EC486E">
                        <w:t>{ ...</w:t>
                      </w:r>
                      <w:proofErr w:type="gramEnd"/>
                      <w:r w:rsidRPr="00EC486E">
                        <w:t xml:space="preserve"> }</w:t>
                      </w:r>
                    </w:p>
                  </w:txbxContent>
                </v:textbox>
                <w10:wrap anchorx="margin"/>
              </v:shape>
            </w:pict>
          </mc:Fallback>
        </mc:AlternateContent>
      </w:r>
      <w:r>
        <w:rPr>
          <w:rFonts w:eastAsia="Times New Roman" w:cs="Times New Roman"/>
          <w:b/>
          <w:kern w:val="0"/>
          <w:sz w:val="24"/>
          <w:szCs w:val="24"/>
          <w:lang w:eastAsia="en-PH"/>
          <w14:ligatures w14:val="none"/>
        </w:rPr>
        <w:t xml:space="preserve">Example: </w:t>
      </w:r>
    </w:p>
    <w:p w:rsidR="00EC486E" w:rsidP="00EC486E" w:rsidRDefault="00EC486E" w14:paraId="0EB863B1" w14:textId="799E7F7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C486E" w:rsidP="00EC486E" w:rsidRDefault="00EC486E" w14:paraId="11141A2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EC486E" w:rsidP="00EC486E" w:rsidRDefault="00EC486E" w14:paraId="0850C24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1269B4" w:rsidR="00EC486E" w:rsidP="001269B4" w:rsidRDefault="001269B4" w14:paraId="7BA34973" w14:textId="2309555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1269B4">
        <w:rPr>
          <w:rFonts w:eastAsia="Times New Roman" w:cs="Times New Roman"/>
          <w:bCs/>
          <w:kern w:val="0"/>
          <w:sz w:val="24"/>
          <w:szCs w:val="24"/>
          <w:lang w:eastAsia="en-PH"/>
          <w14:ligatures w14:val="none"/>
        </w:rPr>
        <w:t>This allows other classes to use the method safely without directly touching the variable.</w:t>
      </w:r>
    </w:p>
    <w:p w:rsidR="001269B4" w:rsidP="00EC486E" w:rsidRDefault="001269B4" w14:paraId="52248EB0" w14:textId="3DAF460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1269B4">
        <w:rPr>
          <w:rFonts w:eastAsia="Times New Roman" w:cs="Times New Roman"/>
          <w:b/>
          <w:kern w:val="0"/>
          <w:sz w:val="24"/>
          <w:szCs w:val="24"/>
          <w:lang w:eastAsia="en-PH"/>
          <w14:ligatures w14:val="none"/>
        </w:rPr>
        <w:t>Combining Both for Encapsulation</w:t>
      </w:r>
    </w:p>
    <w:p w:rsidRPr="00A00ECB" w:rsidR="00A00ECB" w:rsidP="00A00ECB" w:rsidRDefault="00A00ECB" w14:paraId="41DCE4BD" w14:textId="77777777">
      <w:pPr>
        <w:numPr>
          <w:ilvl w:val="0"/>
          <w:numId w:val="0"/>
        </w:numPr>
        <w:spacing w:before="100" w:beforeAutospacing="1" w:after="100" w:afterAutospacing="1" w:line="240" w:lineRule="auto"/>
        <w:rPr>
          <w:rFonts w:eastAsia="Times New Roman" w:cs="Times New Roman"/>
          <w:b/>
          <w:kern w:val="0"/>
          <w:sz w:val="24"/>
          <w:szCs w:val="24"/>
          <w:lang w:val="en-US" w:eastAsia="en-PH"/>
          <w14:ligatures w14:val="none"/>
        </w:rPr>
      </w:pPr>
      <w:r w:rsidRPr="00A00ECB">
        <w:rPr>
          <w:rFonts w:eastAsia="Times New Roman" w:cs="Times New Roman"/>
          <w:b/>
          <w:kern w:val="0"/>
          <w:sz w:val="24"/>
          <w:szCs w:val="24"/>
          <w:lang w:val="en-US" w:eastAsia="en-PH"/>
          <w14:ligatures w14:val="none"/>
        </w:rPr>
        <w:t>The best practice is to:</w:t>
      </w:r>
    </w:p>
    <w:p w:rsidRPr="00A00ECB" w:rsidR="00A00ECB" w:rsidP="002F454A" w:rsidRDefault="00A00ECB" w14:paraId="52400777" w14:textId="77777777">
      <w:pPr>
        <w:numPr>
          <w:ilvl w:val="0"/>
          <w:numId w:val="61"/>
        </w:numPr>
        <w:spacing w:before="100" w:beforeAutospacing="1" w:after="100" w:afterAutospacing="1" w:line="240" w:lineRule="auto"/>
        <w:rPr>
          <w:rFonts w:eastAsia="Times New Roman" w:cs="Times New Roman"/>
          <w:bCs/>
          <w:kern w:val="0"/>
          <w:sz w:val="24"/>
          <w:szCs w:val="24"/>
          <w:lang w:val="en-US" w:eastAsia="en-PH"/>
          <w14:ligatures w14:val="none"/>
        </w:rPr>
      </w:pPr>
      <w:r w:rsidRPr="00A00ECB">
        <w:rPr>
          <w:rFonts w:eastAsia="Times New Roman" w:cs="Times New Roman"/>
          <w:bCs/>
          <w:kern w:val="0"/>
          <w:sz w:val="24"/>
          <w:szCs w:val="24"/>
          <w:lang w:val="en-US" w:eastAsia="en-PH"/>
          <w14:ligatures w14:val="none"/>
        </w:rPr>
        <w:t>Keep attributes private</w:t>
      </w:r>
    </w:p>
    <w:p w:rsidRPr="00A00ECB" w:rsidR="00A00ECB" w:rsidP="002F454A" w:rsidRDefault="00A00ECB" w14:paraId="7D6B5424" w14:textId="77777777">
      <w:pPr>
        <w:numPr>
          <w:ilvl w:val="0"/>
          <w:numId w:val="61"/>
        </w:numPr>
        <w:spacing w:before="100" w:beforeAutospacing="1" w:after="100" w:afterAutospacing="1" w:line="240" w:lineRule="auto"/>
        <w:rPr>
          <w:rFonts w:eastAsia="Times New Roman" w:cs="Times New Roman"/>
          <w:b/>
          <w:kern w:val="0"/>
          <w:sz w:val="24"/>
          <w:szCs w:val="24"/>
          <w:lang w:val="en-US" w:eastAsia="en-PH"/>
          <w14:ligatures w14:val="none"/>
        </w:rPr>
      </w:pPr>
      <w:r w:rsidRPr="00A00ECB">
        <w:rPr>
          <w:rFonts w:eastAsia="Times New Roman" w:cs="Times New Roman"/>
          <w:bCs/>
          <w:kern w:val="0"/>
          <w:sz w:val="24"/>
          <w:szCs w:val="24"/>
          <w:lang w:val="en-US" w:eastAsia="en-PH"/>
          <w14:ligatures w14:val="none"/>
        </w:rPr>
        <w:t>Make public methods (getters and setters) to control access</w:t>
      </w:r>
    </w:p>
    <w:p w:rsidRPr="00607AE9" w:rsidR="001269B4" w:rsidP="00607AE9" w:rsidRDefault="00607AE9" w14:paraId="75276231" w14:textId="22AEAC7B">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607AE9">
        <w:rPr>
          <w:rFonts w:eastAsia="Times New Roman" w:cs="Times New Roman"/>
          <w:bCs/>
          <w:kern w:val="0"/>
          <w:sz w:val="24"/>
          <w:szCs w:val="24"/>
          <w:lang w:eastAsia="en-PH"/>
          <w14:ligatures w14:val="none"/>
        </w:rPr>
        <w:t>This combination enforces encapsulation, one of the four main principles of OOP (along with inheritance, abstraction, and polymorphism).</w:t>
      </w:r>
    </w:p>
    <w:p w:rsidR="001269B4" w:rsidP="00EC486E" w:rsidRDefault="00607AE9" w14:paraId="38081B5D" w14:textId="61B0D18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607AE9">
        <w:rPr>
          <w:rFonts w:eastAsia="Times New Roman" w:cs="Times New Roman"/>
          <w:b/>
          <w:kern w:val="0"/>
          <w:sz w:val="24"/>
          <w:szCs w:val="24"/>
          <w:lang w:eastAsia="en-PH"/>
          <w14:ligatures w14:val="none"/>
        </w:rPr>
        <w:t>Benefits of Information Hiding</w:t>
      </w:r>
    </w:p>
    <w:p w:rsidRPr="009A6363" w:rsidR="009A6363" w:rsidP="009A6363" w:rsidRDefault="009A6363" w14:paraId="36057D4A" w14:textId="5EC3B2D2">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A6363">
        <w:rPr>
          <w:rFonts w:eastAsia="Times New Roman" w:cs="Times New Roman"/>
          <w:b/>
          <w:kern w:val="0"/>
          <w:sz w:val="24"/>
          <w:szCs w:val="24"/>
          <w:lang w:eastAsia="en-PH"/>
          <w14:ligatures w14:val="none"/>
        </w:rPr>
        <w:t>Security</w:t>
      </w:r>
      <w:r w:rsidRPr="009A6363">
        <w:rPr>
          <w:rFonts w:eastAsia="Times New Roman" w:cs="Times New Roman"/>
          <w:bCs/>
          <w:kern w:val="0"/>
          <w:sz w:val="24"/>
          <w:szCs w:val="24"/>
          <w:lang w:eastAsia="en-PH"/>
          <w14:ligatures w14:val="none"/>
        </w:rPr>
        <w:t xml:space="preserve"> – Prevents unauthorized access to sensitive data.</w:t>
      </w:r>
    </w:p>
    <w:p w:rsidRPr="009A6363" w:rsidR="009A6363" w:rsidP="009A6363" w:rsidRDefault="009A6363" w14:paraId="3BFE9546" w14:textId="7FE03ED8">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A6363">
        <w:rPr>
          <w:rFonts w:eastAsia="Times New Roman" w:cs="Times New Roman"/>
          <w:b/>
          <w:kern w:val="0"/>
          <w:sz w:val="24"/>
          <w:szCs w:val="24"/>
          <w:lang w:eastAsia="en-PH"/>
          <w14:ligatures w14:val="none"/>
        </w:rPr>
        <w:t xml:space="preserve">Flexibility </w:t>
      </w:r>
      <w:r w:rsidRPr="009A6363">
        <w:rPr>
          <w:rFonts w:eastAsia="Times New Roman" w:cs="Times New Roman"/>
          <w:bCs/>
          <w:kern w:val="0"/>
          <w:sz w:val="24"/>
          <w:szCs w:val="24"/>
          <w:lang w:eastAsia="en-PH"/>
          <w14:ligatures w14:val="none"/>
        </w:rPr>
        <w:t>– You can change internal implementation without affecting other code.</w:t>
      </w:r>
    </w:p>
    <w:p w:rsidRPr="009A6363" w:rsidR="009A6363" w:rsidP="009A6363" w:rsidRDefault="009A6363" w14:paraId="246834D8" w14:textId="1CB1C478">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A6363">
        <w:rPr>
          <w:rFonts w:eastAsia="Times New Roman" w:cs="Times New Roman"/>
          <w:b/>
          <w:kern w:val="0"/>
          <w:sz w:val="24"/>
          <w:szCs w:val="24"/>
          <w:lang w:eastAsia="en-PH"/>
          <w14:ligatures w14:val="none"/>
        </w:rPr>
        <w:t xml:space="preserve">Maintainability </w:t>
      </w:r>
      <w:r w:rsidRPr="009A6363">
        <w:rPr>
          <w:rFonts w:eastAsia="Times New Roman" w:cs="Times New Roman"/>
          <w:bCs/>
          <w:kern w:val="0"/>
          <w:sz w:val="24"/>
          <w:szCs w:val="24"/>
          <w:lang w:eastAsia="en-PH"/>
          <w14:ligatures w14:val="none"/>
        </w:rPr>
        <w:t>– Easier to update or fix errors.</w:t>
      </w:r>
    </w:p>
    <w:p w:rsidRPr="009A6363" w:rsidR="009A6363" w:rsidP="009A6363" w:rsidRDefault="009A6363" w14:paraId="7BE64F99" w14:textId="5BCE62FD">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A6363">
        <w:rPr>
          <w:rFonts w:eastAsia="Times New Roman" w:cs="Times New Roman"/>
          <w:b/>
          <w:kern w:val="0"/>
          <w:sz w:val="24"/>
          <w:szCs w:val="24"/>
          <w:lang w:eastAsia="en-PH"/>
          <w14:ligatures w14:val="none"/>
        </w:rPr>
        <w:t>Data Integrity</w:t>
      </w:r>
      <w:r w:rsidRPr="009A6363">
        <w:rPr>
          <w:rFonts w:eastAsia="Times New Roman" w:cs="Times New Roman"/>
          <w:bCs/>
          <w:kern w:val="0"/>
          <w:sz w:val="24"/>
          <w:szCs w:val="24"/>
          <w:lang w:eastAsia="en-PH"/>
          <w14:ligatures w14:val="none"/>
        </w:rPr>
        <w:t xml:space="preserve"> – Prevents invalid or inconsistent data.</w:t>
      </w:r>
    </w:p>
    <w:p w:rsidRPr="009A6363" w:rsidR="00607AE9" w:rsidP="009A6363" w:rsidRDefault="009A6363" w14:paraId="7147569C" w14:textId="4D88A7FA">
      <w:pPr>
        <w:pStyle w:val="ListParagraph"/>
        <w:numPr>
          <w:ilvl w:val="2"/>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A6363">
        <w:rPr>
          <w:rFonts w:eastAsia="Times New Roman" w:cs="Times New Roman"/>
          <w:b/>
          <w:kern w:val="0"/>
          <w:sz w:val="24"/>
          <w:szCs w:val="24"/>
          <w:lang w:eastAsia="en-PH"/>
          <w14:ligatures w14:val="none"/>
        </w:rPr>
        <w:t>Simplicity</w:t>
      </w:r>
      <w:r w:rsidRPr="009A6363">
        <w:rPr>
          <w:rFonts w:eastAsia="Times New Roman" w:cs="Times New Roman"/>
          <w:bCs/>
          <w:kern w:val="0"/>
          <w:sz w:val="24"/>
          <w:szCs w:val="24"/>
          <w:lang w:eastAsia="en-PH"/>
          <w14:ligatures w14:val="none"/>
        </w:rPr>
        <w:t xml:space="preserve"> – Users only see what they need, not how it works.</w:t>
      </w:r>
    </w:p>
    <w:p w:rsidR="00607AE9" w:rsidP="00EC486E" w:rsidRDefault="003B5243" w14:paraId="1E771F21" w14:textId="47442D5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Conclusion:</w:t>
      </w:r>
    </w:p>
    <w:p w:rsidRPr="003B5243" w:rsidR="003B5243" w:rsidP="002F454A" w:rsidRDefault="003B5243" w14:paraId="4F97FDEE" w14:textId="77777777">
      <w:pPr>
        <w:pStyle w:val="ListParagraph"/>
        <w:numPr>
          <w:ilvl w:val="0"/>
          <w:numId w:val="62"/>
        </w:numPr>
        <w:spacing w:before="100" w:beforeAutospacing="1" w:after="100" w:afterAutospacing="1" w:line="240" w:lineRule="auto"/>
        <w:rPr>
          <w:rFonts w:eastAsia="Times New Roman" w:cs="Times New Roman"/>
          <w:bCs/>
          <w:kern w:val="0"/>
          <w:sz w:val="24"/>
          <w:szCs w:val="24"/>
          <w:lang w:eastAsia="en-PH"/>
          <w14:ligatures w14:val="none"/>
        </w:rPr>
      </w:pPr>
      <w:r w:rsidRPr="003B5243">
        <w:rPr>
          <w:rFonts w:eastAsia="Times New Roman" w:cs="Times New Roman"/>
          <w:bCs/>
          <w:kern w:val="0"/>
          <w:sz w:val="24"/>
          <w:szCs w:val="24"/>
          <w:lang w:eastAsia="en-PH"/>
          <w14:ligatures w14:val="none"/>
        </w:rPr>
        <w:t>Information Hiding and Access Specifiers are essential in object-oriented programming for building secure, organized, and reliable systems.</w:t>
      </w:r>
    </w:p>
    <w:p w:rsidR="00607AE9" w:rsidP="002F454A" w:rsidRDefault="003B5243" w14:paraId="0E478535" w14:textId="18C04B2D">
      <w:pPr>
        <w:pStyle w:val="ListParagraph"/>
        <w:numPr>
          <w:ilvl w:val="0"/>
          <w:numId w:val="62"/>
        </w:numPr>
        <w:spacing w:before="100" w:beforeAutospacing="1" w:after="100" w:afterAutospacing="1" w:line="240" w:lineRule="auto"/>
        <w:rPr>
          <w:rFonts w:eastAsia="Times New Roman" w:cs="Times New Roman"/>
          <w:bCs/>
          <w:kern w:val="0"/>
          <w:sz w:val="24"/>
          <w:szCs w:val="24"/>
          <w:lang w:eastAsia="en-PH"/>
          <w14:ligatures w14:val="none"/>
        </w:rPr>
      </w:pPr>
      <w:r w:rsidRPr="003B5243">
        <w:rPr>
          <w:rFonts w:eastAsia="Times New Roman" w:cs="Times New Roman"/>
          <w:bCs/>
          <w:kern w:val="0"/>
          <w:sz w:val="24"/>
          <w:szCs w:val="24"/>
          <w:lang w:eastAsia="en-PH"/>
          <w14:ligatures w14:val="none"/>
        </w:rPr>
        <w:t>By using private to protect data and public methods to control access, developers can ensure that:</w:t>
      </w:r>
    </w:p>
    <w:p w:rsidRPr="006A3643" w:rsidR="006A3643" w:rsidP="006A3643" w:rsidRDefault="00207EEF" w14:paraId="13148F1F" w14:textId="7A59F8A2">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207EEF">
        <w:rPr>
          <w:rFonts w:eastAsia="Times New Roman" w:cs="Times New Roman"/>
          <w:bCs/>
          <w:kern w:val="0"/>
          <w:sz w:val="24"/>
          <w:szCs w:val="24"/>
          <w:lang w:eastAsia="en-PH"/>
          <w14:ligatures w14:val="none"/>
        </w:rPr>
        <w:t>An object’s internal details remain safe, while still allowing necessary interaction from the outside.</w:t>
      </w:r>
    </w:p>
    <w:p w:rsidRPr="00CA527C" w:rsidR="001043F2" w:rsidP="002F454A" w:rsidRDefault="001734DC" w14:paraId="7B505D01" w14:textId="67238D41">
      <w:pPr>
        <w:pStyle w:val="ListParagraph"/>
        <w:numPr>
          <w:ilvl w:val="0"/>
          <w:numId w:val="63"/>
        </w:numPr>
        <w:spacing w:before="100" w:beforeAutospacing="1" w:after="100" w:afterAutospacing="1" w:line="240" w:lineRule="auto"/>
        <w:rPr>
          <w:rFonts w:eastAsia="Times New Roman" w:cs="Times New Roman"/>
          <w:b/>
          <w:kern w:val="0"/>
          <w:sz w:val="24"/>
          <w:szCs w:val="24"/>
          <w:lang w:eastAsia="en-PH"/>
          <w14:ligatures w14:val="none"/>
        </w:rPr>
      </w:pPr>
      <w:r w:rsidRPr="001734DC">
        <w:rPr>
          <w:rFonts w:eastAsia="Times New Roman" w:cs="Times New Roman"/>
          <w:bCs/>
          <w:kern w:val="0"/>
          <w:sz w:val="24"/>
          <w:szCs w:val="24"/>
          <w:lang w:eastAsia="en-PH"/>
          <w14:ligatures w14:val="none"/>
        </w:rPr>
        <w:t xml:space="preserve">This approach keeps programs </w:t>
      </w:r>
      <w:r w:rsidRPr="001734DC">
        <w:rPr>
          <w:rFonts w:eastAsia="Times New Roman" w:cs="Times New Roman"/>
          <w:b/>
          <w:bCs/>
          <w:kern w:val="0"/>
          <w:sz w:val="24"/>
          <w:szCs w:val="24"/>
          <w:lang w:eastAsia="en-PH"/>
          <w14:ligatures w14:val="none"/>
        </w:rPr>
        <w:t>clean, error-free, and easier to maintain</w:t>
      </w:r>
      <w:r w:rsidRPr="001734DC">
        <w:rPr>
          <w:rFonts w:eastAsia="Times New Roman" w:cs="Times New Roman"/>
          <w:bCs/>
          <w:kern w:val="0"/>
          <w:sz w:val="24"/>
          <w:szCs w:val="24"/>
          <w:lang w:eastAsia="en-PH"/>
          <w14:ligatures w14:val="none"/>
        </w:rPr>
        <w:t>.</w:t>
      </w:r>
    </w:p>
    <w:p w:rsidRPr="00CA527C" w:rsidR="00CA527C" w:rsidP="00CA527C" w:rsidRDefault="00CA527C" w14:paraId="1E14EC2E" w14:textId="0ECF05F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Video Link: </w:t>
      </w:r>
      <w:hyperlink w:history="1" r:id="rId33">
        <w:r w:rsidRPr="00FF62EB">
          <w:rPr>
            <w:rStyle w:val="Hyperlink"/>
            <w:rFonts w:eastAsia="Times New Roman" w:cs="Times New Roman"/>
            <w:b/>
            <w:kern w:val="0"/>
            <w:sz w:val="24"/>
            <w:szCs w:val="24"/>
            <w:lang w:eastAsia="en-PH"/>
            <w14:ligatures w14:val="none"/>
          </w:rPr>
          <w:t>https://youtu.be/T632kAJ_9VA?si=eUYpGoxpxIpe4IbC</w:t>
        </w:r>
      </w:hyperlink>
      <w:r>
        <w:rPr>
          <w:rFonts w:eastAsia="Times New Roman" w:cs="Times New Roman"/>
          <w:b/>
          <w:kern w:val="0"/>
          <w:sz w:val="24"/>
          <w:szCs w:val="24"/>
          <w:lang w:eastAsia="en-PH"/>
          <w14:ligatures w14:val="none"/>
        </w:rPr>
        <w:t xml:space="preserve"> </w:t>
      </w:r>
    </w:p>
    <w:p w:rsidRPr="00B83D1F" w:rsidR="006A6F7A" w:rsidP="00B83D1F" w:rsidRDefault="00B83D1F" w14:paraId="13F076E1" w14:textId="32FD208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____________________________________________________________________________________</w:t>
      </w:r>
    </w:p>
    <w:p w:rsidR="002D3A10" w:rsidP="00550446" w:rsidRDefault="00550446" w14:paraId="3E914C82" w14:textId="1C5B617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550446">
        <w:rPr>
          <w:rFonts w:eastAsia="Times New Roman" w:cs="Times New Roman"/>
          <w:b/>
          <w:kern w:val="0"/>
          <w:sz w:val="24"/>
          <w:szCs w:val="24"/>
          <w:lang w:eastAsia="en-PH"/>
          <w14:ligatures w14:val="none"/>
        </w:rPr>
        <w:t>5.</w:t>
      </w:r>
      <w:r>
        <w:rPr>
          <w:rFonts w:eastAsia="Times New Roman" w:cs="Times New Roman"/>
          <w:b/>
          <w:kern w:val="0"/>
          <w:sz w:val="24"/>
          <w:szCs w:val="24"/>
          <w:lang w:eastAsia="en-PH"/>
          <w14:ligatures w14:val="none"/>
        </w:rPr>
        <w:t xml:space="preserve"> </w:t>
      </w:r>
      <w:r w:rsidRPr="00550446" w:rsidR="00C60C7C">
        <w:rPr>
          <w:rFonts w:eastAsia="Times New Roman" w:cs="Times New Roman"/>
          <w:b/>
          <w:kern w:val="0"/>
          <w:sz w:val="24"/>
          <w:szCs w:val="24"/>
          <w:lang w:eastAsia="en-PH"/>
          <w14:ligatures w14:val="none"/>
        </w:rPr>
        <w:t>Object-Oriented Principles (OOP)</w:t>
      </w:r>
    </w:p>
    <w:p w:rsidR="00550446" w:rsidP="00550446" w:rsidRDefault="00550446" w14:paraId="15A4D2AA" w14:textId="0BA03F4F">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b/>
          <w:kern w:val="0"/>
          <w:sz w:val="24"/>
          <w:szCs w:val="24"/>
          <w:lang w:eastAsia="en-PH"/>
          <w14:ligatures w14:val="none"/>
        </w:rPr>
        <w:t xml:space="preserve">- </w:t>
      </w:r>
      <w:r w:rsidRPr="00550446">
        <w:rPr>
          <w:rFonts w:eastAsia="Times New Roman" w:cs="Times New Roman"/>
          <w:kern w:val="0"/>
          <w:sz w:val="24"/>
          <w:szCs w:val="24"/>
          <w:lang w:eastAsia="en-PH"/>
          <w14:ligatures w14:val="none"/>
        </w:rPr>
        <w:t>Object-Oriented Principles (OOP) is a programming approach that organizes code into objects, which are instances of classes that contain both data and behavior. It focuses on making programs more modular, reusable, and easier to maintain by grouping related variables and functions together. The main principles of OOP are Encapsulation, Inheritance, Polymorphism, and Abstraction, which help programmers design efficient and well-structured code. OOP allows developers to model real-world entities, making complex programs easier to understand and expand.</w:t>
      </w:r>
      <w:r>
        <w:rPr>
          <w:rFonts w:eastAsia="Times New Roman" w:cs="Times New Roman"/>
          <w:kern w:val="0"/>
          <w:sz w:val="24"/>
          <w:szCs w:val="24"/>
          <w:lang w:eastAsia="en-PH"/>
          <w14:ligatures w14:val="none"/>
        </w:rPr>
        <w:t xml:space="preserve"> I</w:t>
      </w:r>
      <w:r w:rsidRPr="00550446">
        <w:rPr>
          <w:rFonts w:eastAsia="Times New Roman" w:cs="Times New Roman"/>
          <w:kern w:val="0"/>
          <w:sz w:val="24"/>
          <w:szCs w:val="24"/>
          <w:lang w:eastAsia="en-PH"/>
          <w14:ligatures w14:val="none"/>
        </w:rPr>
        <w:t>t improves program organization, reduces duplication, and promotes cleaner, more logical software development.</w:t>
      </w:r>
    </w:p>
    <w:p w:rsidR="00440152" w:rsidP="00440152" w:rsidRDefault="00C12A66" w14:paraId="06BE94EB" w14:textId="77777777">
      <w:pPr>
        <w:numPr>
          <w:ilvl w:val="0"/>
          <w:numId w:val="0"/>
        </w:numPr>
        <w:spacing w:before="100" w:beforeAutospacing="1" w:after="100" w:afterAutospacing="1" w:line="240" w:lineRule="auto"/>
        <w:ind w:firstLine="720"/>
        <w:rPr>
          <w:rFonts w:eastAsia="Times New Roman" w:cs="Times New Roman"/>
          <w:b/>
          <w:bCs/>
          <w:kern w:val="0"/>
          <w:sz w:val="24"/>
          <w:szCs w:val="24"/>
          <w:lang w:eastAsia="en-PH"/>
          <w14:ligatures w14:val="none"/>
        </w:rPr>
      </w:pPr>
      <w:r w:rsidRPr="00030D84">
        <w:rPr>
          <w:rFonts w:eastAsia="Times New Roman" w:cs="Times New Roman"/>
          <w:b/>
          <w:bCs/>
          <w:kern w:val="0"/>
          <w:sz w:val="24"/>
          <w:szCs w:val="24"/>
          <w:lang w:eastAsia="en-PH"/>
          <w14:ligatures w14:val="none"/>
        </w:rPr>
        <w:t xml:space="preserve">a. </w:t>
      </w:r>
      <w:r w:rsidRPr="00030D84" w:rsidR="00030D84">
        <w:rPr>
          <w:rFonts w:eastAsia="Times New Roman" w:cs="Times New Roman"/>
          <w:b/>
          <w:bCs/>
          <w:kern w:val="0"/>
          <w:sz w:val="24"/>
          <w:szCs w:val="24"/>
          <w:lang w:eastAsia="en-PH"/>
          <w14:ligatures w14:val="none"/>
        </w:rPr>
        <w:t>Generalization and Specializatio</w:t>
      </w:r>
      <w:r w:rsidR="00440152">
        <w:rPr>
          <w:rFonts w:eastAsia="Times New Roman" w:cs="Times New Roman"/>
          <w:b/>
          <w:bCs/>
          <w:kern w:val="0"/>
          <w:sz w:val="24"/>
          <w:szCs w:val="24"/>
          <w:lang w:eastAsia="en-PH"/>
          <w14:ligatures w14:val="none"/>
        </w:rPr>
        <w:t>n</w:t>
      </w:r>
    </w:p>
    <w:p w:rsidRPr="00440152" w:rsidR="00440152" w:rsidP="00440152" w:rsidRDefault="00440152" w14:paraId="7F5D6401" w14:textId="117D15EB">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440152">
        <w:rPr>
          <w:rFonts w:eastAsia="Times New Roman" w:cs="Times New Roman"/>
          <w:kern w:val="0"/>
          <w:sz w:val="24"/>
          <w:szCs w:val="24"/>
          <w:lang w:eastAsia="en-PH"/>
          <w14:ligatures w14:val="none"/>
        </w:rPr>
        <w:t xml:space="preserve">In </w:t>
      </w:r>
      <w:r w:rsidRPr="00440152">
        <w:rPr>
          <w:rFonts w:eastAsia="Times New Roman" w:cs="Times New Roman"/>
          <w:b/>
          <w:bCs/>
          <w:kern w:val="0"/>
          <w:sz w:val="24"/>
          <w:szCs w:val="24"/>
          <w:lang w:eastAsia="en-PH"/>
          <w14:ligatures w14:val="none"/>
        </w:rPr>
        <w:t>Object-Oriented Programming (OOP)</w:t>
      </w:r>
      <w:r w:rsidRPr="00440152">
        <w:rPr>
          <w:rFonts w:eastAsia="Times New Roman" w:cs="Times New Roman"/>
          <w:kern w:val="0"/>
          <w:sz w:val="24"/>
          <w:szCs w:val="24"/>
          <w:lang w:eastAsia="en-PH"/>
          <w14:ligatures w14:val="none"/>
        </w:rPr>
        <w:t xml:space="preserve">, </w:t>
      </w:r>
      <w:r w:rsidRPr="00440152">
        <w:rPr>
          <w:rFonts w:eastAsia="Times New Roman" w:cs="Times New Roman"/>
          <w:b/>
          <w:bCs/>
          <w:kern w:val="0"/>
          <w:sz w:val="24"/>
          <w:szCs w:val="24"/>
          <w:lang w:eastAsia="en-PH"/>
          <w14:ligatures w14:val="none"/>
        </w:rPr>
        <w:t>Generalization and Specialization</w:t>
      </w:r>
      <w:r w:rsidRPr="00440152">
        <w:rPr>
          <w:rFonts w:eastAsia="Times New Roman" w:cs="Times New Roman"/>
          <w:kern w:val="0"/>
          <w:sz w:val="24"/>
          <w:szCs w:val="24"/>
          <w:lang w:eastAsia="en-PH"/>
          <w14:ligatures w14:val="none"/>
        </w:rPr>
        <w:t xml:space="preserve"> describe the relationship between </w:t>
      </w:r>
      <w:r w:rsidRPr="00440152">
        <w:rPr>
          <w:rFonts w:eastAsia="Times New Roman" w:cs="Times New Roman"/>
          <w:b/>
          <w:bCs/>
          <w:kern w:val="0"/>
          <w:sz w:val="24"/>
          <w:szCs w:val="24"/>
          <w:lang w:eastAsia="en-PH"/>
          <w14:ligatures w14:val="none"/>
        </w:rPr>
        <w:t>classes</w:t>
      </w:r>
      <w:r w:rsidRPr="00440152">
        <w:rPr>
          <w:rFonts w:eastAsia="Times New Roman" w:cs="Times New Roman"/>
          <w:kern w:val="0"/>
          <w:sz w:val="24"/>
          <w:szCs w:val="24"/>
          <w:lang w:eastAsia="en-PH"/>
          <w14:ligatures w14:val="none"/>
        </w:rPr>
        <w:t xml:space="preserve"> that share common characteristics. </w:t>
      </w:r>
      <w:r w:rsidRPr="00440152">
        <w:rPr>
          <w:rFonts w:eastAsia="Times New Roman" w:cs="Times New Roman"/>
          <w:b/>
          <w:bCs/>
          <w:kern w:val="0"/>
          <w:sz w:val="24"/>
          <w:szCs w:val="24"/>
          <w:lang w:eastAsia="en-PH"/>
          <w14:ligatures w14:val="none"/>
        </w:rPr>
        <w:t>Generalization</w:t>
      </w:r>
      <w:r w:rsidRPr="00440152">
        <w:rPr>
          <w:rFonts w:eastAsia="Times New Roman" w:cs="Times New Roman"/>
          <w:kern w:val="0"/>
          <w:sz w:val="24"/>
          <w:szCs w:val="24"/>
          <w:lang w:eastAsia="en-PH"/>
          <w14:ligatures w14:val="none"/>
        </w:rPr>
        <w:t xml:space="preserve"> means identifying the shared traits or behaviors of multiple classes and combining them into a single, more </w:t>
      </w:r>
      <w:r w:rsidRPr="00440152">
        <w:rPr>
          <w:rFonts w:eastAsia="Times New Roman" w:cs="Times New Roman"/>
          <w:b/>
          <w:bCs/>
          <w:kern w:val="0"/>
          <w:sz w:val="24"/>
          <w:szCs w:val="24"/>
          <w:lang w:eastAsia="en-PH"/>
          <w14:ligatures w14:val="none"/>
        </w:rPr>
        <w:t>general or parent class</w:t>
      </w:r>
      <w:r w:rsidRPr="00440152">
        <w:rPr>
          <w:rFonts w:eastAsia="Times New Roman" w:cs="Times New Roman"/>
          <w:kern w:val="0"/>
          <w:sz w:val="24"/>
          <w:szCs w:val="24"/>
          <w:lang w:eastAsia="en-PH"/>
          <w14:ligatures w14:val="none"/>
        </w:rPr>
        <w:t xml:space="preserve">. On the other hand, </w:t>
      </w:r>
      <w:r w:rsidRPr="00440152">
        <w:rPr>
          <w:rFonts w:eastAsia="Times New Roman" w:cs="Times New Roman"/>
          <w:b/>
          <w:bCs/>
          <w:kern w:val="0"/>
          <w:sz w:val="24"/>
          <w:szCs w:val="24"/>
          <w:lang w:eastAsia="en-PH"/>
          <w14:ligatures w14:val="none"/>
        </w:rPr>
        <w:t>Specialization</w:t>
      </w:r>
      <w:r w:rsidRPr="00440152">
        <w:rPr>
          <w:rFonts w:eastAsia="Times New Roman" w:cs="Times New Roman"/>
          <w:kern w:val="0"/>
          <w:sz w:val="24"/>
          <w:szCs w:val="24"/>
          <w:lang w:eastAsia="en-PH"/>
          <w14:ligatures w14:val="none"/>
        </w:rPr>
        <w:t xml:space="preserve"> means creating </w:t>
      </w:r>
      <w:r w:rsidRPr="00440152">
        <w:rPr>
          <w:rFonts w:eastAsia="Times New Roman" w:cs="Times New Roman"/>
          <w:b/>
          <w:bCs/>
          <w:kern w:val="0"/>
          <w:sz w:val="24"/>
          <w:szCs w:val="24"/>
          <w:lang w:eastAsia="en-PH"/>
          <w14:ligatures w14:val="none"/>
        </w:rPr>
        <w:t>specific or child classes</w:t>
      </w:r>
      <w:r w:rsidRPr="00440152">
        <w:rPr>
          <w:rFonts w:eastAsia="Times New Roman" w:cs="Times New Roman"/>
          <w:kern w:val="0"/>
          <w:sz w:val="24"/>
          <w:szCs w:val="24"/>
          <w:lang w:eastAsia="en-PH"/>
          <w14:ligatures w14:val="none"/>
        </w:rPr>
        <w:t xml:space="preserve"> from a general class to add more detailed features or behaviors. These concepts help programmers </w:t>
      </w:r>
      <w:r w:rsidRPr="00440152">
        <w:rPr>
          <w:rFonts w:eastAsia="Times New Roman" w:cs="Times New Roman"/>
          <w:b/>
          <w:bCs/>
          <w:kern w:val="0"/>
          <w:sz w:val="24"/>
          <w:szCs w:val="24"/>
          <w:lang w:eastAsia="en-PH"/>
          <w14:ligatures w14:val="none"/>
        </w:rPr>
        <w:t>avoid repetition</w:t>
      </w:r>
      <w:r w:rsidRPr="00440152">
        <w:rPr>
          <w:rFonts w:eastAsia="Times New Roman" w:cs="Times New Roman"/>
          <w:kern w:val="0"/>
          <w:sz w:val="24"/>
          <w:szCs w:val="24"/>
          <w:lang w:eastAsia="en-PH"/>
          <w14:ligatures w14:val="none"/>
        </w:rPr>
        <w:t xml:space="preserve">, improve </w:t>
      </w:r>
      <w:r w:rsidRPr="00440152">
        <w:rPr>
          <w:rFonts w:eastAsia="Times New Roman" w:cs="Times New Roman"/>
          <w:b/>
          <w:bCs/>
          <w:kern w:val="0"/>
          <w:sz w:val="24"/>
          <w:szCs w:val="24"/>
          <w:lang w:eastAsia="en-PH"/>
          <w14:ligatures w14:val="none"/>
        </w:rPr>
        <w:t>code organization</w:t>
      </w:r>
      <w:r w:rsidRPr="00440152">
        <w:rPr>
          <w:rFonts w:eastAsia="Times New Roman" w:cs="Times New Roman"/>
          <w:kern w:val="0"/>
          <w:sz w:val="24"/>
          <w:szCs w:val="24"/>
          <w:lang w:eastAsia="en-PH"/>
          <w14:ligatures w14:val="none"/>
        </w:rPr>
        <w:t xml:space="preserve">, and show </w:t>
      </w:r>
      <w:r w:rsidRPr="00440152">
        <w:rPr>
          <w:rFonts w:eastAsia="Times New Roman" w:cs="Times New Roman"/>
          <w:b/>
          <w:bCs/>
          <w:kern w:val="0"/>
          <w:sz w:val="24"/>
          <w:szCs w:val="24"/>
          <w:lang w:eastAsia="en-PH"/>
          <w14:ligatures w14:val="none"/>
        </w:rPr>
        <w:t>hierarchies</w:t>
      </w:r>
      <w:r w:rsidRPr="00440152">
        <w:rPr>
          <w:rFonts w:eastAsia="Times New Roman" w:cs="Times New Roman"/>
          <w:kern w:val="0"/>
          <w:sz w:val="24"/>
          <w:szCs w:val="24"/>
          <w:lang w:eastAsia="en-PH"/>
          <w14:ligatures w14:val="none"/>
        </w:rPr>
        <w:t xml:space="preserve"> among classes. In short, generalization moves from </w:t>
      </w:r>
      <w:r w:rsidRPr="00440152">
        <w:rPr>
          <w:rFonts w:eastAsia="Times New Roman" w:cs="Times New Roman"/>
          <w:b/>
          <w:bCs/>
          <w:kern w:val="0"/>
          <w:sz w:val="24"/>
          <w:szCs w:val="24"/>
          <w:lang w:eastAsia="en-PH"/>
          <w14:ligatures w14:val="none"/>
        </w:rPr>
        <w:t>specific to general</w:t>
      </w:r>
      <w:r w:rsidRPr="00440152">
        <w:rPr>
          <w:rFonts w:eastAsia="Times New Roman" w:cs="Times New Roman"/>
          <w:kern w:val="0"/>
          <w:sz w:val="24"/>
          <w:szCs w:val="24"/>
          <w:lang w:eastAsia="en-PH"/>
          <w14:ligatures w14:val="none"/>
        </w:rPr>
        <w:t xml:space="preserve">, while specialization moves from </w:t>
      </w:r>
      <w:r w:rsidRPr="00440152">
        <w:rPr>
          <w:rFonts w:eastAsia="Times New Roman" w:cs="Times New Roman"/>
          <w:b/>
          <w:bCs/>
          <w:kern w:val="0"/>
          <w:sz w:val="24"/>
          <w:szCs w:val="24"/>
          <w:lang w:eastAsia="en-PH"/>
          <w14:ligatures w14:val="none"/>
        </w:rPr>
        <w:t>general to specific</w:t>
      </w:r>
      <w:r w:rsidRPr="00440152">
        <w:rPr>
          <w:rFonts w:eastAsia="Times New Roman" w:cs="Times New Roman"/>
          <w:kern w:val="0"/>
          <w:sz w:val="24"/>
          <w:szCs w:val="24"/>
          <w:lang w:eastAsia="en-PH"/>
          <w14:ligatures w14:val="none"/>
        </w:rPr>
        <w:t>, making programs easier to manage and extend.</w:t>
      </w:r>
    </w:p>
    <w:p w:rsidR="00440152" w:rsidP="00440152" w:rsidRDefault="00440152" w14:paraId="76DE6A00"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00440152" w:rsidP="00440152" w:rsidRDefault="00440152" w14:paraId="378776A9"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00440152" w:rsidP="00440152" w:rsidRDefault="00AB4C89" w14:paraId="445BB9AA" w14:textId="357661D5">
      <w:pPr>
        <w:pStyle w:val="ListParagraph"/>
        <w:numPr>
          <w:ilvl w:val="0"/>
          <w:numId w:val="35"/>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Generalization</w:t>
      </w:r>
    </w:p>
    <w:p w:rsidRPr="00AB4C89" w:rsidR="00AB4C89" w:rsidP="00AB4C89" w:rsidRDefault="00AB4C89" w14:paraId="7BD826B4" w14:textId="357EB81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AB4C89">
        <w:rPr>
          <w:rFonts w:eastAsia="Times New Roman" w:cs="Times New Roman"/>
          <w:b/>
          <w:bCs/>
          <w:kern w:val="0"/>
          <w:sz w:val="24"/>
          <w:szCs w:val="24"/>
          <w:lang w:eastAsia="en-PH"/>
          <w14:ligatures w14:val="none"/>
        </w:rPr>
        <w:t>Generalization</w:t>
      </w:r>
      <w:r w:rsidRPr="00AB4C89">
        <w:rPr>
          <w:rFonts w:eastAsia="Times New Roman" w:cs="Times New Roman"/>
          <w:kern w:val="0"/>
          <w:sz w:val="24"/>
          <w:szCs w:val="24"/>
          <w:lang w:eastAsia="en-PH"/>
          <w14:ligatures w14:val="none"/>
        </w:rPr>
        <w:t xml:space="preserve"> is the process of extracting shared features from two or more classes and placing them into a common </w:t>
      </w:r>
      <w:r w:rsidRPr="00AB4C89">
        <w:rPr>
          <w:rFonts w:eastAsia="Times New Roman" w:cs="Times New Roman"/>
          <w:b/>
          <w:bCs/>
          <w:kern w:val="0"/>
          <w:sz w:val="24"/>
          <w:szCs w:val="24"/>
          <w:lang w:eastAsia="en-PH"/>
          <w14:ligatures w14:val="none"/>
        </w:rPr>
        <w:t>base or parent class</w:t>
      </w:r>
      <w:r w:rsidRPr="00AB4C89">
        <w:rPr>
          <w:rFonts w:eastAsia="Times New Roman" w:cs="Times New Roman"/>
          <w:kern w:val="0"/>
          <w:sz w:val="24"/>
          <w:szCs w:val="24"/>
          <w:lang w:eastAsia="en-PH"/>
          <w14:ligatures w14:val="none"/>
        </w:rPr>
        <w:t xml:space="preserve">. This helps remove duplicate code and allows subclasses to </w:t>
      </w:r>
      <w:r w:rsidRPr="00AB4C89">
        <w:rPr>
          <w:rFonts w:eastAsia="Times New Roman" w:cs="Times New Roman"/>
          <w:b/>
          <w:bCs/>
          <w:kern w:val="0"/>
          <w:sz w:val="24"/>
          <w:szCs w:val="24"/>
          <w:lang w:eastAsia="en-PH"/>
          <w14:ligatures w14:val="none"/>
        </w:rPr>
        <w:t>inherit</w:t>
      </w:r>
      <w:r w:rsidRPr="00AB4C89">
        <w:rPr>
          <w:rFonts w:eastAsia="Times New Roman" w:cs="Times New Roman"/>
          <w:kern w:val="0"/>
          <w:sz w:val="24"/>
          <w:szCs w:val="24"/>
          <w:lang w:eastAsia="en-PH"/>
          <w14:ligatures w14:val="none"/>
        </w:rPr>
        <w:t xml:space="preserve"> those shared properties. It represents the “</w:t>
      </w:r>
      <w:r w:rsidRPr="00AB4C89">
        <w:rPr>
          <w:rFonts w:eastAsia="Times New Roman" w:cs="Times New Roman"/>
          <w:b/>
          <w:bCs/>
          <w:kern w:val="0"/>
          <w:sz w:val="24"/>
          <w:szCs w:val="24"/>
          <w:lang w:eastAsia="en-PH"/>
          <w14:ligatures w14:val="none"/>
        </w:rPr>
        <w:t>is-a</w:t>
      </w:r>
      <w:r w:rsidRPr="00AB4C89">
        <w:rPr>
          <w:rFonts w:eastAsia="Times New Roman" w:cs="Times New Roman"/>
          <w:kern w:val="0"/>
          <w:sz w:val="24"/>
          <w:szCs w:val="24"/>
          <w:lang w:eastAsia="en-PH"/>
          <w14:ligatures w14:val="none"/>
        </w:rPr>
        <w:t xml:space="preserve">” relationship — meaning a subclass </w:t>
      </w:r>
      <w:r w:rsidRPr="00AB4C89">
        <w:rPr>
          <w:rFonts w:eastAsia="Times New Roman" w:cs="Times New Roman"/>
          <w:b/>
          <w:bCs/>
          <w:kern w:val="0"/>
          <w:sz w:val="24"/>
          <w:szCs w:val="24"/>
          <w:lang w:eastAsia="en-PH"/>
          <w14:ligatures w14:val="none"/>
        </w:rPr>
        <w:t>is a type of</w:t>
      </w:r>
      <w:r w:rsidRPr="00AB4C89">
        <w:rPr>
          <w:rFonts w:eastAsia="Times New Roman" w:cs="Times New Roman"/>
          <w:kern w:val="0"/>
          <w:sz w:val="24"/>
          <w:szCs w:val="24"/>
          <w:lang w:eastAsia="en-PH"/>
          <w14:ligatures w14:val="none"/>
        </w:rPr>
        <w:t xml:space="preserve"> its parent class. For example, both “Car” and “Motorcycle” can be generalized as a “Vehicle” since they share similar features like speed and engine. This approach makes programs simpler, more organized, and easier to maintain.</w:t>
      </w:r>
    </w:p>
    <w:p w:rsidR="00030D84" w:rsidP="00DA08A5" w:rsidRDefault="00AB4C89" w14:paraId="5F0517B8" w14:textId="0E5C18C9">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Example: </w:t>
      </w:r>
      <w:r w:rsidRPr="00DA08A5" w:rsidR="00D55952">
        <w:rPr>
          <w:rFonts w:eastAsia="Times New Roman" w:cs="Times New Roman"/>
          <w:kern w:val="0"/>
          <w:sz w:val="24"/>
          <w:szCs w:val="24"/>
          <w:lang w:eastAsia="en-PH"/>
          <w14:ligatures w14:val="none"/>
        </w:rPr>
        <w:t>We can use generalization to group similar objects like cars and trucks under one class called Vehicle.</w:t>
      </w:r>
    </w:p>
    <w:p w:rsidR="00DA08A5" w:rsidP="00DA08A5" w:rsidRDefault="00DA08A5" w14:paraId="03E63906" w14:textId="401AA820">
      <w:pPr>
        <w:numPr>
          <w:ilvl w:val="0"/>
          <w:numId w:val="0"/>
        </w:numPr>
        <w:spacing w:before="100" w:beforeAutospacing="1" w:after="100" w:afterAutospacing="1" w:line="240" w:lineRule="auto"/>
        <w:ind w:left="360"/>
        <w:rPr>
          <w:rFonts w:eastAsia="Times New Roman" w:cs="Times New Roman"/>
          <w:sz w:val="24"/>
          <w:szCs w:val="24"/>
          <w:lang w:eastAsia="en-PH"/>
        </w:rPr>
      </w:pPr>
      <w:r>
        <w:rPr>
          <w:rFonts w:eastAsia="Times New Roman" w:cs="Times New Roman"/>
          <w:b/>
          <w:bCs/>
          <w:kern w:val="0"/>
          <w:sz w:val="24"/>
          <w:szCs w:val="24"/>
          <w:lang w:eastAsia="en-PH"/>
          <w14:ligatures w14:val="none"/>
        </w:rPr>
        <w:t>Sample code:</w:t>
      </w:r>
    </w:p>
    <w:p w:rsidRPr="00DA08A5" w:rsidR="00DA08A5" w:rsidP="00DA08A5" w:rsidRDefault="00DA08A5" w14:paraId="6A2A399D"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DA08A5">
        <w:rPr>
          <w:rFonts w:eastAsia="Times New Roman" w:cs="Times New Roman"/>
          <w:kern w:val="0"/>
          <w:sz w:val="24"/>
          <w:szCs w:val="24"/>
          <w:highlight w:val="darkGray"/>
          <w:lang w:eastAsia="en-PH"/>
          <w14:ligatures w14:val="none"/>
        </w:rPr>
        <w:t>class Vehicle {</w:t>
      </w:r>
    </w:p>
    <w:p w:rsidRPr="00DA08A5" w:rsidR="00DA08A5" w:rsidP="00DA08A5" w:rsidRDefault="00DA08A5" w14:paraId="70F1272E"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DA08A5">
        <w:rPr>
          <w:rFonts w:eastAsia="Times New Roman" w:cs="Times New Roman"/>
          <w:kern w:val="0"/>
          <w:sz w:val="24"/>
          <w:szCs w:val="24"/>
          <w:highlight w:val="darkGray"/>
          <w:lang w:eastAsia="en-PH"/>
          <w14:ligatures w14:val="none"/>
        </w:rPr>
        <w:t xml:space="preserve">    void </w:t>
      </w:r>
      <w:proofErr w:type="gramStart"/>
      <w:r w:rsidRPr="00DA08A5">
        <w:rPr>
          <w:rFonts w:eastAsia="Times New Roman" w:cs="Times New Roman"/>
          <w:kern w:val="0"/>
          <w:sz w:val="24"/>
          <w:szCs w:val="24"/>
          <w:highlight w:val="darkGray"/>
          <w:lang w:eastAsia="en-PH"/>
          <w14:ligatures w14:val="none"/>
        </w:rPr>
        <w:t>move(</w:t>
      </w:r>
      <w:proofErr w:type="gramEnd"/>
      <w:r w:rsidRPr="00DA08A5">
        <w:rPr>
          <w:rFonts w:eastAsia="Times New Roman" w:cs="Times New Roman"/>
          <w:kern w:val="0"/>
          <w:sz w:val="24"/>
          <w:szCs w:val="24"/>
          <w:highlight w:val="darkGray"/>
          <w:lang w:eastAsia="en-PH"/>
          <w14:ligatures w14:val="none"/>
        </w:rPr>
        <w:t>) {</w:t>
      </w:r>
    </w:p>
    <w:p w:rsidRPr="00DA08A5" w:rsidR="00DA08A5" w:rsidP="00DA08A5" w:rsidRDefault="00DA08A5" w14:paraId="6E79062C"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DA08A5">
        <w:rPr>
          <w:rFonts w:eastAsia="Times New Roman" w:cs="Times New Roman"/>
          <w:kern w:val="0"/>
          <w:sz w:val="24"/>
          <w:szCs w:val="24"/>
          <w:highlight w:val="darkGray"/>
          <w:lang w:eastAsia="en-PH"/>
          <w14:ligatures w14:val="none"/>
        </w:rPr>
        <w:t xml:space="preserve">        </w:t>
      </w:r>
      <w:proofErr w:type="spellStart"/>
      <w:r w:rsidRPr="00DA08A5">
        <w:rPr>
          <w:rFonts w:eastAsia="Times New Roman" w:cs="Times New Roman"/>
          <w:kern w:val="0"/>
          <w:sz w:val="24"/>
          <w:szCs w:val="24"/>
          <w:highlight w:val="darkGray"/>
          <w:lang w:eastAsia="en-PH"/>
          <w14:ligatures w14:val="none"/>
        </w:rPr>
        <w:t>System.out.println</w:t>
      </w:r>
      <w:proofErr w:type="spellEnd"/>
      <w:r w:rsidRPr="00DA08A5">
        <w:rPr>
          <w:rFonts w:eastAsia="Times New Roman" w:cs="Times New Roman"/>
          <w:kern w:val="0"/>
          <w:sz w:val="24"/>
          <w:szCs w:val="24"/>
          <w:highlight w:val="darkGray"/>
          <w:lang w:eastAsia="en-PH"/>
          <w14:ligatures w14:val="none"/>
        </w:rPr>
        <w:t>("Vehicle is moving"</w:t>
      </w:r>
      <w:proofErr w:type="gramStart"/>
      <w:r w:rsidRPr="00DA08A5">
        <w:rPr>
          <w:rFonts w:eastAsia="Times New Roman" w:cs="Times New Roman"/>
          <w:kern w:val="0"/>
          <w:sz w:val="24"/>
          <w:szCs w:val="24"/>
          <w:highlight w:val="darkGray"/>
          <w:lang w:eastAsia="en-PH"/>
          <w14:ligatures w14:val="none"/>
        </w:rPr>
        <w:t>);</w:t>
      </w:r>
      <w:proofErr w:type="gramEnd"/>
    </w:p>
    <w:p w:rsidRPr="00DA08A5" w:rsidR="00DA08A5" w:rsidP="00DA08A5" w:rsidRDefault="00DA08A5" w14:paraId="33EEA691"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DA08A5">
        <w:rPr>
          <w:rFonts w:eastAsia="Times New Roman" w:cs="Times New Roman"/>
          <w:kern w:val="0"/>
          <w:sz w:val="24"/>
          <w:szCs w:val="24"/>
          <w:highlight w:val="darkGray"/>
          <w:lang w:eastAsia="en-PH"/>
          <w14:ligatures w14:val="none"/>
        </w:rPr>
        <w:t xml:space="preserve">    }</w:t>
      </w:r>
    </w:p>
    <w:p w:rsidRPr="00DA08A5" w:rsidR="00DA08A5" w:rsidP="00DA08A5" w:rsidRDefault="00DA08A5" w14:paraId="6578E7C2"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DA08A5">
        <w:rPr>
          <w:rFonts w:eastAsia="Times New Roman" w:cs="Times New Roman"/>
          <w:kern w:val="0"/>
          <w:sz w:val="24"/>
          <w:szCs w:val="24"/>
          <w:highlight w:val="darkGray"/>
          <w:lang w:eastAsia="en-PH"/>
          <w14:ligatures w14:val="none"/>
        </w:rPr>
        <w:t>}</w:t>
      </w:r>
    </w:p>
    <w:p w:rsidRPr="00DA08A5" w:rsidR="00DA08A5" w:rsidP="00DA08A5" w:rsidRDefault="00DA08A5" w14:paraId="6A5FEA92"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DA08A5" w:rsidR="00DA08A5" w:rsidP="00DA08A5" w:rsidRDefault="00DA08A5" w14:paraId="7CB6CEDC"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DA08A5">
        <w:rPr>
          <w:rFonts w:eastAsia="Times New Roman" w:cs="Times New Roman"/>
          <w:kern w:val="0"/>
          <w:sz w:val="24"/>
          <w:szCs w:val="24"/>
          <w:highlight w:val="darkGray"/>
          <w:lang w:eastAsia="en-PH"/>
          <w14:ligatures w14:val="none"/>
        </w:rPr>
        <w:t>class Car extends Vehicle {</w:t>
      </w:r>
    </w:p>
    <w:p w:rsidRPr="00DA08A5" w:rsidR="00DA08A5" w:rsidP="00DA08A5" w:rsidRDefault="00DA08A5" w14:paraId="0C2AB66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DA08A5">
        <w:rPr>
          <w:rFonts w:eastAsia="Times New Roman" w:cs="Times New Roman"/>
          <w:kern w:val="0"/>
          <w:sz w:val="24"/>
          <w:szCs w:val="24"/>
          <w:highlight w:val="darkGray"/>
          <w:lang w:eastAsia="en-PH"/>
          <w14:ligatures w14:val="none"/>
        </w:rPr>
        <w:t>}</w:t>
      </w:r>
    </w:p>
    <w:p w:rsidRPr="00DA08A5" w:rsidR="00DA08A5" w:rsidP="00DA08A5" w:rsidRDefault="00DA08A5" w14:paraId="5DA33C71"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DA08A5" w:rsidR="00DA08A5" w:rsidP="00DA08A5" w:rsidRDefault="00DA08A5" w14:paraId="5A52A466"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DA08A5">
        <w:rPr>
          <w:rFonts w:eastAsia="Times New Roman" w:cs="Times New Roman"/>
          <w:kern w:val="0"/>
          <w:sz w:val="24"/>
          <w:szCs w:val="24"/>
          <w:highlight w:val="darkGray"/>
          <w:lang w:eastAsia="en-PH"/>
          <w14:ligatures w14:val="none"/>
        </w:rPr>
        <w:t>class Motorcycle extends Vehicle {</w:t>
      </w:r>
    </w:p>
    <w:p w:rsidR="00DA08A5" w:rsidP="00DA08A5" w:rsidRDefault="00DA08A5" w14:paraId="68D08D5A" w14:textId="2F79C5BB">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DA08A5">
        <w:rPr>
          <w:rFonts w:eastAsia="Times New Roman" w:cs="Times New Roman"/>
          <w:kern w:val="0"/>
          <w:sz w:val="24"/>
          <w:szCs w:val="24"/>
          <w:highlight w:val="darkGray"/>
          <w:lang w:eastAsia="en-PH"/>
          <w14:ligatures w14:val="none"/>
        </w:rPr>
        <w:t>}</w:t>
      </w:r>
    </w:p>
    <w:p w:rsidR="00DA08A5" w:rsidP="00DA08A5" w:rsidRDefault="00DA08A5" w14:paraId="7DCFB8E9" w14:textId="185F7A5F">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sidRPr="00DA08A5">
        <w:rPr>
          <w:rFonts w:eastAsia="Times New Roman" w:cs="Times New Roman"/>
          <w:b/>
          <w:bCs/>
          <w:kern w:val="0"/>
          <w:sz w:val="24"/>
          <w:szCs w:val="24"/>
          <w:lang w:eastAsia="en-PH"/>
          <w14:ligatures w14:val="none"/>
        </w:rPr>
        <w:t>Output:</w:t>
      </w:r>
    </w:p>
    <w:p w:rsidR="00DA08A5" w:rsidP="00DA08A5" w:rsidRDefault="00DA08A5" w14:paraId="1B1F25D5" w14:textId="4DEBC7E8">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DA08A5">
        <w:rPr>
          <w:rFonts w:eastAsia="Times New Roman" w:cs="Times New Roman"/>
          <w:kern w:val="0"/>
          <w:sz w:val="24"/>
          <w:szCs w:val="24"/>
          <w:highlight w:val="darkGray"/>
          <w:lang w:eastAsia="en-PH"/>
          <w14:ligatures w14:val="none"/>
        </w:rPr>
        <w:t>Vehicle is moving</w:t>
      </w:r>
    </w:p>
    <w:p w:rsidR="00C82FC8" w:rsidP="00DA08A5" w:rsidRDefault="00C82FC8" w14:paraId="2CC91A94" w14:textId="777777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p>
    <w:p w:rsidR="00C82FC8" w:rsidP="00DA08A5" w:rsidRDefault="00C82FC8" w14:paraId="2D58F686" w14:textId="6FC1C5F0">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Explanation: </w:t>
      </w:r>
      <w:r w:rsidRPr="00C82FC8">
        <w:rPr>
          <w:rFonts w:eastAsia="Times New Roman" w:cs="Times New Roman"/>
          <w:kern w:val="0"/>
          <w:sz w:val="24"/>
          <w:szCs w:val="24"/>
          <w:lang w:eastAsia="en-PH"/>
          <w14:ligatures w14:val="none"/>
        </w:rPr>
        <w:t xml:space="preserve">Here, both </w:t>
      </w:r>
      <w:r w:rsidRPr="00C82FC8">
        <w:rPr>
          <w:rFonts w:eastAsia="Times New Roman" w:cs="Times New Roman"/>
          <w:kern w:val="0"/>
          <w:sz w:val="24"/>
          <w:szCs w:val="24"/>
          <w:highlight w:val="darkGray"/>
          <w:lang w:eastAsia="en-PH"/>
          <w14:ligatures w14:val="none"/>
        </w:rPr>
        <w:t>Car</w:t>
      </w:r>
      <w:r w:rsidRPr="00C82FC8">
        <w:rPr>
          <w:rFonts w:eastAsia="Times New Roman" w:cs="Times New Roman"/>
          <w:kern w:val="0"/>
          <w:sz w:val="24"/>
          <w:szCs w:val="24"/>
          <w:lang w:eastAsia="en-PH"/>
          <w14:ligatures w14:val="none"/>
        </w:rPr>
        <w:t xml:space="preserve"> and </w:t>
      </w:r>
      <w:r w:rsidRPr="00C82FC8">
        <w:rPr>
          <w:rFonts w:eastAsia="Times New Roman" w:cs="Times New Roman"/>
          <w:kern w:val="0"/>
          <w:sz w:val="24"/>
          <w:szCs w:val="24"/>
          <w:highlight w:val="darkGray"/>
          <w:lang w:eastAsia="en-PH"/>
          <w14:ligatures w14:val="none"/>
        </w:rPr>
        <w:t>Motorcycle</w:t>
      </w:r>
      <w:r w:rsidRPr="00C82FC8">
        <w:rPr>
          <w:rFonts w:eastAsia="Times New Roman" w:cs="Times New Roman"/>
          <w:kern w:val="0"/>
          <w:sz w:val="24"/>
          <w:szCs w:val="24"/>
          <w:lang w:eastAsia="en-PH"/>
          <w14:ligatures w14:val="none"/>
        </w:rPr>
        <w:t xml:space="preserve"> classes inherit from the parent class </w:t>
      </w:r>
      <w:r w:rsidRPr="00C82FC8">
        <w:rPr>
          <w:rFonts w:eastAsia="Times New Roman" w:cs="Times New Roman"/>
          <w:kern w:val="0"/>
          <w:sz w:val="24"/>
          <w:szCs w:val="24"/>
          <w:highlight w:val="darkGray"/>
          <w:lang w:eastAsia="en-PH"/>
          <w14:ligatures w14:val="none"/>
        </w:rPr>
        <w:t>Vehicle</w:t>
      </w:r>
      <w:r w:rsidRPr="00C82FC8">
        <w:rPr>
          <w:rFonts w:eastAsia="Times New Roman" w:cs="Times New Roman"/>
          <w:kern w:val="0"/>
          <w:sz w:val="24"/>
          <w:szCs w:val="24"/>
          <w:lang w:eastAsia="en-PH"/>
          <w14:ligatures w14:val="none"/>
        </w:rPr>
        <w:t xml:space="preserve">. The </w:t>
      </w:r>
      <w:proofErr w:type="gramStart"/>
      <w:r w:rsidRPr="00C82FC8">
        <w:rPr>
          <w:rFonts w:eastAsia="Times New Roman" w:cs="Times New Roman"/>
          <w:kern w:val="0"/>
          <w:sz w:val="24"/>
          <w:szCs w:val="24"/>
          <w:highlight w:val="darkGray"/>
          <w:lang w:eastAsia="en-PH"/>
          <w14:ligatures w14:val="none"/>
        </w:rPr>
        <w:t>move(</w:t>
      </w:r>
      <w:proofErr w:type="gramEnd"/>
      <w:r w:rsidRPr="00C82FC8">
        <w:rPr>
          <w:rFonts w:eastAsia="Times New Roman" w:cs="Times New Roman"/>
          <w:kern w:val="0"/>
          <w:sz w:val="24"/>
          <w:szCs w:val="24"/>
          <w:highlight w:val="darkGray"/>
          <w:lang w:eastAsia="en-PH"/>
          <w14:ligatures w14:val="none"/>
        </w:rPr>
        <w:t>)</w:t>
      </w:r>
      <w:r w:rsidRPr="00C82FC8">
        <w:rPr>
          <w:rFonts w:eastAsia="Times New Roman" w:cs="Times New Roman"/>
          <w:kern w:val="0"/>
          <w:sz w:val="24"/>
          <w:szCs w:val="24"/>
          <w:lang w:eastAsia="en-PH"/>
          <w14:ligatures w14:val="none"/>
        </w:rPr>
        <w:t xml:space="preserve"> method is defined once in </w:t>
      </w:r>
      <w:r w:rsidRPr="00C82FC8">
        <w:rPr>
          <w:rFonts w:eastAsia="Times New Roman" w:cs="Times New Roman"/>
          <w:kern w:val="0"/>
          <w:sz w:val="24"/>
          <w:szCs w:val="24"/>
          <w:highlight w:val="darkGray"/>
          <w:lang w:eastAsia="en-PH"/>
          <w14:ligatures w14:val="none"/>
        </w:rPr>
        <w:t>Vehicle</w:t>
      </w:r>
      <w:r w:rsidRPr="00C82FC8">
        <w:rPr>
          <w:rFonts w:eastAsia="Times New Roman" w:cs="Times New Roman"/>
          <w:kern w:val="0"/>
          <w:sz w:val="24"/>
          <w:szCs w:val="24"/>
          <w:lang w:eastAsia="en-PH"/>
          <w14:ligatures w14:val="none"/>
        </w:rPr>
        <w:t xml:space="preserve"> and can be used by both subclasses. This avoids writing the same method twice, showing how generalization reduces redundancy. It helps represent real-world relationships in a clear, logical structure.</w:t>
      </w:r>
    </w:p>
    <w:p w:rsidR="00C82FC8" w:rsidP="00DA08A5" w:rsidRDefault="00C82FC8" w14:paraId="24033539" w14:textId="777777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p>
    <w:p w:rsidR="00C82FC8" w:rsidP="00DA08A5" w:rsidRDefault="00C82FC8" w14:paraId="4C2B9723" w14:textId="777777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p>
    <w:p w:rsidR="00C82FC8" w:rsidP="00C82FC8" w:rsidRDefault="00C82FC8" w14:paraId="4774CF30" w14:textId="74BC01F3">
      <w:pPr>
        <w:pStyle w:val="ListParagraph"/>
        <w:numPr>
          <w:ilvl w:val="0"/>
          <w:numId w:val="35"/>
        </w:numPr>
        <w:spacing w:before="100" w:beforeAutospacing="1" w:after="100" w:afterAutospacing="1" w:line="240" w:lineRule="auto"/>
        <w:rPr>
          <w:rFonts w:eastAsia="Times New Roman" w:cs="Times New Roman"/>
          <w:b/>
          <w:bCs/>
          <w:kern w:val="0"/>
          <w:sz w:val="24"/>
          <w:szCs w:val="24"/>
          <w:lang w:eastAsia="en-PH"/>
          <w14:ligatures w14:val="none"/>
        </w:rPr>
      </w:pPr>
      <w:r w:rsidRPr="00C82FC8">
        <w:rPr>
          <w:rFonts w:eastAsia="Times New Roman" w:cs="Times New Roman"/>
          <w:b/>
          <w:bCs/>
          <w:kern w:val="0"/>
          <w:sz w:val="24"/>
          <w:szCs w:val="24"/>
          <w:lang w:eastAsia="en-PH"/>
          <w14:ligatures w14:val="none"/>
        </w:rPr>
        <w:t>Specialization</w:t>
      </w:r>
    </w:p>
    <w:p w:rsidR="00AF7EE1" w:rsidP="00AF7EE1" w:rsidRDefault="00AF7EE1" w14:paraId="4D114912" w14:textId="34415C9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AF7EE1">
        <w:rPr>
          <w:rFonts w:eastAsia="Times New Roman" w:cs="Times New Roman"/>
          <w:kern w:val="0"/>
          <w:sz w:val="24"/>
          <w:szCs w:val="24"/>
          <w:lang w:eastAsia="en-PH"/>
          <w14:ligatures w14:val="none"/>
        </w:rPr>
        <w:t xml:space="preserve">Specialization is the opposite of generalization — it involves creating new subclasses that add unique properties or behaviors to a parent class. It represents a “specific type of” relationship, where each child class becomes a specialized version of the parent. This allows you to extend the functionality of the general class without changing its original code. For example, a “Vehicle” can be specialized into </w:t>
      </w:r>
      <w:r w:rsidRPr="00AF7EE1">
        <w:rPr>
          <w:rFonts w:eastAsia="Times New Roman" w:cs="Times New Roman"/>
          <w:kern w:val="0"/>
          <w:sz w:val="24"/>
          <w:szCs w:val="24"/>
          <w:lang w:eastAsia="en-PH"/>
          <w14:ligatures w14:val="none"/>
        </w:rPr>
        <w:t>“Car” or “Motorcycle,” each with its own features. This makes programs more flexible and adaptable to new needs.</w:t>
      </w:r>
    </w:p>
    <w:p w:rsidR="00AF7EE1" w:rsidP="00AF7EE1" w:rsidRDefault="00AF7EE1" w14:paraId="3F59896D"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AF7EE1" w:rsidP="00AF7EE1" w:rsidRDefault="00AF7EE1" w14:paraId="71BEDBA5" w14:textId="6FD33EBE">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163142">
        <w:rPr>
          <w:rFonts w:eastAsia="Times New Roman" w:cs="Times New Roman"/>
          <w:b/>
          <w:bCs/>
          <w:kern w:val="0"/>
          <w:sz w:val="24"/>
          <w:szCs w:val="24"/>
          <w:lang w:eastAsia="en-PH"/>
          <w14:ligatures w14:val="none"/>
        </w:rPr>
        <w:t>Example</w:t>
      </w:r>
      <w:r w:rsidRPr="00163142" w:rsidR="00163142">
        <w:rPr>
          <w:rFonts w:eastAsia="Times New Roman" w:cs="Times New Roman"/>
          <w:b/>
          <w:bCs/>
          <w:kern w:val="0"/>
          <w:sz w:val="24"/>
          <w:szCs w:val="24"/>
          <w:lang w:eastAsia="en-PH"/>
          <w14:ligatures w14:val="none"/>
        </w:rPr>
        <w:t>:</w:t>
      </w:r>
      <w:r w:rsidR="00163142">
        <w:rPr>
          <w:rFonts w:eastAsia="Times New Roman" w:cs="Times New Roman"/>
          <w:b/>
          <w:bCs/>
          <w:kern w:val="0"/>
          <w:sz w:val="24"/>
          <w:szCs w:val="24"/>
          <w:lang w:eastAsia="en-PH"/>
          <w14:ligatures w14:val="none"/>
        </w:rPr>
        <w:t xml:space="preserve"> </w:t>
      </w:r>
      <w:r w:rsidRPr="00163142" w:rsidR="00163142">
        <w:rPr>
          <w:rFonts w:eastAsia="Times New Roman" w:cs="Times New Roman"/>
          <w:kern w:val="0"/>
          <w:sz w:val="24"/>
          <w:szCs w:val="24"/>
          <w:lang w:eastAsia="en-PH"/>
          <w14:ligatures w14:val="none"/>
        </w:rPr>
        <w:t>We can use specialization to make a Car class that extends Vehicle and adds a new behavior like honking.</w:t>
      </w:r>
    </w:p>
    <w:p w:rsidR="00163142" w:rsidP="00AF7EE1" w:rsidRDefault="00163142" w14:paraId="23D3E052" w14:textId="0F686ACF">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163142">
        <w:rPr>
          <w:rFonts w:eastAsia="Times New Roman" w:cs="Times New Roman"/>
          <w:b/>
          <w:bCs/>
          <w:kern w:val="0"/>
          <w:sz w:val="24"/>
          <w:szCs w:val="24"/>
          <w:lang w:eastAsia="en-PH"/>
          <w14:ligatures w14:val="none"/>
        </w:rPr>
        <w:t>Sample code:</w:t>
      </w:r>
    </w:p>
    <w:p w:rsidRPr="00163142" w:rsidR="00163142" w:rsidP="00163142" w:rsidRDefault="00163142" w14:paraId="2059BED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63142">
        <w:rPr>
          <w:rFonts w:eastAsia="Times New Roman" w:cs="Times New Roman"/>
          <w:kern w:val="0"/>
          <w:sz w:val="24"/>
          <w:szCs w:val="24"/>
          <w:highlight w:val="darkGray"/>
          <w:lang w:eastAsia="en-PH"/>
          <w14:ligatures w14:val="none"/>
        </w:rPr>
        <w:t>class Vehicle {</w:t>
      </w:r>
    </w:p>
    <w:p w:rsidRPr="00163142" w:rsidR="00163142" w:rsidP="00163142" w:rsidRDefault="00163142" w14:paraId="2DFAE60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63142">
        <w:rPr>
          <w:rFonts w:eastAsia="Times New Roman" w:cs="Times New Roman"/>
          <w:kern w:val="0"/>
          <w:sz w:val="24"/>
          <w:szCs w:val="24"/>
          <w:highlight w:val="darkGray"/>
          <w:lang w:eastAsia="en-PH"/>
          <w14:ligatures w14:val="none"/>
        </w:rPr>
        <w:t xml:space="preserve">    void </w:t>
      </w:r>
      <w:proofErr w:type="gramStart"/>
      <w:r w:rsidRPr="00163142">
        <w:rPr>
          <w:rFonts w:eastAsia="Times New Roman" w:cs="Times New Roman"/>
          <w:kern w:val="0"/>
          <w:sz w:val="24"/>
          <w:szCs w:val="24"/>
          <w:highlight w:val="darkGray"/>
          <w:lang w:eastAsia="en-PH"/>
          <w14:ligatures w14:val="none"/>
        </w:rPr>
        <w:t>move(</w:t>
      </w:r>
      <w:proofErr w:type="gramEnd"/>
      <w:r w:rsidRPr="00163142">
        <w:rPr>
          <w:rFonts w:eastAsia="Times New Roman" w:cs="Times New Roman"/>
          <w:kern w:val="0"/>
          <w:sz w:val="24"/>
          <w:szCs w:val="24"/>
          <w:highlight w:val="darkGray"/>
          <w:lang w:eastAsia="en-PH"/>
          <w14:ligatures w14:val="none"/>
        </w:rPr>
        <w:t>) {</w:t>
      </w:r>
    </w:p>
    <w:p w:rsidRPr="00163142" w:rsidR="00163142" w:rsidP="00163142" w:rsidRDefault="00163142" w14:paraId="0D5806B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63142">
        <w:rPr>
          <w:rFonts w:eastAsia="Times New Roman" w:cs="Times New Roman"/>
          <w:kern w:val="0"/>
          <w:sz w:val="24"/>
          <w:szCs w:val="24"/>
          <w:highlight w:val="darkGray"/>
          <w:lang w:eastAsia="en-PH"/>
          <w14:ligatures w14:val="none"/>
        </w:rPr>
        <w:t xml:space="preserve">        </w:t>
      </w:r>
      <w:proofErr w:type="spellStart"/>
      <w:r w:rsidRPr="00163142">
        <w:rPr>
          <w:rFonts w:eastAsia="Times New Roman" w:cs="Times New Roman"/>
          <w:kern w:val="0"/>
          <w:sz w:val="24"/>
          <w:szCs w:val="24"/>
          <w:highlight w:val="darkGray"/>
          <w:lang w:eastAsia="en-PH"/>
          <w14:ligatures w14:val="none"/>
        </w:rPr>
        <w:t>System.out.println</w:t>
      </w:r>
      <w:proofErr w:type="spellEnd"/>
      <w:r w:rsidRPr="00163142">
        <w:rPr>
          <w:rFonts w:eastAsia="Times New Roman" w:cs="Times New Roman"/>
          <w:kern w:val="0"/>
          <w:sz w:val="24"/>
          <w:szCs w:val="24"/>
          <w:highlight w:val="darkGray"/>
          <w:lang w:eastAsia="en-PH"/>
          <w14:ligatures w14:val="none"/>
        </w:rPr>
        <w:t>("Vehicle is moving"</w:t>
      </w:r>
      <w:proofErr w:type="gramStart"/>
      <w:r w:rsidRPr="00163142">
        <w:rPr>
          <w:rFonts w:eastAsia="Times New Roman" w:cs="Times New Roman"/>
          <w:kern w:val="0"/>
          <w:sz w:val="24"/>
          <w:szCs w:val="24"/>
          <w:highlight w:val="darkGray"/>
          <w:lang w:eastAsia="en-PH"/>
          <w14:ligatures w14:val="none"/>
        </w:rPr>
        <w:t>);</w:t>
      </w:r>
      <w:proofErr w:type="gramEnd"/>
    </w:p>
    <w:p w:rsidRPr="00163142" w:rsidR="00163142" w:rsidP="00163142" w:rsidRDefault="00163142" w14:paraId="050688B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63142">
        <w:rPr>
          <w:rFonts w:eastAsia="Times New Roman" w:cs="Times New Roman"/>
          <w:kern w:val="0"/>
          <w:sz w:val="24"/>
          <w:szCs w:val="24"/>
          <w:highlight w:val="darkGray"/>
          <w:lang w:eastAsia="en-PH"/>
          <w14:ligatures w14:val="none"/>
        </w:rPr>
        <w:t xml:space="preserve">    }</w:t>
      </w:r>
    </w:p>
    <w:p w:rsidRPr="00163142" w:rsidR="00163142" w:rsidP="00163142" w:rsidRDefault="00163142" w14:paraId="66B71C4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63142">
        <w:rPr>
          <w:rFonts w:eastAsia="Times New Roman" w:cs="Times New Roman"/>
          <w:kern w:val="0"/>
          <w:sz w:val="24"/>
          <w:szCs w:val="24"/>
          <w:highlight w:val="darkGray"/>
          <w:lang w:eastAsia="en-PH"/>
          <w14:ligatures w14:val="none"/>
        </w:rPr>
        <w:t>}</w:t>
      </w:r>
    </w:p>
    <w:p w:rsidRPr="00163142" w:rsidR="00163142" w:rsidP="00163142" w:rsidRDefault="00163142" w14:paraId="19C4ED8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163142" w:rsidR="00163142" w:rsidP="00163142" w:rsidRDefault="00163142" w14:paraId="32D8C85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63142">
        <w:rPr>
          <w:rFonts w:eastAsia="Times New Roman" w:cs="Times New Roman"/>
          <w:kern w:val="0"/>
          <w:sz w:val="24"/>
          <w:szCs w:val="24"/>
          <w:highlight w:val="darkGray"/>
          <w:lang w:eastAsia="en-PH"/>
          <w14:ligatures w14:val="none"/>
        </w:rPr>
        <w:t>class Car extends Vehicle {</w:t>
      </w:r>
    </w:p>
    <w:p w:rsidRPr="00163142" w:rsidR="00163142" w:rsidP="00163142" w:rsidRDefault="00163142" w14:paraId="418B180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63142">
        <w:rPr>
          <w:rFonts w:eastAsia="Times New Roman" w:cs="Times New Roman"/>
          <w:kern w:val="0"/>
          <w:sz w:val="24"/>
          <w:szCs w:val="24"/>
          <w:highlight w:val="darkGray"/>
          <w:lang w:eastAsia="en-PH"/>
          <w14:ligatures w14:val="none"/>
        </w:rPr>
        <w:t xml:space="preserve">    void </w:t>
      </w:r>
      <w:proofErr w:type="gramStart"/>
      <w:r w:rsidRPr="00163142">
        <w:rPr>
          <w:rFonts w:eastAsia="Times New Roman" w:cs="Times New Roman"/>
          <w:kern w:val="0"/>
          <w:sz w:val="24"/>
          <w:szCs w:val="24"/>
          <w:highlight w:val="darkGray"/>
          <w:lang w:eastAsia="en-PH"/>
          <w14:ligatures w14:val="none"/>
        </w:rPr>
        <w:t>honk(</w:t>
      </w:r>
      <w:proofErr w:type="gramEnd"/>
      <w:r w:rsidRPr="00163142">
        <w:rPr>
          <w:rFonts w:eastAsia="Times New Roman" w:cs="Times New Roman"/>
          <w:kern w:val="0"/>
          <w:sz w:val="24"/>
          <w:szCs w:val="24"/>
          <w:highlight w:val="darkGray"/>
          <w:lang w:eastAsia="en-PH"/>
          <w14:ligatures w14:val="none"/>
        </w:rPr>
        <w:t>) {</w:t>
      </w:r>
    </w:p>
    <w:p w:rsidRPr="00163142" w:rsidR="00163142" w:rsidP="00163142" w:rsidRDefault="00163142" w14:paraId="1024F37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63142">
        <w:rPr>
          <w:rFonts w:eastAsia="Times New Roman" w:cs="Times New Roman"/>
          <w:kern w:val="0"/>
          <w:sz w:val="24"/>
          <w:szCs w:val="24"/>
          <w:highlight w:val="darkGray"/>
          <w:lang w:eastAsia="en-PH"/>
          <w14:ligatures w14:val="none"/>
        </w:rPr>
        <w:t xml:space="preserve">        </w:t>
      </w:r>
      <w:proofErr w:type="spellStart"/>
      <w:r w:rsidRPr="00163142">
        <w:rPr>
          <w:rFonts w:eastAsia="Times New Roman" w:cs="Times New Roman"/>
          <w:kern w:val="0"/>
          <w:sz w:val="24"/>
          <w:szCs w:val="24"/>
          <w:highlight w:val="darkGray"/>
          <w:lang w:eastAsia="en-PH"/>
          <w14:ligatures w14:val="none"/>
        </w:rPr>
        <w:t>System.out.println</w:t>
      </w:r>
      <w:proofErr w:type="spellEnd"/>
      <w:r w:rsidRPr="00163142">
        <w:rPr>
          <w:rFonts w:eastAsia="Times New Roman" w:cs="Times New Roman"/>
          <w:kern w:val="0"/>
          <w:sz w:val="24"/>
          <w:szCs w:val="24"/>
          <w:highlight w:val="darkGray"/>
          <w:lang w:eastAsia="en-PH"/>
          <w14:ligatures w14:val="none"/>
        </w:rPr>
        <w:t>("Car is honking!"</w:t>
      </w:r>
      <w:proofErr w:type="gramStart"/>
      <w:r w:rsidRPr="00163142">
        <w:rPr>
          <w:rFonts w:eastAsia="Times New Roman" w:cs="Times New Roman"/>
          <w:kern w:val="0"/>
          <w:sz w:val="24"/>
          <w:szCs w:val="24"/>
          <w:highlight w:val="darkGray"/>
          <w:lang w:eastAsia="en-PH"/>
          <w14:ligatures w14:val="none"/>
        </w:rPr>
        <w:t>);</w:t>
      </w:r>
      <w:proofErr w:type="gramEnd"/>
    </w:p>
    <w:p w:rsidRPr="00163142" w:rsidR="00163142" w:rsidP="00163142" w:rsidRDefault="00163142" w14:paraId="749D2E4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63142">
        <w:rPr>
          <w:rFonts w:eastAsia="Times New Roman" w:cs="Times New Roman"/>
          <w:kern w:val="0"/>
          <w:sz w:val="24"/>
          <w:szCs w:val="24"/>
          <w:highlight w:val="darkGray"/>
          <w:lang w:eastAsia="en-PH"/>
          <w14:ligatures w14:val="none"/>
        </w:rPr>
        <w:t xml:space="preserve">    }</w:t>
      </w:r>
    </w:p>
    <w:p w:rsidR="00163142" w:rsidP="00163142" w:rsidRDefault="00163142" w14:paraId="3C5C531B" w14:textId="4D04C13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163142">
        <w:rPr>
          <w:rFonts w:eastAsia="Times New Roman" w:cs="Times New Roman"/>
          <w:kern w:val="0"/>
          <w:sz w:val="24"/>
          <w:szCs w:val="24"/>
          <w:highlight w:val="darkGray"/>
          <w:lang w:eastAsia="en-PH"/>
          <w14:ligatures w14:val="none"/>
        </w:rPr>
        <w:t>}</w:t>
      </w:r>
    </w:p>
    <w:p w:rsidR="00163142" w:rsidP="00163142" w:rsidRDefault="00163142" w14:paraId="3C2F1674" w14:textId="43FAAB61">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163142">
        <w:rPr>
          <w:rFonts w:eastAsia="Times New Roman" w:cs="Times New Roman"/>
          <w:b/>
          <w:bCs/>
          <w:kern w:val="0"/>
          <w:sz w:val="24"/>
          <w:szCs w:val="24"/>
          <w:lang w:eastAsia="en-PH"/>
          <w14:ligatures w14:val="none"/>
        </w:rPr>
        <w:t>Output:</w:t>
      </w:r>
    </w:p>
    <w:p w:rsidRPr="00163142" w:rsidR="00163142" w:rsidP="00163142" w:rsidRDefault="00163142" w14:paraId="270361CD"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63142">
        <w:rPr>
          <w:rFonts w:eastAsia="Times New Roman" w:cs="Times New Roman"/>
          <w:kern w:val="0"/>
          <w:sz w:val="24"/>
          <w:szCs w:val="24"/>
          <w:highlight w:val="darkGray"/>
          <w:lang w:eastAsia="en-PH"/>
          <w14:ligatures w14:val="none"/>
        </w:rPr>
        <w:t>Vehicle is moving</w:t>
      </w:r>
    </w:p>
    <w:p w:rsidR="00163142" w:rsidP="00163142" w:rsidRDefault="00163142" w14:paraId="0AC3DF6E" w14:textId="47CBC44C">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163142">
        <w:rPr>
          <w:rFonts w:eastAsia="Times New Roman" w:cs="Times New Roman"/>
          <w:kern w:val="0"/>
          <w:sz w:val="24"/>
          <w:szCs w:val="24"/>
          <w:highlight w:val="darkGray"/>
          <w:lang w:eastAsia="en-PH"/>
          <w14:ligatures w14:val="none"/>
        </w:rPr>
        <w:t>Car is honking!</w:t>
      </w:r>
    </w:p>
    <w:p w:rsidR="00163142" w:rsidP="00163142" w:rsidRDefault="00163142" w14:paraId="6F4608DE"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163142" w:rsidP="00163142" w:rsidRDefault="00163142" w14:paraId="01313CFB" w14:textId="48EAA4B4">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9D331D">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32788F" w:rsidR="0032788F">
        <w:rPr>
          <w:rFonts w:eastAsia="Times New Roman" w:cs="Times New Roman"/>
          <w:kern w:val="0"/>
          <w:sz w:val="24"/>
          <w:szCs w:val="24"/>
          <w:lang w:eastAsia="en-PH"/>
          <w14:ligatures w14:val="none"/>
        </w:rPr>
        <w:t xml:space="preserve">In this example, </w:t>
      </w:r>
      <w:r w:rsidRPr="0032788F" w:rsidR="0032788F">
        <w:rPr>
          <w:rFonts w:eastAsia="Times New Roman" w:cs="Times New Roman"/>
          <w:kern w:val="0"/>
          <w:sz w:val="24"/>
          <w:szCs w:val="24"/>
          <w:highlight w:val="darkGray"/>
          <w:lang w:eastAsia="en-PH"/>
          <w14:ligatures w14:val="none"/>
        </w:rPr>
        <w:t>Car</w:t>
      </w:r>
      <w:r w:rsidRPr="0032788F" w:rsidR="0032788F">
        <w:rPr>
          <w:rFonts w:eastAsia="Times New Roman" w:cs="Times New Roman"/>
          <w:kern w:val="0"/>
          <w:sz w:val="24"/>
          <w:szCs w:val="24"/>
          <w:lang w:eastAsia="en-PH"/>
          <w14:ligatures w14:val="none"/>
        </w:rPr>
        <w:t xml:space="preserve"> is a </w:t>
      </w:r>
      <w:r w:rsidRPr="0032788F" w:rsidR="0032788F">
        <w:rPr>
          <w:rFonts w:eastAsia="Times New Roman" w:cs="Times New Roman"/>
          <w:b/>
          <w:bCs/>
          <w:kern w:val="0"/>
          <w:sz w:val="24"/>
          <w:szCs w:val="24"/>
          <w:lang w:eastAsia="en-PH"/>
          <w14:ligatures w14:val="none"/>
        </w:rPr>
        <w:t>specialized</w:t>
      </w:r>
      <w:r w:rsidRPr="0032788F" w:rsidR="0032788F">
        <w:rPr>
          <w:rFonts w:eastAsia="Times New Roman" w:cs="Times New Roman"/>
          <w:kern w:val="0"/>
          <w:sz w:val="24"/>
          <w:szCs w:val="24"/>
          <w:lang w:eastAsia="en-PH"/>
          <w14:ligatures w14:val="none"/>
        </w:rPr>
        <w:t xml:space="preserve"> version of </w:t>
      </w:r>
      <w:r w:rsidRPr="0032788F" w:rsidR="0032788F">
        <w:rPr>
          <w:rFonts w:eastAsia="Times New Roman" w:cs="Times New Roman"/>
          <w:kern w:val="0"/>
          <w:sz w:val="24"/>
          <w:szCs w:val="24"/>
          <w:highlight w:val="darkGray"/>
          <w:lang w:eastAsia="en-PH"/>
          <w14:ligatures w14:val="none"/>
        </w:rPr>
        <w:t>Vehicle</w:t>
      </w:r>
      <w:r w:rsidRPr="0032788F" w:rsidR="0032788F">
        <w:rPr>
          <w:rFonts w:eastAsia="Times New Roman" w:cs="Times New Roman"/>
          <w:kern w:val="0"/>
          <w:sz w:val="24"/>
          <w:szCs w:val="24"/>
          <w:lang w:eastAsia="en-PH"/>
          <w14:ligatures w14:val="none"/>
        </w:rPr>
        <w:t xml:space="preserve">. It inherits the </w:t>
      </w:r>
      <w:proofErr w:type="gramStart"/>
      <w:r w:rsidRPr="0032788F" w:rsidR="0032788F">
        <w:rPr>
          <w:rFonts w:eastAsia="Times New Roman" w:cs="Times New Roman"/>
          <w:kern w:val="0"/>
          <w:sz w:val="24"/>
          <w:szCs w:val="24"/>
          <w:highlight w:val="darkGray"/>
          <w:lang w:eastAsia="en-PH"/>
          <w14:ligatures w14:val="none"/>
        </w:rPr>
        <w:t>move(</w:t>
      </w:r>
      <w:proofErr w:type="gramEnd"/>
      <w:r w:rsidRPr="0032788F" w:rsidR="0032788F">
        <w:rPr>
          <w:rFonts w:eastAsia="Times New Roman" w:cs="Times New Roman"/>
          <w:kern w:val="0"/>
          <w:sz w:val="24"/>
          <w:szCs w:val="24"/>
          <w:highlight w:val="darkGray"/>
          <w:lang w:eastAsia="en-PH"/>
          <w14:ligatures w14:val="none"/>
        </w:rPr>
        <w:t>)</w:t>
      </w:r>
      <w:r w:rsidRPr="0032788F" w:rsidR="0032788F">
        <w:rPr>
          <w:rFonts w:eastAsia="Times New Roman" w:cs="Times New Roman"/>
          <w:kern w:val="0"/>
          <w:sz w:val="24"/>
          <w:szCs w:val="24"/>
          <w:lang w:eastAsia="en-PH"/>
          <w14:ligatures w14:val="none"/>
        </w:rPr>
        <w:t xml:space="preserve"> method but also adds its own unique feature, </w:t>
      </w:r>
      <w:proofErr w:type="gramStart"/>
      <w:r w:rsidRPr="0032788F" w:rsidR="0032788F">
        <w:rPr>
          <w:rFonts w:eastAsia="Times New Roman" w:cs="Times New Roman"/>
          <w:kern w:val="0"/>
          <w:sz w:val="24"/>
          <w:szCs w:val="24"/>
          <w:highlight w:val="darkGray"/>
          <w:lang w:eastAsia="en-PH"/>
          <w14:ligatures w14:val="none"/>
        </w:rPr>
        <w:t>honk(</w:t>
      </w:r>
      <w:proofErr w:type="gramEnd"/>
      <w:r w:rsidRPr="0032788F" w:rsidR="0032788F">
        <w:rPr>
          <w:rFonts w:eastAsia="Times New Roman" w:cs="Times New Roman"/>
          <w:kern w:val="0"/>
          <w:sz w:val="24"/>
          <w:szCs w:val="24"/>
          <w:highlight w:val="darkGray"/>
          <w:lang w:eastAsia="en-PH"/>
          <w14:ligatures w14:val="none"/>
        </w:rPr>
        <w:t>)</w:t>
      </w:r>
      <w:r w:rsidRPr="0032788F" w:rsidR="0032788F">
        <w:rPr>
          <w:rFonts w:eastAsia="Times New Roman" w:cs="Times New Roman"/>
          <w:kern w:val="0"/>
          <w:sz w:val="24"/>
          <w:szCs w:val="24"/>
          <w:lang w:eastAsia="en-PH"/>
          <w14:ligatures w14:val="none"/>
        </w:rPr>
        <w:t>. This shows how specialization allows subclasses to expand or customize parent behaviors. It keeps code reusable while allowing flexibility for new, more detailed functions.</w:t>
      </w:r>
    </w:p>
    <w:p w:rsidR="009D331D" w:rsidP="00163142" w:rsidRDefault="009D331D" w14:paraId="420B055E"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9D331D" w:rsidP="00163142" w:rsidRDefault="00C65EB0" w14:paraId="75B37EFD" w14:textId="02DE136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C65EB0">
        <w:rPr>
          <w:rFonts w:eastAsia="Times New Roman" w:cs="Times New Roman"/>
          <w:b/>
          <w:bCs/>
          <w:kern w:val="0"/>
          <w:sz w:val="24"/>
          <w:szCs w:val="24"/>
          <w:lang w:eastAsia="en-PH"/>
          <w14:ligatures w14:val="none"/>
        </w:rPr>
        <w:t>Tips:</w:t>
      </w:r>
    </w:p>
    <w:p w:rsidRPr="003C1155" w:rsidR="003C1155" w:rsidP="003C1155" w:rsidRDefault="003C1155" w14:paraId="14B7449D" w14:textId="5C0A39B0">
      <w:pPr>
        <w:pStyle w:val="ListParagraph"/>
        <w:numPr>
          <w:ilvl w:val="0"/>
          <w:numId w:val="35"/>
        </w:numPr>
        <w:spacing w:before="100" w:beforeAutospacing="1" w:after="100" w:afterAutospacing="1" w:line="240" w:lineRule="auto"/>
        <w:rPr>
          <w:rFonts w:eastAsia="Times New Roman" w:cs="Times New Roman"/>
          <w:kern w:val="0"/>
          <w:sz w:val="24"/>
          <w:szCs w:val="24"/>
          <w:lang w:eastAsia="en-PH"/>
          <w14:ligatures w14:val="none"/>
        </w:rPr>
      </w:pPr>
      <w:r w:rsidRPr="003C1155">
        <w:rPr>
          <w:rFonts w:eastAsia="Times New Roman" w:cs="Times New Roman"/>
          <w:kern w:val="0"/>
          <w:sz w:val="24"/>
          <w:szCs w:val="24"/>
          <w:lang w:eastAsia="en-PH"/>
          <w14:ligatures w14:val="none"/>
        </w:rPr>
        <w:t xml:space="preserve">Use </w:t>
      </w:r>
      <w:r w:rsidRPr="003C1155">
        <w:rPr>
          <w:rFonts w:eastAsia="Times New Roman" w:cs="Times New Roman"/>
          <w:b/>
          <w:bCs/>
          <w:kern w:val="0"/>
          <w:sz w:val="24"/>
          <w:szCs w:val="24"/>
          <w:lang w:eastAsia="en-PH"/>
          <w14:ligatures w14:val="none"/>
        </w:rPr>
        <w:t>generalization</w:t>
      </w:r>
      <w:r w:rsidRPr="003C1155">
        <w:rPr>
          <w:rFonts w:eastAsia="Times New Roman" w:cs="Times New Roman"/>
          <w:kern w:val="0"/>
          <w:sz w:val="24"/>
          <w:szCs w:val="24"/>
          <w:lang w:eastAsia="en-PH"/>
          <w14:ligatures w14:val="none"/>
        </w:rPr>
        <w:t xml:space="preserve"> when multiple classes share similar traits or behaviors.</w:t>
      </w:r>
    </w:p>
    <w:p w:rsidRPr="003C1155" w:rsidR="003C1155" w:rsidP="003C1155" w:rsidRDefault="003C1155" w14:paraId="55D0073C" w14:textId="0F53F2AD">
      <w:pPr>
        <w:pStyle w:val="ListParagraph"/>
        <w:numPr>
          <w:ilvl w:val="0"/>
          <w:numId w:val="35"/>
        </w:numPr>
        <w:spacing w:before="100" w:beforeAutospacing="1" w:after="100" w:afterAutospacing="1" w:line="240" w:lineRule="auto"/>
        <w:rPr>
          <w:rFonts w:eastAsia="Times New Roman" w:cs="Times New Roman"/>
          <w:kern w:val="0"/>
          <w:sz w:val="24"/>
          <w:szCs w:val="24"/>
          <w:lang w:eastAsia="en-PH"/>
          <w14:ligatures w14:val="none"/>
        </w:rPr>
      </w:pPr>
      <w:r w:rsidRPr="003C1155">
        <w:rPr>
          <w:rFonts w:eastAsia="Times New Roman" w:cs="Times New Roman"/>
          <w:kern w:val="0"/>
          <w:sz w:val="24"/>
          <w:szCs w:val="24"/>
          <w:lang w:eastAsia="en-PH"/>
          <w14:ligatures w14:val="none"/>
        </w:rPr>
        <w:t xml:space="preserve">Use </w:t>
      </w:r>
      <w:r w:rsidRPr="003C1155">
        <w:rPr>
          <w:rFonts w:eastAsia="Times New Roman" w:cs="Times New Roman"/>
          <w:b/>
          <w:bCs/>
          <w:kern w:val="0"/>
          <w:sz w:val="24"/>
          <w:szCs w:val="24"/>
          <w:lang w:eastAsia="en-PH"/>
          <w14:ligatures w14:val="none"/>
        </w:rPr>
        <w:t>specialization</w:t>
      </w:r>
      <w:r w:rsidRPr="003C1155">
        <w:rPr>
          <w:rFonts w:eastAsia="Times New Roman" w:cs="Times New Roman"/>
          <w:kern w:val="0"/>
          <w:sz w:val="24"/>
          <w:szCs w:val="24"/>
          <w:lang w:eastAsia="en-PH"/>
          <w14:ligatures w14:val="none"/>
        </w:rPr>
        <w:t xml:space="preserve"> when you need to add unique properties to a specific subclass.</w:t>
      </w:r>
    </w:p>
    <w:p w:rsidRPr="003C1155" w:rsidR="003C1155" w:rsidP="003C1155" w:rsidRDefault="003C1155" w14:paraId="28B27E96" w14:textId="2291933E">
      <w:pPr>
        <w:pStyle w:val="ListParagraph"/>
        <w:numPr>
          <w:ilvl w:val="0"/>
          <w:numId w:val="35"/>
        </w:numPr>
        <w:spacing w:before="100" w:beforeAutospacing="1" w:after="100" w:afterAutospacing="1" w:line="240" w:lineRule="auto"/>
        <w:rPr>
          <w:rFonts w:eastAsia="Times New Roman" w:cs="Times New Roman"/>
          <w:kern w:val="0"/>
          <w:sz w:val="24"/>
          <w:szCs w:val="24"/>
          <w:lang w:eastAsia="en-PH"/>
          <w14:ligatures w14:val="none"/>
        </w:rPr>
      </w:pPr>
      <w:r w:rsidRPr="003C1155">
        <w:rPr>
          <w:rFonts w:eastAsia="Times New Roman" w:cs="Times New Roman"/>
          <w:kern w:val="0"/>
          <w:sz w:val="24"/>
          <w:szCs w:val="24"/>
          <w:lang w:eastAsia="en-PH"/>
          <w14:ligatures w14:val="none"/>
        </w:rPr>
        <w:t>Always identify the “</w:t>
      </w:r>
      <w:r w:rsidRPr="003C1155">
        <w:rPr>
          <w:rFonts w:eastAsia="Times New Roman" w:cs="Times New Roman"/>
          <w:b/>
          <w:bCs/>
          <w:kern w:val="0"/>
          <w:sz w:val="24"/>
          <w:szCs w:val="24"/>
          <w:lang w:eastAsia="en-PH"/>
          <w14:ligatures w14:val="none"/>
        </w:rPr>
        <w:t>is-a</w:t>
      </w:r>
      <w:r w:rsidRPr="003C1155">
        <w:rPr>
          <w:rFonts w:eastAsia="Times New Roman" w:cs="Times New Roman"/>
          <w:kern w:val="0"/>
          <w:sz w:val="24"/>
          <w:szCs w:val="24"/>
          <w:lang w:eastAsia="en-PH"/>
          <w14:ligatures w14:val="none"/>
        </w:rPr>
        <w:t xml:space="preserve">” relationship (e.g., Car </w:t>
      </w:r>
      <w:r w:rsidRPr="003C1155">
        <w:rPr>
          <w:rFonts w:eastAsia="Times New Roman" w:cs="Times New Roman"/>
          <w:b/>
          <w:bCs/>
          <w:kern w:val="0"/>
          <w:sz w:val="24"/>
          <w:szCs w:val="24"/>
          <w:lang w:eastAsia="en-PH"/>
          <w14:ligatures w14:val="none"/>
        </w:rPr>
        <w:t>is a</w:t>
      </w:r>
      <w:r w:rsidRPr="003C1155">
        <w:rPr>
          <w:rFonts w:eastAsia="Times New Roman" w:cs="Times New Roman"/>
          <w:kern w:val="0"/>
          <w:sz w:val="24"/>
          <w:szCs w:val="24"/>
          <w:lang w:eastAsia="en-PH"/>
          <w14:ligatures w14:val="none"/>
        </w:rPr>
        <w:t xml:space="preserve"> Vehicle).</w:t>
      </w:r>
    </w:p>
    <w:p w:rsidRPr="003C1155" w:rsidR="003C1155" w:rsidP="003C1155" w:rsidRDefault="003C1155" w14:paraId="62AF08A5" w14:textId="45CA746F">
      <w:pPr>
        <w:pStyle w:val="ListParagraph"/>
        <w:numPr>
          <w:ilvl w:val="0"/>
          <w:numId w:val="35"/>
        </w:numPr>
        <w:spacing w:before="100" w:beforeAutospacing="1" w:after="100" w:afterAutospacing="1" w:line="240" w:lineRule="auto"/>
        <w:rPr>
          <w:rFonts w:eastAsia="Times New Roman" w:cs="Times New Roman"/>
          <w:kern w:val="0"/>
          <w:sz w:val="24"/>
          <w:szCs w:val="24"/>
          <w:lang w:eastAsia="en-PH"/>
          <w14:ligatures w14:val="none"/>
        </w:rPr>
      </w:pPr>
      <w:r w:rsidRPr="003C1155">
        <w:rPr>
          <w:rFonts w:eastAsia="Times New Roman" w:cs="Times New Roman"/>
          <w:kern w:val="0"/>
          <w:sz w:val="24"/>
          <w:szCs w:val="24"/>
          <w:lang w:eastAsia="en-PH"/>
          <w14:ligatures w14:val="none"/>
        </w:rPr>
        <w:t>Keep parent classes simple and general — subclasses should handle details.</w:t>
      </w:r>
    </w:p>
    <w:p w:rsidRPr="00E95E58" w:rsidR="005F459B" w:rsidP="00E95E58" w:rsidRDefault="003C1155" w14:paraId="40ABB01F" w14:textId="4E98CB06">
      <w:pPr>
        <w:pStyle w:val="ListParagraph"/>
        <w:numPr>
          <w:ilvl w:val="0"/>
          <w:numId w:val="35"/>
        </w:numPr>
        <w:spacing w:before="100" w:beforeAutospacing="1" w:after="100" w:afterAutospacing="1" w:line="240" w:lineRule="auto"/>
        <w:rPr>
          <w:rFonts w:eastAsia="Times New Roman" w:cs="Times New Roman"/>
          <w:kern w:val="0"/>
          <w:sz w:val="24"/>
          <w:szCs w:val="24"/>
          <w:lang w:eastAsia="en-PH"/>
          <w14:ligatures w14:val="none"/>
        </w:rPr>
      </w:pPr>
      <w:r w:rsidRPr="003C1155">
        <w:rPr>
          <w:rFonts w:eastAsia="Times New Roman" w:cs="Times New Roman"/>
          <w:kern w:val="0"/>
          <w:sz w:val="24"/>
          <w:szCs w:val="24"/>
          <w:lang w:eastAsia="en-PH"/>
          <w14:ligatures w14:val="none"/>
        </w:rPr>
        <w:t xml:space="preserve">Generalization and specialization together make code </w:t>
      </w:r>
      <w:r w:rsidRPr="003C1155">
        <w:rPr>
          <w:rFonts w:eastAsia="Times New Roman" w:cs="Times New Roman"/>
          <w:b/>
          <w:bCs/>
          <w:kern w:val="0"/>
          <w:sz w:val="24"/>
          <w:szCs w:val="24"/>
          <w:lang w:eastAsia="en-PH"/>
          <w14:ligatures w14:val="none"/>
        </w:rPr>
        <w:t>organized, reusable, and easy to extend.</w:t>
      </w:r>
    </w:p>
    <w:p w:rsidR="00E95E58" w:rsidP="00E95E58" w:rsidRDefault="00CA527C" w14:paraId="2F7631E4" w14:textId="28010D85">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Video Link: </w:t>
      </w:r>
      <w:hyperlink w:history="1" r:id="rId34">
        <w:r w:rsidRPr="00FF62EB">
          <w:rPr>
            <w:rStyle w:val="Hyperlink"/>
            <w:rFonts w:eastAsia="Times New Roman" w:cs="Times New Roman"/>
            <w:kern w:val="0"/>
            <w:sz w:val="24"/>
            <w:szCs w:val="24"/>
            <w:lang w:eastAsia="en-PH"/>
            <w14:ligatures w14:val="none"/>
          </w:rPr>
          <w:t>https://youtu.be/1uz1KFOPa9k?si=tX10hYT6w4eHJnKQ</w:t>
        </w:r>
      </w:hyperlink>
      <w:r>
        <w:rPr>
          <w:rFonts w:eastAsia="Times New Roman" w:cs="Times New Roman"/>
          <w:kern w:val="0"/>
          <w:sz w:val="24"/>
          <w:szCs w:val="24"/>
          <w:lang w:eastAsia="en-PH"/>
          <w14:ligatures w14:val="none"/>
        </w:rPr>
        <w:t xml:space="preserve"> </w:t>
      </w:r>
    </w:p>
    <w:p w:rsidR="00167228" w:rsidP="002F454A" w:rsidRDefault="00E95E58" w14:paraId="09673E4E" w14:textId="373699AB">
      <w:pPr>
        <w:pStyle w:val="ListParagraph"/>
        <w:numPr>
          <w:ilvl w:val="1"/>
          <w:numId w:val="61"/>
        </w:numPr>
        <w:spacing w:before="100" w:beforeAutospacing="1" w:after="100" w:afterAutospacing="1" w:line="240" w:lineRule="auto"/>
        <w:rPr>
          <w:rFonts w:eastAsia="Times New Roman" w:cs="Times New Roman"/>
          <w:b/>
          <w:bCs/>
          <w:kern w:val="0"/>
          <w:sz w:val="24"/>
          <w:szCs w:val="24"/>
          <w:lang w:eastAsia="en-PH"/>
          <w14:ligatures w14:val="none"/>
        </w:rPr>
      </w:pPr>
      <w:r w:rsidRPr="00167228">
        <w:rPr>
          <w:rFonts w:eastAsia="Times New Roman" w:cs="Times New Roman"/>
          <w:b/>
          <w:bCs/>
          <w:kern w:val="0"/>
          <w:sz w:val="24"/>
          <w:szCs w:val="24"/>
          <w:lang w:eastAsia="en-PH"/>
          <w14:ligatures w14:val="none"/>
        </w:rPr>
        <w:t>Implementing Inheritance (extends keyword)</w:t>
      </w:r>
    </w:p>
    <w:p w:rsidR="00167228" w:rsidP="00167228" w:rsidRDefault="007B3DF7" w14:paraId="35099166" w14:textId="1829D459">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B3DF7">
        <w:rPr>
          <w:rFonts w:eastAsia="Times New Roman" w:cs="Times New Roman"/>
          <w:kern w:val="0"/>
          <w:sz w:val="24"/>
          <w:szCs w:val="24"/>
          <w:lang w:eastAsia="en-PH"/>
          <w14:ligatures w14:val="none"/>
        </w:rPr>
        <w:t xml:space="preserve">In Object-Oriented Programming (OOP), inheritance is one of the most important principles that allows a class to use properties and methods of another class. It helps programmers create new classes based on existing ones, promoting code reuse and simpler program organization. In Java, the keyword </w:t>
      </w:r>
      <w:r w:rsidRPr="007B3DF7">
        <w:rPr>
          <w:rFonts w:eastAsia="Times New Roman" w:cs="Times New Roman"/>
          <w:kern w:val="0"/>
          <w:sz w:val="24"/>
          <w:szCs w:val="24"/>
          <w:highlight w:val="darkGray"/>
          <w:lang w:eastAsia="en-PH"/>
          <w14:ligatures w14:val="none"/>
        </w:rPr>
        <w:t>extends</w:t>
      </w:r>
      <w:r w:rsidRPr="007B3DF7">
        <w:rPr>
          <w:rFonts w:eastAsia="Times New Roman" w:cs="Times New Roman"/>
          <w:kern w:val="0"/>
          <w:sz w:val="24"/>
          <w:szCs w:val="24"/>
          <w:lang w:eastAsia="en-PH"/>
          <w14:ligatures w14:val="none"/>
        </w:rPr>
        <w:t xml:space="preserve"> is used to make one class inherit from another, meaning the child class automatically gains access to the parent class’s variables and methods. This reduces code duplication and allows for hierarchical relationships between classes. Inheritance is often described as an “is-a” relationship — for example, a Dog is a type of Animal.</w:t>
      </w:r>
    </w:p>
    <w:p w:rsidR="007B3DF7" w:rsidP="007B3DF7" w:rsidRDefault="007B3DF7" w14:paraId="1CC7B9DB" w14:textId="77777777">
      <w:pPr>
        <w:pStyle w:val="ListParagraph"/>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7B3DF7" w:rsidP="007B3DF7" w:rsidRDefault="007B3DF7" w14:paraId="53D6CD9B" w14:textId="77777777">
      <w:pPr>
        <w:pStyle w:val="ListParagraph"/>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307B68" w:rsidP="005E4004" w:rsidRDefault="00307B68" w14:paraId="3229D533" w14:textId="69B40FE6">
      <w:pPr>
        <w:pStyle w:val="ListParagraph"/>
        <w:numPr>
          <w:ilvl w:val="0"/>
          <w:numId w:val="64"/>
        </w:numPr>
        <w:spacing w:before="100" w:beforeAutospacing="1" w:after="100" w:afterAutospacing="1" w:line="240" w:lineRule="auto"/>
        <w:rPr>
          <w:rFonts w:eastAsia="Times New Roman" w:cs="Times New Roman"/>
          <w:b/>
          <w:bCs/>
          <w:kern w:val="0"/>
          <w:sz w:val="24"/>
          <w:szCs w:val="24"/>
          <w:lang w:eastAsia="en-PH"/>
          <w14:ligatures w14:val="none"/>
        </w:rPr>
      </w:pPr>
      <w:r w:rsidRPr="00307B68">
        <w:rPr>
          <w:rFonts w:eastAsia="Times New Roman" w:cs="Times New Roman"/>
          <w:b/>
          <w:bCs/>
          <w:kern w:val="0"/>
          <w:sz w:val="24"/>
          <w:szCs w:val="24"/>
          <w:lang w:eastAsia="en-PH"/>
          <w14:ligatures w14:val="none"/>
        </w:rPr>
        <w:t>What is Inheritance?</w:t>
      </w:r>
    </w:p>
    <w:p w:rsidRPr="007F4126" w:rsidR="00307B68" w:rsidP="00307B68" w:rsidRDefault="007F4126" w14:paraId="24FAEC5C" w14:textId="5FB95AE5">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F4126">
        <w:rPr>
          <w:rFonts w:eastAsia="Times New Roman" w:cs="Times New Roman"/>
          <w:kern w:val="0"/>
          <w:sz w:val="24"/>
          <w:szCs w:val="24"/>
          <w:lang w:eastAsia="en-PH"/>
          <w14:ligatures w14:val="none"/>
        </w:rPr>
        <w:t>Inheritance allows a child class (subclass) to acquire all the features (fields and methods) of a parent class (superclass). This means that you can define common functionality once in the parent class and reuse it in multiple subclasses. The child class can also add its own methods or override existing ones to create more specific behavior. It improves efficiency and reduces redundancy by reusing already tested and working code. In short, inheritance lets you build a family of related classes that share common traits but still have individual differences.</w:t>
      </w:r>
    </w:p>
    <w:p w:rsidR="00167228" w:rsidP="00167228" w:rsidRDefault="007F4126" w14:paraId="25FF0D3E" w14:textId="75146884">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7F2C15">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AB5184" w:rsidR="00AB5184">
        <w:rPr>
          <w:rFonts w:eastAsia="Times New Roman" w:cs="Times New Roman"/>
          <w:kern w:val="0"/>
          <w:sz w:val="24"/>
          <w:szCs w:val="24"/>
          <w:lang w:eastAsia="en-PH"/>
          <w14:ligatures w14:val="none"/>
        </w:rPr>
        <w:t>We can use inheritance to make a Dog class that inherits properties and methods from the Animal class.</w:t>
      </w:r>
    </w:p>
    <w:p w:rsidRPr="007F2C15" w:rsidR="00AB5184" w:rsidP="00167228" w:rsidRDefault="00AB5184" w14:paraId="503CF074" w14:textId="5DDA60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7F2C15">
        <w:rPr>
          <w:rFonts w:eastAsia="Times New Roman" w:cs="Times New Roman"/>
          <w:b/>
          <w:bCs/>
          <w:kern w:val="0"/>
          <w:sz w:val="24"/>
          <w:szCs w:val="24"/>
          <w:lang w:eastAsia="en-PH"/>
          <w14:ligatures w14:val="none"/>
        </w:rPr>
        <w:t>Sample code:</w:t>
      </w:r>
    </w:p>
    <w:p w:rsidRPr="00AB5184" w:rsidR="00AB5184" w:rsidP="00AB5184" w:rsidRDefault="00AB5184" w14:paraId="6CBF113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class Animal {</w:t>
      </w:r>
    </w:p>
    <w:p w:rsidRPr="00AB5184" w:rsidR="00AB5184" w:rsidP="00AB5184" w:rsidRDefault="00AB5184" w14:paraId="7905042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 xml:space="preserve">    void </w:t>
      </w:r>
      <w:proofErr w:type="gramStart"/>
      <w:r w:rsidRPr="00AB5184">
        <w:rPr>
          <w:rFonts w:eastAsia="Times New Roman" w:cs="Times New Roman"/>
          <w:kern w:val="0"/>
          <w:sz w:val="24"/>
          <w:szCs w:val="24"/>
          <w:highlight w:val="darkGray"/>
          <w:lang w:eastAsia="en-PH"/>
          <w14:ligatures w14:val="none"/>
        </w:rPr>
        <w:t>eat(</w:t>
      </w:r>
      <w:proofErr w:type="gramEnd"/>
      <w:r w:rsidRPr="00AB5184">
        <w:rPr>
          <w:rFonts w:eastAsia="Times New Roman" w:cs="Times New Roman"/>
          <w:kern w:val="0"/>
          <w:sz w:val="24"/>
          <w:szCs w:val="24"/>
          <w:highlight w:val="darkGray"/>
          <w:lang w:eastAsia="en-PH"/>
          <w14:ligatures w14:val="none"/>
        </w:rPr>
        <w:t>) {</w:t>
      </w:r>
    </w:p>
    <w:p w:rsidRPr="00AB5184" w:rsidR="00AB5184" w:rsidP="00AB5184" w:rsidRDefault="00AB5184" w14:paraId="507E73BD"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 xml:space="preserve">        </w:t>
      </w:r>
      <w:proofErr w:type="spellStart"/>
      <w:r w:rsidRPr="00AB5184">
        <w:rPr>
          <w:rFonts w:eastAsia="Times New Roman" w:cs="Times New Roman"/>
          <w:kern w:val="0"/>
          <w:sz w:val="24"/>
          <w:szCs w:val="24"/>
          <w:highlight w:val="darkGray"/>
          <w:lang w:eastAsia="en-PH"/>
          <w14:ligatures w14:val="none"/>
        </w:rPr>
        <w:t>System.out.println</w:t>
      </w:r>
      <w:proofErr w:type="spellEnd"/>
      <w:r w:rsidRPr="00AB5184">
        <w:rPr>
          <w:rFonts w:eastAsia="Times New Roman" w:cs="Times New Roman"/>
          <w:kern w:val="0"/>
          <w:sz w:val="24"/>
          <w:szCs w:val="24"/>
          <w:highlight w:val="darkGray"/>
          <w:lang w:eastAsia="en-PH"/>
          <w14:ligatures w14:val="none"/>
        </w:rPr>
        <w:t>("This animal eats food."</w:t>
      </w:r>
      <w:proofErr w:type="gramStart"/>
      <w:r w:rsidRPr="00AB5184">
        <w:rPr>
          <w:rFonts w:eastAsia="Times New Roman" w:cs="Times New Roman"/>
          <w:kern w:val="0"/>
          <w:sz w:val="24"/>
          <w:szCs w:val="24"/>
          <w:highlight w:val="darkGray"/>
          <w:lang w:eastAsia="en-PH"/>
          <w14:ligatures w14:val="none"/>
        </w:rPr>
        <w:t>);</w:t>
      </w:r>
      <w:proofErr w:type="gramEnd"/>
    </w:p>
    <w:p w:rsidRPr="00AB5184" w:rsidR="00AB5184" w:rsidP="00AB5184" w:rsidRDefault="00AB5184" w14:paraId="1E2AEC7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 xml:space="preserve">    }</w:t>
      </w:r>
    </w:p>
    <w:p w:rsidRPr="00AB5184" w:rsidR="00AB5184" w:rsidP="00AB5184" w:rsidRDefault="00AB5184" w14:paraId="6FBE135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w:t>
      </w:r>
    </w:p>
    <w:p w:rsidRPr="00AB5184" w:rsidR="00AB5184" w:rsidP="00AB5184" w:rsidRDefault="00AB5184" w14:paraId="69F85AA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AB5184" w:rsidR="00AB5184" w:rsidP="00AB5184" w:rsidRDefault="00AB5184" w14:paraId="77BA8A1D"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class Dog extends Animal {</w:t>
      </w:r>
    </w:p>
    <w:p w:rsidRPr="00AB5184" w:rsidR="00AB5184" w:rsidP="00AB5184" w:rsidRDefault="00AB5184" w14:paraId="4A51656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 xml:space="preserve">    void </w:t>
      </w:r>
      <w:proofErr w:type="gramStart"/>
      <w:r w:rsidRPr="00AB5184">
        <w:rPr>
          <w:rFonts w:eastAsia="Times New Roman" w:cs="Times New Roman"/>
          <w:kern w:val="0"/>
          <w:sz w:val="24"/>
          <w:szCs w:val="24"/>
          <w:highlight w:val="darkGray"/>
          <w:lang w:eastAsia="en-PH"/>
          <w14:ligatures w14:val="none"/>
        </w:rPr>
        <w:t>bark(</w:t>
      </w:r>
      <w:proofErr w:type="gramEnd"/>
      <w:r w:rsidRPr="00AB5184">
        <w:rPr>
          <w:rFonts w:eastAsia="Times New Roman" w:cs="Times New Roman"/>
          <w:kern w:val="0"/>
          <w:sz w:val="24"/>
          <w:szCs w:val="24"/>
          <w:highlight w:val="darkGray"/>
          <w:lang w:eastAsia="en-PH"/>
          <w14:ligatures w14:val="none"/>
        </w:rPr>
        <w:t>) {</w:t>
      </w:r>
    </w:p>
    <w:p w:rsidRPr="00AB5184" w:rsidR="00AB5184" w:rsidP="00AB5184" w:rsidRDefault="00AB5184" w14:paraId="2FAB3B5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 xml:space="preserve">        </w:t>
      </w:r>
      <w:proofErr w:type="spellStart"/>
      <w:r w:rsidRPr="00AB5184">
        <w:rPr>
          <w:rFonts w:eastAsia="Times New Roman" w:cs="Times New Roman"/>
          <w:kern w:val="0"/>
          <w:sz w:val="24"/>
          <w:szCs w:val="24"/>
          <w:highlight w:val="darkGray"/>
          <w:lang w:eastAsia="en-PH"/>
          <w14:ligatures w14:val="none"/>
        </w:rPr>
        <w:t>System.out.println</w:t>
      </w:r>
      <w:proofErr w:type="spellEnd"/>
      <w:r w:rsidRPr="00AB5184">
        <w:rPr>
          <w:rFonts w:eastAsia="Times New Roman" w:cs="Times New Roman"/>
          <w:kern w:val="0"/>
          <w:sz w:val="24"/>
          <w:szCs w:val="24"/>
          <w:highlight w:val="darkGray"/>
          <w:lang w:eastAsia="en-PH"/>
          <w14:ligatures w14:val="none"/>
        </w:rPr>
        <w:t>("The dog barks loudly."</w:t>
      </w:r>
      <w:proofErr w:type="gramStart"/>
      <w:r w:rsidRPr="00AB5184">
        <w:rPr>
          <w:rFonts w:eastAsia="Times New Roman" w:cs="Times New Roman"/>
          <w:kern w:val="0"/>
          <w:sz w:val="24"/>
          <w:szCs w:val="24"/>
          <w:highlight w:val="darkGray"/>
          <w:lang w:eastAsia="en-PH"/>
          <w14:ligatures w14:val="none"/>
        </w:rPr>
        <w:t>);</w:t>
      </w:r>
      <w:proofErr w:type="gramEnd"/>
    </w:p>
    <w:p w:rsidRPr="00AB5184" w:rsidR="00AB5184" w:rsidP="00AB5184" w:rsidRDefault="00AB5184" w14:paraId="5710512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 xml:space="preserve">    }</w:t>
      </w:r>
    </w:p>
    <w:p w:rsidRPr="00AB5184" w:rsidR="00AB5184" w:rsidP="00AB5184" w:rsidRDefault="00AB5184" w14:paraId="2806D34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w:t>
      </w:r>
    </w:p>
    <w:p w:rsidRPr="00AB5184" w:rsidR="00AB5184" w:rsidP="00AB5184" w:rsidRDefault="00AB5184" w14:paraId="28E46A3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AB5184" w:rsidR="00AB5184" w:rsidP="00AB5184" w:rsidRDefault="00AB5184" w14:paraId="5DCC946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public class Main {</w:t>
      </w:r>
    </w:p>
    <w:p w:rsidRPr="00AB5184" w:rsidR="00AB5184" w:rsidP="00AB5184" w:rsidRDefault="00AB5184" w14:paraId="0C652E8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 xml:space="preserve">    public static void </w:t>
      </w:r>
      <w:proofErr w:type="gramStart"/>
      <w:r w:rsidRPr="00AB5184">
        <w:rPr>
          <w:rFonts w:eastAsia="Times New Roman" w:cs="Times New Roman"/>
          <w:kern w:val="0"/>
          <w:sz w:val="24"/>
          <w:szCs w:val="24"/>
          <w:highlight w:val="darkGray"/>
          <w:lang w:eastAsia="en-PH"/>
          <w14:ligatures w14:val="none"/>
        </w:rPr>
        <w:t>main(String[</w:t>
      </w:r>
      <w:proofErr w:type="gramEnd"/>
      <w:r w:rsidRPr="00AB5184">
        <w:rPr>
          <w:rFonts w:eastAsia="Times New Roman" w:cs="Times New Roman"/>
          <w:kern w:val="0"/>
          <w:sz w:val="24"/>
          <w:szCs w:val="24"/>
          <w:highlight w:val="darkGray"/>
          <w:lang w:eastAsia="en-PH"/>
          <w14:ligatures w14:val="none"/>
        </w:rPr>
        <w:t xml:space="preserve">] </w:t>
      </w:r>
      <w:proofErr w:type="spellStart"/>
      <w:r w:rsidRPr="00AB5184">
        <w:rPr>
          <w:rFonts w:eastAsia="Times New Roman" w:cs="Times New Roman"/>
          <w:kern w:val="0"/>
          <w:sz w:val="24"/>
          <w:szCs w:val="24"/>
          <w:highlight w:val="darkGray"/>
          <w:lang w:eastAsia="en-PH"/>
          <w14:ligatures w14:val="none"/>
        </w:rPr>
        <w:t>args</w:t>
      </w:r>
      <w:proofErr w:type="spellEnd"/>
      <w:r w:rsidRPr="00AB5184">
        <w:rPr>
          <w:rFonts w:eastAsia="Times New Roman" w:cs="Times New Roman"/>
          <w:kern w:val="0"/>
          <w:sz w:val="24"/>
          <w:szCs w:val="24"/>
          <w:highlight w:val="darkGray"/>
          <w:lang w:eastAsia="en-PH"/>
          <w14:ligatures w14:val="none"/>
        </w:rPr>
        <w:t>) {</w:t>
      </w:r>
    </w:p>
    <w:p w:rsidRPr="00AB5184" w:rsidR="00AB5184" w:rsidP="00AB5184" w:rsidRDefault="00AB5184" w14:paraId="20B58F2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 xml:space="preserve">        Dog </w:t>
      </w:r>
      <w:proofErr w:type="spellStart"/>
      <w:r w:rsidRPr="00AB5184">
        <w:rPr>
          <w:rFonts w:eastAsia="Times New Roman" w:cs="Times New Roman"/>
          <w:kern w:val="0"/>
          <w:sz w:val="24"/>
          <w:szCs w:val="24"/>
          <w:highlight w:val="darkGray"/>
          <w:lang w:eastAsia="en-PH"/>
          <w14:ligatures w14:val="none"/>
        </w:rPr>
        <w:t>myDog</w:t>
      </w:r>
      <w:proofErr w:type="spellEnd"/>
      <w:r w:rsidRPr="00AB5184">
        <w:rPr>
          <w:rFonts w:eastAsia="Times New Roman" w:cs="Times New Roman"/>
          <w:kern w:val="0"/>
          <w:sz w:val="24"/>
          <w:szCs w:val="24"/>
          <w:highlight w:val="darkGray"/>
          <w:lang w:eastAsia="en-PH"/>
          <w14:ligatures w14:val="none"/>
        </w:rPr>
        <w:t xml:space="preserve"> = new </w:t>
      </w:r>
      <w:proofErr w:type="gramStart"/>
      <w:r w:rsidRPr="00AB5184">
        <w:rPr>
          <w:rFonts w:eastAsia="Times New Roman" w:cs="Times New Roman"/>
          <w:kern w:val="0"/>
          <w:sz w:val="24"/>
          <w:szCs w:val="24"/>
          <w:highlight w:val="darkGray"/>
          <w:lang w:eastAsia="en-PH"/>
          <w14:ligatures w14:val="none"/>
        </w:rPr>
        <w:t>Dog();</w:t>
      </w:r>
      <w:proofErr w:type="gramEnd"/>
    </w:p>
    <w:p w:rsidRPr="00AB5184" w:rsidR="00AB5184" w:rsidP="00AB5184" w:rsidRDefault="00AB5184" w14:paraId="7040F2C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 xml:space="preserve">        </w:t>
      </w:r>
      <w:proofErr w:type="spellStart"/>
      <w:proofErr w:type="gramStart"/>
      <w:r w:rsidRPr="00AB5184">
        <w:rPr>
          <w:rFonts w:eastAsia="Times New Roman" w:cs="Times New Roman"/>
          <w:kern w:val="0"/>
          <w:sz w:val="24"/>
          <w:szCs w:val="24"/>
          <w:highlight w:val="darkGray"/>
          <w:lang w:eastAsia="en-PH"/>
          <w14:ligatures w14:val="none"/>
        </w:rPr>
        <w:t>myDog.eat</w:t>
      </w:r>
      <w:proofErr w:type="spellEnd"/>
      <w:r w:rsidRPr="00AB5184">
        <w:rPr>
          <w:rFonts w:eastAsia="Times New Roman" w:cs="Times New Roman"/>
          <w:kern w:val="0"/>
          <w:sz w:val="24"/>
          <w:szCs w:val="24"/>
          <w:highlight w:val="darkGray"/>
          <w:lang w:eastAsia="en-PH"/>
          <w14:ligatures w14:val="none"/>
        </w:rPr>
        <w:t>();  /</w:t>
      </w:r>
      <w:proofErr w:type="gramEnd"/>
      <w:r w:rsidRPr="00AB5184">
        <w:rPr>
          <w:rFonts w:eastAsia="Times New Roman" w:cs="Times New Roman"/>
          <w:kern w:val="0"/>
          <w:sz w:val="24"/>
          <w:szCs w:val="24"/>
          <w:highlight w:val="darkGray"/>
          <w:lang w:eastAsia="en-PH"/>
          <w14:ligatures w14:val="none"/>
        </w:rPr>
        <w:t>/ inherited from Animal</w:t>
      </w:r>
    </w:p>
    <w:p w:rsidRPr="00AB5184" w:rsidR="00AB5184" w:rsidP="00AB5184" w:rsidRDefault="00AB5184" w14:paraId="06ADA31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 xml:space="preserve">        </w:t>
      </w:r>
      <w:proofErr w:type="spellStart"/>
      <w:r w:rsidRPr="00AB5184">
        <w:rPr>
          <w:rFonts w:eastAsia="Times New Roman" w:cs="Times New Roman"/>
          <w:kern w:val="0"/>
          <w:sz w:val="24"/>
          <w:szCs w:val="24"/>
          <w:highlight w:val="darkGray"/>
          <w:lang w:eastAsia="en-PH"/>
          <w14:ligatures w14:val="none"/>
        </w:rPr>
        <w:t>myDog.bark</w:t>
      </w:r>
      <w:proofErr w:type="spellEnd"/>
      <w:r w:rsidRPr="00AB5184">
        <w:rPr>
          <w:rFonts w:eastAsia="Times New Roman" w:cs="Times New Roman"/>
          <w:kern w:val="0"/>
          <w:sz w:val="24"/>
          <w:szCs w:val="24"/>
          <w:highlight w:val="darkGray"/>
          <w:lang w:eastAsia="en-PH"/>
          <w14:ligatures w14:val="none"/>
        </w:rPr>
        <w:t>(); // defined in Dog</w:t>
      </w:r>
    </w:p>
    <w:p w:rsidRPr="00AB5184" w:rsidR="00AB5184" w:rsidP="00AB5184" w:rsidRDefault="00AB5184" w14:paraId="4E558BA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AB5184">
        <w:rPr>
          <w:rFonts w:eastAsia="Times New Roman" w:cs="Times New Roman"/>
          <w:kern w:val="0"/>
          <w:sz w:val="24"/>
          <w:szCs w:val="24"/>
          <w:highlight w:val="darkGray"/>
          <w:lang w:eastAsia="en-PH"/>
          <w14:ligatures w14:val="none"/>
        </w:rPr>
        <w:t xml:space="preserve">    }</w:t>
      </w:r>
    </w:p>
    <w:p w:rsidR="00AB5184" w:rsidP="00AB5184" w:rsidRDefault="00AB5184" w14:paraId="0CE912B0" w14:textId="42DA9221">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AB5184">
        <w:rPr>
          <w:rFonts w:eastAsia="Times New Roman" w:cs="Times New Roman"/>
          <w:kern w:val="0"/>
          <w:sz w:val="24"/>
          <w:szCs w:val="24"/>
          <w:highlight w:val="darkGray"/>
          <w:lang w:eastAsia="en-PH"/>
          <w14:ligatures w14:val="none"/>
        </w:rPr>
        <w:t>}</w:t>
      </w:r>
    </w:p>
    <w:p w:rsidRPr="007F2C15" w:rsidR="00AB5184" w:rsidP="00AB5184" w:rsidRDefault="00AB5184" w14:paraId="65962A04" w14:textId="13031DB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7F2C15">
        <w:rPr>
          <w:rFonts w:eastAsia="Times New Roman" w:cs="Times New Roman"/>
          <w:b/>
          <w:bCs/>
          <w:kern w:val="0"/>
          <w:sz w:val="24"/>
          <w:szCs w:val="24"/>
          <w:lang w:eastAsia="en-PH"/>
          <w14:ligatures w14:val="none"/>
        </w:rPr>
        <w:t>Output:</w:t>
      </w:r>
    </w:p>
    <w:p w:rsidRPr="00380AC8" w:rsidR="00380AC8" w:rsidP="00380AC8" w:rsidRDefault="00380AC8" w14:paraId="3A559CF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380AC8">
        <w:rPr>
          <w:rFonts w:eastAsia="Times New Roman" w:cs="Times New Roman"/>
          <w:kern w:val="0"/>
          <w:sz w:val="24"/>
          <w:szCs w:val="24"/>
          <w:highlight w:val="darkGray"/>
          <w:lang w:eastAsia="en-PH"/>
          <w14:ligatures w14:val="none"/>
        </w:rPr>
        <w:t>This animal eats food.</w:t>
      </w:r>
    </w:p>
    <w:p w:rsidR="00AB5184" w:rsidP="00380AC8" w:rsidRDefault="00380AC8" w14:paraId="4BE2FD89" w14:textId="017399E8">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380AC8">
        <w:rPr>
          <w:rFonts w:eastAsia="Times New Roman" w:cs="Times New Roman"/>
          <w:kern w:val="0"/>
          <w:sz w:val="24"/>
          <w:szCs w:val="24"/>
          <w:highlight w:val="darkGray"/>
          <w:lang w:eastAsia="en-PH"/>
          <w14:ligatures w14:val="none"/>
        </w:rPr>
        <w:t>The dog barks loudly.</w:t>
      </w:r>
    </w:p>
    <w:p w:rsidR="00380AC8" w:rsidP="00380AC8" w:rsidRDefault="00380AC8" w14:paraId="754017E2"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4B394B" w:rsidR="007B2726" w:rsidP="00167228" w:rsidRDefault="00380AC8" w14:paraId="2F301937" w14:textId="2CD1102E">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7F2C15">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380AC8">
        <w:rPr>
          <w:rFonts w:eastAsia="Times New Roman" w:cs="Times New Roman"/>
          <w:kern w:val="0"/>
          <w:sz w:val="24"/>
          <w:szCs w:val="24"/>
          <w:lang w:eastAsia="en-PH"/>
          <w14:ligatures w14:val="none"/>
        </w:rPr>
        <w:t xml:space="preserve">In this example, the class </w:t>
      </w:r>
      <w:r w:rsidRPr="007F2C15">
        <w:rPr>
          <w:rFonts w:eastAsia="Times New Roman" w:cs="Times New Roman"/>
          <w:kern w:val="0"/>
          <w:sz w:val="24"/>
          <w:szCs w:val="24"/>
          <w:highlight w:val="darkGray"/>
          <w:lang w:eastAsia="en-PH"/>
          <w14:ligatures w14:val="none"/>
        </w:rPr>
        <w:t>Dog</w:t>
      </w:r>
      <w:r w:rsidRPr="00380AC8">
        <w:rPr>
          <w:rFonts w:eastAsia="Times New Roman" w:cs="Times New Roman"/>
          <w:kern w:val="0"/>
          <w:sz w:val="24"/>
          <w:szCs w:val="24"/>
          <w:lang w:eastAsia="en-PH"/>
          <w14:ligatures w14:val="none"/>
        </w:rPr>
        <w:t xml:space="preserve"> </w:t>
      </w:r>
      <w:r w:rsidRPr="00380AC8">
        <w:rPr>
          <w:rFonts w:eastAsia="Times New Roman" w:cs="Times New Roman"/>
          <w:b/>
          <w:bCs/>
          <w:kern w:val="0"/>
          <w:sz w:val="24"/>
          <w:szCs w:val="24"/>
          <w:lang w:eastAsia="en-PH"/>
          <w14:ligatures w14:val="none"/>
        </w:rPr>
        <w:t>extends</w:t>
      </w:r>
      <w:r w:rsidRPr="00380AC8">
        <w:rPr>
          <w:rFonts w:eastAsia="Times New Roman" w:cs="Times New Roman"/>
          <w:kern w:val="0"/>
          <w:sz w:val="24"/>
          <w:szCs w:val="24"/>
          <w:lang w:eastAsia="en-PH"/>
          <w14:ligatures w14:val="none"/>
        </w:rPr>
        <w:t xml:space="preserve"> the class </w:t>
      </w:r>
      <w:r w:rsidRPr="007F2C15">
        <w:rPr>
          <w:rFonts w:eastAsia="Times New Roman" w:cs="Times New Roman"/>
          <w:kern w:val="0"/>
          <w:sz w:val="24"/>
          <w:szCs w:val="24"/>
          <w:highlight w:val="darkGray"/>
          <w:lang w:eastAsia="en-PH"/>
          <w14:ligatures w14:val="none"/>
        </w:rPr>
        <w:t>Animal</w:t>
      </w:r>
      <w:r w:rsidRPr="00380AC8">
        <w:rPr>
          <w:rFonts w:eastAsia="Times New Roman" w:cs="Times New Roman"/>
          <w:kern w:val="0"/>
          <w:sz w:val="24"/>
          <w:szCs w:val="24"/>
          <w:lang w:eastAsia="en-PH"/>
          <w14:ligatures w14:val="none"/>
        </w:rPr>
        <w:t xml:space="preserve">, meaning it automatically inherits the </w:t>
      </w:r>
      <w:proofErr w:type="gramStart"/>
      <w:r w:rsidRPr="007F2C15">
        <w:rPr>
          <w:rFonts w:eastAsia="Times New Roman" w:cs="Times New Roman"/>
          <w:kern w:val="0"/>
          <w:sz w:val="24"/>
          <w:szCs w:val="24"/>
          <w:highlight w:val="darkGray"/>
          <w:lang w:eastAsia="en-PH"/>
          <w14:ligatures w14:val="none"/>
        </w:rPr>
        <w:t>eat(</w:t>
      </w:r>
      <w:proofErr w:type="gramEnd"/>
      <w:r w:rsidRPr="007F2C15">
        <w:rPr>
          <w:rFonts w:eastAsia="Times New Roman" w:cs="Times New Roman"/>
          <w:kern w:val="0"/>
          <w:sz w:val="24"/>
          <w:szCs w:val="24"/>
          <w:highlight w:val="darkGray"/>
          <w:lang w:eastAsia="en-PH"/>
          <w14:ligatures w14:val="none"/>
        </w:rPr>
        <w:t>)</w:t>
      </w:r>
      <w:r w:rsidRPr="00380AC8">
        <w:rPr>
          <w:rFonts w:eastAsia="Times New Roman" w:cs="Times New Roman"/>
          <w:kern w:val="0"/>
          <w:sz w:val="24"/>
          <w:szCs w:val="24"/>
          <w:lang w:eastAsia="en-PH"/>
          <w14:ligatures w14:val="none"/>
        </w:rPr>
        <w:t xml:space="preserve"> method. The </w:t>
      </w:r>
      <w:r w:rsidRPr="007F2C15">
        <w:rPr>
          <w:rFonts w:eastAsia="Times New Roman" w:cs="Times New Roman"/>
          <w:kern w:val="0"/>
          <w:sz w:val="24"/>
          <w:szCs w:val="24"/>
          <w:highlight w:val="darkGray"/>
          <w:lang w:eastAsia="en-PH"/>
          <w14:ligatures w14:val="none"/>
        </w:rPr>
        <w:t>Dog</w:t>
      </w:r>
      <w:r w:rsidRPr="00380AC8">
        <w:rPr>
          <w:rFonts w:eastAsia="Times New Roman" w:cs="Times New Roman"/>
          <w:kern w:val="0"/>
          <w:sz w:val="24"/>
          <w:szCs w:val="24"/>
          <w:lang w:eastAsia="en-PH"/>
          <w14:ligatures w14:val="none"/>
        </w:rPr>
        <w:t xml:space="preserve"> class also has its own unique method, </w:t>
      </w:r>
      <w:proofErr w:type="gramStart"/>
      <w:r w:rsidRPr="007F2C15">
        <w:rPr>
          <w:rFonts w:eastAsia="Times New Roman" w:cs="Times New Roman"/>
          <w:kern w:val="0"/>
          <w:sz w:val="24"/>
          <w:szCs w:val="24"/>
          <w:highlight w:val="darkGray"/>
          <w:lang w:eastAsia="en-PH"/>
          <w14:ligatures w14:val="none"/>
        </w:rPr>
        <w:t>bark(</w:t>
      </w:r>
      <w:proofErr w:type="gramEnd"/>
      <w:r w:rsidRPr="007F2C15">
        <w:rPr>
          <w:rFonts w:eastAsia="Times New Roman" w:cs="Times New Roman"/>
          <w:kern w:val="0"/>
          <w:sz w:val="24"/>
          <w:szCs w:val="24"/>
          <w:highlight w:val="darkGray"/>
          <w:lang w:eastAsia="en-PH"/>
          <w14:ligatures w14:val="none"/>
        </w:rPr>
        <w:t>)</w:t>
      </w:r>
      <w:r w:rsidRPr="00380AC8">
        <w:rPr>
          <w:rFonts w:eastAsia="Times New Roman" w:cs="Times New Roman"/>
          <w:kern w:val="0"/>
          <w:sz w:val="24"/>
          <w:szCs w:val="24"/>
          <w:lang w:eastAsia="en-PH"/>
          <w14:ligatures w14:val="none"/>
        </w:rPr>
        <w:t xml:space="preserve">. This shows how inheritance lets a subclass use all the features of its parent while </w:t>
      </w:r>
      <w:r w:rsidRPr="00380AC8">
        <w:rPr>
          <w:rFonts w:eastAsia="Times New Roman" w:cs="Times New Roman"/>
          <w:kern w:val="0"/>
          <w:sz w:val="24"/>
          <w:szCs w:val="24"/>
          <w:lang w:eastAsia="en-PH"/>
          <w14:ligatures w14:val="none"/>
        </w:rPr>
        <w:t xml:space="preserve">still being able to add new ones. The </w:t>
      </w:r>
      <w:r w:rsidRPr="007F2C15">
        <w:rPr>
          <w:rFonts w:eastAsia="Times New Roman" w:cs="Times New Roman"/>
          <w:b/>
          <w:bCs/>
          <w:kern w:val="0"/>
          <w:sz w:val="24"/>
          <w:szCs w:val="24"/>
          <w:highlight w:val="darkGray"/>
          <w:lang w:eastAsia="en-PH"/>
          <w14:ligatures w14:val="none"/>
        </w:rPr>
        <w:t>extends</w:t>
      </w:r>
      <w:r w:rsidRPr="00380AC8">
        <w:rPr>
          <w:rFonts w:eastAsia="Times New Roman" w:cs="Times New Roman"/>
          <w:b/>
          <w:bCs/>
          <w:kern w:val="0"/>
          <w:sz w:val="24"/>
          <w:szCs w:val="24"/>
          <w:lang w:eastAsia="en-PH"/>
          <w14:ligatures w14:val="none"/>
        </w:rPr>
        <w:t xml:space="preserve"> keyword</w:t>
      </w:r>
      <w:r w:rsidRPr="00380AC8">
        <w:rPr>
          <w:rFonts w:eastAsia="Times New Roman" w:cs="Times New Roman"/>
          <w:kern w:val="0"/>
          <w:sz w:val="24"/>
          <w:szCs w:val="24"/>
          <w:lang w:eastAsia="en-PH"/>
          <w14:ligatures w14:val="none"/>
        </w:rPr>
        <w:t xml:space="preserve"> is the key to linking both classes in an inheritance relationship.</w:t>
      </w:r>
    </w:p>
    <w:p w:rsidR="007B2726" w:rsidP="005E4004" w:rsidRDefault="007B2726" w14:paraId="467308C0" w14:textId="57FA878A">
      <w:pPr>
        <w:pStyle w:val="ListParagraph"/>
        <w:numPr>
          <w:ilvl w:val="0"/>
          <w:numId w:val="64"/>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Single In</w:t>
      </w:r>
      <w:r w:rsidR="00560380">
        <w:rPr>
          <w:rFonts w:eastAsia="Times New Roman" w:cs="Times New Roman"/>
          <w:b/>
          <w:bCs/>
          <w:kern w:val="0"/>
          <w:sz w:val="24"/>
          <w:szCs w:val="24"/>
          <w:lang w:eastAsia="en-PH"/>
          <w14:ligatures w14:val="none"/>
        </w:rPr>
        <w:t>heritance Example</w:t>
      </w:r>
    </w:p>
    <w:p w:rsidR="00BE0B9B" w:rsidP="00BE0B9B" w:rsidRDefault="00560380" w14:paraId="752F623A" w14:textId="672CCB60">
      <w:pPr>
        <w:pStyle w:val="ListParagraph"/>
        <w:numPr>
          <w:ilvl w:val="0"/>
          <w:numId w:val="15"/>
        </w:numPr>
        <w:spacing w:before="100" w:beforeAutospacing="1" w:after="100" w:afterAutospacing="1" w:line="240" w:lineRule="auto"/>
        <w:rPr>
          <w:rFonts w:eastAsia="Times New Roman" w:cs="Times New Roman"/>
          <w:b/>
          <w:bCs/>
          <w:kern w:val="0"/>
          <w:sz w:val="24"/>
          <w:szCs w:val="24"/>
          <w:lang w:eastAsia="en-PH"/>
          <w14:ligatures w14:val="none"/>
        </w:rPr>
      </w:pPr>
      <w:r w:rsidRPr="00560380">
        <w:rPr>
          <w:rFonts w:eastAsia="Times New Roman" w:cs="Times New Roman"/>
          <w:kern w:val="0"/>
          <w:sz w:val="24"/>
          <w:szCs w:val="24"/>
          <w:lang w:eastAsia="en-PH"/>
          <w14:ligatures w14:val="none"/>
        </w:rPr>
        <w:t>Java supports single inheritance, which means a class can inherit from only one parent class. This prevents confusion and keeps class relationships clear and simple. A child class can also pass its inherited features to its own child, creating a chain of inheritance. This builds a hierarchy that represents real-world relationships in an organized way</w:t>
      </w:r>
      <w:r w:rsidRPr="00560380">
        <w:rPr>
          <w:rFonts w:eastAsia="Times New Roman" w:cs="Times New Roman"/>
          <w:b/>
          <w:bCs/>
          <w:kern w:val="0"/>
          <w:sz w:val="24"/>
          <w:szCs w:val="24"/>
          <w:lang w:eastAsia="en-PH"/>
          <w14:ligatures w14:val="none"/>
        </w:rPr>
        <w:t>.</w:t>
      </w:r>
    </w:p>
    <w:p w:rsidR="00BE0B9B" w:rsidP="00BE0B9B" w:rsidRDefault="00BE0B9B" w14:paraId="0D439080" w14:textId="0F50CD70">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Sample code:</w:t>
      </w:r>
    </w:p>
    <w:p w:rsidRPr="00BE0B9B" w:rsidR="00BE0B9B" w:rsidP="00BE0B9B" w:rsidRDefault="00BE0B9B" w14:paraId="30BED9B7"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class Animal {</w:t>
      </w:r>
    </w:p>
    <w:p w:rsidRPr="00BE0B9B" w:rsidR="00BE0B9B" w:rsidP="00BE0B9B" w:rsidRDefault="00BE0B9B" w14:paraId="24B3079E"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void </w:t>
      </w:r>
      <w:proofErr w:type="gramStart"/>
      <w:r w:rsidRPr="00BE0B9B">
        <w:rPr>
          <w:rFonts w:eastAsia="Times New Roman" w:cs="Times New Roman"/>
          <w:kern w:val="0"/>
          <w:sz w:val="24"/>
          <w:szCs w:val="24"/>
          <w:highlight w:val="darkGray"/>
          <w:lang w:eastAsia="en-PH"/>
          <w14:ligatures w14:val="none"/>
        </w:rPr>
        <w:t>eat(</w:t>
      </w:r>
      <w:proofErr w:type="gramEnd"/>
      <w:r w:rsidRPr="00BE0B9B">
        <w:rPr>
          <w:rFonts w:eastAsia="Times New Roman" w:cs="Times New Roman"/>
          <w:kern w:val="0"/>
          <w:sz w:val="24"/>
          <w:szCs w:val="24"/>
          <w:highlight w:val="darkGray"/>
          <w:lang w:eastAsia="en-PH"/>
          <w14:ligatures w14:val="none"/>
        </w:rPr>
        <w:t>) {</w:t>
      </w:r>
    </w:p>
    <w:p w:rsidRPr="00BE0B9B" w:rsidR="00BE0B9B" w:rsidP="00BE0B9B" w:rsidRDefault="00BE0B9B" w14:paraId="0337EC7A"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w:t>
      </w:r>
      <w:proofErr w:type="spellStart"/>
      <w:r w:rsidRPr="00BE0B9B">
        <w:rPr>
          <w:rFonts w:eastAsia="Times New Roman" w:cs="Times New Roman"/>
          <w:kern w:val="0"/>
          <w:sz w:val="24"/>
          <w:szCs w:val="24"/>
          <w:highlight w:val="darkGray"/>
          <w:lang w:eastAsia="en-PH"/>
          <w14:ligatures w14:val="none"/>
        </w:rPr>
        <w:t>System.out.println</w:t>
      </w:r>
      <w:proofErr w:type="spellEnd"/>
      <w:r w:rsidRPr="00BE0B9B">
        <w:rPr>
          <w:rFonts w:eastAsia="Times New Roman" w:cs="Times New Roman"/>
          <w:kern w:val="0"/>
          <w:sz w:val="24"/>
          <w:szCs w:val="24"/>
          <w:highlight w:val="darkGray"/>
          <w:lang w:eastAsia="en-PH"/>
          <w14:ligatures w14:val="none"/>
        </w:rPr>
        <w:t>("Animals eat food."</w:t>
      </w:r>
      <w:proofErr w:type="gramStart"/>
      <w:r w:rsidRPr="00BE0B9B">
        <w:rPr>
          <w:rFonts w:eastAsia="Times New Roman" w:cs="Times New Roman"/>
          <w:kern w:val="0"/>
          <w:sz w:val="24"/>
          <w:szCs w:val="24"/>
          <w:highlight w:val="darkGray"/>
          <w:lang w:eastAsia="en-PH"/>
          <w14:ligatures w14:val="none"/>
        </w:rPr>
        <w:t>);</w:t>
      </w:r>
      <w:proofErr w:type="gramEnd"/>
    </w:p>
    <w:p w:rsidRPr="00BE0B9B" w:rsidR="00BE0B9B" w:rsidP="00BE0B9B" w:rsidRDefault="00BE0B9B" w14:paraId="1377C104"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w:t>
      </w:r>
    </w:p>
    <w:p w:rsidRPr="00BE0B9B" w:rsidR="00BE0B9B" w:rsidP="00BE0B9B" w:rsidRDefault="00BE0B9B" w14:paraId="74346EE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w:t>
      </w:r>
    </w:p>
    <w:p w:rsidRPr="00BE0B9B" w:rsidR="00BE0B9B" w:rsidP="00BE0B9B" w:rsidRDefault="00BE0B9B" w14:paraId="1A8E6F9A"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BE0B9B" w:rsidR="00BE0B9B" w:rsidP="00BE0B9B" w:rsidRDefault="00BE0B9B" w14:paraId="655C33E5"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class Mammal extends Animal {</w:t>
      </w:r>
    </w:p>
    <w:p w:rsidRPr="00BE0B9B" w:rsidR="00BE0B9B" w:rsidP="00BE0B9B" w:rsidRDefault="00BE0B9B" w14:paraId="1D3FC6F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void </w:t>
      </w:r>
      <w:proofErr w:type="gramStart"/>
      <w:r w:rsidRPr="00BE0B9B">
        <w:rPr>
          <w:rFonts w:eastAsia="Times New Roman" w:cs="Times New Roman"/>
          <w:kern w:val="0"/>
          <w:sz w:val="24"/>
          <w:szCs w:val="24"/>
          <w:highlight w:val="darkGray"/>
          <w:lang w:eastAsia="en-PH"/>
          <w14:ligatures w14:val="none"/>
        </w:rPr>
        <w:t>walk(</w:t>
      </w:r>
      <w:proofErr w:type="gramEnd"/>
      <w:r w:rsidRPr="00BE0B9B">
        <w:rPr>
          <w:rFonts w:eastAsia="Times New Roman" w:cs="Times New Roman"/>
          <w:kern w:val="0"/>
          <w:sz w:val="24"/>
          <w:szCs w:val="24"/>
          <w:highlight w:val="darkGray"/>
          <w:lang w:eastAsia="en-PH"/>
          <w14:ligatures w14:val="none"/>
        </w:rPr>
        <w:t>) {</w:t>
      </w:r>
    </w:p>
    <w:p w:rsidRPr="00BE0B9B" w:rsidR="00BE0B9B" w:rsidP="00BE0B9B" w:rsidRDefault="00BE0B9B" w14:paraId="32BFAA7F"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w:t>
      </w:r>
      <w:proofErr w:type="spellStart"/>
      <w:r w:rsidRPr="00BE0B9B">
        <w:rPr>
          <w:rFonts w:eastAsia="Times New Roman" w:cs="Times New Roman"/>
          <w:kern w:val="0"/>
          <w:sz w:val="24"/>
          <w:szCs w:val="24"/>
          <w:highlight w:val="darkGray"/>
          <w:lang w:eastAsia="en-PH"/>
          <w14:ligatures w14:val="none"/>
        </w:rPr>
        <w:t>System.out.println</w:t>
      </w:r>
      <w:proofErr w:type="spellEnd"/>
      <w:r w:rsidRPr="00BE0B9B">
        <w:rPr>
          <w:rFonts w:eastAsia="Times New Roman" w:cs="Times New Roman"/>
          <w:kern w:val="0"/>
          <w:sz w:val="24"/>
          <w:szCs w:val="24"/>
          <w:highlight w:val="darkGray"/>
          <w:lang w:eastAsia="en-PH"/>
          <w14:ligatures w14:val="none"/>
        </w:rPr>
        <w:t>("Mammals can walk."</w:t>
      </w:r>
      <w:proofErr w:type="gramStart"/>
      <w:r w:rsidRPr="00BE0B9B">
        <w:rPr>
          <w:rFonts w:eastAsia="Times New Roman" w:cs="Times New Roman"/>
          <w:kern w:val="0"/>
          <w:sz w:val="24"/>
          <w:szCs w:val="24"/>
          <w:highlight w:val="darkGray"/>
          <w:lang w:eastAsia="en-PH"/>
          <w14:ligatures w14:val="none"/>
        </w:rPr>
        <w:t>);</w:t>
      </w:r>
      <w:proofErr w:type="gramEnd"/>
    </w:p>
    <w:p w:rsidRPr="00BE0B9B" w:rsidR="00BE0B9B" w:rsidP="00BE0B9B" w:rsidRDefault="00BE0B9B" w14:paraId="7DFCA4A6"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w:t>
      </w:r>
    </w:p>
    <w:p w:rsidRPr="00BE0B9B" w:rsidR="00BE0B9B" w:rsidP="00BE0B9B" w:rsidRDefault="00BE0B9B" w14:paraId="60455E54"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w:t>
      </w:r>
    </w:p>
    <w:p w:rsidRPr="00BE0B9B" w:rsidR="00BE0B9B" w:rsidP="00BE0B9B" w:rsidRDefault="00BE0B9B" w14:paraId="60409741"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BE0B9B" w:rsidR="00BE0B9B" w:rsidP="00BE0B9B" w:rsidRDefault="00BE0B9B" w14:paraId="28F7712E"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class Dog extends Mammal {</w:t>
      </w:r>
    </w:p>
    <w:p w:rsidRPr="00BE0B9B" w:rsidR="00BE0B9B" w:rsidP="00BE0B9B" w:rsidRDefault="00BE0B9B" w14:paraId="37BDC003"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void </w:t>
      </w:r>
      <w:proofErr w:type="gramStart"/>
      <w:r w:rsidRPr="00BE0B9B">
        <w:rPr>
          <w:rFonts w:eastAsia="Times New Roman" w:cs="Times New Roman"/>
          <w:kern w:val="0"/>
          <w:sz w:val="24"/>
          <w:szCs w:val="24"/>
          <w:highlight w:val="darkGray"/>
          <w:lang w:eastAsia="en-PH"/>
          <w14:ligatures w14:val="none"/>
        </w:rPr>
        <w:t>bark(</w:t>
      </w:r>
      <w:proofErr w:type="gramEnd"/>
      <w:r w:rsidRPr="00BE0B9B">
        <w:rPr>
          <w:rFonts w:eastAsia="Times New Roman" w:cs="Times New Roman"/>
          <w:kern w:val="0"/>
          <w:sz w:val="24"/>
          <w:szCs w:val="24"/>
          <w:highlight w:val="darkGray"/>
          <w:lang w:eastAsia="en-PH"/>
          <w14:ligatures w14:val="none"/>
        </w:rPr>
        <w:t>) {</w:t>
      </w:r>
    </w:p>
    <w:p w:rsidRPr="00BE0B9B" w:rsidR="00BE0B9B" w:rsidP="00BE0B9B" w:rsidRDefault="00BE0B9B" w14:paraId="057C05D1"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w:t>
      </w:r>
      <w:proofErr w:type="spellStart"/>
      <w:r w:rsidRPr="00BE0B9B">
        <w:rPr>
          <w:rFonts w:eastAsia="Times New Roman" w:cs="Times New Roman"/>
          <w:kern w:val="0"/>
          <w:sz w:val="24"/>
          <w:szCs w:val="24"/>
          <w:highlight w:val="darkGray"/>
          <w:lang w:eastAsia="en-PH"/>
          <w14:ligatures w14:val="none"/>
        </w:rPr>
        <w:t>System.out.println</w:t>
      </w:r>
      <w:proofErr w:type="spellEnd"/>
      <w:r w:rsidRPr="00BE0B9B">
        <w:rPr>
          <w:rFonts w:eastAsia="Times New Roman" w:cs="Times New Roman"/>
          <w:kern w:val="0"/>
          <w:sz w:val="24"/>
          <w:szCs w:val="24"/>
          <w:highlight w:val="darkGray"/>
          <w:lang w:eastAsia="en-PH"/>
          <w14:ligatures w14:val="none"/>
        </w:rPr>
        <w:t>("Dogs bark!"</w:t>
      </w:r>
      <w:proofErr w:type="gramStart"/>
      <w:r w:rsidRPr="00BE0B9B">
        <w:rPr>
          <w:rFonts w:eastAsia="Times New Roman" w:cs="Times New Roman"/>
          <w:kern w:val="0"/>
          <w:sz w:val="24"/>
          <w:szCs w:val="24"/>
          <w:highlight w:val="darkGray"/>
          <w:lang w:eastAsia="en-PH"/>
          <w14:ligatures w14:val="none"/>
        </w:rPr>
        <w:t>);</w:t>
      </w:r>
      <w:proofErr w:type="gramEnd"/>
    </w:p>
    <w:p w:rsidRPr="00BE0B9B" w:rsidR="00BE0B9B" w:rsidP="00BE0B9B" w:rsidRDefault="00BE0B9B" w14:paraId="01F7C46C"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w:t>
      </w:r>
    </w:p>
    <w:p w:rsidRPr="00BE0B9B" w:rsidR="00BE0B9B" w:rsidP="00BE0B9B" w:rsidRDefault="00BE0B9B" w14:paraId="19371E21"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w:t>
      </w:r>
    </w:p>
    <w:p w:rsidRPr="00BE0B9B" w:rsidR="00BE0B9B" w:rsidP="00BE0B9B" w:rsidRDefault="00BE0B9B" w14:paraId="728BA8FC"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BE0B9B" w:rsidR="00BE0B9B" w:rsidP="00BE0B9B" w:rsidRDefault="00BE0B9B" w14:paraId="72DEC9F3"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public class Main {</w:t>
      </w:r>
    </w:p>
    <w:p w:rsidRPr="00BE0B9B" w:rsidR="00BE0B9B" w:rsidP="00BE0B9B" w:rsidRDefault="00BE0B9B" w14:paraId="67F65999"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public static void </w:t>
      </w:r>
      <w:proofErr w:type="gramStart"/>
      <w:r w:rsidRPr="00BE0B9B">
        <w:rPr>
          <w:rFonts w:eastAsia="Times New Roman" w:cs="Times New Roman"/>
          <w:kern w:val="0"/>
          <w:sz w:val="24"/>
          <w:szCs w:val="24"/>
          <w:highlight w:val="darkGray"/>
          <w:lang w:eastAsia="en-PH"/>
          <w14:ligatures w14:val="none"/>
        </w:rPr>
        <w:t>main(String[</w:t>
      </w:r>
      <w:proofErr w:type="gramEnd"/>
      <w:r w:rsidRPr="00BE0B9B">
        <w:rPr>
          <w:rFonts w:eastAsia="Times New Roman" w:cs="Times New Roman"/>
          <w:kern w:val="0"/>
          <w:sz w:val="24"/>
          <w:szCs w:val="24"/>
          <w:highlight w:val="darkGray"/>
          <w:lang w:eastAsia="en-PH"/>
          <w14:ligatures w14:val="none"/>
        </w:rPr>
        <w:t xml:space="preserve">] </w:t>
      </w:r>
      <w:proofErr w:type="spellStart"/>
      <w:r w:rsidRPr="00BE0B9B">
        <w:rPr>
          <w:rFonts w:eastAsia="Times New Roman" w:cs="Times New Roman"/>
          <w:kern w:val="0"/>
          <w:sz w:val="24"/>
          <w:szCs w:val="24"/>
          <w:highlight w:val="darkGray"/>
          <w:lang w:eastAsia="en-PH"/>
          <w14:ligatures w14:val="none"/>
        </w:rPr>
        <w:t>args</w:t>
      </w:r>
      <w:proofErr w:type="spellEnd"/>
      <w:r w:rsidRPr="00BE0B9B">
        <w:rPr>
          <w:rFonts w:eastAsia="Times New Roman" w:cs="Times New Roman"/>
          <w:kern w:val="0"/>
          <w:sz w:val="24"/>
          <w:szCs w:val="24"/>
          <w:highlight w:val="darkGray"/>
          <w:lang w:eastAsia="en-PH"/>
          <w14:ligatures w14:val="none"/>
        </w:rPr>
        <w:t>) {</w:t>
      </w:r>
    </w:p>
    <w:p w:rsidRPr="00BE0B9B" w:rsidR="00BE0B9B" w:rsidP="00BE0B9B" w:rsidRDefault="00BE0B9B" w14:paraId="70D83931"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Dog </w:t>
      </w:r>
      <w:proofErr w:type="spellStart"/>
      <w:r w:rsidRPr="00BE0B9B">
        <w:rPr>
          <w:rFonts w:eastAsia="Times New Roman" w:cs="Times New Roman"/>
          <w:kern w:val="0"/>
          <w:sz w:val="24"/>
          <w:szCs w:val="24"/>
          <w:highlight w:val="darkGray"/>
          <w:lang w:eastAsia="en-PH"/>
          <w14:ligatures w14:val="none"/>
        </w:rPr>
        <w:t>myDog</w:t>
      </w:r>
      <w:proofErr w:type="spellEnd"/>
      <w:r w:rsidRPr="00BE0B9B">
        <w:rPr>
          <w:rFonts w:eastAsia="Times New Roman" w:cs="Times New Roman"/>
          <w:kern w:val="0"/>
          <w:sz w:val="24"/>
          <w:szCs w:val="24"/>
          <w:highlight w:val="darkGray"/>
          <w:lang w:eastAsia="en-PH"/>
          <w14:ligatures w14:val="none"/>
        </w:rPr>
        <w:t xml:space="preserve"> = new </w:t>
      </w:r>
      <w:proofErr w:type="gramStart"/>
      <w:r w:rsidRPr="00BE0B9B">
        <w:rPr>
          <w:rFonts w:eastAsia="Times New Roman" w:cs="Times New Roman"/>
          <w:kern w:val="0"/>
          <w:sz w:val="24"/>
          <w:szCs w:val="24"/>
          <w:highlight w:val="darkGray"/>
          <w:lang w:eastAsia="en-PH"/>
          <w14:ligatures w14:val="none"/>
        </w:rPr>
        <w:t>Dog();</w:t>
      </w:r>
      <w:proofErr w:type="gramEnd"/>
    </w:p>
    <w:p w:rsidRPr="00BE0B9B" w:rsidR="00BE0B9B" w:rsidP="00BE0B9B" w:rsidRDefault="00BE0B9B" w14:paraId="3216FB3F"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w:t>
      </w:r>
      <w:proofErr w:type="spellStart"/>
      <w:proofErr w:type="gramStart"/>
      <w:r w:rsidRPr="00BE0B9B">
        <w:rPr>
          <w:rFonts w:eastAsia="Times New Roman" w:cs="Times New Roman"/>
          <w:kern w:val="0"/>
          <w:sz w:val="24"/>
          <w:szCs w:val="24"/>
          <w:highlight w:val="darkGray"/>
          <w:lang w:eastAsia="en-PH"/>
          <w14:ligatures w14:val="none"/>
        </w:rPr>
        <w:t>myDog.eat</w:t>
      </w:r>
      <w:proofErr w:type="spellEnd"/>
      <w:r w:rsidRPr="00BE0B9B">
        <w:rPr>
          <w:rFonts w:eastAsia="Times New Roman" w:cs="Times New Roman"/>
          <w:kern w:val="0"/>
          <w:sz w:val="24"/>
          <w:szCs w:val="24"/>
          <w:highlight w:val="darkGray"/>
          <w:lang w:eastAsia="en-PH"/>
          <w14:ligatures w14:val="none"/>
        </w:rPr>
        <w:t>();</w:t>
      </w:r>
      <w:proofErr w:type="gramEnd"/>
    </w:p>
    <w:p w:rsidRPr="00BE0B9B" w:rsidR="00BE0B9B" w:rsidP="00BE0B9B" w:rsidRDefault="00BE0B9B" w14:paraId="36B16FD6"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w:t>
      </w:r>
      <w:proofErr w:type="spellStart"/>
      <w:r w:rsidRPr="00BE0B9B">
        <w:rPr>
          <w:rFonts w:eastAsia="Times New Roman" w:cs="Times New Roman"/>
          <w:kern w:val="0"/>
          <w:sz w:val="24"/>
          <w:szCs w:val="24"/>
          <w:highlight w:val="darkGray"/>
          <w:lang w:eastAsia="en-PH"/>
          <w14:ligatures w14:val="none"/>
        </w:rPr>
        <w:t>myDog.walk</w:t>
      </w:r>
      <w:proofErr w:type="spellEnd"/>
      <w:r w:rsidRPr="00BE0B9B">
        <w:rPr>
          <w:rFonts w:eastAsia="Times New Roman" w:cs="Times New Roman"/>
          <w:kern w:val="0"/>
          <w:sz w:val="24"/>
          <w:szCs w:val="24"/>
          <w:highlight w:val="darkGray"/>
          <w:lang w:eastAsia="en-PH"/>
          <w14:ligatures w14:val="none"/>
        </w:rPr>
        <w:t>(</w:t>
      </w:r>
      <w:proofErr w:type="gramStart"/>
      <w:r w:rsidRPr="00BE0B9B">
        <w:rPr>
          <w:rFonts w:eastAsia="Times New Roman" w:cs="Times New Roman"/>
          <w:kern w:val="0"/>
          <w:sz w:val="24"/>
          <w:szCs w:val="24"/>
          <w:highlight w:val="darkGray"/>
          <w:lang w:eastAsia="en-PH"/>
          <w14:ligatures w14:val="none"/>
        </w:rPr>
        <w:t>);</w:t>
      </w:r>
      <w:proofErr w:type="gramEnd"/>
    </w:p>
    <w:p w:rsidRPr="00BE0B9B" w:rsidR="00BE0B9B" w:rsidP="00BE0B9B" w:rsidRDefault="00BE0B9B" w14:paraId="501C375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w:t>
      </w:r>
      <w:proofErr w:type="spellStart"/>
      <w:r w:rsidRPr="00BE0B9B">
        <w:rPr>
          <w:rFonts w:eastAsia="Times New Roman" w:cs="Times New Roman"/>
          <w:kern w:val="0"/>
          <w:sz w:val="24"/>
          <w:szCs w:val="24"/>
          <w:highlight w:val="darkGray"/>
          <w:lang w:eastAsia="en-PH"/>
          <w14:ligatures w14:val="none"/>
        </w:rPr>
        <w:t>myDog.bark</w:t>
      </w:r>
      <w:proofErr w:type="spellEnd"/>
      <w:r w:rsidRPr="00BE0B9B">
        <w:rPr>
          <w:rFonts w:eastAsia="Times New Roman" w:cs="Times New Roman"/>
          <w:kern w:val="0"/>
          <w:sz w:val="24"/>
          <w:szCs w:val="24"/>
          <w:highlight w:val="darkGray"/>
          <w:lang w:eastAsia="en-PH"/>
          <w14:ligatures w14:val="none"/>
        </w:rPr>
        <w:t>(</w:t>
      </w:r>
      <w:proofErr w:type="gramStart"/>
      <w:r w:rsidRPr="00BE0B9B">
        <w:rPr>
          <w:rFonts w:eastAsia="Times New Roman" w:cs="Times New Roman"/>
          <w:kern w:val="0"/>
          <w:sz w:val="24"/>
          <w:szCs w:val="24"/>
          <w:highlight w:val="darkGray"/>
          <w:lang w:eastAsia="en-PH"/>
          <w14:ligatures w14:val="none"/>
        </w:rPr>
        <w:t>);</w:t>
      </w:r>
      <w:proofErr w:type="gramEnd"/>
    </w:p>
    <w:p w:rsidRPr="00BE0B9B" w:rsidR="00BE0B9B" w:rsidP="00BE0B9B" w:rsidRDefault="00BE0B9B" w14:paraId="6582D858"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 xml:space="preserve">    }</w:t>
      </w:r>
    </w:p>
    <w:p w:rsidR="00BE0B9B" w:rsidP="00BE0B9B" w:rsidRDefault="00BE0B9B" w14:paraId="741833A7" w14:textId="67B291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BE0B9B">
        <w:rPr>
          <w:rFonts w:eastAsia="Times New Roman" w:cs="Times New Roman"/>
          <w:kern w:val="0"/>
          <w:sz w:val="24"/>
          <w:szCs w:val="24"/>
          <w:highlight w:val="darkGray"/>
          <w:lang w:eastAsia="en-PH"/>
          <w14:ligatures w14:val="none"/>
        </w:rPr>
        <w:t>}</w:t>
      </w:r>
    </w:p>
    <w:p w:rsidRPr="00BE0B9B" w:rsidR="00BE0B9B" w:rsidP="00BE0B9B" w:rsidRDefault="00BE0B9B" w14:paraId="1321C9E4" w14:textId="20EA163B">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sidRPr="00BE0B9B">
        <w:rPr>
          <w:rFonts w:eastAsia="Times New Roman" w:cs="Times New Roman"/>
          <w:b/>
          <w:bCs/>
          <w:kern w:val="0"/>
          <w:sz w:val="24"/>
          <w:szCs w:val="24"/>
          <w:lang w:eastAsia="en-PH"/>
          <w14:ligatures w14:val="none"/>
        </w:rPr>
        <w:t>Output:</w:t>
      </w:r>
    </w:p>
    <w:p w:rsidRPr="00BE0B9B" w:rsidR="00BE0B9B" w:rsidP="00BE0B9B" w:rsidRDefault="00BE0B9B" w14:paraId="69498612"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Animals eat food.</w:t>
      </w:r>
    </w:p>
    <w:p w:rsidRPr="00BE0B9B" w:rsidR="00BE0B9B" w:rsidP="00BE0B9B" w:rsidRDefault="00BE0B9B" w14:paraId="44A93F06"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BE0B9B">
        <w:rPr>
          <w:rFonts w:eastAsia="Times New Roman" w:cs="Times New Roman"/>
          <w:kern w:val="0"/>
          <w:sz w:val="24"/>
          <w:szCs w:val="24"/>
          <w:highlight w:val="darkGray"/>
          <w:lang w:eastAsia="en-PH"/>
          <w14:ligatures w14:val="none"/>
        </w:rPr>
        <w:t>Mammals can walk.</w:t>
      </w:r>
    </w:p>
    <w:p w:rsidR="00BE0B9B" w:rsidP="00BE0B9B" w:rsidRDefault="00BE0B9B" w14:paraId="3C289A8B" w14:textId="2BE3A4E5">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BE0B9B">
        <w:rPr>
          <w:rFonts w:eastAsia="Times New Roman" w:cs="Times New Roman"/>
          <w:kern w:val="0"/>
          <w:sz w:val="24"/>
          <w:szCs w:val="24"/>
          <w:highlight w:val="darkGray"/>
          <w:lang w:eastAsia="en-PH"/>
          <w14:ligatures w14:val="none"/>
        </w:rPr>
        <w:t>Dogs bark!</w:t>
      </w:r>
    </w:p>
    <w:p w:rsidR="00BE0B9B" w:rsidP="00BE0B9B" w:rsidRDefault="00BE0B9B" w14:paraId="18E1244F" w14:textId="777777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p>
    <w:p w:rsidR="00BE0B9B" w:rsidP="00BE0B9B" w:rsidRDefault="00BE0B9B" w14:paraId="336E5A8C" w14:textId="57A162E4">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BE0B9B">
        <w:rPr>
          <w:rFonts w:eastAsia="Times New Roman" w:cs="Times New Roman"/>
          <w:b/>
          <w:bCs/>
          <w:kern w:val="0"/>
          <w:sz w:val="24"/>
          <w:szCs w:val="24"/>
          <w:lang w:eastAsia="en-PH"/>
          <w14:ligatures w14:val="none"/>
        </w:rPr>
        <w:t xml:space="preserve">Explanation: </w:t>
      </w:r>
      <w:r w:rsidRPr="00913651" w:rsidR="00913651">
        <w:rPr>
          <w:rFonts w:eastAsia="Times New Roman" w:cs="Times New Roman"/>
          <w:kern w:val="0"/>
          <w:sz w:val="24"/>
          <w:szCs w:val="24"/>
          <w:lang w:eastAsia="en-PH"/>
          <w14:ligatures w14:val="none"/>
        </w:rPr>
        <w:t xml:space="preserve">Here, the class </w:t>
      </w:r>
      <w:r w:rsidRPr="00913651" w:rsidR="00913651">
        <w:rPr>
          <w:rFonts w:eastAsia="Times New Roman" w:cs="Times New Roman"/>
          <w:kern w:val="0"/>
          <w:sz w:val="24"/>
          <w:szCs w:val="24"/>
          <w:highlight w:val="darkGray"/>
          <w:lang w:eastAsia="en-PH"/>
          <w14:ligatures w14:val="none"/>
        </w:rPr>
        <w:t>Dog</w:t>
      </w:r>
      <w:r w:rsidRPr="00913651" w:rsidR="00913651">
        <w:rPr>
          <w:rFonts w:eastAsia="Times New Roman" w:cs="Times New Roman"/>
          <w:kern w:val="0"/>
          <w:sz w:val="24"/>
          <w:szCs w:val="24"/>
          <w:lang w:eastAsia="en-PH"/>
          <w14:ligatures w14:val="none"/>
        </w:rPr>
        <w:t xml:space="preserve"> inherits from </w:t>
      </w:r>
      <w:r w:rsidRPr="00913651" w:rsidR="00913651">
        <w:rPr>
          <w:rFonts w:eastAsia="Times New Roman" w:cs="Times New Roman"/>
          <w:kern w:val="0"/>
          <w:sz w:val="24"/>
          <w:szCs w:val="24"/>
          <w:highlight w:val="darkGray"/>
          <w:lang w:eastAsia="en-PH"/>
          <w14:ligatures w14:val="none"/>
        </w:rPr>
        <w:t>Mammal</w:t>
      </w:r>
      <w:r w:rsidRPr="00913651" w:rsidR="00913651">
        <w:rPr>
          <w:rFonts w:eastAsia="Times New Roman" w:cs="Times New Roman"/>
          <w:kern w:val="0"/>
          <w:sz w:val="24"/>
          <w:szCs w:val="24"/>
          <w:lang w:eastAsia="en-PH"/>
          <w14:ligatures w14:val="none"/>
        </w:rPr>
        <w:t xml:space="preserve">, and Mammal inherits from </w:t>
      </w:r>
      <w:r w:rsidRPr="00913651" w:rsidR="00913651">
        <w:rPr>
          <w:rFonts w:eastAsia="Times New Roman" w:cs="Times New Roman"/>
          <w:kern w:val="0"/>
          <w:sz w:val="24"/>
          <w:szCs w:val="24"/>
          <w:highlight w:val="darkGray"/>
          <w:lang w:eastAsia="en-PH"/>
          <w14:ligatures w14:val="none"/>
        </w:rPr>
        <w:t>Animal</w:t>
      </w:r>
      <w:r w:rsidRPr="00913651" w:rsidR="00913651">
        <w:rPr>
          <w:rFonts w:eastAsia="Times New Roman" w:cs="Times New Roman"/>
          <w:kern w:val="0"/>
          <w:sz w:val="24"/>
          <w:szCs w:val="24"/>
          <w:lang w:eastAsia="en-PH"/>
          <w14:ligatures w14:val="none"/>
        </w:rPr>
        <w:t>. This means the Dog class has access to all methods from both parent classes. This is an example of multilevel inheritance, showing how traits are passed down through generations of classes. It’s useful for representing real-world hierarchies like “Animal → Mammal → Dog”.</w:t>
      </w:r>
    </w:p>
    <w:p w:rsidR="00913651" w:rsidP="00BE0B9B" w:rsidRDefault="00913651" w14:paraId="342E2BFE" w14:textId="777777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p>
    <w:p w:rsidR="00913651" w:rsidP="00BE0B9B" w:rsidRDefault="00913651" w14:paraId="2AAA78FB" w14:textId="777777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p>
    <w:p w:rsidR="00D45BCE" w:rsidP="005E4004" w:rsidRDefault="00D45BCE" w14:paraId="4416E18E" w14:textId="7B610D90">
      <w:pPr>
        <w:pStyle w:val="ListParagraph"/>
        <w:numPr>
          <w:ilvl w:val="0"/>
          <w:numId w:val="64"/>
        </w:numPr>
        <w:spacing w:before="100" w:beforeAutospacing="1" w:after="100" w:afterAutospacing="1" w:line="240" w:lineRule="auto"/>
        <w:rPr>
          <w:rFonts w:eastAsia="Times New Roman" w:cs="Times New Roman"/>
          <w:b/>
          <w:bCs/>
          <w:kern w:val="0"/>
          <w:sz w:val="24"/>
          <w:szCs w:val="24"/>
          <w:lang w:eastAsia="en-PH"/>
          <w14:ligatures w14:val="none"/>
        </w:rPr>
      </w:pPr>
      <w:r w:rsidRPr="00D45BCE">
        <w:rPr>
          <w:rFonts w:eastAsia="Times New Roman" w:cs="Times New Roman"/>
          <w:b/>
          <w:bCs/>
          <w:kern w:val="0"/>
          <w:sz w:val="24"/>
          <w:szCs w:val="24"/>
          <w:lang w:eastAsia="en-PH"/>
          <w14:ligatures w14:val="none"/>
        </w:rPr>
        <w:t>Key Points to Remember</w:t>
      </w:r>
    </w:p>
    <w:p w:rsidRPr="00343BC5" w:rsidR="00343BC5" w:rsidP="005E4004" w:rsidRDefault="00343BC5" w14:paraId="3AA2983B" w14:textId="77777777">
      <w:pPr>
        <w:pStyle w:val="ListParagraph"/>
        <w:numPr>
          <w:ilvl w:val="0"/>
          <w:numId w:val="65"/>
        </w:numPr>
        <w:spacing w:before="100" w:beforeAutospacing="1" w:after="100" w:afterAutospacing="1" w:line="240" w:lineRule="auto"/>
        <w:rPr>
          <w:rFonts w:eastAsia="Times New Roman" w:cs="Times New Roman"/>
          <w:kern w:val="0"/>
          <w:sz w:val="24"/>
          <w:szCs w:val="24"/>
          <w:lang w:eastAsia="en-PH"/>
          <w14:ligatures w14:val="none"/>
        </w:rPr>
      </w:pPr>
      <w:r w:rsidRPr="00343BC5">
        <w:rPr>
          <w:rFonts w:eastAsia="Times New Roman" w:cs="Times New Roman"/>
          <w:kern w:val="0"/>
          <w:sz w:val="24"/>
          <w:szCs w:val="24"/>
          <w:lang w:eastAsia="en-PH"/>
          <w14:ligatures w14:val="none"/>
        </w:rPr>
        <w:t xml:space="preserve">The </w:t>
      </w:r>
      <w:r w:rsidRPr="00343BC5">
        <w:rPr>
          <w:rFonts w:eastAsia="Times New Roman" w:cs="Courier New"/>
          <w:b/>
          <w:bCs/>
          <w:kern w:val="0"/>
          <w:sz w:val="20"/>
          <w:szCs w:val="20"/>
          <w:lang w:eastAsia="en-PH"/>
          <w14:ligatures w14:val="none"/>
        </w:rPr>
        <w:t>extends</w:t>
      </w:r>
      <w:r w:rsidRPr="00343BC5">
        <w:rPr>
          <w:rFonts w:eastAsia="Times New Roman" w:cs="Times New Roman"/>
          <w:kern w:val="0"/>
          <w:sz w:val="24"/>
          <w:szCs w:val="24"/>
          <w:lang w:eastAsia="en-PH"/>
          <w14:ligatures w14:val="none"/>
        </w:rPr>
        <w:t xml:space="preserve"> keyword is used to implement inheritance between classes.</w:t>
      </w:r>
    </w:p>
    <w:p w:rsidRPr="00343BC5" w:rsidR="00343BC5" w:rsidP="005E4004" w:rsidRDefault="00343BC5" w14:paraId="0AB6ED19" w14:textId="77777777">
      <w:pPr>
        <w:pStyle w:val="ListParagraph"/>
        <w:numPr>
          <w:ilvl w:val="0"/>
          <w:numId w:val="65"/>
        </w:numPr>
        <w:spacing w:before="100" w:beforeAutospacing="1" w:after="100" w:afterAutospacing="1" w:line="240" w:lineRule="auto"/>
        <w:rPr>
          <w:rFonts w:eastAsia="Times New Roman" w:cs="Times New Roman"/>
          <w:kern w:val="0"/>
          <w:sz w:val="24"/>
          <w:szCs w:val="24"/>
          <w:lang w:eastAsia="en-PH"/>
          <w14:ligatures w14:val="none"/>
        </w:rPr>
      </w:pPr>
      <w:r w:rsidRPr="00343BC5">
        <w:rPr>
          <w:rFonts w:eastAsia="Times New Roman" w:cs="Times New Roman"/>
          <w:kern w:val="0"/>
          <w:sz w:val="24"/>
          <w:szCs w:val="24"/>
          <w:lang w:eastAsia="en-PH"/>
          <w14:ligatures w14:val="none"/>
        </w:rPr>
        <w:t>The child class can use and override the parent’s methods.</w:t>
      </w:r>
    </w:p>
    <w:p w:rsidRPr="00343BC5" w:rsidR="00343BC5" w:rsidP="005E4004" w:rsidRDefault="00343BC5" w14:paraId="26B28D82" w14:textId="77777777">
      <w:pPr>
        <w:pStyle w:val="ListParagraph"/>
        <w:numPr>
          <w:ilvl w:val="0"/>
          <w:numId w:val="65"/>
        </w:numPr>
        <w:spacing w:before="100" w:beforeAutospacing="1" w:after="100" w:afterAutospacing="1" w:line="240" w:lineRule="auto"/>
        <w:rPr>
          <w:rFonts w:eastAsia="Times New Roman" w:cs="Times New Roman"/>
          <w:kern w:val="0"/>
          <w:sz w:val="24"/>
          <w:szCs w:val="24"/>
          <w:lang w:eastAsia="en-PH"/>
          <w14:ligatures w14:val="none"/>
        </w:rPr>
      </w:pPr>
      <w:r w:rsidRPr="00343BC5">
        <w:rPr>
          <w:rFonts w:eastAsia="Times New Roman" w:cs="Times New Roman"/>
          <w:kern w:val="0"/>
          <w:sz w:val="24"/>
          <w:szCs w:val="24"/>
          <w:lang w:eastAsia="en-PH"/>
          <w14:ligatures w14:val="none"/>
        </w:rPr>
        <w:t xml:space="preserve">Inheritance helps </w:t>
      </w:r>
      <w:r w:rsidRPr="00343BC5">
        <w:rPr>
          <w:rFonts w:eastAsia="Times New Roman" w:cs="Times New Roman"/>
          <w:b/>
          <w:bCs/>
          <w:kern w:val="0"/>
          <w:sz w:val="24"/>
          <w:szCs w:val="24"/>
          <w:lang w:eastAsia="en-PH"/>
          <w14:ligatures w14:val="none"/>
        </w:rPr>
        <w:t>reuse code</w:t>
      </w:r>
      <w:r w:rsidRPr="00343BC5">
        <w:rPr>
          <w:rFonts w:eastAsia="Times New Roman" w:cs="Times New Roman"/>
          <w:kern w:val="0"/>
          <w:sz w:val="24"/>
          <w:szCs w:val="24"/>
          <w:lang w:eastAsia="en-PH"/>
          <w14:ligatures w14:val="none"/>
        </w:rPr>
        <w:t xml:space="preserve"> and maintain cleaner programs.</w:t>
      </w:r>
    </w:p>
    <w:p w:rsidRPr="00343BC5" w:rsidR="00343BC5" w:rsidP="005E4004" w:rsidRDefault="00343BC5" w14:paraId="2AEB7B43" w14:textId="77777777">
      <w:pPr>
        <w:pStyle w:val="ListParagraph"/>
        <w:numPr>
          <w:ilvl w:val="0"/>
          <w:numId w:val="65"/>
        </w:numPr>
        <w:spacing w:before="100" w:beforeAutospacing="1" w:after="100" w:afterAutospacing="1" w:line="240" w:lineRule="auto"/>
        <w:rPr>
          <w:rFonts w:eastAsia="Times New Roman" w:cs="Times New Roman"/>
          <w:kern w:val="0"/>
          <w:sz w:val="24"/>
          <w:szCs w:val="24"/>
          <w:lang w:eastAsia="en-PH"/>
          <w14:ligatures w14:val="none"/>
        </w:rPr>
      </w:pPr>
      <w:r w:rsidRPr="00343BC5">
        <w:rPr>
          <w:rFonts w:eastAsia="Times New Roman" w:cs="Times New Roman"/>
          <w:kern w:val="0"/>
          <w:sz w:val="24"/>
          <w:szCs w:val="24"/>
          <w:lang w:eastAsia="en-PH"/>
          <w14:ligatures w14:val="none"/>
        </w:rPr>
        <w:t xml:space="preserve">Java allows </w:t>
      </w:r>
      <w:r w:rsidRPr="00343BC5">
        <w:rPr>
          <w:rFonts w:eastAsia="Times New Roman" w:cs="Times New Roman"/>
          <w:b/>
          <w:bCs/>
          <w:kern w:val="0"/>
          <w:sz w:val="24"/>
          <w:szCs w:val="24"/>
          <w:lang w:eastAsia="en-PH"/>
          <w14:ligatures w14:val="none"/>
        </w:rPr>
        <w:t>single inheritance</w:t>
      </w:r>
      <w:r w:rsidRPr="00343BC5">
        <w:rPr>
          <w:rFonts w:eastAsia="Times New Roman" w:cs="Times New Roman"/>
          <w:kern w:val="0"/>
          <w:sz w:val="24"/>
          <w:szCs w:val="24"/>
          <w:lang w:eastAsia="en-PH"/>
          <w14:ligatures w14:val="none"/>
        </w:rPr>
        <w:t xml:space="preserve"> (one parent per class).</w:t>
      </w:r>
    </w:p>
    <w:p w:rsidRPr="00343BC5" w:rsidR="00343BC5" w:rsidP="005E4004" w:rsidRDefault="00343BC5" w14:paraId="26E4744F" w14:textId="77777777">
      <w:pPr>
        <w:pStyle w:val="ListParagraph"/>
        <w:numPr>
          <w:ilvl w:val="0"/>
          <w:numId w:val="65"/>
        </w:numPr>
        <w:spacing w:before="100" w:beforeAutospacing="1" w:after="100" w:afterAutospacing="1" w:line="240" w:lineRule="auto"/>
        <w:rPr>
          <w:rFonts w:eastAsia="Times New Roman" w:cs="Times New Roman"/>
          <w:kern w:val="0"/>
          <w:sz w:val="24"/>
          <w:szCs w:val="24"/>
          <w:lang w:eastAsia="en-PH"/>
          <w14:ligatures w14:val="none"/>
        </w:rPr>
      </w:pPr>
      <w:r w:rsidRPr="00343BC5">
        <w:rPr>
          <w:rFonts w:eastAsia="Times New Roman" w:cs="Times New Roman"/>
          <w:kern w:val="0"/>
          <w:sz w:val="24"/>
          <w:szCs w:val="24"/>
          <w:lang w:eastAsia="en-PH"/>
          <w14:ligatures w14:val="none"/>
        </w:rPr>
        <w:t>Use inheritance when classes share common features or represent a real-world hierarchy.</w:t>
      </w:r>
    </w:p>
    <w:p w:rsidR="00D45BCE" w:rsidP="00D45BCE" w:rsidRDefault="00D45BCE" w14:paraId="4F526B45" w14:textId="77777777">
      <w:pPr>
        <w:numPr>
          <w:ilvl w:val="0"/>
          <w:numId w:val="0"/>
        </w:numPr>
        <w:spacing w:before="100" w:beforeAutospacing="1" w:after="100" w:afterAutospacing="1" w:line="240" w:lineRule="auto"/>
        <w:ind w:left="1080"/>
        <w:rPr>
          <w:rFonts w:eastAsia="Times New Roman" w:cs="Times New Roman"/>
          <w:b/>
          <w:bCs/>
          <w:kern w:val="0"/>
          <w:sz w:val="24"/>
          <w:szCs w:val="24"/>
          <w:lang w:eastAsia="en-PH"/>
          <w14:ligatures w14:val="none"/>
        </w:rPr>
      </w:pPr>
    </w:p>
    <w:p w:rsidR="00343BC5" w:rsidP="00D45BCE" w:rsidRDefault="00343BC5" w14:paraId="5F924C05" w14:textId="77777777">
      <w:pPr>
        <w:numPr>
          <w:ilvl w:val="0"/>
          <w:numId w:val="0"/>
        </w:numPr>
        <w:spacing w:before="100" w:beforeAutospacing="1" w:after="100" w:afterAutospacing="1" w:line="240" w:lineRule="auto"/>
        <w:ind w:left="1080"/>
        <w:rPr>
          <w:rFonts w:eastAsia="Times New Roman" w:cs="Times New Roman"/>
          <w:b/>
          <w:bCs/>
          <w:kern w:val="0"/>
          <w:sz w:val="24"/>
          <w:szCs w:val="24"/>
          <w:lang w:eastAsia="en-PH"/>
          <w14:ligatures w14:val="none"/>
        </w:rPr>
      </w:pPr>
    </w:p>
    <w:p w:rsidR="00343BC5" w:rsidP="00D45BCE" w:rsidRDefault="00343BC5" w14:paraId="5C2E4CD7" w14:textId="71B56B6F">
      <w:pPr>
        <w:numPr>
          <w:ilvl w:val="0"/>
          <w:numId w:val="0"/>
        </w:numPr>
        <w:spacing w:before="100" w:beforeAutospacing="1" w:after="100" w:afterAutospacing="1" w:line="240" w:lineRule="auto"/>
        <w:ind w:left="1080"/>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Tips:</w:t>
      </w:r>
    </w:p>
    <w:p w:rsidRPr="00375AF2" w:rsidR="00375AF2" w:rsidP="005E4004" w:rsidRDefault="00375AF2" w14:paraId="70BB006C" w14:textId="77777777">
      <w:pPr>
        <w:numPr>
          <w:ilvl w:val="0"/>
          <w:numId w:val="66"/>
        </w:numPr>
        <w:spacing w:before="100" w:beforeAutospacing="1" w:after="100" w:afterAutospacing="1" w:line="240" w:lineRule="auto"/>
        <w:rPr>
          <w:rFonts w:eastAsia="Times New Roman" w:cs="Times New Roman"/>
          <w:kern w:val="0"/>
          <w:sz w:val="24"/>
          <w:szCs w:val="24"/>
          <w:lang w:eastAsia="en-PH"/>
          <w14:ligatures w14:val="none"/>
        </w:rPr>
      </w:pPr>
      <w:r w:rsidRPr="00375AF2">
        <w:rPr>
          <w:rFonts w:eastAsia="Times New Roman" w:cs="Times New Roman"/>
          <w:kern w:val="0"/>
          <w:sz w:val="24"/>
          <w:szCs w:val="24"/>
          <w:lang w:eastAsia="en-PH"/>
          <w14:ligatures w14:val="none"/>
        </w:rPr>
        <w:t>Always keep the parent class general and the child class specific.</w:t>
      </w:r>
    </w:p>
    <w:p w:rsidRPr="00375AF2" w:rsidR="00375AF2" w:rsidP="005E4004" w:rsidRDefault="00375AF2" w14:paraId="510C2EE9" w14:textId="77777777">
      <w:pPr>
        <w:numPr>
          <w:ilvl w:val="0"/>
          <w:numId w:val="66"/>
        </w:numPr>
        <w:spacing w:before="100" w:beforeAutospacing="1" w:after="100" w:afterAutospacing="1" w:line="240" w:lineRule="auto"/>
        <w:rPr>
          <w:rFonts w:eastAsia="Times New Roman" w:cs="Times New Roman"/>
          <w:kern w:val="0"/>
          <w:sz w:val="24"/>
          <w:szCs w:val="24"/>
          <w:lang w:eastAsia="en-PH"/>
          <w14:ligatures w14:val="none"/>
        </w:rPr>
      </w:pPr>
      <w:r w:rsidRPr="00375AF2">
        <w:rPr>
          <w:rFonts w:eastAsia="Times New Roman" w:cs="Times New Roman"/>
          <w:kern w:val="0"/>
          <w:sz w:val="24"/>
          <w:szCs w:val="24"/>
          <w:lang w:eastAsia="en-PH"/>
          <w14:ligatures w14:val="none"/>
        </w:rPr>
        <w:t xml:space="preserve">Use the </w:t>
      </w:r>
      <w:r w:rsidRPr="00375AF2">
        <w:rPr>
          <w:rFonts w:eastAsia="Times New Roman" w:cs="Times New Roman"/>
          <w:kern w:val="0"/>
          <w:sz w:val="24"/>
          <w:szCs w:val="24"/>
          <w:highlight w:val="darkGray"/>
          <w:lang w:eastAsia="en-PH"/>
          <w14:ligatures w14:val="none"/>
        </w:rPr>
        <w:t>super</w:t>
      </w:r>
      <w:r w:rsidRPr="00375AF2">
        <w:rPr>
          <w:rFonts w:eastAsia="Times New Roman" w:cs="Times New Roman"/>
          <w:kern w:val="0"/>
          <w:sz w:val="24"/>
          <w:szCs w:val="24"/>
          <w:lang w:eastAsia="en-PH"/>
          <w14:ligatures w14:val="none"/>
        </w:rPr>
        <w:t xml:space="preserve"> keyword when you need to access the parent class’s constructor or method.</w:t>
      </w:r>
    </w:p>
    <w:p w:rsidRPr="00375AF2" w:rsidR="00375AF2" w:rsidP="005E4004" w:rsidRDefault="00375AF2" w14:paraId="5B708E43" w14:textId="77777777">
      <w:pPr>
        <w:numPr>
          <w:ilvl w:val="0"/>
          <w:numId w:val="66"/>
        </w:numPr>
        <w:spacing w:before="100" w:beforeAutospacing="1" w:after="100" w:afterAutospacing="1" w:line="240" w:lineRule="auto"/>
        <w:rPr>
          <w:rFonts w:eastAsia="Times New Roman" w:cs="Times New Roman"/>
          <w:kern w:val="0"/>
          <w:sz w:val="24"/>
          <w:szCs w:val="24"/>
          <w:lang w:eastAsia="en-PH"/>
          <w14:ligatures w14:val="none"/>
        </w:rPr>
      </w:pPr>
      <w:r w:rsidRPr="00375AF2">
        <w:rPr>
          <w:rFonts w:eastAsia="Times New Roman" w:cs="Times New Roman"/>
          <w:kern w:val="0"/>
          <w:sz w:val="24"/>
          <w:szCs w:val="24"/>
          <w:lang w:eastAsia="en-PH"/>
          <w14:ligatures w14:val="none"/>
        </w:rPr>
        <w:t>Avoid deep inheritance chains—they can make your code harder to follow.</w:t>
      </w:r>
    </w:p>
    <w:p w:rsidRPr="00375AF2" w:rsidR="00375AF2" w:rsidP="005E4004" w:rsidRDefault="00375AF2" w14:paraId="080E9695" w14:textId="77777777">
      <w:pPr>
        <w:numPr>
          <w:ilvl w:val="0"/>
          <w:numId w:val="66"/>
        </w:numPr>
        <w:spacing w:before="100" w:beforeAutospacing="1" w:after="100" w:afterAutospacing="1" w:line="240" w:lineRule="auto"/>
        <w:rPr>
          <w:rFonts w:eastAsia="Times New Roman" w:cs="Times New Roman"/>
          <w:kern w:val="0"/>
          <w:sz w:val="24"/>
          <w:szCs w:val="24"/>
          <w:lang w:eastAsia="en-PH"/>
          <w14:ligatures w14:val="none"/>
        </w:rPr>
      </w:pPr>
      <w:r w:rsidRPr="00375AF2">
        <w:rPr>
          <w:rFonts w:eastAsia="Times New Roman" w:cs="Times New Roman"/>
          <w:kern w:val="0"/>
          <w:sz w:val="24"/>
          <w:szCs w:val="24"/>
          <w:lang w:eastAsia="en-PH"/>
          <w14:ligatures w14:val="none"/>
        </w:rPr>
        <w:t>Use inheritance to show “is-a” relationships, not “has-a” relationships.</w:t>
      </w:r>
    </w:p>
    <w:p w:rsidRPr="00375AF2" w:rsidR="00375AF2" w:rsidP="005E4004" w:rsidRDefault="00375AF2" w14:paraId="32B3775F" w14:textId="77777777">
      <w:pPr>
        <w:numPr>
          <w:ilvl w:val="0"/>
          <w:numId w:val="66"/>
        </w:numPr>
        <w:spacing w:before="100" w:beforeAutospacing="1" w:after="100" w:afterAutospacing="1" w:line="240" w:lineRule="auto"/>
        <w:rPr>
          <w:rFonts w:eastAsia="Times New Roman" w:cs="Times New Roman"/>
          <w:kern w:val="0"/>
          <w:sz w:val="24"/>
          <w:szCs w:val="24"/>
          <w:lang w:eastAsia="en-PH"/>
          <w14:ligatures w14:val="none"/>
        </w:rPr>
      </w:pPr>
      <w:r w:rsidRPr="00375AF2">
        <w:rPr>
          <w:rFonts w:eastAsia="Times New Roman" w:cs="Times New Roman"/>
          <w:kern w:val="0"/>
          <w:sz w:val="24"/>
          <w:szCs w:val="24"/>
          <w:lang w:eastAsia="en-PH"/>
          <w14:ligatures w14:val="none"/>
        </w:rPr>
        <w:t>Combine inheritance with encapsulation and polymorphism for strong OOP design.</w:t>
      </w:r>
    </w:p>
    <w:p w:rsidRPr="00167228" w:rsidR="00375AF2" w:rsidP="00167228" w:rsidRDefault="004B394B" w14:paraId="75189BE6" w14:textId="0CAE159C">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Video Link: </w:t>
      </w:r>
      <w:hyperlink w:history="1" r:id="rId35">
        <w:r w:rsidRPr="00FF62EB">
          <w:rPr>
            <w:rStyle w:val="Hyperlink"/>
            <w:rFonts w:eastAsia="Times New Roman" w:cs="Times New Roman"/>
            <w:b/>
            <w:bCs/>
            <w:kern w:val="0"/>
            <w:sz w:val="24"/>
            <w:szCs w:val="24"/>
            <w:lang w:eastAsia="en-PH"/>
            <w14:ligatures w14:val="none"/>
          </w:rPr>
          <w:t>https://youtu.be/Zs342ePFvRI?si=dTpAVV69G6f8rFHo</w:t>
        </w:r>
      </w:hyperlink>
      <w:r>
        <w:rPr>
          <w:rFonts w:eastAsia="Times New Roman" w:cs="Times New Roman"/>
          <w:b/>
          <w:bCs/>
          <w:kern w:val="0"/>
          <w:sz w:val="24"/>
          <w:szCs w:val="24"/>
          <w:lang w:eastAsia="en-PH"/>
          <w14:ligatures w14:val="none"/>
        </w:rPr>
        <w:t xml:space="preserve"> </w:t>
      </w:r>
    </w:p>
    <w:p w:rsidR="00167228" w:rsidP="002F454A" w:rsidRDefault="00BF7435" w14:paraId="7B656286" w14:textId="62A69DC9">
      <w:pPr>
        <w:pStyle w:val="ListParagraph"/>
        <w:numPr>
          <w:ilvl w:val="1"/>
          <w:numId w:val="61"/>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The Superclass and Subclass Concepts</w:t>
      </w:r>
    </w:p>
    <w:p w:rsidRPr="00DA4645" w:rsidR="00DC2C30" w:rsidP="00DA4645" w:rsidRDefault="00DC2C30" w14:paraId="56730793" w14:textId="3F782312">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DA4645">
        <w:rPr>
          <w:rFonts w:eastAsia="Times New Roman" w:cs="Times New Roman"/>
          <w:kern w:val="0"/>
          <w:sz w:val="24"/>
          <w:szCs w:val="24"/>
          <w:lang w:eastAsia="en-PH"/>
          <w14:ligatures w14:val="none"/>
        </w:rPr>
        <w:t xml:space="preserve">In </w:t>
      </w:r>
      <w:r w:rsidRPr="00DA4645">
        <w:rPr>
          <w:rFonts w:eastAsia="Times New Roman" w:cs="Times New Roman"/>
          <w:b/>
          <w:bCs/>
          <w:kern w:val="0"/>
          <w:sz w:val="24"/>
          <w:szCs w:val="24"/>
          <w:lang w:eastAsia="en-PH"/>
          <w14:ligatures w14:val="none"/>
        </w:rPr>
        <w:t>Object-Oriented Programming (OOP)</w:t>
      </w:r>
      <w:r w:rsidRPr="00DA4645">
        <w:rPr>
          <w:rFonts w:eastAsia="Times New Roman" w:cs="Times New Roman"/>
          <w:kern w:val="0"/>
          <w:sz w:val="24"/>
          <w:szCs w:val="24"/>
          <w:lang w:eastAsia="en-PH"/>
          <w14:ligatures w14:val="none"/>
        </w:rPr>
        <w:t xml:space="preserve">, the concepts of </w:t>
      </w:r>
      <w:r w:rsidRPr="00DA4645">
        <w:rPr>
          <w:rFonts w:eastAsia="Times New Roman" w:cs="Times New Roman"/>
          <w:b/>
          <w:bCs/>
          <w:kern w:val="0"/>
          <w:sz w:val="24"/>
          <w:szCs w:val="24"/>
          <w:lang w:eastAsia="en-PH"/>
          <w14:ligatures w14:val="none"/>
        </w:rPr>
        <w:t>Superclass</w:t>
      </w:r>
      <w:r w:rsidRPr="00DA4645">
        <w:rPr>
          <w:rFonts w:eastAsia="Times New Roman" w:cs="Times New Roman"/>
          <w:kern w:val="0"/>
          <w:sz w:val="24"/>
          <w:szCs w:val="24"/>
          <w:lang w:eastAsia="en-PH"/>
          <w14:ligatures w14:val="none"/>
        </w:rPr>
        <w:t xml:space="preserve"> and </w:t>
      </w:r>
      <w:r w:rsidRPr="00DA4645">
        <w:rPr>
          <w:rFonts w:eastAsia="Times New Roman" w:cs="Times New Roman"/>
          <w:b/>
          <w:bCs/>
          <w:kern w:val="0"/>
          <w:sz w:val="24"/>
          <w:szCs w:val="24"/>
          <w:lang w:eastAsia="en-PH"/>
          <w14:ligatures w14:val="none"/>
        </w:rPr>
        <w:t>Subclass</w:t>
      </w:r>
      <w:r w:rsidRPr="00DA4645">
        <w:rPr>
          <w:rFonts w:eastAsia="Times New Roman" w:cs="Times New Roman"/>
          <w:kern w:val="0"/>
          <w:sz w:val="24"/>
          <w:szCs w:val="24"/>
          <w:lang w:eastAsia="en-PH"/>
          <w14:ligatures w14:val="none"/>
        </w:rPr>
        <w:t xml:space="preserve"> describe the relationship between two classes connected by </w:t>
      </w:r>
      <w:r w:rsidRPr="00DA4645">
        <w:rPr>
          <w:rFonts w:eastAsia="Times New Roman" w:cs="Times New Roman"/>
          <w:b/>
          <w:bCs/>
          <w:kern w:val="0"/>
          <w:sz w:val="24"/>
          <w:szCs w:val="24"/>
          <w:lang w:eastAsia="en-PH"/>
          <w14:ligatures w14:val="none"/>
        </w:rPr>
        <w:t>inheritance</w:t>
      </w:r>
      <w:r w:rsidRPr="00DA4645">
        <w:rPr>
          <w:rFonts w:eastAsia="Times New Roman" w:cs="Times New Roman"/>
          <w:kern w:val="0"/>
          <w:sz w:val="24"/>
          <w:szCs w:val="24"/>
          <w:lang w:eastAsia="en-PH"/>
          <w14:ligatures w14:val="none"/>
        </w:rPr>
        <w:t xml:space="preserve">. A </w:t>
      </w:r>
      <w:r w:rsidRPr="00DA4645">
        <w:rPr>
          <w:rFonts w:eastAsia="Times New Roman" w:cs="Times New Roman"/>
          <w:b/>
          <w:bCs/>
          <w:kern w:val="0"/>
          <w:sz w:val="24"/>
          <w:szCs w:val="24"/>
          <w:lang w:eastAsia="en-PH"/>
          <w14:ligatures w14:val="none"/>
        </w:rPr>
        <w:t>Superclass</w:t>
      </w:r>
      <w:r w:rsidRPr="00DA4645">
        <w:rPr>
          <w:rFonts w:eastAsia="Times New Roman" w:cs="Times New Roman"/>
          <w:kern w:val="0"/>
          <w:sz w:val="24"/>
          <w:szCs w:val="24"/>
          <w:lang w:eastAsia="en-PH"/>
          <w14:ligatures w14:val="none"/>
        </w:rPr>
        <w:t xml:space="preserve"> (also called a </w:t>
      </w:r>
      <w:r w:rsidRPr="00DA4645">
        <w:rPr>
          <w:rFonts w:eastAsia="Times New Roman" w:cs="Times New Roman"/>
          <w:i/>
          <w:iCs/>
          <w:kern w:val="0"/>
          <w:sz w:val="24"/>
          <w:szCs w:val="24"/>
          <w:lang w:eastAsia="en-PH"/>
          <w14:ligatures w14:val="none"/>
        </w:rPr>
        <w:t>parent</w:t>
      </w:r>
      <w:r w:rsidRPr="00DA4645">
        <w:rPr>
          <w:rFonts w:eastAsia="Times New Roman" w:cs="Times New Roman"/>
          <w:kern w:val="0"/>
          <w:sz w:val="24"/>
          <w:szCs w:val="24"/>
          <w:lang w:eastAsia="en-PH"/>
          <w14:ligatures w14:val="none"/>
        </w:rPr>
        <w:t xml:space="preserve"> or </w:t>
      </w:r>
      <w:r w:rsidRPr="00DA4645">
        <w:rPr>
          <w:rFonts w:eastAsia="Times New Roman" w:cs="Times New Roman"/>
          <w:i/>
          <w:iCs/>
          <w:kern w:val="0"/>
          <w:sz w:val="24"/>
          <w:szCs w:val="24"/>
          <w:lang w:eastAsia="en-PH"/>
          <w14:ligatures w14:val="none"/>
        </w:rPr>
        <w:t>base</w:t>
      </w:r>
      <w:r w:rsidRPr="00DA4645">
        <w:rPr>
          <w:rFonts w:eastAsia="Times New Roman" w:cs="Times New Roman"/>
          <w:kern w:val="0"/>
          <w:sz w:val="24"/>
          <w:szCs w:val="24"/>
          <w:lang w:eastAsia="en-PH"/>
          <w14:ligatures w14:val="none"/>
        </w:rPr>
        <w:t xml:space="preserve"> class) is the </w:t>
      </w:r>
      <w:r w:rsidRPr="00DA4645">
        <w:rPr>
          <w:rFonts w:eastAsia="Times New Roman" w:cs="Times New Roman"/>
          <w:b/>
          <w:bCs/>
          <w:kern w:val="0"/>
          <w:sz w:val="24"/>
          <w:szCs w:val="24"/>
          <w:lang w:eastAsia="en-PH"/>
          <w14:ligatures w14:val="none"/>
        </w:rPr>
        <w:t>general class</w:t>
      </w:r>
      <w:r w:rsidRPr="00DA4645">
        <w:rPr>
          <w:rFonts w:eastAsia="Times New Roman" w:cs="Times New Roman"/>
          <w:kern w:val="0"/>
          <w:sz w:val="24"/>
          <w:szCs w:val="24"/>
          <w:lang w:eastAsia="en-PH"/>
          <w14:ligatures w14:val="none"/>
        </w:rPr>
        <w:t xml:space="preserve"> that contains common properties and methods that can be shared. A </w:t>
      </w:r>
      <w:r w:rsidRPr="00DA4645">
        <w:rPr>
          <w:rFonts w:eastAsia="Times New Roman" w:cs="Times New Roman"/>
          <w:b/>
          <w:bCs/>
          <w:kern w:val="0"/>
          <w:sz w:val="24"/>
          <w:szCs w:val="24"/>
          <w:lang w:eastAsia="en-PH"/>
          <w14:ligatures w14:val="none"/>
        </w:rPr>
        <w:t>Subclass</w:t>
      </w:r>
      <w:r w:rsidRPr="00DA4645">
        <w:rPr>
          <w:rFonts w:eastAsia="Times New Roman" w:cs="Times New Roman"/>
          <w:kern w:val="0"/>
          <w:sz w:val="24"/>
          <w:szCs w:val="24"/>
          <w:lang w:eastAsia="en-PH"/>
          <w14:ligatures w14:val="none"/>
        </w:rPr>
        <w:t xml:space="preserve"> (also called a </w:t>
      </w:r>
      <w:r w:rsidRPr="00DA4645">
        <w:rPr>
          <w:rFonts w:eastAsia="Times New Roman" w:cs="Times New Roman"/>
          <w:i/>
          <w:iCs/>
          <w:kern w:val="0"/>
          <w:sz w:val="24"/>
          <w:szCs w:val="24"/>
          <w:lang w:eastAsia="en-PH"/>
          <w14:ligatures w14:val="none"/>
        </w:rPr>
        <w:t>child</w:t>
      </w:r>
      <w:r w:rsidRPr="00DA4645">
        <w:rPr>
          <w:rFonts w:eastAsia="Times New Roman" w:cs="Times New Roman"/>
          <w:kern w:val="0"/>
          <w:sz w:val="24"/>
          <w:szCs w:val="24"/>
          <w:lang w:eastAsia="en-PH"/>
          <w14:ligatures w14:val="none"/>
        </w:rPr>
        <w:t xml:space="preserve"> or </w:t>
      </w:r>
      <w:r w:rsidRPr="00DA4645">
        <w:rPr>
          <w:rFonts w:eastAsia="Times New Roman" w:cs="Times New Roman"/>
          <w:i/>
          <w:iCs/>
          <w:kern w:val="0"/>
          <w:sz w:val="24"/>
          <w:szCs w:val="24"/>
          <w:lang w:eastAsia="en-PH"/>
          <w14:ligatures w14:val="none"/>
        </w:rPr>
        <w:t>derived</w:t>
      </w:r>
      <w:r w:rsidRPr="00DA4645">
        <w:rPr>
          <w:rFonts w:eastAsia="Times New Roman" w:cs="Times New Roman"/>
          <w:kern w:val="0"/>
          <w:sz w:val="24"/>
          <w:szCs w:val="24"/>
          <w:lang w:eastAsia="en-PH"/>
          <w14:ligatures w14:val="none"/>
        </w:rPr>
        <w:t xml:space="preserve"> class) is a </w:t>
      </w:r>
      <w:r w:rsidRPr="00DA4645">
        <w:rPr>
          <w:rFonts w:eastAsia="Times New Roman" w:cs="Times New Roman"/>
          <w:b/>
          <w:bCs/>
          <w:kern w:val="0"/>
          <w:sz w:val="24"/>
          <w:szCs w:val="24"/>
          <w:lang w:eastAsia="en-PH"/>
          <w14:ligatures w14:val="none"/>
        </w:rPr>
        <w:t>more specific class</w:t>
      </w:r>
      <w:r w:rsidRPr="00DA4645">
        <w:rPr>
          <w:rFonts w:eastAsia="Times New Roman" w:cs="Times New Roman"/>
          <w:kern w:val="0"/>
          <w:sz w:val="24"/>
          <w:szCs w:val="24"/>
          <w:lang w:eastAsia="en-PH"/>
          <w14:ligatures w14:val="none"/>
        </w:rPr>
        <w:t xml:space="preserve"> that inherits these properties and methods from the superclass using the </w:t>
      </w:r>
      <w:r w:rsidRPr="00DA4645">
        <w:rPr>
          <w:rFonts w:eastAsia="Times New Roman" w:cs="Courier New"/>
          <w:b/>
          <w:bCs/>
          <w:kern w:val="0"/>
          <w:sz w:val="20"/>
          <w:szCs w:val="20"/>
          <w:highlight w:val="darkGray"/>
          <w:lang w:eastAsia="en-PH"/>
          <w14:ligatures w14:val="none"/>
        </w:rPr>
        <w:t>extends</w:t>
      </w:r>
      <w:r w:rsidRPr="00DA4645">
        <w:rPr>
          <w:rFonts w:eastAsia="Times New Roman" w:cs="Times New Roman"/>
          <w:kern w:val="0"/>
          <w:sz w:val="24"/>
          <w:szCs w:val="24"/>
          <w:lang w:eastAsia="en-PH"/>
          <w14:ligatures w14:val="none"/>
        </w:rPr>
        <w:t xml:space="preserve"> keyword. This allows programmers to reuse code, reduce duplication, and represent real-world relationships more effectively. Together, the superclass and subclass help make programs more organized, readable, and easier to maintain.</w:t>
      </w:r>
    </w:p>
    <w:p w:rsidR="00375AF2" w:rsidP="00DA4645" w:rsidRDefault="00375AF2" w14:paraId="467F760C" w14:textId="3C765DF7">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DA4645" w:rsidP="00DA4645" w:rsidRDefault="00DA4645" w14:paraId="2D266A8F" w14:textId="77777777">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DA4645" w:rsidP="00DA4645" w:rsidRDefault="00DA4645" w14:paraId="73043702" w14:textId="77777777">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DA4645" w:rsidP="005E4004" w:rsidRDefault="00DA4645" w14:paraId="5B0F3474" w14:textId="1C367CBA">
      <w:pPr>
        <w:pStyle w:val="ListParagraph"/>
        <w:numPr>
          <w:ilvl w:val="0"/>
          <w:numId w:val="64"/>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What is a Superclass</w:t>
      </w:r>
    </w:p>
    <w:p w:rsidRPr="00AA7695" w:rsidR="00DA4645" w:rsidP="00DA4645" w:rsidRDefault="00AA7695" w14:paraId="6735AFE3" w14:textId="4E45205A">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AA7695">
        <w:rPr>
          <w:rFonts w:eastAsia="Times New Roman" w:cs="Times New Roman"/>
          <w:kern w:val="0"/>
          <w:sz w:val="24"/>
          <w:szCs w:val="24"/>
          <w:lang w:eastAsia="en-PH"/>
          <w14:ligatures w14:val="none"/>
        </w:rPr>
        <w:t>A Superclass is the parent class that holds shared features or behaviors that can be inherited by one or more subclasses. It defines the common structure that can be used across multiple child classes. The superclass is often written as a general blueprint, focusing on what all subclasses have in common. This avoids writing the same code repeatedly for each subclass. In short, a superclass is where you define general features that other classes can build upon.</w:t>
      </w:r>
    </w:p>
    <w:p w:rsidR="00375AF2" w:rsidP="00AA7695" w:rsidRDefault="00375AF2" w14:paraId="546E0539"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AA7695" w:rsidP="00AA7695" w:rsidRDefault="00AA7695" w14:paraId="5B9F9F00" w14:textId="2212120F">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B57C8B">
        <w:rPr>
          <w:rFonts w:eastAsia="Times New Roman" w:cs="Times New Roman"/>
          <w:b/>
          <w:bCs/>
          <w:kern w:val="0"/>
          <w:sz w:val="24"/>
          <w:szCs w:val="24"/>
          <w:lang w:eastAsia="en-PH"/>
          <w14:ligatures w14:val="none"/>
        </w:rPr>
        <w:t>E</w:t>
      </w:r>
      <w:r w:rsidRPr="00B57C8B" w:rsidR="008E2E91">
        <w:rPr>
          <w:rFonts w:eastAsia="Times New Roman" w:cs="Times New Roman"/>
          <w:b/>
          <w:bCs/>
          <w:kern w:val="0"/>
          <w:sz w:val="24"/>
          <w:szCs w:val="24"/>
          <w:lang w:eastAsia="en-PH"/>
          <w14:ligatures w14:val="none"/>
        </w:rPr>
        <w:t>xample:</w:t>
      </w:r>
      <w:r w:rsidR="008E2E91">
        <w:rPr>
          <w:rFonts w:eastAsia="Times New Roman" w:cs="Times New Roman"/>
          <w:kern w:val="0"/>
          <w:sz w:val="24"/>
          <w:szCs w:val="24"/>
          <w:lang w:eastAsia="en-PH"/>
          <w14:ligatures w14:val="none"/>
        </w:rPr>
        <w:t xml:space="preserve"> </w:t>
      </w:r>
      <w:r w:rsidRPr="008E2E91" w:rsidR="008E2E91">
        <w:rPr>
          <w:rFonts w:eastAsia="Times New Roman" w:cs="Times New Roman"/>
          <w:kern w:val="0"/>
          <w:sz w:val="24"/>
          <w:szCs w:val="24"/>
          <w:lang w:eastAsia="en-PH"/>
          <w14:ligatures w14:val="none"/>
        </w:rPr>
        <w:t xml:space="preserve">We can create a superclass called </w:t>
      </w:r>
      <w:r w:rsidRPr="00B57C8B" w:rsidR="008E2E91">
        <w:rPr>
          <w:rFonts w:eastAsia="Times New Roman" w:cs="Times New Roman"/>
          <w:kern w:val="0"/>
          <w:sz w:val="24"/>
          <w:szCs w:val="24"/>
          <w:highlight w:val="darkGray"/>
          <w:lang w:eastAsia="en-PH"/>
          <w14:ligatures w14:val="none"/>
        </w:rPr>
        <w:t>Animal</w:t>
      </w:r>
      <w:r w:rsidRPr="008E2E91" w:rsidR="008E2E91">
        <w:rPr>
          <w:rFonts w:eastAsia="Times New Roman" w:cs="Times New Roman"/>
          <w:kern w:val="0"/>
          <w:sz w:val="24"/>
          <w:szCs w:val="24"/>
          <w:lang w:eastAsia="en-PH"/>
          <w14:ligatures w14:val="none"/>
        </w:rPr>
        <w:t xml:space="preserve"> that contains features all animals share, such as the ability to eat or sleep.</w:t>
      </w:r>
    </w:p>
    <w:p w:rsidRPr="00B57C8B" w:rsidR="008E2E91" w:rsidP="00AA7695" w:rsidRDefault="008E2E91" w14:paraId="3BA5652C" w14:textId="4503FCB8">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B57C8B">
        <w:rPr>
          <w:rFonts w:eastAsia="Times New Roman" w:cs="Times New Roman"/>
          <w:b/>
          <w:bCs/>
          <w:kern w:val="0"/>
          <w:sz w:val="24"/>
          <w:szCs w:val="24"/>
          <w:lang w:eastAsia="en-PH"/>
          <w14:ligatures w14:val="none"/>
        </w:rPr>
        <w:t>Sample code:</w:t>
      </w:r>
    </w:p>
    <w:p w:rsidRPr="00B57C8B" w:rsidR="00B57C8B" w:rsidP="00B57C8B" w:rsidRDefault="00B57C8B" w14:paraId="41C21EF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57C8B">
        <w:rPr>
          <w:rFonts w:eastAsia="Times New Roman" w:cs="Times New Roman"/>
          <w:kern w:val="0"/>
          <w:sz w:val="24"/>
          <w:szCs w:val="24"/>
          <w:highlight w:val="darkGray"/>
          <w:lang w:eastAsia="en-PH"/>
          <w14:ligatures w14:val="none"/>
        </w:rPr>
        <w:t>class Animal {</w:t>
      </w:r>
    </w:p>
    <w:p w:rsidRPr="00B57C8B" w:rsidR="00B57C8B" w:rsidP="00B57C8B" w:rsidRDefault="00B57C8B" w14:paraId="4F2A3D4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57C8B">
        <w:rPr>
          <w:rFonts w:eastAsia="Times New Roman" w:cs="Times New Roman"/>
          <w:kern w:val="0"/>
          <w:sz w:val="24"/>
          <w:szCs w:val="24"/>
          <w:highlight w:val="darkGray"/>
          <w:lang w:eastAsia="en-PH"/>
          <w14:ligatures w14:val="none"/>
        </w:rPr>
        <w:t xml:space="preserve">    void </w:t>
      </w:r>
      <w:proofErr w:type="gramStart"/>
      <w:r w:rsidRPr="00B57C8B">
        <w:rPr>
          <w:rFonts w:eastAsia="Times New Roman" w:cs="Times New Roman"/>
          <w:kern w:val="0"/>
          <w:sz w:val="24"/>
          <w:szCs w:val="24"/>
          <w:highlight w:val="darkGray"/>
          <w:lang w:eastAsia="en-PH"/>
          <w14:ligatures w14:val="none"/>
        </w:rPr>
        <w:t>eat(</w:t>
      </w:r>
      <w:proofErr w:type="gramEnd"/>
      <w:r w:rsidRPr="00B57C8B">
        <w:rPr>
          <w:rFonts w:eastAsia="Times New Roman" w:cs="Times New Roman"/>
          <w:kern w:val="0"/>
          <w:sz w:val="24"/>
          <w:szCs w:val="24"/>
          <w:highlight w:val="darkGray"/>
          <w:lang w:eastAsia="en-PH"/>
          <w14:ligatures w14:val="none"/>
        </w:rPr>
        <w:t>) {</w:t>
      </w:r>
    </w:p>
    <w:p w:rsidRPr="00B57C8B" w:rsidR="00B57C8B" w:rsidP="00B57C8B" w:rsidRDefault="00B57C8B" w14:paraId="227E717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57C8B">
        <w:rPr>
          <w:rFonts w:eastAsia="Times New Roman" w:cs="Times New Roman"/>
          <w:kern w:val="0"/>
          <w:sz w:val="24"/>
          <w:szCs w:val="24"/>
          <w:highlight w:val="darkGray"/>
          <w:lang w:eastAsia="en-PH"/>
          <w14:ligatures w14:val="none"/>
        </w:rPr>
        <w:t xml:space="preserve">        </w:t>
      </w:r>
      <w:proofErr w:type="spellStart"/>
      <w:r w:rsidRPr="00B57C8B">
        <w:rPr>
          <w:rFonts w:eastAsia="Times New Roman" w:cs="Times New Roman"/>
          <w:kern w:val="0"/>
          <w:sz w:val="24"/>
          <w:szCs w:val="24"/>
          <w:highlight w:val="darkGray"/>
          <w:lang w:eastAsia="en-PH"/>
          <w14:ligatures w14:val="none"/>
        </w:rPr>
        <w:t>System.out.println</w:t>
      </w:r>
      <w:proofErr w:type="spellEnd"/>
      <w:r w:rsidRPr="00B57C8B">
        <w:rPr>
          <w:rFonts w:eastAsia="Times New Roman" w:cs="Times New Roman"/>
          <w:kern w:val="0"/>
          <w:sz w:val="24"/>
          <w:szCs w:val="24"/>
          <w:highlight w:val="darkGray"/>
          <w:lang w:eastAsia="en-PH"/>
          <w14:ligatures w14:val="none"/>
        </w:rPr>
        <w:t>("This animal eats food."</w:t>
      </w:r>
      <w:proofErr w:type="gramStart"/>
      <w:r w:rsidRPr="00B57C8B">
        <w:rPr>
          <w:rFonts w:eastAsia="Times New Roman" w:cs="Times New Roman"/>
          <w:kern w:val="0"/>
          <w:sz w:val="24"/>
          <w:szCs w:val="24"/>
          <w:highlight w:val="darkGray"/>
          <w:lang w:eastAsia="en-PH"/>
          <w14:ligatures w14:val="none"/>
        </w:rPr>
        <w:t>);</w:t>
      </w:r>
      <w:proofErr w:type="gramEnd"/>
    </w:p>
    <w:p w:rsidRPr="00B57C8B" w:rsidR="00B57C8B" w:rsidP="00B57C8B" w:rsidRDefault="00B57C8B" w14:paraId="67D3A87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57C8B">
        <w:rPr>
          <w:rFonts w:eastAsia="Times New Roman" w:cs="Times New Roman"/>
          <w:kern w:val="0"/>
          <w:sz w:val="24"/>
          <w:szCs w:val="24"/>
          <w:highlight w:val="darkGray"/>
          <w:lang w:eastAsia="en-PH"/>
          <w14:ligatures w14:val="none"/>
        </w:rPr>
        <w:t xml:space="preserve">    }</w:t>
      </w:r>
    </w:p>
    <w:p w:rsidRPr="00B57C8B" w:rsidR="00B57C8B" w:rsidP="00B57C8B" w:rsidRDefault="00B57C8B" w14:paraId="3DF1B21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B57C8B" w:rsidR="00B57C8B" w:rsidP="00B57C8B" w:rsidRDefault="00B57C8B" w14:paraId="7C4A21A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57C8B">
        <w:rPr>
          <w:rFonts w:eastAsia="Times New Roman" w:cs="Times New Roman"/>
          <w:kern w:val="0"/>
          <w:sz w:val="24"/>
          <w:szCs w:val="24"/>
          <w:highlight w:val="darkGray"/>
          <w:lang w:eastAsia="en-PH"/>
          <w14:ligatures w14:val="none"/>
        </w:rPr>
        <w:t xml:space="preserve">    void </w:t>
      </w:r>
      <w:proofErr w:type="gramStart"/>
      <w:r w:rsidRPr="00B57C8B">
        <w:rPr>
          <w:rFonts w:eastAsia="Times New Roman" w:cs="Times New Roman"/>
          <w:kern w:val="0"/>
          <w:sz w:val="24"/>
          <w:szCs w:val="24"/>
          <w:highlight w:val="darkGray"/>
          <w:lang w:eastAsia="en-PH"/>
          <w14:ligatures w14:val="none"/>
        </w:rPr>
        <w:t>sleep(</w:t>
      </w:r>
      <w:proofErr w:type="gramEnd"/>
      <w:r w:rsidRPr="00B57C8B">
        <w:rPr>
          <w:rFonts w:eastAsia="Times New Roman" w:cs="Times New Roman"/>
          <w:kern w:val="0"/>
          <w:sz w:val="24"/>
          <w:szCs w:val="24"/>
          <w:highlight w:val="darkGray"/>
          <w:lang w:eastAsia="en-PH"/>
          <w14:ligatures w14:val="none"/>
        </w:rPr>
        <w:t>) {</w:t>
      </w:r>
    </w:p>
    <w:p w:rsidRPr="00B57C8B" w:rsidR="00B57C8B" w:rsidP="00B57C8B" w:rsidRDefault="00B57C8B" w14:paraId="42F9E2D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57C8B">
        <w:rPr>
          <w:rFonts w:eastAsia="Times New Roman" w:cs="Times New Roman"/>
          <w:kern w:val="0"/>
          <w:sz w:val="24"/>
          <w:szCs w:val="24"/>
          <w:highlight w:val="darkGray"/>
          <w:lang w:eastAsia="en-PH"/>
          <w14:ligatures w14:val="none"/>
        </w:rPr>
        <w:t xml:space="preserve">        </w:t>
      </w:r>
      <w:proofErr w:type="spellStart"/>
      <w:r w:rsidRPr="00B57C8B">
        <w:rPr>
          <w:rFonts w:eastAsia="Times New Roman" w:cs="Times New Roman"/>
          <w:kern w:val="0"/>
          <w:sz w:val="24"/>
          <w:szCs w:val="24"/>
          <w:highlight w:val="darkGray"/>
          <w:lang w:eastAsia="en-PH"/>
          <w14:ligatures w14:val="none"/>
        </w:rPr>
        <w:t>System.out.println</w:t>
      </w:r>
      <w:proofErr w:type="spellEnd"/>
      <w:r w:rsidRPr="00B57C8B">
        <w:rPr>
          <w:rFonts w:eastAsia="Times New Roman" w:cs="Times New Roman"/>
          <w:kern w:val="0"/>
          <w:sz w:val="24"/>
          <w:szCs w:val="24"/>
          <w:highlight w:val="darkGray"/>
          <w:lang w:eastAsia="en-PH"/>
          <w14:ligatures w14:val="none"/>
        </w:rPr>
        <w:t>("This animal sleeps at night."</w:t>
      </w:r>
      <w:proofErr w:type="gramStart"/>
      <w:r w:rsidRPr="00B57C8B">
        <w:rPr>
          <w:rFonts w:eastAsia="Times New Roman" w:cs="Times New Roman"/>
          <w:kern w:val="0"/>
          <w:sz w:val="24"/>
          <w:szCs w:val="24"/>
          <w:highlight w:val="darkGray"/>
          <w:lang w:eastAsia="en-PH"/>
          <w14:ligatures w14:val="none"/>
        </w:rPr>
        <w:t>);</w:t>
      </w:r>
      <w:proofErr w:type="gramEnd"/>
    </w:p>
    <w:p w:rsidRPr="00B57C8B" w:rsidR="00B57C8B" w:rsidP="00B57C8B" w:rsidRDefault="00B57C8B" w14:paraId="077FACD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57C8B">
        <w:rPr>
          <w:rFonts w:eastAsia="Times New Roman" w:cs="Times New Roman"/>
          <w:kern w:val="0"/>
          <w:sz w:val="24"/>
          <w:szCs w:val="24"/>
          <w:highlight w:val="darkGray"/>
          <w:lang w:eastAsia="en-PH"/>
          <w14:ligatures w14:val="none"/>
        </w:rPr>
        <w:t xml:space="preserve">    }</w:t>
      </w:r>
    </w:p>
    <w:p w:rsidR="008E2E91" w:rsidP="00B57C8B" w:rsidRDefault="00B57C8B" w14:paraId="1D394CB0" w14:textId="48178FEC">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B57C8B">
        <w:rPr>
          <w:rFonts w:eastAsia="Times New Roman" w:cs="Times New Roman"/>
          <w:kern w:val="0"/>
          <w:sz w:val="24"/>
          <w:szCs w:val="24"/>
          <w:highlight w:val="darkGray"/>
          <w:lang w:eastAsia="en-PH"/>
          <w14:ligatures w14:val="none"/>
        </w:rPr>
        <w:t>}</w:t>
      </w:r>
    </w:p>
    <w:p w:rsidR="004046E3" w:rsidP="00B57C8B" w:rsidRDefault="004046E3" w14:paraId="5A80F744"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4046E3" w:rsidR="004046E3" w:rsidP="004046E3" w:rsidRDefault="004046E3" w14:paraId="4E1BC894" w14:textId="229A75B2">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4046E3">
        <w:rPr>
          <w:rFonts w:eastAsia="Times New Roman" w:cs="Times New Roman"/>
          <w:b/>
          <w:bCs/>
          <w:kern w:val="0"/>
          <w:sz w:val="24"/>
          <w:szCs w:val="24"/>
          <w:lang w:eastAsia="en-PH"/>
          <w14:ligatures w14:val="none"/>
        </w:rPr>
        <w:t>Explanation:</w:t>
      </w:r>
      <w:r w:rsidRPr="004046E3">
        <w:rPr>
          <w:rFonts w:eastAsia="Times New Roman" w:cs="Times New Roman"/>
          <w:kern w:val="0"/>
          <w:sz w:val="24"/>
          <w:szCs w:val="24"/>
          <w:lang w:eastAsia="en-PH"/>
          <w14:ligatures w14:val="none"/>
        </w:rPr>
        <w:t xml:space="preserve"> The </w:t>
      </w:r>
      <w:r w:rsidRPr="004046E3">
        <w:rPr>
          <w:rFonts w:eastAsia="Times New Roman" w:cs="Courier New"/>
          <w:kern w:val="0"/>
          <w:sz w:val="20"/>
          <w:szCs w:val="20"/>
          <w:highlight w:val="darkGray"/>
          <w:lang w:eastAsia="en-PH"/>
          <w14:ligatures w14:val="none"/>
        </w:rPr>
        <w:t>Animal</w:t>
      </w:r>
      <w:r w:rsidRPr="004046E3">
        <w:rPr>
          <w:rFonts w:eastAsia="Times New Roman" w:cs="Times New Roman"/>
          <w:kern w:val="0"/>
          <w:sz w:val="24"/>
          <w:szCs w:val="24"/>
          <w:lang w:eastAsia="en-PH"/>
          <w14:ligatures w14:val="none"/>
        </w:rPr>
        <w:t xml:space="preserve"> class is a </w:t>
      </w:r>
      <w:r w:rsidRPr="004046E3">
        <w:rPr>
          <w:rFonts w:eastAsia="Times New Roman" w:cs="Times New Roman"/>
          <w:b/>
          <w:bCs/>
          <w:kern w:val="0"/>
          <w:sz w:val="24"/>
          <w:szCs w:val="24"/>
          <w:lang w:eastAsia="en-PH"/>
          <w14:ligatures w14:val="none"/>
        </w:rPr>
        <w:t>Superclass</w:t>
      </w:r>
      <w:r w:rsidRPr="004046E3">
        <w:rPr>
          <w:rFonts w:eastAsia="Times New Roman" w:cs="Times New Roman"/>
          <w:kern w:val="0"/>
          <w:sz w:val="24"/>
          <w:szCs w:val="24"/>
          <w:lang w:eastAsia="en-PH"/>
          <w14:ligatures w14:val="none"/>
        </w:rPr>
        <w:t xml:space="preserve"> because it defines behaviors that all animals can share. It does not represent one specific animal, but rather a general idea of what all animals do. This makes it easier to reuse these methods in subclasses </w:t>
      </w:r>
      <w:proofErr w:type="gramStart"/>
      <w:r w:rsidRPr="004046E3">
        <w:rPr>
          <w:rFonts w:eastAsia="Times New Roman" w:cs="Times New Roman"/>
          <w:kern w:val="0"/>
          <w:sz w:val="24"/>
          <w:szCs w:val="24"/>
          <w:lang w:eastAsia="en-PH"/>
          <w14:ligatures w14:val="none"/>
        </w:rPr>
        <w:t>later on</w:t>
      </w:r>
      <w:proofErr w:type="gramEnd"/>
      <w:r w:rsidRPr="004046E3">
        <w:rPr>
          <w:rFonts w:eastAsia="Times New Roman" w:cs="Times New Roman"/>
          <w:kern w:val="0"/>
          <w:sz w:val="24"/>
          <w:szCs w:val="24"/>
          <w:lang w:eastAsia="en-PH"/>
          <w14:ligatures w14:val="none"/>
        </w:rPr>
        <w:t>.</w:t>
      </w:r>
    </w:p>
    <w:p w:rsidRPr="004046E3" w:rsidR="004046E3" w:rsidP="00B57C8B" w:rsidRDefault="004046E3" w14:paraId="6EEF1C44" w14:textId="34925532">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375AF2" w:rsidP="00375AF2" w:rsidRDefault="00375AF2" w14:paraId="5D5F12B4" w14:textId="77777777">
      <w:pPr>
        <w:numPr>
          <w:ilvl w:val="0"/>
          <w:numId w:val="0"/>
        </w:numPr>
        <w:spacing w:before="100" w:beforeAutospacing="1" w:after="100" w:afterAutospacing="1" w:line="240" w:lineRule="auto"/>
        <w:ind w:left="1080"/>
        <w:rPr>
          <w:rFonts w:eastAsia="Times New Roman" w:cs="Times New Roman"/>
          <w:b/>
          <w:bCs/>
          <w:kern w:val="0"/>
          <w:sz w:val="24"/>
          <w:szCs w:val="24"/>
          <w:lang w:eastAsia="en-PH"/>
          <w14:ligatures w14:val="none"/>
        </w:rPr>
      </w:pPr>
    </w:p>
    <w:p w:rsidR="00637C03" w:rsidP="005E4004" w:rsidRDefault="00637C03" w14:paraId="32E29AA5" w14:textId="4BE0E6CC">
      <w:pPr>
        <w:pStyle w:val="ListParagraph"/>
        <w:numPr>
          <w:ilvl w:val="0"/>
          <w:numId w:val="64"/>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What is a Subclass</w:t>
      </w:r>
    </w:p>
    <w:p w:rsidR="00637C03" w:rsidP="00637C03" w:rsidRDefault="00805B10" w14:paraId="26328ECF" w14:textId="3878A729">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805B10">
        <w:rPr>
          <w:rFonts w:eastAsia="Times New Roman" w:cs="Times New Roman"/>
          <w:kern w:val="0"/>
          <w:sz w:val="24"/>
          <w:szCs w:val="24"/>
          <w:lang w:eastAsia="en-PH"/>
          <w14:ligatures w14:val="none"/>
        </w:rPr>
        <w:t xml:space="preserve">A Subclass is the child class that inherits all properties and behaviors from its superclass. It can also add its own features or override methods to provide a more specific behavior. Subclasses use the </w:t>
      </w:r>
      <w:r w:rsidRPr="00805B10">
        <w:rPr>
          <w:rFonts w:eastAsia="Times New Roman" w:cs="Times New Roman"/>
          <w:kern w:val="0"/>
          <w:sz w:val="24"/>
          <w:szCs w:val="24"/>
          <w:highlight w:val="darkGray"/>
          <w:lang w:eastAsia="en-PH"/>
          <w14:ligatures w14:val="none"/>
        </w:rPr>
        <w:t>extends</w:t>
      </w:r>
      <w:r w:rsidRPr="00805B10">
        <w:rPr>
          <w:rFonts w:eastAsia="Times New Roman" w:cs="Times New Roman"/>
          <w:kern w:val="0"/>
          <w:sz w:val="24"/>
          <w:szCs w:val="24"/>
          <w:lang w:eastAsia="en-PH"/>
          <w14:ligatures w14:val="none"/>
        </w:rPr>
        <w:t xml:space="preserve"> keyword to show they are derived from another class. This helps create a hierarchy where common traits come from the parent, and unique ones belong to the child. A subclass is therefore a more specific version of its superclass.</w:t>
      </w:r>
    </w:p>
    <w:p w:rsidR="00805B10" w:rsidP="00805B10" w:rsidRDefault="00805B10" w14:paraId="673FEF6C" w14:textId="127F458E">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1D538D">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1D538D" w:rsidR="001D538D">
        <w:rPr>
          <w:rFonts w:eastAsia="Times New Roman" w:cs="Times New Roman"/>
          <w:kern w:val="0"/>
          <w:sz w:val="24"/>
          <w:szCs w:val="24"/>
          <w:lang w:eastAsia="en-PH"/>
          <w14:ligatures w14:val="none"/>
        </w:rPr>
        <w:t xml:space="preserve">We can create a subclass called </w:t>
      </w:r>
      <w:r w:rsidRPr="001D538D" w:rsidR="001D538D">
        <w:rPr>
          <w:rFonts w:eastAsia="Times New Roman" w:cs="Times New Roman"/>
          <w:kern w:val="0"/>
          <w:sz w:val="24"/>
          <w:szCs w:val="24"/>
          <w:highlight w:val="darkGray"/>
          <w:lang w:eastAsia="en-PH"/>
          <w14:ligatures w14:val="none"/>
        </w:rPr>
        <w:t>Dog</w:t>
      </w:r>
      <w:r w:rsidRPr="001D538D" w:rsidR="001D538D">
        <w:rPr>
          <w:rFonts w:eastAsia="Times New Roman" w:cs="Times New Roman"/>
          <w:kern w:val="0"/>
          <w:sz w:val="24"/>
          <w:szCs w:val="24"/>
          <w:lang w:eastAsia="en-PH"/>
          <w14:ligatures w14:val="none"/>
        </w:rPr>
        <w:t xml:space="preserve"> that extends </w:t>
      </w:r>
      <w:r w:rsidRPr="001D538D" w:rsidR="001D538D">
        <w:rPr>
          <w:rFonts w:eastAsia="Times New Roman" w:cs="Times New Roman"/>
          <w:kern w:val="0"/>
          <w:sz w:val="24"/>
          <w:szCs w:val="24"/>
          <w:highlight w:val="darkGray"/>
          <w:lang w:eastAsia="en-PH"/>
          <w14:ligatures w14:val="none"/>
        </w:rPr>
        <w:t>Animal</w:t>
      </w:r>
      <w:r w:rsidRPr="001D538D" w:rsidR="001D538D">
        <w:rPr>
          <w:rFonts w:eastAsia="Times New Roman" w:cs="Times New Roman"/>
          <w:kern w:val="0"/>
          <w:sz w:val="24"/>
          <w:szCs w:val="24"/>
          <w:lang w:eastAsia="en-PH"/>
          <w14:ligatures w14:val="none"/>
        </w:rPr>
        <w:t xml:space="preserve"> and adds its own method to bark.</w:t>
      </w:r>
    </w:p>
    <w:p w:rsidRPr="001D538D" w:rsidR="001D538D" w:rsidP="00805B10" w:rsidRDefault="001D538D" w14:paraId="0522D003" w14:textId="27CA5772">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1D538D">
        <w:rPr>
          <w:rFonts w:eastAsia="Times New Roman" w:cs="Times New Roman"/>
          <w:b/>
          <w:bCs/>
          <w:kern w:val="0"/>
          <w:sz w:val="24"/>
          <w:szCs w:val="24"/>
          <w:lang w:eastAsia="en-PH"/>
          <w14:ligatures w14:val="none"/>
        </w:rPr>
        <w:t>Sample code:</w:t>
      </w:r>
    </w:p>
    <w:p w:rsidRPr="001D538D" w:rsidR="001D538D" w:rsidP="001D538D" w:rsidRDefault="001D538D" w14:paraId="4B24966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class Animal {</w:t>
      </w:r>
    </w:p>
    <w:p w:rsidRPr="001D538D" w:rsidR="001D538D" w:rsidP="001D538D" w:rsidRDefault="001D538D" w14:paraId="55AA747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 xml:space="preserve">    void </w:t>
      </w:r>
      <w:proofErr w:type="gramStart"/>
      <w:r w:rsidRPr="001D538D">
        <w:rPr>
          <w:rFonts w:eastAsia="Times New Roman" w:cs="Times New Roman"/>
          <w:kern w:val="0"/>
          <w:sz w:val="24"/>
          <w:szCs w:val="24"/>
          <w:highlight w:val="darkGray"/>
          <w:lang w:eastAsia="en-PH"/>
          <w14:ligatures w14:val="none"/>
        </w:rPr>
        <w:t>eat(</w:t>
      </w:r>
      <w:proofErr w:type="gramEnd"/>
      <w:r w:rsidRPr="001D538D">
        <w:rPr>
          <w:rFonts w:eastAsia="Times New Roman" w:cs="Times New Roman"/>
          <w:kern w:val="0"/>
          <w:sz w:val="24"/>
          <w:szCs w:val="24"/>
          <w:highlight w:val="darkGray"/>
          <w:lang w:eastAsia="en-PH"/>
          <w14:ligatures w14:val="none"/>
        </w:rPr>
        <w:t>) {</w:t>
      </w:r>
    </w:p>
    <w:p w:rsidRPr="001D538D" w:rsidR="001D538D" w:rsidP="001D538D" w:rsidRDefault="001D538D" w14:paraId="0742AF8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 xml:space="preserve">        </w:t>
      </w:r>
      <w:proofErr w:type="spellStart"/>
      <w:r w:rsidRPr="001D538D">
        <w:rPr>
          <w:rFonts w:eastAsia="Times New Roman" w:cs="Times New Roman"/>
          <w:kern w:val="0"/>
          <w:sz w:val="24"/>
          <w:szCs w:val="24"/>
          <w:highlight w:val="darkGray"/>
          <w:lang w:eastAsia="en-PH"/>
          <w14:ligatures w14:val="none"/>
        </w:rPr>
        <w:t>System.out.println</w:t>
      </w:r>
      <w:proofErr w:type="spellEnd"/>
      <w:r w:rsidRPr="001D538D">
        <w:rPr>
          <w:rFonts w:eastAsia="Times New Roman" w:cs="Times New Roman"/>
          <w:kern w:val="0"/>
          <w:sz w:val="24"/>
          <w:szCs w:val="24"/>
          <w:highlight w:val="darkGray"/>
          <w:lang w:eastAsia="en-PH"/>
          <w14:ligatures w14:val="none"/>
        </w:rPr>
        <w:t>("This animal eats food."</w:t>
      </w:r>
      <w:proofErr w:type="gramStart"/>
      <w:r w:rsidRPr="001D538D">
        <w:rPr>
          <w:rFonts w:eastAsia="Times New Roman" w:cs="Times New Roman"/>
          <w:kern w:val="0"/>
          <w:sz w:val="24"/>
          <w:szCs w:val="24"/>
          <w:highlight w:val="darkGray"/>
          <w:lang w:eastAsia="en-PH"/>
          <w14:ligatures w14:val="none"/>
        </w:rPr>
        <w:t>);</w:t>
      </w:r>
      <w:proofErr w:type="gramEnd"/>
    </w:p>
    <w:p w:rsidRPr="001D538D" w:rsidR="001D538D" w:rsidP="001D538D" w:rsidRDefault="001D538D" w14:paraId="2455A88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 xml:space="preserve">    }</w:t>
      </w:r>
    </w:p>
    <w:p w:rsidRPr="001D538D" w:rsidR="001D538D" w:rsidP="001D538D" w:rsidRDefault="001D538D" w14:paraId="052E7FD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w:t>
      </w:r>
    </w:p>
    <w:p w:rsidRPr="001D538D" w:rsidR="001D538D" w:rsidP="001D538D" w:rsidRDefault="001D538D" w14:paraId="63EAEAD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1D538D" w:rsidR="001D538D" w:rsidP="001D538D" w:rsidRDefault="001D538D" w14:paraId="4640197D"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class Dog extends Animal {</w:t>
      </w:r>
    </w:p>
    <w:p w:rsidRPr="001D538D" w:rsidR="001D538D" w:rsidP="001D538D" w:rsidRDefault="001D538D" w14:paraId="241EB30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 xml:space="preserve">    void </w:t>
      </w:r>
      <w:proofErr w:type="gramStart"/>
      <w:r w:rsidRPr="001D538D">
        <w:rPr>
          <w:rFonts w:eastAsia="Times New Roman" w:cs="Times New Roman"/>
          <w:kern w:val="0"/>
          <w:sz w:val="24"/>
          <w:szCs w:val="24"/>
          <w:highlight w:val="darkGray"/>
          <w:lang w:eastAsia="en-PH"/>
          <w14:ligatures w14:val="none"/>
        </w:rPr>
        <w:t>bark(</w:t>
      </w:r>
      <w:proofErr w:type="gramEnd"/>
      <w:r w:rsidRPr="001D538D">
        <w:rPr>
          <w:rFonts w:eastAsia="Times New Roman" w:cs="Times New Roman"/>
          <w:kern w:val="0"/>
          <w:sz w:val="24"/>
          <w:szCs w:val="24"/>
          <w:highlight w:val="darkGray"/>
          <w:lang w:eastAsia="en-PH"/>
          <w14:ligatures w14:val="none"/>
        </w:rPr>
        <w:t>) {</w:t>
      </w:r>
    </w:p>
    <w:p w:rsidRPr="001D538D" w:rsidR="001D538D" w:rsidP="001D538D" w:rsidRDefault="001D538D" w14:paraId="48C67BCA"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 xml:space="preserve">        </w:t>
      </w:r>
      <w:proofErr w:type="spellStart"/>
      <w:r w:rsidRPr="001D538D">
        <w:rPr>
          <w:rFonts w:eastAsia="Times New Roman" w:cs="Times New Roman"/>
          <w:kern w:val="0"/>
          <w:sz w:val="24"/>
          <w:szCs w:val="24"/>
          <w:highlight w:val="darkGray"/>
          <w:lang w:eastAsia="en-PH"/>
          <w14:ligatures w14:val="none"/>
        </w:rPr>
        <w:t>System.out.println</w:t>
      </w:r>
      <w:proofErr w:type="spellEnd"/>
      <w:r w:rsidRPr="001D538D">
        <w:rPr>
          <w:rFonts w:eastAsia="Times New Roman" w:cs="Times New Roman"/>
          <w:kern w:val="0"/>
          <w:sz w:val="24"/>
          <w:szCs w:val="24"/>
          <w:highlight w:val="darkGray"/>
          <w:lang w:eastAsia="en-PH"/>
          <w14:ligatures w14:val="none"/>
        </w:rPr>
        <w:t>("The dog barks loudly."</w:t>
      </w:r>
      <w:proofErr w:type="gramStart"/>
      <w:r w:rsidRPr="001D538D">
        <w:rPr>
          <w:rFonts w:eastAsia="Times New Roman" w:cs="Times New Roman"/>
          <w:kern w:val="0"/>
          <w:sz w:val="24"/>
          <w:szCs w:val="24"/>
          <w:highlight w:val="darkGray"/>
          <w:lang w:eastAsia="en-PH"/>
          <w14:ligatures w14:val="none"/>
        </w:rPr>
        <w:t>);</w:t>
      </w:r>
      <w:proofErr w:type="gramEnd"/>
    </w:p>
    <w:p w:rsidRPr="001D538D" w:rsidR="001D538D" w:rsidP="001D538D" w:rsidRDefault="001D538D" w14:paraId="0187DE5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 xml:space="preserve">    }</w:t>
      </w:r>
    </w:p>
    <w:p w:rsidRPr="001D538D" w:rsidR="001D538D" w:rsidP="001D538D" w:rsidRDefault="001D538D" w14:paraId="5469369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w:t>
      </w:r>
    </w:p>
    <w:p w:rsidRPr="001D538D" w:rsidR="001D538D" w:rsidP="001D538D" w:rsidRDefault="001D538D" w14:paraId="635F7B1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1D538D" w:rsidR="001D538D" w:rsidP="001D538D" w:rsidRDefault="001D538D" w14:paraId="610331C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public class Main {</w:t>
      </w:r>
    </w:p>
    <w:p w:rsidRPr="001D538D" w:rsidR="001D538D" w:rsidP="001D538D" w:rsidRDefault="001D538D" w14:paraId="529946C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 xml:space="preserve">    public static void </w:t>
      </w:r>
      <w:proofErr w:type="gramStart"/>
      <w:r w:rsidRPr="001D538D">
        <w:rPr>
          <w:rFonts w:eastAsia="Times New Roman" w:cs="Times New Roman"/>
          <w:kern w:val="0"/>
          <w:sz w:val="24"/>
          <w:szCs w:val="24"/>
          <w:highlight w:val="darkGray"/>
          <w:lang w:eastAsia="en-PH"/>
          <w14:ligatures w14:val="none"/>
        </w:rPr>
        <w:t>main(String[</w:t>
      </w:r>
      <w:proofErr w:type="gramEnd"/>
      <w:r w:rsidRPr="001D538D">
        <w:rPr>
          <w:rFonts w:eastAsia="Times New Roman" w:cs="Times New Roman"/>
          <w:kern w:val="0"/>
          <w:sz w:val="24"/>
          <w:szCs w:val="24"/>
          <w:highlight w:val="darkGray"/>
          <w:lang w:eastAsia="en-PH"/>
          <w14:ligatures w14:val="none"/>
        </w:rPr>
        <w:t xml:space="preserve">] </w:t>
      </w:r>
      <w:proofErr w:type="spellStart"/>
      <w:r w:rsidRPr="001D538D">
        <w:rPr>
          <w:rFonts w:eastAsia="Times New Roman" w:cs="Times New Roman"/>
          <w:kern w:val="0"/>
          <w:sz w:val="24"/>
          <w:szCs w:val="24"/>
          <w:highlight w:val="darkGray"/>
          <w:lang w:eastAsia="en-PH"/>
          <w14:ligatures w14:val="none"/>
        </w:rPr>
        <w:t>args</w:t>
      </w:r>
      <w:proofErr w:type="spellEnd"/>
      <w:r w:rsidRPr="001D538D">
        <w:rPr>
          <w:rFonts w:eastAsia="Times New Roman" w:cs="Times New Roman"/>
          <w:kern w:val="0"/>
          <w:sz w:val="24"/>
          <w:szCs w:val="24"/>
          <w:highlight w:val="darkGray"/>
          <w:lang w:eastAsia="en-PH"/>
          <w14:ligatures w14:val="none"/>
        </w:rPr>
        <w:t>) {</w:t>
      </w:r>
    </w:p>
    <w:p w:rsidRPr="001D538D" w:rsidR="001D538D" w:rsidP="001D538D" w:rsidRDefault="001D538D" w14:paraId="5D3D35E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 xml:space="preserve">        Dog </w:t>
      </w:r>
      <w:proofErr w:type="spellStart"/>
      <w:r w:rsidRPr="001D538D">
        <w:rPr>
          <w:rFonts w:eastAsia="Times New Roman" w:cs="Times New Roman"/>
          <w:kern w:val="0"/>
          <w:sz w:val="24"/>
          <w:szCs w:val="24"/>
          <w:highlight w:val="darkGray"/>
          <w:lang w:eastAsia="en-PH"/>
          <w14:ligatures w14:val="none"/>
        </w:rPr>
        <w:t>myDog</w:t>
      </w:r>
      <w:proofErr w:type="spellEnd"/>
      <w:r w:rsidRPr="001D538D">
        <w:rPr>
          <w:rFonts w:eastAsia="Times New Roman" w:cs="Times New Roman"/>
          <w:kern w:val="0"/>
          <w:sz w:val="24"/>
          <w:szCs w:val="24"/>
          <w:highlight w:val="darkGray"/>
          <w:lang w:eastAsia="en-PH"/>
          <w14:ligatures w14:val="none"/>
        </w:rPr>
        <w:t xml:space="preserve"> = new </w:t>
      </w:r>
      <w:proofErr w:type="gramStart"/>
      <w:r w:rsidRPr="001D538D">
        <w:rPr>
          <w:rFonts w:eastAsia="Times New Roman" w:cs="Times New Roman"/>
          <w:kern w:val="0"/>
          <w:sz w:val="24"/>
          <w:szCs w:val="24"/>
          <w:highlight w:val="darkGray"/>
          <w:lang w:eastAsia="en-PH"/>
          <w14:ligatures w14:val="none"/>
        </w:rPr>
        <w:t>Dog();</w:t>
      </w:r>
      <w:proofErr w:type="gramEnd"/>
    </w:p>
    <w:p w:rsidRPr="001D538D" w:rsidR="001D538D" w:rsidP="001D538D" w:rsidRDefault="001D538D" w14:paraId="104ACC0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 xml:space="preserve">        </w:t>
      </w:r>
      <w:proofErr w:type="spellStart"/>
      <w:proofErr w:type="gramStart"/>
      <w:r w:rsidRPr="001D538D">
        <w:rPr>
          <w:rFonts w:eastAsia="Times New Roman" w:cs="Times New Roman"/>
          <w:kern w:val="0"/>
          <w:sz w:val="24"/>
          <w:szCs w:val="24"/>
          <w:highlight w:val="darkGray"/>
          <w:lang w:eastAsia="en-PH"/>
          <w14:ligatures w14:val="none"/>
        </w:rPr>
        <w:t>myDog.eat</w:t>
      </w:r>
      <w:proofErr w:type="spellEnd"/>
      <w:r w:rsidRPr="001D538D">
        <w:rPr>
          <w:rFonts w:eastAsia="Times New Roman" w:cs="Times New Roman"/>
          <w:kern w:val="0"/>
          <w:sz w:val="24"/>
          <w:szCs w:val="24"/>
          <w:highlight w:val="darkGray"/>
          <w:lang w:eastAsia="en-PH"/>
          <w14:ligatures w14:val="none"/>
        </w:rPr>
        <w:t>();  /</w:t>
      </w:r>
      <w:proofErr w:type="gramEnd"/>
      <w:r w:rsidRPr="001D538D">
        <w:rPr>
          <w:rFonts w:eastAsia="Times New Roman" w:cs="Times New Roman"/>
          <w:kern w:val="0"/>
          <w:sz w:val="24"/>
          <w:szCs w:val="24"/>
          <w:highlight w:val="darkGray"/>
          <w:lang w:eastAsia="en-PH"/>
          <w14:ligatures w14:val="none"/>
        </w:rPr>
        <w:t>/ inherited from Animal</w:t>
      </w:r>
    </w:p>
    <w:p w:rsidRPr="001D538D" w:rsidR="001D538D" w:rsidP="001D538D" w:rsidRDefault="001D538D" w14:paraId="2082A10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 xml:space="preserve">        </w:t>
      </w:r>
      <w:proofErr w:type="spellStart"/>
      <w:r w:rsidRPr="001D538D">
        <w:rPr>
          <w:rFonts w:eastAsia="Times New Roman" w:cs="Times New Roman"/>
          <w:kern w:val="0"/>
          <w:sz w:val="24"/>
          <w:szCs w:val="24"/>
          <w:highlight w:val="darkGray"/>
          <w:lang w:eastAsia="en-PH"/>
          <w14:ligatures w14:val="none"/>
        </w:rPr>
        <w:t>myDog.bark</w:t>
      </w:r>
      <w:proofErr w:type="spellEnd"/>
      <w:r w:rsidRPr="001D538D">
        <w:rPr>
          <w:rFonts w:eastAsia="Times New Roman" w:cs="Times New Roman"/>
          <w:kern w:val="0"/>
          <w:sz w:val="24"/>
          <w:szCs w:val="24"/>
          <w:highlight w:val="darkGray"/>
          <w:lang w:eastAsia="en-PH"/>
          <w14:ligatures w14:val="none"/>
        </w:rPr>
        <w:t>(); // unique to Dog</w:t>
      </w:r>
    </w:p>
    <w:p w:rsidRPr="001D538D" w:rsidR="001D538D" w:rsidP="001D538D" w:rsidRDefault="001D538D" w14:paraId="4E67897D"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 xml:space="preserve">    }</w:t>
      </w:r>
    </w:p>
    <w:p w:rsidR="001D538D" w:rsidP="001D538D" w:rsidRDefault="001D538D" w14:paraId="6B50E1E9" w14:textId="7512705A">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1D538D">
        <w:rPr>
          <w:rFonts w:eastAsia="Times New Roman" w:cs="Times New Roman"/>
          <w:kern w:val="0"/>
          <w:sz w:val="24"/>
          <w:szCs w:val="24"/>
          <w:highlight w:val="darkGray"/>
          <w:lang w:eastAsia="en-PH"/>
          <w14:ligatures w14:val="none"/>
        </w:rPr>
        <w:t>}</w:t>
      </w:r>
    </w:p>
    <w:p w:rsidRPr="001D538D" w:rsidR="001D538D" w:rsidP="001D538D" w:rsidRDefault="001D538D" w14:paraId="5E6239B4" w14:textId="6DC1952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1D538D">
        <w:rPr>
          <w:rFonts w:eastAsia="Times New Roman" w:cs="Times New Roman"/>
          <w:b/>
          <w:bCs/>
          <w:kern w:val="0"/>
          <w:sz w:val="24"/>
          <w:szCs w:val="24"/>
          <w:lang w:eastAsia="en-PH"/>
          <w14:ligatures w14:val="none"/>
        </w:rPr>
        <w:t>Output:</w:t>
      </w:r>
    </w:p>
    <w:p w:rsidRPr="001D538D" w:rsidR="001D538D" w:rsidP="001D538D" w:rsidRDefault="001D538D" w14:paraId="54DF1A7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1D538D">
        <w:rPr>
          <w:rFonts w:eastAsia="Times New Roman" w:cs="Times New Roman"/>
          <w:kern w:val="0"/>
          <w:sz w:val="24"/>
          <w:szCs w:val="24"/>
          <w:highlight w:val="darkGray"/>
          <w:lang w:eastAsia="en-PH"/>
          <w14:ligatures w14:val="none"/>
        </w:rPr>
        <w:t>This animal eats food.</w:t>
      </w:r>
    </w:p>
    <w:p w:rsidR="001D538D" w:rsidP="001D538D" w:rsidRDefault="001D538D" w14:paraId="7E02DA46" w14:textId="0E06A178">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1D538D">
        <w:rPr>
          <w:rFonts w:eastAsia="Times New Roman" w:cs="Times New Roman"/>
          <w:kern w:val="0"/>
          <w:sz w:val="24"/>
          <w:szCs w:val="24"/>
          <w:highlight w:val="darkGray"/>
          <w:lang w:eastAsia="en-PH"/>
          <w14:ligatures w14:val="none"/>
        </w:rPr>
        <w:t>The dog barks loudly.</w:t>
      </w:r>
    </w:p>
    <w:p w:rsidRPr="001D538D" w:rsidR="001D538D" w:rsidP="001D538D" w:rsidRDefault="001D538D" w14:paraId="7BA2163F" w14:textId="64ED824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5256AB">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5256AB" w:rsidR="005256AB">
        <w:rPr>
          <w:rFonts w:eastAsia="Times New Roman" w:cs="Times New Roman"/>
          <w:kern w:val="0"/>
          <w:sz w:val="24"/>
          <w:szCs w:val="24"/>
          <w:lang w:eastAsia="en-PH"/>
          <w14:ligatures w14:val="none"/>
        </w:rPr>
        <w:t xml:space="preserve">The </w:t>
      </w:r>
      <w:r w:rsidRPr="005256AB" w:rsidR="005256AB">
        <w:rPr>
          <w:rFonts w:eastAsia="Times New Roman" w:cs="Times New Roman"/>
          <w:kern w:val="0"/>
          <w:sz w:val="24"/>
          <w:szCs w:val="24"/>
          <w:highlight w:val="darkGray"/>
          <w:lang w:eastAsia="en-PH"/>
          <w14:ligatures w14:val="none"/>
        </w:rPr>
        <w:t>Dog</w:t>
      </w:r>
      <w:r w:rsidRPr="005256AB" w:rsidR="005256AB">
        <w:rPr>
          <w:rFonts w:eastAsia="Times New Roman" w:cs="Times New Roman"/>
          <w:kern w:val="0"/>
          <w:sz w:val="24"/>
          <w:szCs w:val="24"/>
          <w:lang w:eastAsia="en-PH"/>
          <w14:ligatures w14:val="none"/>
        </w:rPr>
        <w:t xml:space="preserve"> class is a </w:t>
      </w:r>
      <w:r w:rsidRPr="005256AB" w:rsidR="005256AB">
        <w:rPr>
          <w:rFonts w:eastAsia="Times New Roman" w:cs="Times New Roman"/>
          <w:b/>
          <w:bCs/>
          <w:kern w:val="0"/>
          <w:sz w:val="24"/>
          <w:szCs w:val="24"/>
          <w:lang w:eastAsia="en-PH"/>
          <w14:ligatures w14:val="none"/>
        </w:rPr>
        <w:t>Subclass</w:t>
      </w:r>
      <w:r w:rsidRPr="005256AB" w:rsidR="005256AB">
        <w:rPr>
          <w:rFonts w:eastAsia="Times New Roman" w:cs="Times New Roman"/>
          <w:kern w:val="0"/>
          <w:sz w:val="24"/>
          <w:szCs w:val="24"/>
          <w:lang w:eastAsia="en-PH"/>
          <w14:ligatures w14:val="none"/>
        </w:rPr>
        <w:t xml:space="preserve"> of </w:t>
      </w:r>
      <w:r w:rsidRPr="005256AB" w:rsidR="005256AB">
        <w:rPr>
          <w:rFonts w:eastAsia="Times New Roman" w:cs="Times New Roman"/>
          <w:kern w:val="0"/>
          <w:sz w:val="24"/>
          <w:szCs w:val="24"/>
          <w:highlight w:val="darkGray"/>
          <w:lang w:eastAsia="en-PH"/>
          <w14:ligatures w14:val="none"/>
        </w:rPr>
        <w:t>Animal</w:t>
      </w:r>
      <w:r w:rsidRPr="005256AB" w:rsidR="005256AB">
        <w:rPr>
          <w:rFonts w:eastAsia="Times New Roman" w:cs="Times New Roman"/>
          <w:kern w:val="0"/>
          <w:sz w:val="24"/>
          <w:szCs w:val="24"/>
          <w:lang w:eastAsia="en-PH"/>
          <w14:ligatures w14:val="none"/>
        </w:rPr>
        <w:t xml:space="preserve"> because it extends it using the </w:t>
      </w:r>
      <w:r w:rsidRPr="005256AB" w:rsidR="005256AB">
        <w:rPr>
          <w:rFonts w:eastAsia="Times New Roman" w:cs="Times New Roman"/>
          <w:kern w:val="0"/>
          <w:sz w:val="24"/>
          <w:szCs w:val="24"/>
          <w:highlight w:val="darkGray"/>
          <w:lang w:eastAsia="en-PH"/>
          <w14:ligatures w14:val="none"/>
        </w:rPr>
        <w:t>extends</w:t>
      </w:r>
      <w:r w:rsidRPr="005256AB" w:rsidR="005256AB">
        <w:rPr>
          <w:rFonts w:eastAsia="Times New Roman" w:cs="Times New Roman"/>
          <w:kern w:val="0"/>
          <w:sz w:val="24"/>
          <w:szCs w:val="24"/>
          <w:lang w:eastAsia="en-PH"/>
          <w14:ligatures w14:val="none"/>
        </w:rPr>
        <w:t xml:space="preserve"> keyword. This means it automatically gets the </w:t>
      </w:r>
      <w:proofErr w:type="gramStart"/>
      <w:r w:rsidRPr="005256AB" w:rsidR="005256AB">
        <w:rPr>
          <w:rFonts w:eastAsia="Times New Roman" w:cs="Times New Roman"/>
          <w:kern w:val="0"/>
          <w:sz w:val="24"/>
          <w:szCs w:val="24"/>
          <w:highlight w:val="darkGray"/>
          <w:lang w:eastAsia="en-PH"/>
          <w14:ligatures w14:val="none"/>
        </w:rPr>
        <w:t>eat(</w:t>
      </w:r>
      <w:proofErr w:type="gramEnd"/>
      <w:r w:rsidRPr="005256AB" w:rsidR="005256AB">
        <w:rPr>
          <w:rFonts w:eastAsia="Times New Roman" w:cs="Times New Roman"/>
          <w:kern w:val="0"/>
          <w:sz w:val="24"/>
          <w:szCs w:val="24"/>
          <w:highlight w:val="darkGray"/>
          <w:lang w:eastAsia="en-PH"/>
          <w14:ligatures w14:val="none"/>
        </w:rPr>
        <w:t>)</w:t>
      </w:r>
      <w:r w:rsidRPr="005256AB" w:rsidR="005256AB">
        <w:rPr>
          <w:rFonts w:eastAsia="Times New Roman" w:cs="Times New Roman"/>
          <w:kern w:val="0"/>
          <w:sz w:val="24"/>
          <w:szCs w:val="24"/>
          <w:lang w:eastAsia="en-PH"/>
          <w14:ligatures w14:val="none"/>
        </w:rPr>
        <w:t xml:space="preserve"> method from </w:t>
      </w:r>
      <w:r w:rsidRPr="003D35B0" w:rsidR="005256AB">
        <w:rPr>
          <w:rFonts w:eastAsia="Times New Roman" w:cs="Times New Roman"/>
          <w:kern w:val="0"/>
          <w:sz w:val="24"/>
          <w:szCs w:val="24"/>
          <w:highlight w:val="darkGray"/>
          <w:lang w:eastAsia="en-PH"/>
          <w14:ligatures w14:val="none"/>
        </w:rPr>
        <w:t>Animal</w:t>
      </w:r>
      <w:r w:rsidRPr="005256AB" w:rsidR="005256AB">
        <w:rPr>
          <w:rFonts w:eastAsia="Times New Roman" w:cs="Times New Roman"/>
          <w:kern w:val="0"/>
          <w:sz w:val="24"/>
          <w:szCs w:val="24"/>
          <w:lang w:eastAsia="en-PH"/>
          <w14:ligatures w14:val="none"/>
        </w:rPr>
        <w:t xml:space="preserve"> without </w:t>
      </w:r>
      <w:r w:rsidRPr="005256AB" w:rsidR="005256AB">
        <w:rPr>
          <w:rFonts w:eastAsia="Times New Roman" w:cs="Times New Roman"/>
          <w:kern w:val="0"/>
          <w:sz w:val="24"/>
          <w:szCs w:val="24"/>
          <w:lang w:eastAsia="en-PH"/>
          <w14:ligatures w14:val="none"/>
        </w:rPr>
        <w:t xml:space="preserve">rewriting it. The </w:t>
      </w:r>
      <w:r w:rsidRPr="003D35B0" w:rsidR="005256AB">
        <w:rPr>
          <w:rFonts w:eastAsia="Times New Roman" w:cs="Times New Roman"/>
          <w:kern w:val="0"/>
          <w:sz w:val="24"/>
          <w:szCs w:val="24"/>
          <w:highlight w:val="darkGray"/>
          <w:lang w:eastAsia="en-PH"/>
          <w14:ligatures w14:val="none"/>
        </w:rPr>
        <w:t>Dog</w:t>
      </w:r>
      <w:r w:rsidRPr="005256AB" w:rsidR="005256AB">
        <w:rPr>
          <w:rFonts w:eastAsia="Times New Roman" w:cs="Times New Roman"/>
          <w:kern w:val="0"/>
          <w:sz w:val="24"/>
          <w:szCs w:val="24"/>
          <w:lang w:eastAsia="en-PH"/>
          <w14:ligatures w14:val="none"/>
        </w:rPr>
        <w:t xml:space="preserve"> class also adds a new behavior, </w:t>
      </w:r>
      <w:proofErr w:type="gramStart"/>
      <w:r w:rsidRPr="003D35B0" w:rsidR="005256AB">
        <w:rPr>
          <w:rFonts w:eastAsia="Times New Roman" w:cs="Times New Roman"/>
          <w:kern w:val="0"/>
          <w:sz w:val="24"/>
          <w:szCs w:val="24"/>
          <w:highlight w:val="darkGray"/>
          <w:lang w:eastAsia="en-PH"/>
          <w14:ligatures w14:val="none"/>
        </w:rPr>
        <w:t>bark(</w:t>
      </w:r>
      <w:proofErr w:type="gramEnd"/>
      <w:r w:rsidRPr="003D35B0" w:rsidR="005256AB">
        <w:rPr>
          <w:rFonts w:eastAsia="Times New Roman" w:cs="Times New Roman"/>
          <w:kern w:val="0"/>
          <w:sz w:val="24"/>
          <w:szCs w:val="24"/>
          <w:highlight w:val="darkGray"/>
          <w:lang w:eastAsia="en-PH"/>
          <w14:ligatures w14:val="none"/>
        </w:rPr>
        <w:t>),</w:t>
      </w:r>
      <w:r w:rsidRPr="005256AB" w:rsidR="005256AB">
        <w:rPr>
          <w:rFonts w:eastAsia="Times New Roman" w:cs="Times New Roman"/>
          <w:kern w:val="0"/>
          <w:sz w:val="24"/>
          <w:szCs w:val="24"/>
          <w:lang w:eastAsia="en-PH"/>
          <w14:ligatures w14:val="none"/>
        </w:rPr>
        <w:t xml:space="preserve"> which makes it unique. This demonstrates how subclasses can </w:t>
      </w:r>
      <w:r w:rsidRPr="005256AB" w:rsidR="005256AB">
        <w:rPr>
          <w:rFonts w:eastAsia="Times New Roman" w:cs="Times New Roman"/>
          <w:b/>
          <w:bCs/>
          <w:kern w:val="0"/>
          <w:sz w:val="24"/>
          <w:szCs w:val="24"/>
          <w:lang w:eastAsia="en-PH"/>
          <w14:ligatures w14:val="none"/>
        </w:rPr>
        <w:t>reuse and extend</w:t>
      </w:r>
      <w:r w:rsidRPr="005256AB" w:rsidR="005256AB">
        <w:rPr>
          <w:rFonts w:eastAsia="Times New Roman" w:cs="Times New Roman"/>
          <w:kern w:val="0"/>
          <w:sz w:val="24"/>
          <w:szCs w:val="24"/>
          <w:lang w:eastAsia="en-PH"/>
          <w14:ligatures w14:val="none"/>
        </w:rPr>
        <w:t xml:space="preserve"> the functionality of a superclass.</w:t>
      </w:r>
    </w:p>
    <w:p w:rsidR="00375AF2" w:rsidP="00375AF2" w:rsidRDefault="00375AF2" w14:paraId="51721F39" w14:textId="77777777">
      <w:pPr>
        <w:numPr>
          <w:ilvl w:val="0"/>
          <w:numId w:val="0"/>
        </w:numPr>
        <w:spacing w:before="100" w:beforeAutospacing="1" w:after="100" w:afterAutospacing="1" w:line="240" w:lineRule="auto"/>
        <w:ind w:left="1080"/>
        <w:rPr>
          <w:rFonts w:eastAsia="Times New Roman" w:cs="Times New Roman"/>
          <w:b/>
          <w:bCs/>
          <w:kern w:val="0"/>
          <w:sz w:val="24"/>
          <w:szCs w:val="24"/>
          <w:lang w:eastAsia="en-PH"/>
          <w14:ligatures w14:val="none"/>
        </w:rPr>
      </w:pPr>
    </w:p>
    <w:p w:rsidR="00375AF2" w:rsidP="00375AF2" w:rsidRDefault="00375AF2" w14:paraId="74FCE35A" w14:textId="77777777">
      <w:pPr>
        <w:numPr>
          <w:ilvl w:val="0"/>
          <w:numId w:val="0"/>
        </w:numPr>
        <w:spacing w:before="100" w:beforeAutospacing="1" w:after="100" w:afterAutospacing="1" w:line="240" w:lineRule="auto"/>
        <w:ind w:left="1080"/>
        <w:rPr>
          <w:rFonts w:eastAsia="Times New Roman" w:cs="Times New Roman"/>
          <w:b/>
          <w:bCs/>
          <w:kern w:val="0"/>
          <w:sz w:val="24"/>
          <w:szCs w:val="24"/>
          <w:lang w:eastAsia="en-PH"/>
          <w14:ligatures w14:val="none"/>
        </w:rPr>
      </w:pPr>
    </w:p>
    <w:p w:rsidR="00375AF2" w:rsidP="005E4004" w:rsidRDefault="00F106DE" w14:paraId="4EAEC10A" w14:textId="0329C7BE">
      <w:pPr>
        <w:pStyle w:val="ListParagraph"/>
        <w:numPr>
          <w:ilvl w:val="0"/>
          <w:numId w:val="64"/>
        </w:numPr>
        <w:spacing w:before="100" w:beforeAutospacing="1" w:after="100" w:afterAutospacing="1" w:line="240" w:lineRule="auto"/>
        <w:rPr>
          <w:rFonts w:eastAsia="Times New Roman" w:cs="Times New Roman"/>
          <w:b/>
          <w:bCs/>
          <w:kern w:val="0"/>
          <w:sz w:val="24"/>
          <w:szCs w:val="24"/>
          <w:lang w:eastAsia="en-PH"/>
          <w14:ligatures w14:val="none"/>
        </w:rPr>
      </w:pPr>
      <w:r w:rsidRPr="00F106DE">
        <w:rPr>
          <w:rFonts w:eastAsia="Times New Roman" w:cs="Times New Roman"/>
          <w:b/>
          <w:bCs/>
          <w:kern w:val="0"/>
          <w:sz w:val="24"/>
          <w:szCs w:val="24"/>
          <w:lang w:eastAsia="en-PH"/>
          <w14:ligatures w14:val="none"/>
        </w:rPr>
        <w:t>Superclass and Subclass Relationship</w:t>
      </w:r>
    </w:p>
    <w:p w:rsidRPr="00F106DE" w:rsidR="00F106DE" w:rsidP="00F106DE" w:rsidRDefault="00F106DE" w14:paraId="6C94EFF3" w14:textId="056E0B4D">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F106DE">
        <w:rPr>
          <w:rFonts w:eastAsia="Times New Roman" w:cs="Times New Roman"/>
          <w:kern w:val="0"/>
          <w:sz w:val="24"/>
          <w:szCs w:val="24"/>
          <w:lang w:eastAsia="en-PH"/>
          <w14:ligatures w14:val="none"/>
        </w:rPr>
        <w:t xml:space="preserve">The connection between a superclass and subclass is known as an “is-a” relationship. For example, a </w:t>
      </w:r>
      <w:r w:rsidRPr="006D518E">
        <w:rPr>
          <w:rFonts w:eastAsia="Times New Roman" w:cs="Times New Roman"/>
          <w:kern w:val="0"/>
          <w:sz w:val="24"/>
          <w:szCs w:val="24"/>
          <w:highlight w:val="darkGray"/>
          <w:lang w:eastAsia="en-PH"/>
          <w14:ligatures w14:val="none"/>
        </w:rPr>
        <w:t>Dog</w:t>
      </w:r>
      <w:r w:rsidRPr="00F106DE">
        <w:rPr>
          <w:rFonts w:eastAsia="Times New Roman" w:cs="Times New Roman"/>
          <w:kern w:val="0"/>
          <w:sz w:val="24"/>
          <w:szCs w:val="24"/>
          <w:lang w:eastAsia="en-PH"/>
          <w14:ligatures w14:val="none"/>
        </w:rPr>
        <w:t xml:space="preserve"> is a type of </w:t>
      </w:r>
      <w:r w:rsidRPr="006D518E">
        <w:rPr>
          <w:rFonts w:eastAsia="Times New Roman" w:cs="Times New Roman"/>
          <w:kern w:val="0"/>
          <w:sz w:val="24"/>
          <w:szCs w:val="24"/>
          <w:highlight w:val="darkGray"/>
          <w:lang w:eastAsia="en-PH"/>
          <w14:ligatures w14:val="none"/>
        </w:rPr>
        <w:t>Animal</w:t>
      </w:r>
      <w:r w:rsidRPr="00F106DE">
        <w:rPr>
          <w:rFonts w:eastAsia="Times New Roman" w:cs="Times New Roman"/>
          <w:kern w:val="0"/>
          <w:sz w:val="24"/>
          <w:szCs w:val="24"/>
          <w:lang w:eastAsia="en-PH"/>
          <w14:ligatures w14:val="none"/>
        </w:rPr>
        <w:t xml:space="preserve">, and a </w:t>
      </w:r>
      <w:r w:rsidRPr="006D518E">
        <w:rPr>
          <w:rFonts w:eastAsia="Times New Roman" w:cs="Times New Roman"/>
          <w:kern w:val="0"/>
          <w:sz w:val="24"/>
          <w:szCs w:val="24"/>
          <w:highlight w:val="darkGray"/>
          <w:lang w:eastAsia="en-PH"/>
          <w14:ligatures w14:val="none"/>
        </w:rPr>
        <w:t>Car</w:t>
      </w:r>
      <w:r w:rsidRPr="00F106DE">
        <w:rPr>
          <w:rFonts w:eastAsia="Times New Roman" w:cs="Times New Roman"/>
          <w:kern w:val="0"/>
          <w:sz w:val="24"/>
          <w:szCs w:val="24"/>
          <w:lang w:eastAsia="en-PH"/>
          <w14:ligatures w14:val="none"/>
        </w:rPr>
        <w:t xml:space="preserve"> is a type of </w:t>
      </w:r>
      <w:r w:rsidRPr="006D518E">
        <w:rPr>
          <w:rFonts w:eastAsia="Times New Roman" w:cs="Times New Roman"/>
          <w:kern w:val="0"/>
          <w:sz w:val="24"/>
          <w:szCs w:val="24"/>
          <w:highlight w:val="darkGray"/>
          <w:lang w:eastAsia="en-PH"/>
          <w14:ligatures w14:val="none"/>
        </w:rPr>
        <w:t>Vehicle</w:t>
      </w:r>
      <w:r w:rsidRPr="00F106DE">
        <w:rPr>
          <w:rFonts w:eastAsia="Times New Roman" w:cs="Times New Roman"/>
          <w:kern w:val="0"/>
          <w:sz w:val="24"/>
          <w:szCs w:val="24"/>
          <w:lang w:eastAsia="en-PH"/>
          <w14:ligatures w14:val="none"/>
        </w:rPr>
        <w:t>. The subclass inherits everything from its superclass but can modify or expand on it. This relationship makes code more flexible and realistic, as it mirrors how real-world categories work. By using this concept, programmers can design systems that are modular and easier to expand.</w:t>
      </w:r>
    </w:p>
    <w:p w:rsidR="00375AF2" w:rsidP="006D518E" w:rsidRDefault="006D518E" w14:paraId="5E1510E8" w14:textId="65A7E8F8">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Sample code: </w:t>
      </w:r>
    </w:p>
    <w:p w:rsidRPr="006D518E" w:rsidR="006D518E" w:rsidP="006D518E" w:rsidRDefault="006D518E" w14:paraId="3D9E3DD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class Vehicle {</w:t>
      </w:r>
    </w:p>
    <w:p w:rsidRPr="006D518E" w:rsidR="006D518E" w:rsidP="006D518E" w:rsidRDefault="006D518E" w14:paraId="7AB6424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 xml:space="preserve">    void </w:t>
      </w:r>
      <w:proofErr w:type="gramStart"/>
      <w:r w:rsidRPr="006D518E">
        <w:rPr>
          <w:rFonts w:eastAsia="Times New Roman" w:cs="Times New Roman"/>
          <w:kern w:val="0"/>
          <w:sz w:val="24"/>
          <w:szCs w:val="24"/>
          <w:highlight w:val="darkGray"/>
          <w:lang w:eastAsia="en-PH"/>
          <w14:ligatures w14:val="none"/>
        </w:rPr>
        <w:t>start(</w:t>
      </w:r>
      <w:proofErr w:type="gramEnd"/>
      <w:r w:rsidRPr="006D518E">
        <w:rPr>
          <w:rFonts w:eastAsia="Times New Roman" w:cs="Times New Roman"/>
          <w:kern w:val="0"/>
          <w:sz w:val="24"/>
          <w:szCs w:val="24"/>
          <w:highlight w:val="darkGray"/>
          <w:lang w:eastAsia="en-PH"/>
          <w14:ligatures w14:val="none"/>
        </w:rPr>
        <w:t>) {</w:t>
      </w:r>
    </w:p>
    <w:p w:rsidRPr="006D518E" w:rsidR="006D518E" w:rsidP="006D518E" w:rsidRDefault="006D518E" w14:paraId="3D18B4D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 xml:space="preserve">        </w:t>
      </w:r>
      <w:proofErr w:type="spellStart"/>
      <w:r w:rsidRPr="006D518E">
        <w:rPr>
          <w:rFonts w:eastAsia="Times New Roman" w:cs="Times New Roman"/>
          <w:kern w:val="0"/>
          <w:sz w:val="24"/>
          <w:szCs w:val="24"/>
          <w:highlight w:val="darkGray"/>
          <w:lang w:eastAsia="en-PH"/>
          <w14:ligatures w14:val="none"/>
        </w:rPr>
        <w:t>System.out.println</w:t>
      </w:r>
      <w:proofErr w:type="spellEnd"/>
      <w:r w:rsidRPr="006D518E">
        <w:rPr>
          <w:rFonts w:eastAsia="Times New Roman" w:cs="Times New Roman"/>
          <w:kern w:val="0"/>
          <w:sz w:val="24"/>
          <w:szCs w:val="24"/>
          <w:highlight w:val="darkGray"/>
          <w:lang w:eastAsia="en-PH"/>
          <w14:ligatures w14:val="none"/>
        </w:rPr>
        <w:t>("The vehicle starts moving."</w:t>
      </w:r>
      <w:proofErr w:type="gramStart"/>
      <w:r w:rsidRPr="006D518E">
        <w:rPr>
          <w:rFonts w:eastAsia="Times New Roman" w:cs="Times New Roman"/>
          <w:kern w:val="0"/>
          <w:sz w:val="24"/>
          <w:szCs w:val="24"/>
          <w:highlight w:val="darkGray"/>
          <w:lang w:eastAsia="en-PH"/>
          <w14:ligatures w14:val="none"/>
        </w:rPr>
        <w:t>);</w:t>
      </w:r>
      <w:proofErr w:type="gramEnd"/>
    </w:p>
    <w:p w:rsidRPr="006D518E" w:rsidR="006D518E" w:rsidP="006D518E" w:rsidRDefault="006D518E" w14:paraId="77DDA3D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 xml:space="preserve">    }</w:t>
      </w:r>
    </w:p>
    <w:p w:rsidRPr="006D518E" w:rsidR="006D518E" w:rsidP="006D518E" w:rsidRDefault="006D518E" w14:paraId="0CE3813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w:t>
      </w:r>
    </w:p>
    <w:p w:rsidRPr="006D518E" w:rsidR="006D518E" w:rsidP="006D518E" w:rsidRDefault="006D518E" w14:paraId="0EE0FC9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6D518E" w:rsidR="006D518E" w:rsidP="006D518E" w:rsidRDefault="006D518E" w14:paraId="6847E08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class Car extends Vehicle {</w:t>
      </w:r>
    </w:p>
    <w:p w:rsidRPr="006D518E" w:rsidR="006D518E" w:rsidP="006D518E" w:rsidRDefault="006D518E" w14:paraId="287CD46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 xml:space="preserve">    void </w:t>
      </w:r>
      <w:proofErr w:type="spellStart"/>
      <w:proofErr w:type="gramStart"/>
      <w:r w:rsidRPr="006D518E">
        <w:rPr>
          <w:rFonts w:eastAsia="Times New Roman" w:cs="Times New Roman"/>
          <w:kern w:val="0"/>
          <w:sz w:val="24"/>
          <w:szCs w:val="24"/>
          <w:highlight w:val="darkGray"/>
          <w:lang w:eastAsia="en-PH"/>
          <w14:ligatures w14:val="none"/>
        </w:rPr>
        <w:t>playMusic</w:t>
      </w:r>
      <w:proofErr w:type="spellEnd"/>
      <w:r w:rsidRPr="006D518E">
        <w:rPr>
          <w:rFonts w:eastAsia="Times New Roman" w:cs="Times New Roman"/>
          <w:kern w:val="0"/>
          <w:sz w:val="24"/>
          <w:szCs w:val="24"/>
          <w:highlight w:val="darkGray"/>
          <w:lang w:eastAsia="en-PH"/>
          <w14:ligatures w14:val="none"/>
        </w:rPr>
        <w:t>(</w:t>
      </w:r>
      <w:proofErr w:type="gramEnd"/>
      <w:r w:rsidRPr="006D518E">
        <w:rPr>
          <w:rFonts w:eastAsia="Times New Roman" w:cs="Times New Roman"/>
          <w:kern w:val="0"/>
          <w:sz w:val="24"/>
          <w:szCs w:val="24"/>
          <w:highlight w:val="darkGray"/>
          <w:lang w:eastAsia="en-PH"/>
          <w14:ligatures w14:val="none"/>
        </w:rPr>
        <w:t>) {</w:t>
      </w:r>
    </w:p>
    <w:p w:rsidRPr="006D518E" w:rsidR="006D518E" w:rsidP="006D518E" w:rsidRDefault="006D518E" w14:paraId="57ECA8CA"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 xml:space="preserve">        </w:t>
      </w:r>
      <w:proofErr w:type="spellStart"/>
      <w:r w:rsidRPr="006D518E">
        <w:rPr>
          <w:rFonts w:eastAsia="Times New Roman" w:cs="Times New Roman"/>
          <w:kern w:val="0"/>
          <w:sz w:val="24"/>
          <w:szCs w:val="24"/>
          <w:highlight w:val="darkGray"/>
          <w:lang w:eastAsia="en-PH"/>
          <w14:ligatures w14:val="none"/>
        </w:rPr>
        <w:t>System.out.println</w:t>
      </w:r>
      <w:proofErr w:type="spellEnd"/>
      <w:r w:rsidRPr="006D518E">
        <w:rPr>
          <w:rFonts w:eastAsia="Times New Roman" w:cs="Times New Roman"/>
          <w:kern w:val="0"/>
          <w:sz w:val="24"/>
          <w:szCs w:val="24"/>
          <w:highlight w:val="darkGray"/>
          <w:lang w:eastAsia="en-PH"/>
          <w14:ligatures w14:val="none"/>
        </w:rPr>
        <w:t>("The car is playing music."</w:t>
      </w:r>
      <w:proofErr w:type="gramStart"/>
      <w:r w:rsidRPr="006D518E">
        <w:rPr>
          <w:rFonts w:eastAsia="Times New Roman" w:cs="Times New Roman"/>
          <w:kern w:val="0"/>
          <w:sz w:val="24"/>
          <w:szCs w:val="24"/>
          <w:highlight w:val="darkGray"/>
          <w:lang w:eastAsia="en-PH"/>
          <w14:ligatures w14:val="none"/>
        </w:rPr>
        <w:t>);</w:t>
      </w:r>
      <w:proofErr w:type="gramEnd"/>
    </w:p>
    <w:p w:rsidRPr="006D518E" w:rsidR="006D518E" w:rsidP="006D518E" w:rsidRDefault="006D518E" w14:paraId="2D142A8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 xml:space="preserve">    }</w:t>
      </w:r>
    </w:p>
    <w:p w:rsidRPr="006D518E" w:rsidR="006D518E" w:rsidP="006D518E" w:rsidRDefault="006D518E" w14:paraId="79B001A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w:t>
      </w:r>
    </w:p>
    <w:p w:rsidRPr="006D518E" w:rsidR="006D518E" w:rsidP="006D518E" w:rsidRDefault="006D518E" w14:paraId="703DA0D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6D518E" w:rsidR="006D518E" w:rsidP="006D518E" w:rsidRDefault="006D518E" w14:paraId="074F50B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public class Main {</w:t>
      </w:r>
    </w:p>
    <w:p w:rsidRPr="006D518E" w:rsidR="006D518E" w:rsidP="006D518E" w:rsidRDefault="006D518E" w14:paraId="08D8276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 xml:space="preserve">    public static void </w:t>
      </w:r>
      <w:proofErr w:type="gramStart"/>
      <w:r w:rsidRPr="006D518E">
        <w:rPr>
          <w:rFonts w:eastAsia="Times New Roman" w:cs="Times New Roman"/>
          <w:kern w:val="0"/>
          <w:sz w:val="24"/>
          <w:szCs w:val="24"/>
          <w:highlight w:val="darkGray"/>
          <w:lang w:eastAsia="en-PH"/>
          <w14:ligatures w14:val="none"/>
        </w:rPr>
        <w:t>main(String[</w:t>
      </w:r>
      <w:proofErr w:type="gramEnd"/>
      <w:r w:rsidRPr="006D518E">
        <w:rPr>
          <w:rFonts w:eastAsia="Times New Roman" w:cs="Times New Roman"/>
          <w:kern w:val="0"/>
          <w:sz w:val="24"/>
          <w:szCs w:val="24"/>
          <w:highlight w:val="darkGray"/>
          <w:lang w:eastAsia="en-PH"/>
          <w14:ligatures w14:val="none"/>
        </w:rPr>
        <w:t xml:space="preserve">] </w:t>
      </w:r>
      <w:proofErr w:type="spellStart"/>
      <w:r w:rsidRPr="006D518E">
        <w:rPr>
          <w:rFonts w:eastAsia="Times New Roman" w:cs="Times New Roman"/>
          <w:kern w:val="0"/>
          <w:sz w:val="24"/>
          <w:szCs w:val="24"/>
          <w:highlight w:val="darkGray"/>
          <w:lang w:eastAsia="en-PH"/>
          <w14:ligatures w14:val="none"/>
        </w:rPr>
        <w:t>args</w:t>
      </w:r>
      <w:proofErr w:type="spellEnd"/>
      <w:r w:rsidRPr="006D518E">
        <w:rPr>
          <w:rFonts w:eastAsia="Times New Roman" w:cs="Times New Roman"/>
          <w:kern w:val="0"/>
          <w:sz w:val="24"/>
          <w:szCs w:val="24"/>
          <w:highlight w:val="darkGray"/>
          <w:lang w:eastAsia="en-PH"/>
          <w14:ligatures w14:val="none"/>
        </w:rPr>
        <w:t>) {</w:t>
      </w:r>
    </w:p>
    <w:p w:rsidRPr="006D518E" w:rsidR="006D518E" w:rsidP="006D518E" w:rsidRDefault="006D518E" w14:paraId="676CEA6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 xml:space="preserve">        Car </w:t>
      </w:r>
      <w:proofErr w:type="spellStart"/>
      <w:r w:rsidRPr="006D518E">
        <w:rPr>
          <w:rFonts w:eastAsia="Times New Roman" w:cs="Times New Roman"/>
          <w:kern w:val="0"/>
          <w:sz w:val="24"/>
          <w:szCs w:val="24"/>
          <w:highlight w:val="darkGray"/>
          <w:lang w:eastAsia="en-PH"/>
          <w14:ligatures w14:val="none"/>
        </w:rPr>
        <w:t>myCar</w:t>
      </w:r>
      <w:proofErr w:type="spellEnd"/>
      <w:r w:rsidRPr="006D518E">
        <w:rPr>
          <w:rFonts w:eastAsia="Times New Roman" w:cs="Times New Roman"/>
          <w:kern w:val="0"/>
          <w:sz w:val="24"/>
          <w:szCs w:val="24"/>
          <w:highlight w:val="darkGray"/>
          <w:lang w:eastAsia="en-PH"/>
          <w14:ligatures w14:val="none"/>
        </w:rPr>
        <w:t xml:space="preserve"> = new </w:t>
      </w:r>
      <w:proofErr w:type="gramStart"/>
      <w:r w:rsidRPr="006D518E">
        <w:rPr>
          <w:rFonts w:eastAsia="Times New Roman" w:cs="Times New Roman"/>
          <w:kern w:val="0"/>
          <w:sz w:val="24"/>
          <w:szCs w:val="24"/>
          <w:highlight w:val="darkGray"/>
          <w:lang w:eastAsia="en-PH"/>
          <w14:ligatures w14:val="none"/>
        </w:rPr>
        <w:t>Car();</w:t>
      </w:r>
      <w:proofErr w:type="gramEnd"/>
    </w:p>
    <w:p w:rsidRPr="006D518E" w:rsidR="006D518E" w:rsidP="006D518E" w:rsidRDefault="006D518E" w14:paraId="5869EDB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 xml:space="preserve">        </w:t>
      </w:r>
      <w:proofErr w:type="spellStart"/>
      <w:r w:rsidRPr="006D518E">
        <w:rPr>
          <w:rFonts w:eastAsia="Times New Roman" w:cs="Times New Roman"/>
          <w:kern w:val="0"/>
          <w:sz w:val="24"/>
          <w:szCs w:val="24"/>
          <w:highlight w:val="darkGray"/>
          <w:lang w:eastAsia="en-PH"/>
          <w14:ligatures w14:val="none"/>
        </w:rPr>
        <w:t>myCar.start</w:t>
      </w:r>
      <w:proofErr w:type="spellEnd"/>
      <w:r w:rsidRPr="006D518E">
        <w:rPr>
          <w:rFonts w:eastAsia="Times New Roman" w:cs="Times New Roman"/>
          <w:kern w:val="0"/>
          <w:sz w:val="24"/>
          <w:szCs w:val="24"/>
          <w:highlight w:val="darkGray"/>
          <w:lang w:eastAsia="en-PH"/>
          <w14:ligatures w14:val="none"/>
        </w:rPr>
        <w:t>(</w:t>
      </w:r>
      <w:proofErr w:type="gramStart"/>
      <w:r w:rsidRPr="006D518E">
        <w:rPr>
          <w:rFonts w:eastAsia="Times New Roman" w:cs="Times New Roman"/>
          <w:kern w:val="0"/>
          <w:sz w:val="24"/>
          <w:szCs w:val="24"/>
          <w:highlight w:val="darkGray"/>
          <w:lang w:eastAsia="en-PH"/>
          <w14:ligatures w14:val="none"/>
        </w:rPr>
        <w:t xml:space="preserve">);   </w:t>
      </w:r>
      <w:proofErr w:type="gramEnd"/>
      <w:r w:rsidRPr="006D518E">
        <w:rPr>
          <w:rFonts w:eastAsia="Times New Roman" w:cs="Times New Roman"/>
          <w:kern w:val="0"/>
          <w:sz w:val="24"/>
          <w:szCs w:val="24"/>
          <w:highlight w:val="darkGray"/>
          <w:lang w:eastAsia="en-PH"/>
          <w14:ligatures w14:val="none"/>
        </w:rPr>
        <w:t xml:space="preserve">  // inherited from Vehicle</w:t>
      </w:r>
    </w:p>
    <w:p w:rsidRPr="006D518E" w:rsidR="006D518E" w:rsidP="006D518E" w:rsidRDefault="006D518E" w14:paraId="72D0DC4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 xml:space="preserve">        </w:t>
      </w:r>
      <w:proofErr w:type="spellStart"/>
      <w:r w:rsidRPr="006D518E">
        <w:rPr>
          <w:rFonts w:eastAsia="Times New Roman" w:cs="Times New Roman"/>
          <w:kern w:val="0"/>
          <w:sz w:val="24"/>
          <w:szCs w:val="24"/>
          <w:highlight w:val="darkGray"/>
          <w:lang w:eastAsia="en-PH"/>
          <w14:ligatures w14:val="none"/>
        </w:rPr>
        <w:t>myCar.playMusic</w:t>
      </w:r>
      <w:proofErr w:type="spellEnd"/>
      <w:r w:rsidRPr="006D518E">
        <w:rPr>
          <w:rFonts w:eastAsia="Times New Roman" w:cs="Times New Roman"/>
          <w:kern w:val="0"/>
          <w:sz w:val="24"/>
          <w:szCs w:val="24"/>
          <w:highlight w:val="darkGray"/>
          <w:lang w:eastAsia="en-PH"/>
          <w14:ligatures w14:val="none"/>
        </w:rPr>
        <w:t>(); // specific to Car</w:t>
      </w:r>
    </w:p>
    <w:p w:rsidRPr="006D518E" w:rsidR="006D518E" w:rsidP="006D518E" w:rsidRDefault="006D518E" w14:paraId="519F20A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 xml:space="preserve">    }</w:t>
      </w:r>
    </w:p>
    <w:p w:rsidR="006D518E" w:rsidP="006D518E" w:rsidRDefault="006D518E" w14:paraId="48ED95DB" w14:textId="60B47B8F">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6D518E">
        <w:rPr>
          <w:rFonts w:eastAsia="Times New Roman" w:cs="Times New Roman"/>
          <w:kern w:val="0"/>
          <w:sz w:val="24"/>
          <w:szCs w:val="24"/>
          <w:highlight w:val="darkGray"/>
          <w:lang w:eastAsia="en-PH"/>
          <w14:ligatures w14:val="none"/>
        </w:rPr>
        <w:t>}</w:t>
      </w:r>
    </w:p>
    <w:p w:rsidRPr="006D518E" w:rsidR="006D518E" w:rsidP="006D518E" w:rsidRDefault="006D518E" w14:paraId="40DBA297" w14:textId="6EB444F3">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6D518E">
        <w:rPr>
          <w:rFonts w:eastAsia="Times New Roman" w:cs="Times New Roman"/>
          <w:b/>
          <w:bCs/>
          <w:kern w:val="0"/>
          <w:sz w:val="24"/>
          <w:szCs w:val="24"/>
          <w:lang w:eastAsia="en-PH"/>
          <w14:ligatures w14:val="none"/>
        </w:rPr>
        <w:t>Output:</w:t>
      </w:r>
    </w:p>
    <w:p w:rsidRPr="006D518E" w:rsidR="006D518E" w:rsidP="006D518E" w:rsidRDefault="006D518E" w14:paraId="40570E4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6D518E">
        <w:rPr>
          <w:rFonts w:eastAsia="Times New Roman" w:cs="Times New Roman"/>
          <w:kern w:val="0"/>
          <w:sz w:val="24"/>
          <w:szCs w:val="24"/>
          <w:highlight w:val="darkGray"/>
          <w:lang w:eastAsia="en-PH"/>
          <w14:ligatures w14:val="none"/>
        </w:rPr>
        <w:t>The vehicle starts moving.</w:t>
      </w:r>
    </w:p>
    <w:p w:rsidR="006D518E" w:rsidP="006D518E" w:rsidRDefault="006D518E" w14:paraId="0CFCC3EC" w14:textId="66CCBF58">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6D518E">
        <w:rPr>
          <w:rFonts w:eastAsia="Times New Roman" w:cs="Times New Roman"/>
          <w:kern w:val="0"/>
          <w:sz w:val="24"/>
          <w:szCs w:val="24"/>
          <w:highlight w:val="darkGray"/>
          <w:lang w:eastAsia="en-PH"/>
          <w14:ligatures w14:val="none"/>
        </w:rPr>
        <w:t>The car is playing music.</w:t>
      </w:r>
    </w:p>
    <w:p w:rsidR="006D518E" w:rsidP="006D518E" w:rsidRDefault="006D518E" w14:paraId="2A465169" w14:textId="36AAA5A4">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DB4197">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DB4197" w:rsidR="00DB4197">
        <w:rPr>
          <w:rFonts w:eastAsia="Times New Roman" w:cs="Times New Roman"/>
          <w:kern w:val="0"/>
          <w:sz w:val="24"/>
          <w:szCs w:val="24"/>
          <w:lang w:eastAsia="en-PH"/>
          <w14:ligatures w14:val="none"/>
        </w:rPr>
        <w:t xml:space="preserve">Here, </w:t>
      </w:r>
      <w:r w:rsidRPr="00DB4197" w:rsidR="00DB4197">
        <w:rPr>
          <w:rFonts w:eastAsia="Times New Roman" w:cs="Times New Roman"/>
          <w:kern w:val="0"/>
          <w:sz w:val="24"/>
          <w:szCs w:val="24"/>
          <w:highlight w:val="darkGray"/>
          <w:lang w:eastAsia="en-PH"/>
          <w14:ligatures w14:val="none"/>
        </w:rPr>
        <w:t>Car</w:t>
      </w:r>
      <w:r w:rsidRPr="00DB4197" w:rsidR="00DB4197">
        <w:rPr>
          <w:rFonts w:eastAsia="Times New Roman" w:cs="Times New Roman"/>
          <w:kern w:val="0"/>
          <w:sz w:val="24"/>
          <w:szCs w:val="24"/>
          <w:lang w:eastAsia="en-PH"/>
          <w14:ligatures w14:val="none"/>
        </w:rPr>
        <w:t xml:space="preserve"> is a subclass that inherits from </w:t>
      </w:r>
      <w:r w:rsidRPr="00DB4197" w:rsidR="00DB4197">
        <w:rPr>
          <w:rFonts w:eastAsia="Times New Roman" w:cs="Times New Roman"/>
          <w:kern w:val="0"/>
          <w:sz w:val="24"/>
          <w:szCs w:val="24"/>
          <w:highlight w:val="darkGray"/>
          <w:lang w:eastAsia="en-PH"/>
          <w14:ligatures w14:val="none"/>
        </w:rPr>
        <w:t>Vehicle</w:t>
      </w:r>
      <w:r w:rsidRPr="00DB4197" w:rsidR="00DB4197">
        <w:rPr>
          <w:rFonts w:eastAsia="Times New Roman" w:cs="Times New Roman"/>
          <w:kern w:val="0"/>
          <w:sz w:val="24"/>
          <w:szCs w:val="24"/>
          <w:lang w:eastAsia="en-PH"/>
          <w14:ligatures w14:val="none"/>
        </w:rPr>
        <w:t xml:space="preserve">, the superclass. The </w:t>
      </w:r>
      <w:r w:rsidRPr="00DB4197" w:rsidR="00DB4197">
        <w:rPr>
          <w:rFonts w:eastAsia="Times New Roman" w:cs="Times New Roman"/>
          <w:kern w:val="0"/>
          <w:sz w:val="24"/>
          <w:szCs w:val="24"/>
          <w:highlight w:val="darkGray"/>
          <w:lang w:eastAsia="en-PH"/>
          <w14:ligatures w14:val="none"/>
        </w:rPr>
        <w:t>Car</w:t>
      </w:r>
      <w:r w:rsidRPr="00DB4197" w:rsidR="00DB4197">
        <w:rPr>
          <w:rFonts w:eastAsia="Times New Roman" w:cs="Times New Roman"/>
          <w:kern w:val="0"/>
          <w:sz w:val="24"/>
          <w:szCs w:val="24"/>
          <w:lang w:eastAsia="en-PH"/>
          <w14:ligatures w14:val="none"/>
        </w:rPr>
        <w:t xml:space="preserve"> class has access to the </w:t>
      </w:r>
      <w:proofErr w:type="gramStart"/>
      <w:r w:rsidRPr="00DB4197" w:rsidR="00DB4197">
        <w:rPr>
          <w:rFonts w:eastAsia="Times New Roman" w:cs="Times New Roman"/>
          <w:kern w:val="0"/>
          <w:sz w:val="24"/>
          <w:szCs w:val="24"/>
          <w:highlight w:val="darkGray"/>
          <w:lang w:eastAsia="en-PH"/>
          <w14:ligatures w14:val="none"/>
        </w:rPr>
        <w:t>start(</w:t>
      </w:r>
      <w:proofErr w:type="gramEnd"/>
      <w:r w:rsidRPr="00DB4197" w:rsidR="00DB4197">
        <w:rPr>
          <w:rFonts w:eastAsia="Times New Roman" w:cs="Times New Roman"/>
          <w:kern w:val="0"/>
          <w:sz w:val="24"/>
          <w:szCs w:val="24"/>
          <w:highlight w:val="darkGray"/>
          <w:lang w:eastAsia="en-PH"/>
          <w14:ligatures w14:val="none"/>
        </w:rPr>
        <w:t>)</w:t>
      </w:r>
      <w:r w:rsidRPr="00DB4197" w:rsidR="00DB4197">
        <w:rPr>
          <w:rFonts w:eastAsia="Times New Roman" w:cs="Times New Roman"/>
          <w:kern w:val="0"/>
          <w:sz w:val="24"/>
          <w:szCs w:val="24"/>
          <w:lang w:eastAsia="en-PH"/>
          <w14:ligatures w14:val="none"/>
        </w:rPr>
        <w:t xml:space="preserve"> method from </w:t>
      </w:r>
      <w:r w:rsidRPr="00DB4197" w:rsidR="00DB4197">
        <w:rPr>
          <w:rFonts w:eastAsia="Times New Roman" w:cs="Times New Roman"/>
          <w:kern w:val="0"/>
          <w:sz w:val="24"/>
          <w:szCs w:val="24"/>
          <w:highlight w:val="darkGray"/>
          <w:lang w:eastAsia="en-PH"/>
          <w14:ligatures w14:val="none"/>
        </w:rPr>
        <w:t>Vehicle</w:t>
      </w:r>
      <w:r w:rsidRPr="00DB4197" w:rsidR="00DB4197">
        <w:rPr>
          <w:rFonts w:eastAsia="Times New Roman" w:cs="Times New Roman"/>
          <w:kern w:val="0"/>
          <w:sz w:val="24"/>
          <w:szCs w:val="24"/>
          <w:lang w:eastAsia="en-PH"/>
          <w14:ligatures w14:val="none"/>
        </w:rPr>
        <w:t xml:space="preserve">, showing inheritance in action. It also defines its own method, </w:t>
      </w:r>
      <w:proofErr w:type="spellStart"/>
      <w:proofErr w:type="gramStart"/>
      <w:r w:rsidRPr="00DB4197" w:rsidR="00DB4197">
        <w:rPr>
          <w:rFonts w:eastAsia="Times New Roman" w:cs="Times New Roman"/>
          <w:kern w:val="0"/>
          <w:sz w:val="24"/>
          <w:szCs w:val="24"/>
          <w:highlight w:val="darkGray"/>
          <w:lang w:eastAsia="en-PH"/>
          <w14:ligatures w14:val="none"/>
        </w:rPr>
        <w:t>playMusic</w:t>
      </w:r>
      <w:proofErr w:type="spellEnd"/>
      <w:r w:rsidRPr="00DB4197" w:rsidR="00DB4197">
        <w:rPr>
          <w:rFonts w:eastAsia="Times New Roman" w:cs="Times New Roman"/>
          <w:kern w:val="0"/>
          <w:sz w:val="24"/>
          <w:szCs w:val="24"/>
          <w:highlight w:val="darkGray"/>
          <w:lang w:eastAsia="en-PH"/>
          <w14:ligatures w14:val="none"/>
        </w:rPr>
        <w:t>(</w:t>
      </w:r>
      <w:proofErr w:type="gramEnd"/>
      <w:r w:rsidRPr="00DB4197" w:rsidR="00DB4197">
        <w:rPr>
          <w:rFonts w:eastAsia="Times New Roman" w:cs="Times New Roman"/>
          <w:kern w:val="0"/>
          <w:sz w:val="24"/>
          <w:szCs w:val="24"/>
          <w:highlight w:val="darkGray"/>
          <w:lang w:eastAsia="en-PH"/>
          <w14:ligatures w14:val="none"/>
        </w:rPr>
        <w:t>),</w:t>
      </w:r>
      <w:r w:rsidRPr="00DB4197" w:rsidR="00DB4197">
        <w:rPr>
          <w:rFonts w:eastAsia="Times New Roman" w:cs="Times New Roman"/>
          <w:kern w:val="0"/>
          <w:sz w:val="24"/>
          <w:szCs w:val="24"/>
          <w:lang w:eastAsia="en-PH"/>
          <w14:ligatures w14:val="none"/>
        </w:rPr>
        <w:t xml:space="preserve"> to add new functionality. This structure helps create clear, hierarchical relationships between objects.</w:t>
      </w:r>
    </w:p>
    <w:p w:rsidR="00DB4197" w:rsidP="006D518E" w:rsidRDefault="00DB4197" w14:paraId="3397A958"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tbl>
      <w:tblPr>
        <w:tblStyle w:val="TableGridLight"/>
        <w:tblW w:w="0" w:type="auto"/>
        <w:tblLook w:val="04A0" w:firstRow="1" w:lastRow="0" w:firstColumn="1" w:lastColumn="0" w:noHBand="0" w:noVBand="1"/>
      </w:tblPr>
      <w:tblGrid>
        <w:gridCol w:w="3117"/>
        <w:gridCol w:w="3117"/>
        <w:gridCol w:w="3116"/>
      </w:tblGrid>
      <w:tr w:rsidR="001C4577" w:rsidTr="001C4577" w14:paraId="604119B6" w14:textId="77777777">
        <w:tc>
          <w:tcPr>
            <w:tcW w:w="3120" w:type="dxa"/>
          </w:tcPr>
          <w:p w:rsidRPr="004C3A4A" w:rsidR="001C4577" w:rsidP="004C3A4A" w:rsidRDefault="001C4577" w14:paraId="567551D6" w14:textId="48D27998">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sidRPr="004C3A4A">
              <w:rPr>
                <w:rFonts w:eastAsia="Times New Roman" w:cs="Times New Roman"/>
                <w:b/>
                <w:bCs/>
                <w:kern w:val="0"/>
                <w:sz w:val="24"/>
                <w:szCs w:val="24"/>
                <w:lang w:eastAsia="en-PH"/>
                <w14:ligatures w14:val="none"/>
              </w:rPr>
              <w:t>Concept</w:t>
            </w:r>
          </w:p>
        </w:tc>
        <w:tc>
          <w:tcPr>
            <w:tcW w:w="3120" w:type="dxa"/>
          </w:tcPr>
          <w:p w:rsidRPr="004C3A4A" w:rsidR="001C4577" w:rsidP="004C3A4A" w:rsidRDefault="001C4577" w14:paraId="6DD16B3C" w14:textId="23BB2010">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sidRPr="004C3A4A">
              <w:rPr>
                <w:rFonts w:eastAsia="Times New Roman" w:cs="Times New Roman"/>
                <w:b/>
                <w:bCs/>
                <w:kern w:val="0"/>
                <w:sz w:val="24"/>
                <w:szCs w:val="24"/>
                <w:lang w:eastAsia="en-PH"/>
                <w14:ligatures w14:val="none"/>
              </w:rPr>
              <w:t>De</w:t>
            </w:r>
            <w:r w:rsidRPr="004C3A4A" w:rsidR="004C3A4A">
              <w:rPr>
                <w:rFonts w:eastAsia="Times New Roman" w:cs="Times New Roman"/>
                <w:b/>
                <w:bCs/>
                <w:kern w:val="0"/>
                <w:sz w:val="24"/>
                <w:szCs w:val="24"/>
                <w:lang w:eastAsia="en-PH"/>
                <w14:ligatures w14:val="none"/>
              </w:rPr>
              <w:t>scription</w:t>
            </w:r>
          </w:p>
        </w:tc>
        <w:tc>
          <w:tcPr>
            <w:tcW w:w="3120" w:type="dxa"/>
          </w:tcPr>
          <w:p w:rsidRPr="004C3A4A" w:rsidR="001C4577" w:rsidP="004C3A4A" w:rsidRDefault="004C3A4A" w14:paraId="160BDD9A" w14:textId="018FBBA2">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sidRPr="004C3A4A">
              <w:rPr>
                <w:rFonts w:eastAsia="Times New Roman" w:cs="Times New Roman"/>
                <w:b/>
                <w:bCs/>
                <w:kern w:val="0"/>
                <w:sz w:val="24"/>
                <w:szCs w:val="24"/>
                <w:lang w:eastAsia="en-PH"/>
                <w14:ligatures w14:val="none"/>
              </w:rPr>
              <w:t>Example</w:t>
            </w:r>
          </w:p>
        </w:tc>
      </w:tr>
      <w:tr w:rsidR="001C4577" w:rsidTr="001C4577" w14:paraId="7C767C9F" w14:textId="77777777">
        <w:tc>
          <w:tcPr>
            <w:tcW w:w="3120" w:type="dxa"/>
          </w:tcPr>
          <w:p w:rsidR="001C4577" w:rsidP="006D518E" w:rsidRDefault="00EF3E7D" w14:paraId="3C8440DF" w14:textId="54C3486D">
            <w:pPr>
              <w:numPr>
                <w:ilvl w:val="0"/>
                <w:numId w:val="0"/>
              </w:numPr>
              <w:spacing w:before="100" w:beforeAutospacing="1" w:after="100" w:afterAutospacing="1"/>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Superclass</w:t>
            </w:r>
          </w:p>
        </w:tc>
        <w:tc>
          <w:tcPr>
            <w:tcW w:w="3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Pr="004F182F" w:rsidR="004F182F" w14:paraId="3FAB0022" w14:textId="77777777">
              <w:trPr>
                <w:tblCellSpacing w:w="15" w:type="dxa"/>
              </w:trPr>
              <w:tc>
                <w:tcPr>
                  <w:tcW w:w="0" w:type="auto"/>
                  <w:vAlign w:val="center"/>
                  <w:hideMark/>
                </w:tcPr>
                <w:p w:rsidRPr="004F182F" w:rsidR="004F182F" w:rsidP="004F182F" w:rsidRDefault="004F182F" w14:paraId="55E7FB92" w14:textId="77777777">
                  <w:pPr>
                    <w:numPr>
                      <w:ilvl w:val="0"/>
                      <w:numId w:val="0"/>
                    </w:numPr>
                    <w:spacing w:after="0" w:line="240" w:lineRule="auto"/>
                    <w:rPr>
                      <w:rFonts w:eastAsia="Times New Roman" w:cs="Times New Roman"/>
                      <w:kern w:val="0"/>
                      <w:sz w:val="24"/>
                      <w:szCs w:val="24"/>
                      <w:lang w:eastAsia="en-PH"/>
                      <w14:ligatures w14:val="none"/>
                    </w:rPr>
                  </w:pPr>
                  <w:r w:rsidRPr="004F182F">
                    <w:rPr>
                      <w:rFonts w:eastAsia="Times New Roman" w:cs="Times New Roman"/>
                      <w:kern w:val="0"/>
                      <w:sz w:val="24"/>
                      <w:szCs w:val="24"/>
                      <w:lang w:eastAsia="en-PH"/>
                      <w14:ligatures w14:val="none"/>
                    </w:rPr>
                    <w:t>A general class that provides common features to its subclasses.</w:t>
                  </w:r>
                </w:p>
              </w:tc>
            </w:tr>
          </w:tbl>
          <w:p w:rsidRPr="004F182F" w:rsidR="004F182F" w:rsidP="004F182F" w:rsidRDefault="004F182F" w14:paraId="1E30E801" w14:textId="77777777">
            <w:pPr>
              <w:numPr>
                <w:ilvl w:val="0"/>
                <w:numId w:val="10"/>
              </w:numPr>
              <w:ind w:left="0" w:firstLine="0"/>
              <w:rPr>
                <w:rFonts w:ascii="Times New Roman" w:hAnsi="Times New Roman" w:eastAsia="Times New Roman" w:cs="Times New Roman"/>
                <w:vanish/>
                <w:kern w:val="0"/>
                <w:sz w:val="24"/>
                <w:szCs w:val="24"/>
                <w:lang w:eastAsia="en-PH"/>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F182F" w:rsidR="004F182F" w14:paraId="3F37A137" w14:textId="77777777">
              <w:trPr>
                <w:tblCellSpacing w:w="15" w:type="dxa"/>
              </w:trPr>
              <w:tc>
                <w:tcPr>
                  <w:tcW w:w="0" w:type="auto"/>
                  <w:vAlign w:val="center"/>
                  <w:hideMark/>
                </w:tcPr>
                <w:p w:rsidRPr="004F182F" w:rsidR="004F182F" w:rsidP="004F182F" w:rsidRDefault="004F182F" w14:paraId="5541250F" w14:textId="77777777">
                  <w:pPr>
                    <w:numPr>
                      <w:ilvl w:val="0"/>
                      <w:numId w:val="10"/>
                    </w:numPr>
                    <w:spacing w:after="0" w:line="240" w:lineRule="auto"/>
                    <w:ind w:left="0" w:firstLine="0"/>
                    <w:rPr>
                      <w:rFonts w:ascii="Times New Roman" w:hAnsi="Times New Roman" w:eastAsia="Times New Roman" w:cs="Times New Roman"/>
                      <w:kern w:val="0"/>
                      <w:sz w:val="24"/>
                      <w:szCs w:val="24"/>
                      <w:lang w:eastAsia="en-PH"/>
                      <w14:ligatures w14:val="none"/>
                    </w:rPr>
                  </w:pPr>
                </w:p>
              </w:tc>
            </w:tr>
          </w:tbl>
          <w:p w:rsidR="001C4577" w:rsidP="006D518E" w:rsidRDefault="001C4577" w14:paraId="38B9781D" w14:textId="77777777">
            <w:pPr>
              <w:numPr>
                <w:ilvl w:val="0"/>
                <w:numId w:val="0"/>
              </w:numPr>
              <w:spacing w:before="100" w:beforeAutospacing="1" w:after="100" w:afterAutospacing="1"/>
              <w:rPr>
                <w:rFonts w:eastAsia="Times New Roman" w:cs="Times New Roman"/>
                <w:kern w:val="0"/>
                <w:sz w:val="24"/>
                <w:szCs w:val="24"/>
                <w:lang w:eastAsia="en-PH"/>
                <w14:ligatures w14:val="none"/>
              </w:rPr>
            </w:pPr>
          </w:p>
        </w:tc>
        <w:tc>
          <w:tcPr>
            <w:tcW w:w="3120" w:type="dxa"/>
          </w:tcPr>
          <w:p w:rsidRPr="0025013D" w:rsidR="001C4577" w:rsidP="006D518E" w:rsidRDefault="0025013D" w14:paraId="3E41C6DA" w14:textId="058D0A84">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25013D">
              <w:rPr>
                <w:rFonts w:eastAsia="Times New Roman" w:cs="Times New Roman"/>
                <w:kern w:val="0"/>
                <w:sz w:val="24"/>
                <w:szCs w:val="24"/>
                <w:highlight w:val="darkGray"/>
                <w:lang w:eastAsia="en-PH"/>
                <w14:ligatures w14:val="none"/>
              </w:rPr>
              <w:t>Animal</w:t>
            </w:r>
          </w:p>
        </w:tc>
      </w:tr>
      <w:tr w:rsidR="001C4577" w:rsidTr="001C4577" w14:paraId="4FE95B0F" w14:textId="77777777">
        <w:tc>
          <w:tcPr>
            <w:tcW w:w="3120" w:type="dxa"/>
          </w:tcPr>
          <w:p w:rsidR="001C4577" w:rsidP="006D518E" w:rsidRDefault="00EF3E7D" w14:paraId="6897E163" w14:textId="0D984B23">
            <w:pPr>
              <w:numPr>
                <w:ilvl w:val="0"/>
                <w:numId w:val="0"/>
              </w:numPr>
              <w:spacing w:before="100" w:beforeAutospacing="1" w:after="100" w:afterAutospacing="1"/>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Subclass</w:t>
            </w:r>
          </w:p>
        </w:tc>
        <w:tc>
          <w:tcPr>
            <w:tcW w:w="3120" w:type="dxa"/>
          </w:tcPr>
          <w:p w:rsidR="001C4577" w:rsidP="006D518E" w:rsidRDefault="00012FC7" w14:paraId="25AE7619" w14:textId="35B8C65B">
            <w:pPr>
              <w:numPr>
                <w:ilvl w:val="0"/>
                <w:numId w:val="0"/>
              </w:numPr>
              <w:spacing w:before="100" w:beforeAutospacing="1" w:after="100" w:afterAutospacing="1"/>
              <w:rPr>
                <w:rFonts w:eastAsia="Times New Roman" w:cs="Times New Roman"/>
                <w:kern w:val="0"/>
                <w:sz w:val="24"/>
                <w:szCs w:val="24"/>
                <w:lang w:eastAsia="en-PH"/>
                <w14:ligatures w14:val="none"/>
              </w:rPr>
            </w:pPr>
            <w:r w:rsidRPr="00012FC7">
              <w:rPr>
                <w:rFonts w:eastAsia="Times New Roman" w:cs="Times New Roman"/>
                <w:kern w:val="0"/>
                <w:sz w:val="24"/>
                <w:szCs w:val="24"/>
                <w:lang w:eastAsia="en-PH"/>
                <w14:ligatures w14:val="none"/>
              </w:rPr>
              <w:t>A specific class that inherits and adds unique features.</w:t>
            </w:r>
          </w:p>
        </w:tc>
        <w:tc>
          <w:tcPr>
            <w:tcW w:w="3120" w:type="dxa"/>
          </w:tcPr>
          <w:p w:rsidR="001C4577" w:rsidP="006D518E" w:rsidRDefault="005103DD" w14:paraId="30F55C79" w14:textId="7EE49932">
            <w:pPr>
              <w:numPr>
                <w:ilvl w:val="0"/>
                <w:numId w:val="0"/>
              </w:numPr>
              <w:spacing w:before="100" w:beforeAutospacing="1" w:after="100" w:afterAutospacing="1"/>
              <w:rPr>
                <w:rFonts w:eastAsia="Times New Roman" w:cs="Times New Roman"/>
                <w:kern w:val="0"/>
                <w:sz w:val="24"/>
                <w:szCs w:val="24"/>
                <w:lang w:eastAsia="en-PH"/>
                <w14:ligatures w14:val="none"/>
              </w:rPr>
            </w:pPr>
            <w:r w:rsidRPr="005103DD">
              <w:rPr>
                <w:rFonts w:eastAsia="Times New Roman" w:cs="Times New Roman"/>
                <w:kern w:val="0"/>
                <w:sz w:val="24"/>
                <w:szCs w:val="24"/>
                <w:highlight w:val="darkGray"/>
                <w:lang w:eastAsia="en-PH"/>
                <w14:ligatures w14:val="none"/>
              </w:rPr>
              <w:t>Dog</w:t>
            </w:r>
          </w:p>
        </w:tc>
      </w:tr>
      <w:tr w:rsidR="001C4577" w:rsidTr="001C4577" w14:paraId="5F561B84" w14:textId="77777777">
        <w:tc>
          <w:tcPr>
            <w:tcW w:w="3120" w:type="dxa"/>
          </w:tcPr>
          <w:p w:rsidR="001C4577" w:rsidP="006D518E" w:rsidRDefault="00EF3E7D" w14:paraId="465724C4" w14:textId="78F37DCB">
            <w:pPr>
              <w:numPr>
                <w:ilvl w:val="0"/>
                <w:numId w:val="0"/>
              </w:numPr>
              <w:spacing w:before="100" w:beforeAutospacing="1" w:after="100" w:afterAutospacing="1"/>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Keyword Used</w:t>
            </w:r>
          </w:p>
        </w:tc>
        <w:tc>
          <w:tcPr>
            <w:tcW w:w="3120" w:type="dxa"/>
          </w:tcPr>
          <w:p w:rsidR="001C4577" w:rsidP="006D518E" w:rsidRDefault="0025013D" w14:paraId="182A56A3" w14:textId="33ED0398">
            <w:pPr>
              <w:numPr>
                <w:ilvl w:val="0"/>
                <w:numId w:val="0"/>
              </w:numPr>
              <w:spacing w:before="100" w:beforeAutospacing="1" w:after="100" w:afterAutospacing="1"/>
              <w:rPr>
                <w:rFonts w:eastAsia="Times New Roman" w:cs="Times New Roman"/>
                <w:kern w:val="0"/>
                <w:sz w:val="24"/>
                <w:szCs w:val="24"/>
                <w:lang w:eastAsia="en-PH"/>
                <w14:ligatures w14:val="none"/>
              </w:rPr>
            </w:pPr>
            <w:r w:rsidRPr="0025013D">
              <w:rPr>
                <w:rFonts w:eastAsia="Times New Roman" w:cs="Times New Roman"/>
                <w:kern w:val="0"/>
                <w:sz w:val="24"/>
                <w:szCs w:val="24"/>
                <w:highlight w:val="darkGray"/>
                <w:lang w:eastAsia="en-PH"/>
                <w14:ligatures w14:val="none"/>
              </w:rPr>
              <w:t>extends</w:t>
            </w:r>
          </w:p>
        </w:tc>
        <w:tc>
          <w:tcPr>
            <w:tcW w:w="3120" w:type="dxa"/>
          </w:tcPr>
          <w:p w:rsidRPr="005103DD" w:rsidR="001C4577" w:rsidP="006D518E" w:rsidRDefault="005103DD" w14:paraId="2B4A601E" w14:textId="576C3A46">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5103DD">
              <w:rPr>
                <w:rFonts w:eastAsia="Times New Roman" w:cs="Times New Roman"/>
                <w:kern w:val="0"/>
                <w:sz w:val="24"/>
                <w:szCs w:val="24"/>
                <w:highlight w:val="darkGray"/>
                <w:lang w:eastAsia="en-PH"/>
                <w14:ligatures w14:val="none"/>
              </w:rPr>
              <w:t>class Dog extends Animal</w:t>
            </w:r>
          </w:p>
        </w:tc>
      </w:tr>
      <w:tr w:rsidR="001C4577" w:rsidTr="001C4577" w14:paraId="3BA49217" w14:textId="77777777">
        <w:tc>
          <w:tcPr>
            <w:tcW w:w="3120" w:type="dxa"/>
          </w:tcPr>
          <w:p w:rsidR="001C4577" w:rsidP="006D518E" w:rsidRDefault="00EF3E7D" w14:paraId="056A6EC6" w14:textId="59D51151">
            <w:pPr>
              <w:numPr>
                <w:ilvl w:val="0"/>
                <w:numId w:val="0"/>
              </w:numPr>
              <w:spacing w:before="100" w:beforeAutospacing="1" w:after="100" w:afterAutospacing="1"/>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Relationship</w:t>
            </w:r>
            <w:r w:rsidR="00976940">
              <w:rPr>
                <w:rFonts w:eastAsia="Times New Roman" w:cs="Times New Roman"/>
                <w:kern w:val="0"/>
                <w:sz w:val="24"/>
                <w:szCs w:val="24"/>
                <w:lang w:eastAsia="en-PH"/>
                <w14:ligatures w14:val="none"/>
              </w:rPr>
              <w:t xml:space="preserve"> Type</w:t>
            </w:r>
          </w:p>
        </w:tc>
        <w:tc>
          <w:tcPr>
            <w:tcW w:w="3120" w:type="dxa"/>
          </w:tcPr>
          <w:p w:rsidR="001C4577" w:rsidP="006D518E" w:rsidRDefault="0025013D" w14:paraId="5F2850E8" w14:textId="633D3F0E">
            <w:pPr>
              <w:numPr>
                <w:ilvl w:val="0"/>
                <w:numId w:val="0"/>
              </w:numPr>
              <w:spacing w:before="100" w:beforeAutospacing="1" w:after="100" w:afterAutospacing="1"/>
              <w:rPr>
                <w:rFonts w:eastAsia="Times New Roman" w:cs="Times New Roman"/>
                <w:kern w:val="0"/>
                <w:sz w:val="24"/>
                <w:szCs w:val="24"/>
                <w:lang w:eastAsia="en-PH"/>
                <w14:ligatures w14:val="none"/>
              </w:rPr>
            </w:pPr>
            <w:r w:rsidRPr="0025013D">
              <w:rPr>
                <w:rFonts w:eastAsia="Times New Roman" w:cs="Times New Roman"/>
                <w:kern w:val="0"/>
                <w:sz w:val="24"/>
                <w:szCs w:val="24"/>
                <w:lang w:eastAsia="en-PH"/>
                <w14:ligatures w14:val="none"/>
              </w:rPr>
              <w:t>“</w:t>
            </w:r>
            <w:proofErr w:type="gramStart"/>
            <w:r w:rsidRPr="0025013D">
              <w:rPr>
                <w:rFonts w:eastAsia="Times New Roman" w:cs="Times New Roman"/>
                <w:kern w:val="0"/>
                <w:sz w:val="24"/>
                <w:szCs w:val="24"/>
                <w:lang w:eastAsia="en-PH"/>
                <w14:ligatures w14:val="none"/>
              </w:rPr>
              <w:t>is</w:t>
            </w:r>
            <w:proofErr w:type="gramEnd"/>
            <w:r w:rsidRPr="0025013D">
              <w:rPr>
                <w:rFonts w:eastAsia="Times New Roman" w:cs="Times New Roman"/>
                <w:kern w:val="0"/>
                <w:sz w:val="24"/>
                <w:szCs w:val="24"/>
                <w:lang w:eastAsia="en-PH"/>
                <w14:ligatures w14:val="none"/>
              </w:rPr>
              <w:t>-a”</w:t>
            </w:r>
          </w:p>
        </w:tc>
        <w:tc>
          <w:tcPr>
            <w:tcW w:w="3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95"/>
            </w:tblGrid>
            <w:tr w:rsidRPr="005103DD" w:rsidR="005103DD" w:rsidTr="005103DD" w14:paraId="7C481F28" w14:textId="77777777">
              <w:trPr>
                <w:trHeight w:val="302"/>
                <w:tblCellSpacing w:w="15" w:type="dxa"/>
              </w:trPr>
              <w:tc>
                <w:tcPr>
                  <w:tcW w:w="0" w:type="auto"/>
                  <w:vAlign w:val="center"/>
                  <w:hideMark/>
                </w:tcPr>
                <w:p w:rsidRPr="005103DD" w:rsidR="005103DD" w:rsidP="005103DD" w:rsidRDefault="005103DD" w14:paraId="4C2C6936" w14:textId="77777777">
                  <w:pPr>
                    <w:numPr>
                      <w:ilvl w:val="0"/>
                      <w:numId w:val="0"/>
                    </w:numPr>
                    <w:spacing w:after="0" w:line="240" w:lineRule="auto"/>
                    <w:rPr>
                      <w:rFonts w:ascii="Times New Roman" w:hAnsi="Times New Roman" w:eastAsia="Times New Roman" w:cs="Times New Roman"/>
                      <w:kern w:val="0"/>
                      <w:sz w:val="24"/>
                      <w:szCs w:val="24"/>
                      <w:lang w:eastAsia="en-PH"/>
                      <w14:ligatures w14:val="none"/>
                    </w:rPr>
                  </w:pPr>
                </w:p>
              </w:tc>
              <w:tc>
                <w:tcPr>
                  <w:tcW w:w="0" w:type="auto"/>
                  <w:vAlign w:val="center"/>
                  <w:hideMark/>
                </w:tcPr>
                <w:p w:rsidRPr="005103DD" w:rsidR="005103DD" w:rsidP="005103DD" w:rsidRDefault="005103DD" w14:paraId="5ECD1269" w14:textId="77777777">
                  <w:pPr>
                    <w:numPr>
                      <w:ilvl w:val="0"/>
                      <w:numId w:val="0"/>
                    </w:numPr>
                    <w:spacing w:after="0" w:line="240" w:lineRule="auto"/>
                    <w:rPr>
                      <w:rFonts w:eastAsia="Times New Roman" w:cs="Times New Roman"/>
                      <w:kern w:val="0"/>
                      <w:sz w:val="24"/>
                      <w:szCs w:val="24"/>
                      <w:lang w:eastAsia="en-PH"/>
                      <w14:ligatures w14:val="none"/>
                    </w:rPr>
                  </w:pPr>
                  <w:r w:rsidRPr="005103DD">
                    <w:rPr>
                      <w:rFonts w:eastAsia="Times New Roman" w:cs="Times New Roman"/>
                      <w:kern w:val="0"/>
                      <w:sz w:val="24"/>
                      <w:szCs w:val="24"/>
                      <w:lang w:eastAsia="en-PH"/>
                      <w14:ligatures w14:val="none"/>
                    </w:rPr>
                    <w:t>Dog is an Animal</w:t>
                  </w:r>
                </w:p>
              </w:tc>
            </w:tr>
          </w:tbl>
          <w:p w:rsidR="001C4577" w:rsidP="006D518E" w:rsidRDefault="001C4577" w14:paraId="28B4D037" w14:textId="77777777">
            <w:pPr>
              <w:numPr>
                <w:ilvl w:val="0"/>
                <w:numId w:val="0"/>
              </w:numPr>
              <w:spacing w:before="100" w:beforeAutospacing="1" w:after="100" w:afterAutospacing="1"/>
              <w:rPr>
                <w:rFonts w:eastAsia="Times New Roman" w:cs="Times New Roman"/>
                <w:kern w:val="0"/>
                <w:sz w:val="24"/>
                <w:szCs w:val="24"/>
                <w:lang w:eastAsia="en-PH"/>
                <w14:ligatures w14:val="none"/>
              </w:rPr>
            </w:pPr>
          </w:p>
        </w:tc>
      </w:tr>
    </w:tbl>
    <w:p w:rsidRPr="006D518E" w:rsidR="00DB4197" w:rsidP="006D518E" w:rsidRDefault="00DB4197" w14:paraId="629903D1" w14:textId="5889D524">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375AF2" w:rsidP="00375AF2" w:rsidRDefault="001856B9" w14:paraId="6CD45743" w14:textId="2F2545C1">
      <w:pPr>
        <w:numPr>
          <w:ilvl w:val="0"/>
          <w:numId w:val="0"/>
        </w:numPr>
        <w:spacing w:before="100" w:beforeAutospacing="1" w:after="100" w:afterAutospacing="1" w:line="240" w:lineRule="auto"/>
        <w:ind w:left="1080"/>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Tips:</w:t>
      </w:r>
    </w:p>
    <w:p w:rsidRPr="00D26EA4" w:rsidR="001856B9" w:rsidP="005E4004" w:rsidRDefault="001856B9" w14:paraId="6E9E82CC" w14:textId="58606EF6">
      <w:pPr>
        <w:pStyle w:val="ListParagraph"/>
        <w:numPr>
          <w:ilvl w:val="0"/>
          <w:numId w:val="64"/>
        </w:numPr>
        <w:spacing w:before="100" w:beforeAutospacing="1" w:after="100" w:afterAutospacing="1" w:line="240" w:lineRule="auto"/>
        <w:rPr>
          <w:rFonts w:eastAsia="Times New Roman" w:cs="Times New Roman"/>
          <w:kern w:val="0"/>
          <w:sz w:val="24"/>
          <w:szCs w:val="24"/>
          <w:lang w:eastAsia="en-PH"/>
          <w14:ligatures w14:val="none"/>
        </w:rPr>
      </w:pPr>
      <w:r w:rsidRPr="00D26EA4">
        <w:rPr>
          <w:rFonts w:eastAsia="Times New Roman" w:cs="Times New Roman"/>
          <w:kern w:val="0"/>
          <w:sz w:val="24"/>
          <w:szCs w:val="24"/>
          <w:lang w:eastAsia="en-PH"/>
          <w14:ligatures w14:val="none"/>
        </w:rPr>
        <w:t xml:space="preserve">The </w:t>
      </w:r>
      <w:r w:rsidRPr="00D26EA4">
        <w:rPr>
          <w:rFonts w:eastAsia="Times New Roman" w:cs="Times New Roman"/>
          <w:b/>
          <w:bCs/>
          <w:kern w:val="0"/>
          <w:sz w:val="24"/>
          <w:szCs w:val="24"/>
          <w:lang w:eastAsia="en-PH"/>
          <w14:ligatures w14:val="none"/>
        </w:rPr>
        <w:t>Superclass</w:t>
      </w:r>
      <w:r w:rsidRPr="00D26EA4">
        <w:rPr>
          <w:rFonts w:eastAsia="Times New Roman" w:cs="Times New Roman"/>
          <w:kern w:val="0"/>
          <w:sz w:val="24"/>
          <w:szCs w:val="24"/>
          <w:lang w:eastAsia="en-PH"/>
          <w14:ligatures w14:val="none"/>
        </w:rPr>
        <w:t xml:space="preserve"> should contain only </w:t>
      </w:r>
      <w:r w:rsidRPr="00D26EA4">
        <w:rPr>
          <w:rFonts w:eastAsia="Times New Roman" w:cs="Times New Roman"/>
          <w:b/>
          <w:bCs/>
          <w:kern w:val="0"/>
          <w:sz w:val="24"/>
          <w:szCs w:val="24"/>
          <w:lang w:eastAsia="en-PH"/>
          <w14:ligatures w14:val="none"/>
        </w:rPr>
        <w:t>common</w:t>
      </w:r>
      <w:r w:rsidRPr="00D26EA4">
        <w:rPr>
          <w:rFonts w:eastAsia="Times New Roman" w:cs="Times New Roman"/>
          <w:kern w:val="0"/>
          <w:sz w:val="24"/>
          <w:szCs w:val="24"/>
          <w:lang w:eastAsia="en-PH"/>
          <w14:ligatures w14:val="none"/>
        </w:rPr>
        <w:t xml:space="preserve"> properties and methods.</w:t>
      </w:r>
    </w:p>
    <w:p w:rsidRPr="00D26EA4" w:rsidR="001856B9" w:rsidP="005E4004" w:rsidRDefault="001856B9" w14:paraId="520CB2E9" w14:textId="068DBAFF">
      <w:pPr>
        <w:pStyle w:val="ListParagraph"/>
        <w:numPr>
          <w:ilvl w:val="0"/>
          <w:numId w:val="64"/>
        </w:numPr>
        <w:spacing w:before="100" w:beforeAutospacing="1" w:after="100" w:afterAutospacing="1" w:line="240" w:lineRule="auto"/>
        <w:rPr>
          <w:rFonts w:eastAsia="Times New Roman" w:cs="Times New Roman"/>
          <w:kern w:val="0"/>
          <w:sz w:val="24"/>
          <w:szCs w:val="24"/>
          <w:lang w:eastAsia="en-PH"/>
          <w14:ligatures w14:val="none"/>
        </w:rPr>
      </w:pPr>
      <w:r w:rsidRPr="00D26EA4">
        <w:rPr>
          <w:rFonts w:eastAsia="Times New Roman" w:cs="Times New Roman"/>
          <w:kern w:val="0"/>
          <w:sz w:val="24"/>
          <w:szCs w:val="24"/>
          <w:lang w:eastAsia="en-PH"/>
          <w14:ligatures w14:val="none"/>
        </w:rPr>
        <w:t xml:space="preserve">The </w:t>
      </w:r>
      <w:r w:rsidRPr="00D26EA4">
        <w:rPr>
          <w:rFonts w:eastAsia="Times New Roman" w:cs="Times New Roman"/>
          <w:b/>
          <w:bCs/>
          <w:kern w:val="0"/>
          <w:sz w:val="24"/>
          <w:szCs w:val="24"/>
          <w:lang w:eastAsia="en-PH"/>
          <w14:ligatures w14:val="none"/>
        </w:rPr>
        <w:t>Subclass</w:t>
      </w:r>
      <w:r w:rsidRPr="00D26EA4">
        <w:rPr>
          <w:rFonts w:eastAsia="Times New Roman" w:cs="Times New Roman"/>
          <w:kern w:val="0"/>
          <w:sz w:val="24"/>
          <w:szCs w:val="24"/>
          <w:lang w:eastAsia="en-PH"/>
          <w14:ligatures w14:val="none"/>
        </w:rPr>
        <w:t xml:space="preserve"> should add </w:t>
      </w:r>
      <w:r w:rsidRPr="00D26EA4">
        <w:rPr>
          <w:rFonts w:eastAsia="Times New Roman" w:cs="Times New Roman"/>
          <w:b/>
          <w:bCs/>
          <w:kern w:val="0"/>
          <w:sz w:val="24"/>
          <w:szCs w:val="24"/>
          <w:lang w:eastAsia="en-PH"/>
          <w14:ligatures w14:val="none"/>
        </w:rPr>
        <w:t>specific</w:t>
      </w:r>
      <w:r w:rsidRPr="00D26EA4">
        <w:rPr>
          <w:rFonts w:eastAsia="Times New Roman" w:cs="Times New Roman"/>
          <w:kern w:val="0"/>
          <w:sz w:val="24"/>
          <w:szCs w:val="24"/>
          <w:lang w:eastAsia="en-PH"/>
          <w14:ligatures w14:val="none"/>
        </w:rPr>
        <w:t xml:space="preserve"> or </w:t>
      </w:r>
      <w:r w:rsidRPr="00D26EA4">
        <w:rPr>
          <w:rFonts w:eastAsia="Times New Roman" w:cs="Times New Roman"/>
          <w:b/>
          <w:bCs/>
          <w:kern w:val="0"/>
          <w:sz w:val="24"/>
          <w:szCs w:val="24"/>
          <w:lang w:eastAsia="en-PH"/>
          <w14:ligatures w14:val="none"/>
        </w:rPr>
        <w:t>unique</w:t>
      </w:r>
      <w:r w:rsidRPr="00D26EA4">
        <w:rPr>
          <w:rFonts w:eastAsia="Times New Roman" w:cs="Times New Roman"/>
          <w:kern w:val="0"/>
          <w:sz w:val="24"/>
          <w:szCs w:val="24"/>
          <w:lang w:eastAsia="en-PH"/>
          <w14:ligatures w14:val="none"/>
        </w:rPr>
        <w:t xml:space="preserve"> features.</w:t>
      </w:r>
    </w:p>
    <w:p w:rsidRPr="00D26EA4" w:rsidR="001856B9" w:rsidP="005E4004" w:rsidRDefault="001856B9" w14:paraId="4C387693" w14:textId="064B8422">
      <w:pPr>
        <w:pStyle w:val="ListParagraph"/>
        <w:numPr>
          <w:ilvl w:val="0"/>
          <w:numId w:val="64"/>
        </w:numPr>
        <w:spacing w:before="100" w:beforeAutospacing="1" w:after="100" w:afterAutospacing="1" w:line="240" w:lineRule="auto"/>
        <w:rPr>
          <w:rFonts w:eastAsia="Times New Roman" w:cs="Times New Roman"/>
          <w:kern w:val="0"/>
          <w:sz w:val="24"/>
          <w:szCs w:val="24"/>
          <w:lang w:eastAsia="en-PH"/>
          <w14:ligatures w14:val="none"/>
        </w:rPr>
      </w:pPr>
      <w:r w:rsidRPr="00D26EA4">
        <w:rPr>
          <w:rFonts w:eastAsia="Times New Roman" w:cs="Times New Roman"/>
          <w:kern w:val="0"/>
          <w:sz w:val="24"/>
          <w:szCs w:val="24"/>
          <w:lang w:eastAsia="en-PH"/>
          <w14:ligatures w14:val="none"/>
        </w:rPr>
        <w:t xml:space="preserve">Always use the </w:t>
      </w:r>
      <w:r w:rsidRPr="00D26EA4">
        <w:rPr>
          <w:rFonts w:eastAsia="Times New Roman" w:cs="Courier New"/>
          <w:b/>
          <w:bCs/>
          <w:kern w:val="0"/>
          <w:sz w:val="20"/>
          <w:szCs w:val="20"/>
          <w:lang w:eastAsia="en-PH"/>
          <w14:ligatures w14:val="none"/>
        </w:rPr>
        <w:t>extends</w:t>
      </w:r>
      <w:r w:rsidRPr="00D26EA4">
        <w:rPr>
          <w:rFonts w:eastAsia="Times New Roman" w:cs="Times New Roman"/>
          <w:kern w:val="0"/>
          <w:sz w:val="24"/>
          <w:szCs w:val="24"/>
          <w:lang w:eastAsia="en-PH"/>
          <w14:ligatures w14:val="none"/>
        </w:rPr>
        <w:t xml:space="preserve"> keyword for inheritance.</w:t>
      </w:r>
    </w:p>
    <w:p w:rsidRPr="00D26EA4" w:rsidR="001856B9" w:rsidP="005E4004" w:rsidRDefault="001856B9" w14:paraId="2D29CEC1" w14:textId="1A18C85F">
      <w:pPr>
        <w:pStyle w:val="ListParagraph"/>
        <w:numPr>
          <w:ilvl w:val="0"/>
          <w:numId w:val="64"/>
        </w:numPr>
        <w:spacing w:before="100" w:beforeAutospacing="1" w:after="100" w:afterAutospacing="1" w:line="240" w:lineRule="auto"/>
        <w:rPr>
          <w:rFonts w:eastAsia="Times New Roman" w:cs="Times New Roman"/>
          <w:kern w:val="0"/>
          <w:sz w:val="24"/>
          <w:szCs w:val="24"/>
          <w:lang w:eastAsia="en-PH"/>
          <w14:ligatures w14:val="none"/>
        </w:rPr>
      </w:pPr>
      <w:r w:rsidRPr="00D26EA4">
        <w:rPr>
          <w:rFonts w:eastAsia="Times New Roman" w:cs="Times New Roman"/>
          <w:kern w:val="0"/>
          <w:sz w:val="24"/>
          <w:szCs w:val="24"/>
          <w:lang w:eastAsia="en-PH"/>
          <w14:ligatures w14:val="none"/>
        </w:rPr>
        <w:t xml:space="preserve">Subclasses can </w:t>
      </w:r>
      <w:r w:rsidRPr="00D26EA4">
        <w:rPr>
          <w:rFonts w:eastAsia="Times New Roman" w:cs="Times New Roman"/>
          <w:b/>
          <w:bCs/>
          <w:kern w:val="0"/>
          <w:sz w:val="24"/>
          <w:szCs w:val="24"/>
          <w:lang w:eastAsia="en-PH"/>
          <w14:ligatures w14:val="none"/>
        </w:rPr>
        <w:t>override</w:t>
      </w:r>
      <w:r w:rsidRPr="00D26EA4">
        <w:rPr>
          <w:rFonts w:eastAsia="Times New Roman" w:cs="Times New Roman"/>
          <w:kern w:val="0"/>
          <w:sz w:val="24"/>
          <w:szCs w:val="24"/>
          <w:lang w:eastAsia="en-PH"/>
          <w14:ligatures w14:val="none"/>
        </w:rPr>
        <w:t xml:space="preserve"> superclass methods to change behavior.</w:t>
      </w:r>
    </w:p>
    <w:p w:rsidR="00375AF2" w:rsidP="00BD697F" w:rsidRDefault="001856B9" w14:paraId="58D8EDD1" w14:textId="62534DFA">
      <w:pPr>
        <w:pStyle w:val="ListParagraph"/>
        <w:numPr>
          <w:ilvl w:val="0"/>
          <w:numId w:val="64"/>
        </w:numPr>
        <w:spacing w:before="100" w:beforeAutospacing="1" w:after="100" w:afterAutospacing="1" w:line="240" w:lineRule="auto"/>
        <w:rPr>
          <w:rFonts w:eastAsia="Times New Roman" w:cs="Times New Roman"/>
          <w:kern w:val="0"/>
          <w:sz w:val="24"/>
          <w:szCs w:val="24"/>
          <w:lang w:eastAsia="en-PH"/>
          <w14:ligatures w14:val="none"/>
        </w:rPr>
      </w:pPr>
      <w:r w:rsidRPr="00D26EA4">
        <w:rPr>
          <w:rFonts w:eastAsia="Times New Roman" w:cs="Times New Roman"/>
          <w:kern w:val="0"/>
          <w:sz w:val="24"/>
          <w:szCs w:val="24"/>
          <w:lang w:eastAsia="en-PH"/>
          <w14:ligatures w14:val="none"/>
        </w:rPr>
        <w:t>Use clear class names to make relationships easy to understand.</w:t>
      </w:r>
    </w:p>
    <w:p w:rsidRPr="00BD697F" w:rsidR="00BD697F" w:rsidP="00BD697F" w:rsidRDefault="00BD697F" w14:paraId="1E593E5B" w14:textId="6BCE3B2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Video Link: </w:t>
      </w:r>
      <w:hyperlink w:history="1" r:id="rId36">
        <w:r w:rsidRPr="00FF62EB">
          <w:rPr>
            <w:rStyle w:val="Hyperlink"/>
            <w:rFonts w:eastAsia="Times New Roman" w:cs="Times New Roman"/>
            <w:kern w:val="0"/>
            <w:sz w:val="24"/>
            <w:szCs w:val="24"/>
            <w:lang w:eastAsia="en-PH"/>
            <w14:ligatures w14:val="none"/>
          </w:rPr>
          <w:t>https://youtu.be/Hmi4JtGIcdA?si=JJ658S2mHNXd82-L</w:t>
        </w:r>
      </w:hyperlink>
      <w:r>
        <w:rPr>
          <w:rFonts w:eastAsia="Times New Roman" w:cs="Times New Roman"/>
          <w:kern w:val="0"/>
          <w:sz w:val="24"/>
          <w:szCs w:val="24"/>
          <w:lang w:eastAsia="en-PH"/>
          <w14:ligatures w14:val="none"/>
        </w:rPr>
        <w:t xml:space="preserve"> </w:t>
      </w:r>
    </w:p>
    <w:p w:rsidR="00167228" w:rsidP="002F454A" w:rsidRDefault="0051611D" w14:paraId="5C3A8F59" w14:textId="15D0BE3E">
      <w:pPr>
        <w:pStyle w:val="ListParagraph"/>
        <w:numPr>
          <w:ilvl w:val="1"/>
          <w:numId w:val="61"/>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 </w:t>
      </w:r>
      <w:r w:rsidR="005538DB">
        <w:rPr>
          <w:rFonts w:eastAsia="Times New Roman" w:cs="Times New Roman"/>
          <w:b/>
          <w:bCs/>
          <w:kern w:val="0"/>
          <w:sz w:val="24"/>
          <w:szCs w:val="24"/>
          <w:lang w:eastAsia="en-PH"/>
          <w14:ligatures w14:val="none"/>
        </w:rPr>
        <w:t>Method Overriding and super Keyword</w:t>
      </w:r>
    </w:p>
    <w:p w:rsidR="00EE6182" w:rsidP="00BD697F" w:rsidRDefault="004C358F" w14:paraId="1C83E4A3" w14:textId="4A9D7C23">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109E5">
        <w:rPr>
          <w:rFonts w:eastAsia="Times New Roman" w:cs="Times New Roman"/>
          <w:kern w:val="0"/>
          <w:sz w:val="24"/>
          <w:szCs w:val="24"/>
          <w:lang w:eastAsia="en-PH"/>
          <w14:ligatures w14:val="none"/>
        </w:rPr>
        <w:t xml:space="preserve">In </w:t>
      </w:r>
      <w:r w:rsidRPr="007109E5">
        <w:rPr>
          <w:rFonts w:eastAsia="Times New Roman" w:cs="Times New Roman"/>
          <w:b/>
          <w:bCs/>
          <w:kern w:val="0"/>
          <w:sz w:val="24"/>
          <w:szCs w:val="24"/>
          <w:lang w:eastAsia="en-PH"/>
          <w14:ligatures w14:val="none"/>
        </w:rPr>
        <w:t>Object-Oriented Programming (OOP)</w:t>
      </w:r>
      <w:r w:rsidRPr="007109E5">
        <w:rPr>
          <w:rFonts w:eastAsia="Times New Roman" w:cs="Times New Roman"/>
          <w:kern w:val="0"/>
          <w:sz w:val="24"/>
          <w:szCs w:val="24"/>
          <w:lang w:eastAsia="en-PH"/>
          <w14:ligatures w14:val="none"/>
        </w:rPr>
        <w:t xml:space="preserve">, </w:t>
      </w:r>
      <w:r w:rsidRPr="007109E5">
        <w:rPr>
          <w:rFonts w:eastAsia="Times New Roman" w:cs="Times New Roman"/>
          <w:b/>
          <w:bCs/>
          <w:kern w:val="0"/>
          <w:sz w:val="24"/>
          <w:szCs w:val="24"/>
          <w:lang w:eastAsia="en-PH"/>
          <w14:ligatures w14:val="none"/>
        </w:rPr>
        <w:t>Method Overriding</w:t>
      </w:r>
      <w:r w:rsidRPr="007109E5">
        <w:rPr>
          <w:rFonts w:eastAsia="Times New Roman" w:cs="Times New Roman"/>
          <w:kern w:val="0"/>
          <w:sz w:val="24"/>
          <w:szCs w:val="24"/>
          <w:lang w:eastAsia="en-PH"/>
          <w14:ligatures w14:val="none"/>
        </w:rPr>
        <w:t xml:space="preserve"> is a feature that allows a </w:t>
      </w:r>
      <w:r w:rsidRPr="007109E5">
        <w:rPr>
          <w:rFonts w:eastAsia="Times New Roman" w:cs="Times New Roman"/>
          <w:b/>
          <w:bCs/>
          <w:kern w:val="0"/>
          <w:sz w:val="24"/>
          <w:szCs w:val="24"/>
          <w:lang w:eastAsia="en-PH"/>
          <w14:ligatures w14:val="none"/>
        </w:rPr>
        <w:t>subclass</w:t>
      </w:r>
      <w:r w:rsidRPr="007109E5">
        <w:rPr>
          <w:rFonts w:eastAsia="Times New Roman" w:cs="Times New Roman"/>
          <w:kern w:val="0"/>
          <w:sz w:val="24"/>
          <w:szCs w:val="24"/>
          <w:lang w:eastAsia="en-PH"/>
          <w14:ligatures w14:val="none"/>
        </w:rPr>
        <w:t xml:space="preserve"> to provide a </w:t>
      </w:r>
      <w:r w:rsidRPr="007109E5">
        <w:rPr>
          <w:rFonts w:eastAsia="Times New Roman" w:cs="Times New Roman"/>
          <w:b/>
          <w:bCs/>
          <w:kern w:val="0"/>
          <w:sz w:val="24"/>
          <w:szCs w:val="24"/>
          <w:lang w:eastAsia="en-PH"/>
          <w14:ligatures w14:val="none"/>
        </w:rPr>
        <w:t>new version</w:t>
      </w:r>
      <w:r w:rsidRPr="007109E5">
        <w:rPr>
          <w:rFonts w:eastAsia="Times New Roman" w:cs="Times New Roman"/>
          <w:kern w:val="0"/>
          <w:sz w:val="24"/>
          <w:szCs w:val="24"/>
          <w:lang w:eastAsia="en-PH"/>
          <w14:ligatures w14:val="none"/>
        </w:rPr>
        <w:t xml:space="preserve"> of a method that already exists in its </w:t>
      </w:r>
      <w:r w:rsidRPr="007109E5">
        <w:rPr>
          <w:rFonts w:eastAsia="Times New Roman" w:cs="Times New Roman"/>
          <w:b/>
          <w:bCs/>
          <w:kern w:val="0"/>
          <w:sz w:val="24"/>
          <w:szCs w:val="24"/>
          <w:lang w:eastAsia="en-PH"/>
          <w14:ligatures w14:val="none"/>
        </w:rPr>
        <w:t>superclass</w:t>
      </w:r>
      <w:r w:rsidRPr="007109E5">
        <w:rPr>
          <w:rFonts w:eastAsia="Times New Roman" w:cs="Times New Roman"/>
          <w:kern w:val="0"/>
          <w:sz w:val="24"/>
          <w:szCs w:val="24"/>
          <w:lang w:eastAsia="en-PH"/>
          <w14:ligatures w14:val="none"/>
        </w:rPr>
        <w:t xml:space="preserve">. It lets you change or extend the behavior of inherited methods without modifying the original class. This makes your code more flexible and suitable for specific needs while keeping the parent class general. The </w:t>
      </w:r>
      <w:r w:rsidRPr="007109E5">
        <w:rPr>
          <w:rFonts w:eastAsia="Times New Roman" w:cs="Courier New"/>
          <w:b/>
          <w:bCs/>
          <w:kern w:val="0"/>
          <w:sz w:val="20"/>
          <w:szCs w:val="20"/>
          <w:highlight w:val="darkGray"/>
          <w:lang w:eastAsia="en-PH"/>
          <w14:ligatures w14:val="none"/>
        </w:rPr>
        <w:t>super</w:t>
      </w:r>
      <w:r w:rsidRPr="007109E5">
        <w:rPr>
          <w:rFonts w:eastAsia="Times New Roman" w:cs="Times New Roman"/>
          <w:b/>
          <w:bCs/>
          <w:kern w:val="0"/>
          <w:sz w:val="24"/>
          <w:szCs w:val="24"/>
          <w:lang w:eastAsia="en-PH"/>
          <w14:ligatures w14:val="none"/>
        </w:rPr>
        <w:t xml:space="preserve"> keyword</w:t>
      </w:r>
      <w:r w:rsidRPr="007109E5">
        <w:rPr>
          <w:rFonts w:eastAsia="Times New Roman" w:cs="Times New Roman"/>
          <w:kern w:val="0"/>
          <w:sz w:val="24"/>
          <w:szCs w:val="24"/>
          <w:lang w:eastAsia="en-PH"/>
          <w14:ligatures w14:val="none"/>
        </w:rPr>
        <w:t xml:space="preserve"> is used to access methods or constructors from the </w:t>
      </w:r>
      <w:r w:rsidRPr="007109E5">
        <w:rPr>
          <w:rFonts w:eastAsia="Times New Roman" w:cs="Times New Roman"/>
          <w:b/>
          <w:bCs/>
          <w:kern w:val="0"/>
          <w:sz w:val="24"/>
          <w:szCs w:val="24"/>
          <w:lang w:eastAsia="en-PH"/>
          <w14:ligatures w14:val="none"/>
        </w:rPr>
        <w:t>superclass</w:t>
      </w:r>
      <w:r w:rsidRPr="007109E5">
        <w:rPr>
          <w:rFonts w:eastAsia="Times New Roman" w:cs="Times New Roman"/>
          <w:kern w:val="0"/>
          <w:sz w:val="24"/>
          <w:szCs w:val="24"/>
          <w:lang w:eastAsia="en-PH"/>
          <w14:ligatures w14:val="none"/>
        </w:rPr>
        <w:t xml:space="preserve">, especially when they are overridden in the subclass. Together, method overriding and </w:t>
      </w:r>
      <w:r w:rsidRPr="007109E5">
        <w:rPr>
          <w:rFonts w:eastAsia="Times New Roman" w:cs="Courier New"/>
          <w:kern w:val="0"/>
          <w:sz w:val="20"/>
          <w:szCs w:val="20"/>
          <w:lang w:eastAsia="en-PH"/>
          <w14:ligatures w14:val="none"/>
        </w:rPr>
        <w:t>super</w:t>
      </w:r>
      <w:r w:rsidRPr="007109E5">
        <w:rPr>
          <w:rFonts w:eastAsia="Times New Roman" w:cs="Times New Roman"/>
          <w:kern w:val="0"/>
          <w:sz w:val="24"/>
          <w:szCs w:val="24"/>
          <w:lang w:eastAsia="en-PH"/>
          <w14:ligatures w14:val="none"/>
        </w:rPr>
        <w:t xml:space="preserve"> make inheritance more powerful and adaptable in Java.</w:t>
      </w:r>
    </w:p>
    <w:p w:rsidRPr="00BD697F" w:rsidR="00BD697F" w:rsidP="00BD697F" w:rsidRDefault="00BD697F" w14:paraId="7F0856B0" w14:textId="77777777">
      <w:pPr>
        <w:pStyle w:val="ListParagraph"/>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Pr="002E3E87" w:rsidR="00EE6182" w:rsidP="005E4004" w:rsidRDefault="00EE6182" w14:paraId="5BBB7FA6" w14:textId="7065D5C5">
      <w:pPr>
        <w:pStyle w:val="ListParagraph"/>
        <w:numPr>
          <w:ilvl w:val="0"/>
          <w:numId w:val="67"/>
        </w:numPr>
        <w:spacing w:before="100" w:beforeAutospacing="1" w:after="100" w:afterAutospacing="1" w:line="240" w:lineRule="auto"/>
        <w:rPr>
          <w:rFonts w:eastAsia="Times New Roman" w:cs="Times New Roman"/>
          <w:b/>
          <w:bCs/>
          <w:kern w:val="0"/>
          <w:sz w:val="24"/>
          <w:szCs w:val="24"/>
          <w:lang w:eastAsia="en-PH"/>
          <w14:ligatures w14:val="none"/>
        </w:rPr>
      </w:pPr>
      <w:r w:rsidRPr="002E3E87">
        <w:rPr>
          <w:rFonts w:eastAsia="Times New Roman" w:cs="Times New Roman"/>
          <w:b/>
          <w:bCs/>
          <w:kern w:val="0"/>
          <w:sz w:val="24"/>
          <w:szCs w:val="24"/>
          <w:lang w:eastAsia="en-PH"/>
          <w14:ligatures w14:val="none"/>
        </w:rPr>
        <w:t>What is Method Overriding</w:t>
      </w:r>
    </w:p>
    <w:p w:rsidRPr="002E3E87" w:rsidR="00C86DB3" w:rsidP="007109E5" w:rsidRDefault="00C86DB3" w14:paraId="05335A7C" w14:textId="5FEA2BC9">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D26EA4" w:rsidP="002E3E87" w:rsidRDefault="0045280B" w14:paraId="658AF65E" w14:textId="3EFC9A04">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45280B">
        <w:rPr>
          <w:rFonts w:eastAsia="Times New Roman" w:cs="Times New Roman"/>
          <w:kern w:val="0"/>
          <w:sz w:val="24"/>
          <w:szCs w:val="24"/>
          <w:lang w:eastAsia="en-PH"/>
          <w14:ligatures w14:val="none"/>
        </w:rPr>
        <w:t>Method Overriding happens when a subclass defines a method with the same name, return type, and parameters as a method in its superclass. The subclass’s version of the method replaces (or overrides) the parent class’s version when called through an object of the subclass. This allows different subclasses to have different implementations of the same method. Method overriding improves polymorphism, meaning objects can behave differently based on their class. It’s commonly used when a general behavior in the superclass needs a more specific version in the subclass.</w:t>
      </w:r>
    </w:p>
    <w:p w:rsidR="0045280B" w:rsidP="0045280B" w:rsidRDefault="0045280B" w14:paraId="7ED3A6A4" w14:textId="319199A8">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7B309C">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45280B">
        <w:rPr>
          <w:rFonts w:eastAsia="Times New Roman" w:cs="Times New Roman"/>
          <w:kern w:val="0"/>
          <w:sz w:val="24"/>
          <w:szCs w:val="24"/>
          <w:lang w:eastAsia="en-PH"/>
          <w14:ligatures w14:val="none"/>
        </w:rPr>
        <w:t xml:space="preserve">We can override a </w:t>
      </w:r>
      <w:proofErr w:type="spellStart"/>
      <w:proofErr w:type="gramStart"/>
      <w:r w:rsidRPr="0045280B">
        <w:rPr>
          <w:rFonts w:eastAsia="Times New Roman" w:cs="Times New Roman"/>
          <w:kern w:val="0"/>
          <w:sz w:val="24"/>
          <w:szCs w:val="24"/>
          <w:highlight w:val="darkGray"/>
          <w:lang w:eastAsia="en-PH"/>
          <w14:ligatures w14:val="none"/>
        </w:rPr>
        <w:t>makeSound</w:t>
      </w:r>
      <w:proofErr w:type="spellEnd"/>
      <w:r w:rsidRPr="0045280B">
        <w:rPr>
          <w:rFonts w:eastAsia="Times New Roman" w:cs="Times New Roman"/>
          <w:kern w:val="0"/>
          <w:sz w:val="24"/>
          <w:szCs w:val="24"/>
          <w:highlight w:val="darkGray"/>
          <w:lang w:eastAsia="en-PH"/>
          <w14:ligatures w14:val="none"/>
        </w:rPr>
        <w:t>(</w:t>
      </w:r>
      <w:proofErr w:type="gramEnd"/>
      <w:r w:rsidRPr="0045280B">
        <w:rPr>
          <w:rFonts w:eastAsia="Times New Roman" w:cs="Times New Roman"/>
          <w:kern w:val="0"/>
          <w:sz w:val="24"/>
          <w:szCs w:val="24"/>
          <w:highlight w:val="darkGray"/>
          <w:lang w:eastAsia="en-PH"/>
          <w14:ligatures w14:val="none"/>
        </w:rPr>
        <w:t>)</w:t>
      </w:r>
      <w:r w:rsidRPr="0045280B">
        <w:rPr>
          <w:rFonts w:eastAsia="Times New Roman" w:cs="Times New Roman"/>
          <w:kern w:val="0"/>
          <w:sz w:val="24"/>
          <w:szCs w:val="24"/>
          <w:lang w:eastAsia="en-PH"/>
          <w14:ligatures w14:val="none"/>
        </w:rPr>
        <w:t xml:space="preserve"> method in the Dog class to provide its own version of how a dog makes a sound.</w:t>
      </w:r>
    </w:p>
    <w:p w:rsidRPr="007B309C" w:rsidR="0045280B" w:rsidP="0045280B" w:rsidRDefault="0045280B" w14:paraId="1A6EDFDE" w14:textId="6E534271">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7B309C">
        <w:rPr>
          <w:rFonts w:eastAsia="Times New Roman" w:cs="Times New Roman"/>
          <w:b/>
          <w:bCs/>
          <w:kern w:val="0"/>
          <w:sz w:val="24"/>
          <w:szCs w:val="24"/>
          <w:lang w:eastAsia="en-PH"/>
          <w14:ligatures w14:val="none"/>
        </w:rPr>
        <w:t>Sample code:</w:t>
      </w:r>
    </w:p>
    <w:p w:rsidRPr="00000E91" w:rsidR="00000E91" w:rsidP="00000E91" w:rsidRDefault="00000E91" w14:paraId="143EEF8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class Animal {</w:t>
      </w:r>
    </w:p>
    <w:p w:rsidRPr="00000E91" w:rsidR="00000E91" w:rsidP="00000E91" w:rsidRDefault="00000E91" w14:paraId="4D78597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 xml:space="preserve">    void </w:t>
      </w:r>
      <w:proofErr w:type="spellStart"/>
      <w:proofErr w:type="gramStart"/>
      <w:r w:rsidRPr="00000E91">
        <w:rPr>
          <w:rFonts w:eastAsia="Times New Roman" w:cs="Times New Roman"/>
          <w:kern w:val="0"/>
          <w:sz w:val="24"/>
          <w:szCs w:val="24"/>
          <w:highlight w:val="darkGray"/>
          <w:lang w:eastAsia="en-PH"/>
          <w14:ligatures w14:val="none"/>
        </w:rPr>
        <w:t>makeSound</w:t>
      </w:r>
      <w:proofErr w:type="spellEnd"/>
      <w:r w:rsidRPr="00000E91">
        <w:rPr>
          <w:rFonts w:eastAsia="Times New Roman" w:cs="Times New Roman"/>
          <w:kern w:val="0"/>
          <w:sz w:val="24"/>
          <w:szCs w:val="24"/>
          <w:highlight w:val="darkGray"/>
          <w:lang w:eastAsia="en-PH"/>
          <w14:ligatures w14:val="none"/>
        </w:rPr>
        <w:t>(</w:t>
      </w:r>
      <w:proofErr w:type="gramEnd"/>
      <w:r w:rsidRPr="00000E91">
        <w:rPr>
          <w:rFonts w:eastAsia="Times New Roman" w:cs="Times New Roman"/>
          <w:kern w:val="0"/>
          <w:sz w:val="24"/>
          <w:szCs w:val="24"/>
          <w:highlight w:val="darkGray"/>
          <w:lang w:eastAsia="en-PH"/>
          <w14:ligatures w14:val="none"/>
        </w:rPr>
        <w:t>) {</w:t>
      </w:r>
    </w:p>
    <w:p w:rsidRPr="00000E91" w:rsidR="00000E91" w:rsidP="00000E91" w:rsidRDefault="00000E91" w14:paraId="1D0D56B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 xml:space="preserve">        </w:t>
      </w:r>
      <w:proofErr w:type="spellStart"/>
      <w:r w:rsidRPr="00000E91">
        <w:rPr>
          <w:rFonts w:eastAsia="Times New Roman" w:cs="Times New Roman"/>
          <w:kern w:val="0"/>
          <w:sz w:val="24"/>
          <w:szCs w:val="24"/>
          <w:highlight w:val="darkGray"/>
          <w:lang w:eastAsia="en-PH"/>
          <w14:ligatures w14:val="none"/>
        </w:rPr>
        <w:t>System.out.println</w:t>
      </w:r>
      <w:proofErr w:type="spellEnd"/>
      <w:r w:rsidRPr="00000E91">
        <w:rPr>
          <w:rFonts w:eastAsia="Times New Roman" w:cs="Times New Roman"/>
          <w:kern w:val="0"/>
          <w:sz w:val="24"/>
          <w:szCs w:val="24"/>
          <w:highlight w:val="darkGray"/>
          <w:lang w:eastAsia="en-PH"/>
          <w14:ligatures w14:val="none"/>
        </w:rPr>
        <w:t>("This animal makes a sound."</w:t>
      </w:r>
      <w:proofErr w:type="gramStart"/>
      <w:r w:rsidRPr="00000E91">
        <w:rPr>
          <w:rFonts w:eastAsia="Times New Roman" w:cs="Times New Roman"/>
          <w:kern w:val="0"/>
          <w:sz w:val="24"/>
          <w:szCs w:val="24"/>
          <w:highlight w:val="darkGray"/>
          <w:lang w:eastAsia="en-PH"/>
          <w14:ligatures w14:val="none"/>
        </w:rPr>
        <w:t>);</w:t>
      </w:r>
      <w:proofErr w:type="gramEnd"/>
    </w:p>
    <w:p w:rsidRPr="00000E91" w:rsidR="00000E91" w:rsidP="00000E91" w:rsidRDefault="00000E91" w14:paraId="23C4899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 xml:space="preserve">    }</w:t>
      </w:r>
    </w:p>
    <w:p w:rsidRPr="00000E91" w:rsidR="00000E91" w:rsidP="00000E91" w:rsidRDefault="00000E91" w14:paraId="45DE466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w:t>
      </w:r>
    </w:p>
    <w:p w:rsidRPr="00000E91" w:rsidR="00000E91" w:rsidP="00000E91" w:rsidRDefault="00000E91" w14:paraId="7B3FEF9A"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000E91" w:rsidR="00000E91" w:rsidP="00000E91" w:rsidRDefault="00000E91" w14:paraId="5ED7CF6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class Dog extends Animal {</w:t>
      </w:r>
    </w:p>
    <w:p w:rsidRPr="00000E91" w:rsidR="00000E91" w:rsidP="00000E91" w:rsidRDefault="00000E91" w14:paraId="183C37A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 xml:space="preserve">    @Override</w:t>
      </w:r>
    </w:p>
    <w:p w:rsidRPr="00000E91" w:rsidR="00000E91" w:rsidP="00000E91" w:rsidRDefault="00000E91" w14:paraId="592EB81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 xml:space="preserve">    void </w:t>
      </w:r>
      <w:proofErr w:type="spellStart"/>
      <w:proofErr w:type="gramStart"/>
      <w:r w:rsidRPr="00000E91">
        <w:rPr>
          <w:rFonts w:eastAsia="Times New Roman" w:cs="Times New Roman"/>
          <w:kern w:val="0"/>
          <w:sz w:val="24"/>
          <w:szCs w:val="24"/>
          <w:highlight w:val="darkGray"/>
          <w:lang w:eastAsia="en-PH"/>
          <w14:ligatures w14:val="none"/>
        </w:rPr>
        <w:t>makeSound</w:t>
      </w:r>
      <w:proofErr w:type="spellEnd"/>
      <w:r w:rsidRPr="00000E91">
        <w:rPr>
          <w:rFonts w:eastAsia="Times New Roman" w:cs="Times New Roman"/>
          <w:kern w:val="0"/>
          <w:sz w:val="24"/>
          <w:szCs w:val="24"/>
          <w:highlight w:val="darkGray"/>
          <w:lang w:eastAsia="en-PH"/>
          <w14:ligatures w14:val="none"/>
        </w:rPr>
        <w:t>(</w:t>
      </w:r>
      <w:proofErr w:type="gramEnd"/>
      <w:r w:rsidRPr="00000E91">
        <w:rPr>
          <w:rFonts w:eastAsia="Times New Roman" w:cs="Times New Roman"/>
          <w:kern w:val="0"/>
          <w:sz w:val="24"/>
          <w:szCs w:val="24"/>
          <w:highlight w:val="darkGray"/>
          <w:lang w:eastAsia="en-PH"/>
          <w14:ligatures w14:val="none"/>
        </w:rPr>
        <w:t>) {</w:t>
      </w:r>
    </w:p>
    <w:p w:rsidRPr="00000E91" w:rsidR="00000E91" w:rsidP="00000E91" w:rsidRDefault="00000E91" w14:paraId="7059F2D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 xml:space="preserve">        </w:t>
      </w:r>
      <w:proofErr w:type="spellStart"/>
      <w:r w:rsidRPr="00000E91">
        <w:rPr>
          <w:rFonts w:eastAsia="Times New Roman" w:cs="Times New Roman"/>
          <w:kern w:val="0"/>
          <w:sz w:val="24"/>
          <w:szCs w:val="24"/>
          <w:highlight w:val="darkGray"/>
          <w:lang w:eastAsia="en-PH"/>
          <w14:ligatures w14:val="none"/>
        </w:rPr>
        <w:t>System.out.println</w:t>
      </w:r>
      <w:proofErr w:type="spellEnd"/>
      <w:r w:rsidRPr="00000E91">
        <w:rPr>
          <w:rFonts w:eastAsia="Times New Roman" w:cs="Times New Roman"/>
          <w:kern w:val="0"/>
          <w:sz w:val="24"/>
          <w:szCs w:val="24"/>
          <w:highlight w:val="darkGray"/>
          <w:lang w:eastAsia="en-PH"/>
          <w14:ligatures w14:val="none"/>
        </w:rPr>
        <w:t>("The dog barks."</w:t>
      </w:r>
      <w:proofErr w:type="gramStart"/>
      <w:r w:rsidRPr="00000E91">
        <w:rPr>
          <w:rFonts w:eastAsia="Times New Roman" w:cs="Times New Roman"/>
          <w:kern w:val="0"/>
          <w:sz w:val="24"/>
          <w:szCs w:val="24"/>
          <w:highlight w:val="darkGray"/>
          <w:lang w:eastAsia="en-PH"/>
          <w14:ligatures w14:val="none"/>
        </w:rPr>
        <w:t>);</w:t>
      </w:r>
      <w:proofErr w:type="gramEnd"/>
    </w:p>
    <w:p w:rsidRPr="00000E91" w:rsidR="00000E91" w:rsidP="00000E91" w:rsidRDefault="00000E91" w14:paraId="45C63F2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 xml:space="preserve">    }</w:t>
      </w:r>
    </w:p>
    <w:p w:rsidRPr="00000E91" w:rsidR="00000E91" w:rsidP="00000E91" w:rsidRDefault="00000E91" w14:paraId="6171B09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w:t>
      </w:r>
    </w:p>
    <w:p w:rsidRPr="00000E91" w:rsidR="00000E91" w:rsidP="00000E91" w:rsidRDefault="00000E91" w14:paraId="61900FC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000E91" w:rsidR="00000E91" w:rsidP="00000E91" w:rsidRDefault="00000E91" w14:paraId="6EBB3D3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public class Main {</w:t>
      </w:r>
    </w:p>
    <w:p w:rsidRPr="00000E91" w:rsidR="00000E91" w:rsidP="00000E91" w:rsidRDefault="00000E91" w14:paraId="2027FF4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 xml:space="preserve">    public static void </w:t>
      </w:r>
      <w:proofErr w:type="gramStart"/>
      <w:r w:rsidRPr="00000E91">
        <w:rPr>
          <w:rFonts w:eastAsia="Times New Roman" w:cs="Times New Roman"/>
          <w:kern w:val="0"/>
          <w:sz w:val="24"/>
          <w:szCs w:val="24"/>
          <w:highlight w:val="darkGray"/>
          <w:lang w:eastAsia="en-PH"/>
          <w14:ligatures w14:val="none"/>
        </w:rPr>
        <w:t>main(String[</w:t>
      </w:r>
      <w:proofErr w:type="gramEnd"/>
      <w:r w:rsidRPr="00000E91">
        <w:rPr>
          <w:rFonts w:eastAsia="Times New Roman" w:cs="Times New Roman"/>
          <w:kern w:val="0"/>
          <w:sz w:val="24"/>
          <w:szCs w:val="24"/>
          <w:highlight w:val="darkGray"/>
          <w:lang w:eastAsia="en-PH"/>
          <w14:ligatures w14:val="none"/>
        </w:rPr>
        <w:t xml:space="preserve">] </w:t>
      </w:r>
      <w:proofErr w:type="spellStart"/>
      <w:r w:rsidRPr="00000E91">
        <w:rPr>
          <w:rFonts w:eastAsia="Times New Roman" w:cs="Times New Roman"/>
          <w:kern w:val="0"/>
          <w:sz w:val="24"/>
          <w:szCs w:val="24"/>
          <w:highlight w:val="darkGray"/>
          <w:lang w:eastAsia="en-PH"/>
          <w14:ligatures w14:val="none"/>
        </w:rPr>
        <w:t>args</w:t>
      </w:r>
      <w:proofErr w:type="spellEnd"/>
      <w:r w:rsidRPr="00000E91">
        <w:rPr>
          <w:rFonts w:eastAsia="Times New Roman" w:cs="Times New Roman"/>
          <w:kern w:val="0"/>
          <w:sz w:val="24"/>
          <w:szCs w:val="24"/>
          <w:highlight w:val="darkGray"/>
          <w:lang w:eastAsia="en-PH"/>
          <w14:ligatures w14:val="none"/>
        </w:rPr>
        <w:t>) {</w:t>
      </w:r>
    </w:p>
    <w:p w:rsidRPr="00000E91" w:rsidR="00000E91" w:rsidP="00000E91" w:rsidRDefault="00000E91" w14:paraId="39785B1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 xml:space="preserve">        Dog </w:t>
      </w:r>
      <w:proofErr w:type="spellStart"/>
      <w:r w:rsidRPr="00000E91">
        <w:rPr>
          <w:rFonts w:eastAsia="Times New Roman" w:cs="Times New Roman"/>
          <w:kern w:val="0"/>
          <w:sz w:val="24"/>
          <w:szCs w:val="24"/>
          <w:highlight w:val="darkGray"/>
          <w:lang w:eastAsia="en-PH"/>
          <w14:ligatures w14:val="none"/>
        </w:rPr>
        <w:t>myDog</w:t>
      </w:r>
      <w:proofErr w:type="spellEnd"/>
      <w:r w:rsidRPr="00000E91">
        <w:rPr>
          <w:rFonts w:eastAsia="Times New Roman" w:cs="Times New Roman"/>
          <w:kern w:val="0"/>
          <w:sz w:val="24"/>
          <w:szCs w:val="24"/>
          <w:highlight w:val="darkGray"/>
          <w:lang w:eastAsia="en-PH"/>
          <w14:ligatures w14:val="none"/>
        </w:rPr>
        <w:t xml:space="preserve"> = new </w:t>
      </w:r>
      <w:proofErr w:type="gramStart"/>
      <w:r w:rsidRPr="00000E91">
        <w:rPr>
          <w:rFonts w:eastAsia="Times New Roman" w:cs="Times New Roman"/>
          <w:kern w:val="0"/>
          <w:sz w:val="24"/>
          <w:szCs w:val="24"/>
          <w:highlight w:val="darkGray"/>
          <w:lang w:eastAsia="en-PH"/>
          <w14:ligatures w14:val="none"/>
        </w:rPr>
        <w:t>Dog();</w:t>
      </w:r>
      <w:proofErr w:type="gramEnd"/>
    </w:p>
    <w:p w:rsidRPr="00000E91" w:rsidR="00000E91" w:rsidP="00000E91" w:rsidRDefault="00000E91" w14:paraId="594C8D6D"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 xml:space="preserve">        </w:t>
      </w:r>
      <w:proofErr w:type="spellStart"/>
      <w:r w:rsidRPr="00000E91">
        <w:rPr>
          <w:rFonts w:eastAsia="Times New Roman" w:cs="Times New Roman"/>
          <w:kern w:val="0"/>
          <w:sz w:val="24"/>
          <w:szCs w:val="24"/>
          <w:highlight w:val="darkGray"/>
          <w:lang w:eastAsia="en-PH"/>
          <w14:ligatures w14:val="none"/>
        </w:rPr>
        <w:t>myDog.makeSound</w:t>
      </w:r>
      <w:proofErr w:type="spellEnd"/>
      <w:r w:rsidRPr="00000E91">
        <w:rPr>
          <w:rFonts w:eastAsia="Times New Roman" w:cs="Times New Roman"/>
          <w:kern w:val="0"/>
          <w:sz w:val="24"/>
          <w:szCs w:val="24"/>
          <w:highlight w:val="darkGray"/>
          <w:lang w:eastAsia="en-PH"/>
          <w14:ligatures w14:val="none"/>
        </w:rPr>
        <w:t>(</w:t>
      </w:r>
      <w:proofErr w:type="gramStart"/>
      <w:r w:rsidRPr="00000E91">
        <w:rPr>
          <w:rFonts w:eastAsia="Times New Roman" w:cs="Times New Roman"/>
          <w:kern w:val="0"/>
          <w:sz w:val="24"/>
          <w:szCs w:val="24"/>
          <w:highlight w:val="darkGray"/>
          <w:lang w:eastAsia="en-PH"/>
          <w14:ligatures w14:val="none"/>
        </w:rPr>
        <w:t>);</w:t>
      </w:r>
      <w:proofErr w:type="gramEnd"/>
    </w:p>
    <w:p w:rsidRPr="00000E91" w:rsidR="00000E91" w:rsidP="00000E91" w:rsidRDefault="00000E91" w14:paraId="68DA6E4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00E91">
        <w:rPr>
          <w:rFonts w:eastAsia="Times New Roman" w:cs="Times New Roman"/>
          <w:kern w:val="0"/>
          <w:sz w:val="24"/>
          <w:szCs w:val="24"/>
          <w:highlight w:val="darkGray"/>
          <w:lang w:eastAsia="en-PH"/>
          <w14:ligatures w14:val="none"/>
        </w:rPr>
        <w:t xml:space="preserve">    }</w:t>
      </w:r>
    </w:p>
    <w:p w:rsidR="0045280B" w:rsidP="00000E91" w:rsidRDefault="00000E91" w14:paraId="399ACA9B" w14:textId="1EC59846">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000E91">
        <w:rPr>
          <w:rFonts w:eastAsia="Times New Roman" w:cs="Times New Roman"/>
          <w:kern w:val="0"/>
          <w:sz w:val="24"/>
          <w:szCs w:val="24"/>
          <w:highlight w:val="darkGray"/>
          <w:lang w:eastAsia="en-PH"/>
          <w14:ligatures w14:val="none"/>
        </w:rPr>
        <w:t>}</w:t>
      </w:r>
    </w:p>
    <w:p w:rsidRPr="007B309C" w:rsidR="00000E91" w:rsidP="00000E91" w:rsidRDefault="00000E91" w14:paraId="2BE71317" w14:textId="4263C0B9">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7B309C">
        <w:rPr>
          <w:rFonts w:eastAsia="Times New Roman" w:cs="Times New Roman"/>
          <w:b/>
          <w:bCs/>
          <w:kern w:val="0"/>
          <w:sz w:val="24"/>
          <w:szCs w:val="24"/>
          <w:lang w:eastAsia="en-PH"/>
          <w14:ligatures w14:val="none"/>
        </w:rPr>
        <w:t>Output:</w:t>
      </w:r>
    </w:p>
    <w:p w:rsidR="00000E91" w:rsidP="00000E91" w:rsidRDefault="00000E91" w14:paraId="05F46AE9" w14:textId="04A5E31A">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7B309C">
        <w:rPr>
          <w:rFonts w:eastAsia="Times New Roman" w:cs="Times New Roman"/>
          <w:kern w:val="0"/>
          <w:sz w:val="24"/>
          <w:szCs w:val="24"/>
          <w:highlight w:val="darkGray"/>
          <w:lang w:eastAsia="en-PH"/>
          <w14:ligatures w14:val="none"/>
        </w:rPr>
        <w:t>The dog barks.</w:t>
      </w:r>
    </w:p>
    <w:p w:rsidR="00B617B5" w:rsidP="00000E91" w:rsidRDefault="00000E91" w14:paraId="18C63DCD" w14:textId="4848C02E">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7B309C">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7B309C" w:rsidR="007B309C">
        <w:rPr>
          <w:rFonts w:eastAsia="Times New Roman" w:cs="Times New Roman"/>
          <w:kern w:val="0"/>
          <w:sz w:val="24"/>
          <w:szCs w:val="24"/>
          <w:lang w:eastAsia="en-PH"/>
          <w14:ligatures w14:val="none"/>
        </w:rPr>
        <w:t xml:space="preserve">Here, the </w:t>
      </w:r>
      <w:r w:rsidRPr="007B309C" w:rsidR="007B309C">
        <w:rPr>
          <w:rFonts w:eastAsia="Times New Roman" w:cs="Times New Roman"/>
          <w:kern w:val="0"/>
          <w:sz w:val="24"/>
          <w:szCs w:val="24"/>
          <w:highlight w:val="darkGray"/>
          <w:lang w:eastAsia="en-PH"/>
          <w14:ligatures w14:val="none"/>
        </w:rPr>
        <w:t>Dog</w:t>
      </w:r>
      <w:r w:rsidRPr="007B309C" w:rsidR="007B309C">
        <w:rPr>
          <w:rFonts w:eastAsia="Times New Roman" w:cs="Times New Roman"/>
          <w:kern w:val="0"/>
          <w:sz w:val="24"/>
          <w:szCs w:val="24"/>
          <w:lang w:eastAsia="en-PH"/>
          <w14:ligatures w14:val="none"/>
        </w:rPr>
        <w:t xml:space="preserve"> class overrides the </w:t>
      </w:r>
      <w:proofErr w:type="spellStart"/>
      <w:proofErr w:type="gramStart"/>
      <w:r w:rsidRPr="007B309C" w:rsidR="007B309C">
        <w:rPr>
          <w:rFonts w:eastAsia="Times New Roman" w:cs="Times New Roman"/>
          <w:kern w:val="0"/>
          <w:sz w:val="24"/>
          <w:szCs w:val="24"/>
          <w:highlight w:val="darkGray"/>
          <w:lang w:eastAsia="en-PH"/>
          <w14:ligatures w14:val="none"/>
        </w:rPr>
        <w:t>makeSound</w:t>
      </w:r>
      <w:proofErr w:type="spellEnd"/>
      <w:r w:rsidRPr="007B309C" w:rsidR="007B309C">
        <w:rPr>
          <w:rFonts w:eastAsia="Times New Roman" w:cs="Times New Roman"/>
          <w:kern w:val="0"/>
          <w:sz w:val="24"/>
          <w:szCs w:val="24"/>
          <w:highlight w:val="darkGray"/>
          <w:lang w:eastAsia="en-PH"/>
          <w14:ligatures w14:val="none"/>
        </w:rPr>
        <w:t>(</w:t>
      </w:r>
      <w:proofErr w:type="gramEnd"/>
      <w:r w:rsidRPr="007B309C" w:rsidR="007B309C">
        <w:rPr>
          <w:rFonts w:eastAsia="Times New Roman" w:cs="Times New Roman"/>
          <w:kern w:val="0"/>
          <w:sz w:val="24"/>
          <w:szCs w:val="24"/>
          <w:highlight w:val="darkGray"/>
          <w:lang w:eastAsia="en-PH"/>
          <w14:ligatures w14:val="none"/>
        </w:rPr>
        <w:t>)</w:t>
      </w:r>
      <w:r w:rsidRPr="007B309C" w:rsidR="007B309C">
        <w:rPr>
          <w:rFonts w:eastAsia="Times New Roman" w:cs="Times New Roman"/>
          <w:kern w:val="0"/>
          <w:sz w:val="24"/>
          <w:szCs w:val="24"/>
          <w:lang w:eastAsia="en-PH"/>
          <w14:ligatures w14:val="none"/>
        </w:rPr>
        <w:t xml:space="preserve"> method of the </w:t>
      </w:r>
      <w:r w:rsidRPr="007B309C" w:rsidR="007B309C">
        <w:rPr>
          <w:rFonts w:eastAsia="Times New Roman" w:cs="Times New Roman"/>
          <w:kern w:val="0"/>
          <w:sz w:val="24"/>
          <w:szCs w:val="24"/>
          <w:highlight w:val="darkGray"/>
          <w:lang w:eastAsia="en-PH"/>
          <w14:ligatures w14:val="none"/>
        </w:rPr>
        <w:t>Animal</w:t>
      </w:r>
      <w:r w:rsidRPr="007B309C" w:rsidR="007B309C">
        <w:rPr>
          <w:rFonts w:eastAsia="Times New Roman" w:cs="Times New Roman"/>
          <w:kern w:val="0"/>
          <w:sz w:val="24"/>
          <w:szCs w:val="24"/>
          <w:lang w:eastAsia="en-PH"/>
          <w14:ligatures w14:val="none"/>
        </w:rPr>
        <w:t xml:space="preserve"> class. The </w:t>
      </w:r>
      <w:r w:rsidRPr="007B309C" w:rsidR="007B309C">
        <w:rPr>
          <w:rFonts w:eastAsia="Times New Roman" w:cs="Times New Roman"/>
          <w:kern w:val="0"/>
          <w:sz w:val="24"/>
          <w:szCs w:val="24"/>
          <w:highlight w:val="darkGray"/>
          <w:lang w:eastAsia="en-PH"/>
          <w14:ligatures w14:val="none"/>
        </w:rPr>
        <w:t>@Override</w:t>
      </w:r>
      <w:r w:rsidRPr="007B309C" w:rsidR="007B309C">
        <w:rPr>
          <w:rFonts w:eastAsia="Times New Roman" w:cs="Times New Roman"/>
          <w:kern w:val="0"/>
          <w:sz w:val="24"/>
          <w:szCs w:val="24"/>
          <w:lang w:eastAsia="en-PH"/>
          <w14:ligatures w14:val="none"/>
        </w:rPr>
        <w:t xml:space="preserve"> annotation tells the compiler that this method replaces one in the superclass. When the method is called from a </w:t>
      </w:r>
      <w:r w:rsidRPr="007B309C" w:rsidR="007B309C">
        <w:rPr>
          <w:rFonts w:eastAsia="Times New Roman" w:cs="Times New Roman"/>
          <w:kern w:val="0"/>
          <w:sz w:val="24"/>
          <w:szCs w:val="24"/>
          <w:highlight w:val="darkGray"/>
          <w:lang w:eastAsia="en-PH"/>
          <w14:ligatures w14:val="none"/>
        </w:rPr>
        <w:t>Dog</w:t>
      </w:r>
      <w:r w:rsidRPr="007B309C" w:rsidR="007B309C">
        <w:rPr>
          <w:rFonts w:eastAsia="Times New Roman" w:cs="Times New Roman"/>
          <w:kern w:val="0"/>
          <w:sz w:val="24"/>
          <w:szCs w:val="24"/>
          <w:lang w:eastAsia="en-PH"/>
          <w14:ligatures w14:val="none"/>
        </w:rPr>
        <w:t xml:space="preserve"> object, the subclass version runs instead of the superclass version. This allows each subclass to have its own unique behavior while keeping the same method name.</w:t>
      </w:r>
    </w:p>
    <w:p w:rsidR="00B617B5" w:rsidP="005E4004" w:rsidRDefault="00B647EA" w14:paraId="417332D1" w14:textId="2AD612B0">
      <w:pPr>
        <w:pStyle w:val="ListParagraph"/>
        <w:numPr>
          <w:ilvl w:val="0"/>
          <w:numId w:val="67"/>
        </w:numPr>
        <w:spacing w:before="100" w:beforeAutospacing="1" w:after="100" w:afterAutospacing="1" w:line="240" w:lineRule="auto"/>
        <w:rPr>
          <w:rFonts w:eastAsia="Times New Roman" w:cs="Times New Roman"/>
          <w:b/>
          <w:bCs/>
          <w:kern w:val="0"/>
          <w:sz w:val="24"/>
          <w:szCs w:val="24"/>
          <w:lang w:eastAsia="en-PH"/>
          <w14:ligatures w14:val="none"/>
        </w:rPr>
      </w:pPr>
      <w:r w:rsidRPr="00B647EA">
        <w:rPr>
          <w:rFonts w:eastAsia="Times New Roman" w:cs="Times New Roman"/>
          <w:b/>
          <w:bCs/>
          <w:kern w:val="0"/>
          <w:sz w:val="24"/>
          <w:szCs w:val="24"/>
          <w:lang w:eastAsia="en-PH"/>
          <w14:ligatures w14:val="none"/>
        </w:rPr>
        <w:t>Using the super Keyword</w:t>
      </w:r>
    </w:p>
    <w:p w:rsidRPr="00870C8B" w:rsidR="00870C8B" w:rsidP="00870C8B" w:rsidRDefault="00870C8B" w14:paraId="33ADC0C4" w14:textId="6C912069">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870C8B">
        <w:rPr>
          <w:rFonts w:eastAsia="Times New Roman" w:cs="Times New Roman"/>
          <w:kern w:val="0"/>
          <w:sz w:val="24"/>
          <w:szCs w:val="24"/>
          <w:lang w:eastAsia="en-PH"/>
          <w14:ligatures w14:val="none"/>
        </w:rPr>
        <w:t xml:space="preserve">The </w:t>
      </w:r>
      <w:r w:rsidRPr="00870C8B">
        <w:rPr>
          <w:rFonts w:eastAsia="Times New Roman" w:cs="Times New Roman"/>
          <w:kern w:val="0"/>
          <w:sz w:val="24"/>
          <w:szCs w:val="24"/>
          <w:highlight w:val="darkGray"/>
          <w:lang w:eastAsia="en-PH"/>
          <w14:ligatures w14:val="none"/>
        </w:rPr>
        <w:t>super</w:t>
      </w:r>
      <w:r w:rsidRPr="00870C8B">
        <w:rPr>
          <w:rFonts w:eastAsia="Times New Roman" w:cs="Times New Roman"/>
          <w:kern w:val="0"/>
          <w:sz w:val="24"/>
          <w:szCs w:val="24"/>
          <w:lang w:eastAsia="en-PH"/>
          <w14:ligatures w14:val="none"/>
        </w:rPr>
        <w:t xml:space="preserve"> keyword is used to call a method or constructor from the superclass inside the subclass. It helps you access the original version of a method that has been overridden. You can also use </w:t>
      </w:r>
      <w:proofErr w:type="gramStart"/>
      <w:r w:rsidRPr="00870C8B">
        <w:rPr>
          <w:rFonts w:eastAsia="Times New Roman" w:cs="Times New Roman"/>
          <w:kern w:val="0"/>
          <w:sz w:val="24"/>
          <w:szCs w:val="24"/>
          <w:highlight w:val="darkGray"/>
          <w:lang w:eastAsia="en-PH"/>
          <w14:ligatures w14:val="none"/>
        </w:rPr>
        <w:t>super(</w:t>
      </w:r>
      <w:proofErr w:type="gramEnd"/>
      <w:r w:rsidRPr="00870C8B">
        <w:rPr>
          <w:rFonts w:eastAsia="Times New Roman" w:cs="Times New Roman"/>
          <w:kern w:val="0"/>
          <w:sz w:val="24"/>
          <w:szCs w:val="24"/>
          <w:highlight w:val="darkGray"/>
          <w:lang w:eastAsia="en-PH"/>
          <w14:ligatures w14:val="none"/>
        </w:rPr>
        <w:t>)</w:t>
      </w:r>
      <w:r w:rsidRPr="00870C8B">
        <w:rPr>
          <w:rFonts w:eastAsia="Times New Roman" w:cs="Times New Roman"/>
          <w:kern w:val="0"/>
          <w:sz w:val="24"/>
          <w:szCs w:val="24"/>
          <w:lang w:eastAsia="en-PH"/>
          <w14:ligatures w14:val="none"/>
        </w:rPr>
        <w:t xml:space="preserve"> to call the parent class’s constructor to initialize inherited attributes. This is useful when you want to reuse code from the superclass but still add something new in the subclass. It ensures proper coordination between the parent and child classes.</w:t>
      </w:r>
    </w:p>
    <w:p w:rsidR="00D26EA4" w:rsidP="00870C8B" w:rsidRDefault="00870C8B" w14:paraId="21529247" w14:textId="43BFEE02">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ED0917">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B877CD" w:rsidR="00B877CD">
        <w:rPr>
          <w:rFonts w:eastAsia="Times New Roman" w:cs="Times New Roman"/>
          <w:kern w:val="0"/>
          <w:sz w:val="24"/>
          <w:szCs w:val="24"/>
          <w:lang w:eastAsia="en-PH"/>
          <w14:ligatures w14:val="none"/>
        </w:rPr>
        <w:t xml:space="preserve">We can use the </w:t>
      </w:r>
      <w:r w:rsidRPr="00B877CD" w:rsidR="00B877CD">
        <w:rPr>
          <w:rFonts w:eastAsia="Times New Roman" w:cs="Times New Roman"/>
          <w:kern w:val="0"/>
          <w:sz w:val="24"/>
          <w:szCs w:val="24"/>
          <w:highlight w:val="darkGray"/>
          <w:lang w:eastAsia="en-PH"/>
          <w14:ligatures w14:val="none"/>
        </w:rPr>
        <w:t>super</w:t>
      </w:r>
      <w:r w:rsidRPr="00B877CD" w:rsidR="00B877CD">
        <w:rPr>
          <w:rFonts w:eastAsia="Times New Roman" w:cs="Times New Roman"/>
          <w:kern w:val="0"/>
          <w:sz w:val="24"/>
          <w:szCs w:val="24"/>
          <w:lang w:eastAsia="en-PH"/>
          <w14:ligatures w14:val="none"/>
        </w:rPr>
        <w:t xml:space="preserve"> keyword to call the </w:t>
      </w:r>
      <w:proofErr w:type="spellStart"/>
      <w:proofErr w:type="gramStart"/>
      <w:r w:rsidRPr="00B877CD" w:rsidR="00B877CD">
        <w:rPr>
          <w:rFonts w:eastAsia="Times New Roman" w:cs="Times New Roman"/>
          <w:kern w:val="0"/>
          <w:sz w:val="24"/>
          <w:szCs w:val="24"/>
          <w:highlight w:val="darkGray"/>
          <w:lang w:eastAsia="en-PH"/>
          <w14:ligatures w14:val="none"/>
        </w:rPr>
        <w:t>makeSound</w:t>
      </w:r>
      <w:proofErr w:type="spellEnd"/>
      <w:r w:rsidRPr="00B877CD" w:rsidR="00B877CD">
        <w:rPr>
          <w:rFonts w:eastAsia="Times New Roman" w:cs="Times New Roman"/>
          <w:kern w:val="0"/>
          <w:sz w:val="24"/>
          <w:szCs w:val="24"/>
          <w:highlight w:val="darkGray"/>
          <w:lang w:eastAsia="en-PH"/>
          <w14:ligatures w14:val="none"/>
        </w:rPr>
        <w:t>(</w:t>
      </w:r>
      <w:proofErr w:type="gramEnd"/>
      <w:r w:rsidRPr="00B877CD" w:rsidR="00B877CD">
        <w:rPr>
          <w:rFonts w:eastAsia="Times New Roman" w:cs="Times New Roman"/>
          <w:kern w:val="0"/>
          <w:sz w:val="24"/>
          <w:szCs w:val="24"/>
          <w:highlight w:val="darkGray"/>
          <w:lang w:eastAsia="en-PH"/>
          <w14:ligatures w14:val="none"/>
        </w:rPr>
        <w:t>)</w:t>
      </w:r>
      <w:r w:rsidRPr="00B877CD" w:rsidR="00B877CD">
        <w:rPr>
          <w:rFonts w:eastAsia="Times New Roman" w:cs="Times New Roman"/>
          <w:kern w:val="0"/>
          <w:sz w:val="24"/>
          <w:szCs w:val="24"/>
          <w:lang w:eastAsia="en-PH"/>
          <w14:ligatures w14:val="none"/>
        </w:rPr>
        <w:t xml:space="preserve"> method of the parent class before adding a new behavior in the subclass.</w:t>
      </w:r>
    </w:p>
    <w:p w:rsidRPr="00ED0917" w:rsidR="00B877CD" w:rsidP="00870C8B" w:rsidRDefault="00B877CD" w14:paraId="1333E2E3" w14:textId="216B3D6A">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ED0917">
        <w:rPr>
          <w:rFonts w:eastAsia="Times New Roman" w:cs="Times New Roman"/>
          <w:b/>
          <w:bCs/>
          <w:kern w:val="0"/>
          <w:sz w:val="24"/>
          <w:szCs w:val="24"/>
          <w:lang w:eastAsia="en-PH"/>
          <w14:ligatures w14:val="none"/>
        </w:rPr>
        <w:t>Sample code:</w:t>
      </w:r>
    </w:p>
    <w:p w:rsidRPr="00B877CD" w:rsidR="00B877CD" w:rsidP="00B877CD" w:rsidRDefault="00B877CD" w14:paraId="0F00717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class Animal {</w:t>
      </w:r>
    </w:p>
    <w:p w:rsidRPr="00B877CD" w:rsidR="00B877CD" w:rsidP="00B877CD" w:rsidRDefault="00B877CD" w14:paraId="1F0EC47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 xml:space="preserve">    void </w:t>
      </w:r>
      <w:proofErr w:type="spellStart"/>
      <w:proofErr w:type="gramStart"/>
      <w:r w:rsidRPr="00B877CD">
        <w:rPr>
          <w:rFonts w:eastAsia="Times New Roman" w:cs="Times New Roman"/>
          <w:kern w:val="0"/>
          <w:sz w:val="24"/>
          <w:szCs w:val="24"/>
          <w:highlight w:val="darkGray"/>
          <w:lang w:eastAsia="en-PH"/>
          <w14:ligatures w14:val="none"/>
        </w:rPr>
        <w:t>makeSound</w:t>
      </w:r>
      <w:proofErr w:type="spellEnd"/>
      <w:r w:rsidRPr="00B877CD">
        <w:rPr>
          <w:rFonts w:eastAsia="Times New Roman" w:cs="Times New Roman"/>
          <w:kern w:val="0"/>
          <w:sz w:val="24"/>
          <w:szCs w:val="24"/>
          <w:highlight w:val="darkGray"/>
          <w:lang w:eastAsia="en-PH"/>
          <w14:ligatures w14:val="none"/>
        </w:rPr>
        <w:t>(</w:t>
      </w:r>
      <w:proofErr w:type="gramEnd"/>
      <w:r w:rsidRPr="00B877CD">
        <w:rPr>
          <w:rFonts w:eastAsia="Times New Roman" w:cs="Times New Roman"/>
          <w:kern w:val="0"/>
          <w:sz w:val="24"/>
          <w:szCs w:val="24"/>
          <w:highlight w:val="darkGray"/>
          <w:lang w:eastAsia="en-PH"/>
          <w14:ligatures w14:val="none"/>
        </w:rPr>
        <w:t>) {</w:t>
      </w:r>
    </w:p>
    <w:p w:rsidRPr="00B877CD" w:rsidR="00B877CD" w:rsidP="00B877CD" w:rsidRDefault="00B877CD" w14:paraId="1494E7D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 xml:space="preserve">        </w:t>
      </w:r>
      <w:proofErr w:type="spellStart"/>
      <w:r w:rsidRPr="00B877CD">
        <w:rPr>
          <w:rFonts w:eastAsia="Times New Roman" w:cs="Times New Roman"/>
          <w:kern w:val="0"/>
          <w:sz w:val="24"/>
          <w:szCs w:val="24"/>
          <w:highlight w:val="darkGray"/>
          <w:lang w:eastAsia="en-PH"/>
          <w14:ligatures w14:val="none"/>
        </w:rPr>
        <w:t>System.out.println</w:t>
      </w:r>
      <w:proofErr w:type="spellEnd"/>
      <w:r w:rsidRPr="00B877CD">
        <w:rPr>
          <w:rFonts w:eastAsia="Times New Roman" w:cs="Times New Roman"/>
          <w:kern w:val="0"/>
          <w:sz w:val="24"/>
          <w:szCs w:val="24"/>
          <w:highlight w:val="darkGray"/>
          <w:lang w:eastAsia="en-PH"/>
          <w14:ligatures w14:val="none"/>
        </w:rPr>
        <w:t>("This animal makes a sound."</w:t>
      </w:r>
      <w:proofErr w:type="gramStart"/>
      <w:r w:rsidRPr="00B877CD">
        <w:rPr>
          <w:rFonts w:eastAsia="Times New Roman" w:cs="Times New Roman"/>
          <w:kern w:val="0"/>
          <w:sz w:val="24"/>
          <w:szCs w:val="24"/>
          <w:highlight w:val="darkGray"/>
          <w:lang w:eastAsia="en-PH"/>
          <w14:ligatures w14:val="none"/>
        </w:rPr>
        <w:t>);</w:t>
      </w:r>
      <w:proofErr w:type="gramEnd"/>
    </w:p>
    <w:p w:rsidRPr="00B877CD" w:rsidR="00B877CD" w:rsidP="00B877CD" w:rsidRDefault="00B877CD" w14:paraId="2F8E392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 xml:space="preserve">    }</w:t>
      </w:r>
    </w:p>
    <w:p w:rsidRPr="00B877CD" w:rsidR="00B877CD" w:rsidP="00B877CD" w:rsidRDefault="00B877CD" w14:paraId="7E33938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w:t>
      </w:r>
    </w:p>
    <w:p w:rsidRPr="00B877CD" w:rsidR="00B877CD" w:rsidP="00B877CD" w:rsidRDefault="00B877CD" w14:paraId="1BAEFC9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B877CD" w:rsidR="00B877CD" w:rsidP="00B877CD" w:rsidRDefault="00B877CD" w14:paraId="231C9A8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class Cat extends Animal {</w:t>
      </w:r>
    </w:p>
    <w:p w:rsidRPr="00B877CD" w:rsidR="00B877CD" w:rsidP="00B877CD" w:rsidRDefault="00B877CD" w14:paraId="1B5FE71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 xml:space="preserve">    @Override</w:t>
      </w:r>
    </w:p>
    <w:p w:rsidRPr="00B877CD" w:rsidR="00B877CD" w:rsidP="00B877CD" w:rsidRDefault="00B877CD" w14:paraId="4930EE8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 xml:space="preserve">    void </w:t>
      </w:r>
      <w:proofErr w:type="spellStart"/>
      <w:proofErr w:type="gramStart"/>
      <w:r w:rsidRPr="00B877CD">
        <w:rPr>
          <w:rFonts w:eastAsia="Times New Roman" w:cs="Times New Roman"/>
          <w:kern w:val="0"/>
          <w:sz w:val="24"/>
          <w:szCs w:val="24"/>
          <w:highlight w:val="darkGray"/>
          <w:lang w:eastAsia="en-PH"/>
          <w14:ligatures w14:val="none"/>
        </w:rPr>
        <w:t>makeSound</w:t>
      </w:r>
      <w:proofErr w:type="spellEnd"/>
      <w:r w:rsidRPr="00B877CD">
        <w:rPr>
          <w:rFonts w:eastAsia="Times New Roman" w:cs="Times New Roman"/>
          <w:kern w:val="0"/>
          <w:sz w:val="24"/>
          <w:szCs w:val="24"/>
          <w:highlight w:val="darkGray"/>
          <w:lang w:eastAsia="en-PH"/>
          <w14:ligatures w14:val="none"/>
        </w:rPr>
        <w:t>(</w:t>
      </w:r>
      <w:proofErr w:type="gramEnd"/>
      <w:r w:rsidRPr="00B877CD">
        <w:rPr>
          <w:rFonts w:eastAsia="Times New Roman" w:cs="Times New Roman"/>
          <w:kern w:val="0"/>
          <w:sz w:val="24"/>
          <w:szCs w:val="24"/>
          <w:highlight w:val="darkGray"/>
          <w:lang w:eastAsia="en-PH"/>
          <w14:ligatures w14:val="none"/>
        </w:rPr>
        <w:t>) {</w:t>
      </w:r>
    </w:p>
    <w:p w:rsidRPr="00B877CD" w:rsidR="00B877CD" w:rsidP="00B877CD" w:rsidRDefault="00B877CD" w14:paraId="753B084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 xml:space="preserve">        </w:t>
      </w:r>
      <w:proofErr w:type="spellStart"/>
      <w:proofErr w:type="gramStart"/>
      <w:r w:rsidRPr="00B877CD">
        <w:rPr>
          <w:rFonts w:eastAsia="Times New Roman" w:cs="Times New Roman"/>
          <w:kern w:val="0"/>
          <w:sz w:val="24"/>
          <w:szCs w:val="24"/>
          <w:highlight w:val="darkGray"/>
          <w:lang w:eastAsia="en-PH"/>
          <w14:ligatures w14:val="none"/>
        </w:rPr>
        <w:t>super.makeSound</w:t>
      </w:r>
      <w:proofErr w:type="spellEnd"/>
      <w:proofErr w:type="gramEnd"/>
      <w:r w:rsidRPr="00B877CD">
        <w:rPr>
          <w:rFonts w:eastAsia="Times New Roman" w:cs="Times New Roman"/>
          <w:kern w:val="0"/>
          <w:sz w:val="24"/>
          <w:szCs w:val="24"/>
          <w:highlight w:val="darkGray"/>
          <w:lang w:eastAsia="en-PH"/>
          <w14:ligatures w14:val="none"/>
        </w:rPr>
        <w:t>(); // call the parent method</w:t>
      </w:r>
    </w:p>
    <w:p w:rsidRPr="00B877CD" w:rsidR="00B877CD" w:rsidP="00B877CD" w:rsidRDefault="00B877CD" w14:paraId="74B9932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 xml:space="preserve">        </w:t>
      </w:r>
      <w:proofErr w:type="spellStart"/>
      <w:r w:rsidRPr="00B877CD">
        <w:rPr>
          <w:rFonts w:eastAsia="Times New Roman" w:cs="Times New Roman"/>
          <w:kern w:val="0"/>
          <w:sz w:val="24"/>
          <w:szCs w:val="24"/>
          <w:highlight w:val="darkGray"/>
          <w:lang w:eastAsia="en-PH"/>
          <w14:ligatures w14:val="none"/>
        </w:rPr>
        <w:t>System.out.println</w:t>
      </w:r>
      <w:proofErr w:type="spellEnd"/>
      <w:r w:rsidRPr="00B877CD">
        <w:rPr>
          <w:rFonts w:eastAsia="Times New Roman" w:cs="Times New Roman"/>
          <w:kern w:val="0"/>
          <w:sz w:val="24"/>
          <w:szCs w:val="24"/>
          <w:highlight w:val="darkGray"/>
          <w:lang w:eastAsia="en-PH"/>
          <w14:ligatures w14:val="none"/>
        </w:rPr>
        <w:t>("The cat meows."</w:t>
      </w:r>
      <w:proofErr w:type="gramStart"/>
      <w:r w:rsidRPr="00B877CD">
        <w:rPr>
          <w:rFonts w:eastAsia="Times New Roman" w:cs="Times New Roman"/>
          <w:kern w:val="0"/>
          <w:sz w:val="24"/>
          <w:szCs w:val="24"/>
          <w:highlight w:val="darkGray"/>
          <w:lang w:eastAsia="en-PH"/>
          <w14:ligatures w14:val="none"/>
        </w:rPr>
        <w:t>);</w:t>
      </w:r>
      <w:proofErr w:type="gramEnd"/>
    </w:p>
    <w:p w:rsidRPr="00B877CD" w:rsidR="00B877CD" w:rsidP="00B877CD" w:rsidRDefault="00B877CD" w14:paraId="0E507AF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 xml:space="preserve">    }</w:t>
      </w:r>
    </w:p>
    <w:p w:rsidRPr="00B877CD" w:rsidR="00B877CD" w:rsidP="00B877CD" w:rsidRDefault="00B877CD" w14:paraId="408A508A"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w:t>
      </w:r>
    </w:p>
    <w:p w:rsidRPr="00B877CD" w:rsidR="00B877CD" w:rsidP="00B877CD" w:rsidRDefault="00B877CD" w14:paraId="15408CC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B877CD" w:rsidR="00B877CD" w:rsidP="00B877CD" w:rsidRDefault="00B877CD" w14:paraId="6866B06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public class Main {</w:t>
      </w:r>
    </w:p>
    <w:p w:rsidRPr="00B877CD" w:rsidR="00B877CD" w:rsidP="00B877CD" w:rsidRDefault="00B877CD" w14:paraId="468A12A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 xml:space="preserve">    public static void </w:t>
      </w:r>
      <w:proofErr w:type="gramStart"/>
      <w:r w:rsidRPr="00B877CD">
        <w:rPr>
          <w:rFonts w:eastAsia="Times New Roman" w:cs="Times New Roman"/>
          <w:kern w:val="0"/>
          <w:sz w:val="24"/>
          <w:szCs w:val="24"/>
          <w:highlight w:val="darkGray"/>
          <w:lang w:eastAsia="en-PH"/>
          <w14:ligatures w14:val="none"/>
        </w:rPr>
        <w:t>main(String[</w:t>
      </w:r>
      <w:proofErr w:type="gramEnd"/>
      <w:r w:rsidRPr="00B877CD">
        <w:rPr>
          <w:rFonts w:eastAsia="Times New Roman" w:cs="Times New Roman"/>
          <w:kern w:val="0"/>
          <w:sz w:val="24"/>
          <w:szCs w:val="24"/>
          <w:highlight w:val="darkGray"/>
          <w:lang w:eastAsia="en-PH"/>
          <w14:ligatures w14:val="none"/>
        </w:rPr>
        <w:t xml:space="preserve">] </w:t>
      </w:r>
      <w:proofErr w:type="spellStart"/>
      <w:r w:rsidRPr="00B877CD">
        <w:rPr>
          <w:rFonts w:eastAsia="Times New Roman" w:cs="Times New Roman"/>
          <w:kern w:val="0"/>
          <w:sz w:val="24"/>
          <w:szCs w:val="24"/>
          <w:highlight w:val="darkGray"/>
          <w:lang w:eastAsia="en-PH"/>
          <w14:ligatures w14:val="none"/>
        </w:rPr>
        <w:t>args</w:t>
      </w:r>
      <w:proofErr w:type="spellEnd"/>
      <w:r w:rsidRPr="00B877CD">
        <w:rPr>
          <w:rFonts w:eastAsia="Times New Roman" w:cs="Times New Roman"/>
          <w:kern w:val="0"/>
          <w:sz w:val="24"/>
          <w:szCs w:val="24"/>
          <w:highlight w:val="darkGray"/>
          <w:lang w:eastAsia="en-PH"/>
          <w14:ligatures w14:val="none"/>
        </w:rPr>
        <w:t>) {</w:t>
      </w:r>
    </w:p>
    <w:p w:rsidRPr="00B877CD" w:rsidR="00B877CD" w:rsidP="00B877CD" w:rsidRDefault="00B877CD" w14:paraId="39FB0D4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 xml:space="preserve">        Cat </w:t>
      </w:r>
      <w:proofErr w:type="spellStart"/>
      <w:r w:rsidRPr="00B877CD">
        <w:rPr>
          <w:rFonts w:eastAsia="Times New Roman" w:cs="Times New Roman"/>
          <w:kern w:val="0"/>
          <w:sz w:val="24"/>
          <w:szCs w:val="24"/>
          <w:highlight w:val="darkGray"/>
          <w:lang w:eastAsia="en-PH"/>
          <w14:ligatures w14:val="none"/>
        </w:rPr>
        <w:t>myCat</w:t>
      </w:r>
      <w:proofErr w:type="spellEnd"/>
      <w:r w:rsidRPr="00B877CD">
        <w:rPr>
          <w:rFonts w:eastAsia="Times New Roman" w:cs="Times New Roman"/>
          <w:kern w:val="0"/>
          <w:sz w:val="24"/>
          <w:szCs w:val="24"/>
          <w:highlight w:val="darkGray"/>
          <w:lang w:eastAsia="en-PH"/>
          <w14:ligatures w14:val="none"/>
        </w:rPr>
        <w:t xml:space="preserve"> = new </w:t>
      </w:r>
      <w:proofErr w:type="gramStart"/>
      <w:r w:rsidRPr="00B877CD">
        <w:rPr>
          <w:rFonts w:eastAsia="Times New Roman" w:cs="Times New Roman"/>
          <w:kern w:val="0"/>
          <w:sz w:val="24"/>
          <w:szCs w:val="24"/>
          <w:highlight w:val="darkGray"/>
          <w:lang w:eastAsia="en-PH"/>
          <w14:ligatures w14:val="none"/>
        </w:rPr>
        <w:t>Cat();</w:t>
      </w:r>
      <w:proofErr w:type="gramEnd"/>
    </w:p>
    <w:p w:rsidRPr="00B877CD" w:rsidR="00B877CD" w:rsidP="00B877CD" w:rsidRDefault="00B877CD" w14:paraId="6F38360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 xml:space="preserve">        </w:t>
      </w:r>
      <w:proofErr w:type="spellStart"/>
      <w:r w:rsidRPr="00B877CD">
        <w:rPr>
          <w:rFonts w:eastAsia="Times New Roman" w:cs="Times New Roman"/>
          <w:kern w:val="0"/>
          <w:sz w:val="24"/>
          <w:szCs w:val="24"/>
          <w:highlight w:val="darkGray"/>
          <w:lang w:eastAsia="en-PH"/>
          <w14:ligatures w14:val="none"/>
        </w:rPr>
        <w:t>myCat.makeSound</w:t>
      </w:r>
      <w:proofErr w:type="spellEnd"/>
      <w:r w:rsidRPr="00B877CD">
        <w:rPr>
          <w:rFonts w:eastAsia="Times New Roman" w:cs="Times New Roman"/>
          <w:kern w:val="0"/>
          <w:sz w:val="24"/>
          <w:szCs w:val="24"/>
          <w:highlight w:val="darkGray"/>
          <w:lang w:eastAsia="en-PH"/>
          <w14:ligatures w14:val="none"/>
        </w:rPr>
        <w:t>(</w:t>
      </w:r>
      <w:proofErr w:type="gramStart"/>
      <w:r w:rsidRPr="00B877CD">
        <w:rPr>
          <w:rFonts w:eastAsia="Times New Roman" w:cs="Times New Roman"/>
          <w:kern w:val="0"/>
          <w:sz w:val="24"/>
          <w:szCs w:val="24"/>
          <w:highlight w:val="darkGray"/>
          <w:lang w:eastAsia="en-PH"/>
          <w14:ligatures w14:val="none"/>
        </w:rPr>
        <w:t>);</w:t>
      </w:r>
      <w:proofErr w:type="gramEnd"/>
    </w:p>
    <w:p w:rsidRPr="00B877CD" w:rsidR="00B877CD" w:rsidP="00B877CD" w:rsidRDefault="00B877CD" w14:paraId="5A7C917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B877CD">
        <w:rPr>
          <w:rFonts w:eastAsia="Times New Roman" w:cs="Times New Roman"/>
          <w:kern w:val="0"/>
          <w:sz w:val="24"/>
          <w:szCs w:val="24"/>
          <w:highlight w:val="darkGray"/>
          <w:lang w:eastAsia="en-PH"/>
          <w14:ligatures w14:val="none"/>
        </w:rPr>
        <w:t xml:space="preserve">    }</w:t>
      </w:r>
    </w:p>
    <w:p w:rsidR="00B877CD" w:rsidP="00B877CD" w:rsidRDefault="00B877CD" w14:paraId="210B02E8" w14:textId="77E5589F">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B877CD">
        <w:rPr>
          <w:rFonts w:eastAsia="Times New Roman" w:cs="Times New Roman"/>
          <w:kern w:val="0"/>
          <w:sz w:val="24"/>
          <w:szCs w:val="24"/>
          <w:highlight w:val="darkGray"/>
          <w:lang w:eastAsia="en-PH"/>
          <w14:ligatures w14:val="none"/>
        </w:rPr>
        <w:t>}</w:t>
      </w:r>
    </w:p>
    <w:p w:rsidRPr="00ED0917" w:rsidR="00B877CD" w:rsidP="00B877CD" w:rsidRDefault="00B877CD" w14:paraId="260E8A11" w14:textId="19143B4A">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ED0917">
        <w:rPr>
          <w:rFonts w:eastAsia="Times New Roman" w:cs="Times New Roman"/>
          <w:b/>
          <w:bCs/>
          <w:kern w:val="0"/>
          <w:sz w:val="24"/>
          <w:szCs w:val="24"/>
          <w:lang w:eastAsia="en-PH"/>
          <w14:ligatures w14:val="none"/>
        </w:rPr>
        <w:t>Output:</w:t>
      </w:r>
    </w:p>
    <w:p w:rsidRPr="00ED0917" w:rsidR="00B877CD" w:rsidP="00B877CD" w:rsidRDefault="00B877CD" w14:paraId="0547D28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ED0917">
        <w:rPr>
          <w:rFonts w:eastAsia="Times New Roman" w:cs="Times New Roman"/>
          <w:kern w:val="0"/>
          <w:sz w:val="24"/>
          <w:szCs w:val="24"/>
          <w:highlight w:val="darkGray"/>
          <w:lang w:eastAsia="en-PH"/>
          <w14:ligatures w14:val="none"/>
        </w:rPr>
        <w:t>This animal makes a sound.</w:t>
      </w:r>
    </w:p>
    <w:p w:rsidR="00B877CD" w:rsidP="00B877CD" w:rsidRDefault="00B877CD" w14:paraId="1F465A71" w14:textId="2F631D5E">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ED0917">
        <w:rPr>
          <w:rFonts w:eastAsia="Times New Roman" w:cs="Times New Roman"/>
          <w:kern w:val="0"/>
          <w:sz w:val="24"/>
          <w:szCs w:val="24"/>
          <w:highlight w:val="darkGray"/>
          <w:lang w:eastAsia="en-PH"/>
          <w14:ligatures w14:val="none"/>
        </w:rPr>
        <w:t>The cat meows.</w:t>
      </w:r>
    </w:p>
    <w:p w:rsidR="00184975" w:rsidP="00184975" w:rsidRDefault="00184975" w14:paraId="7EC77BCA" w14:textId="1B1D26BB">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ED0917">
        <w:rPr>
          <w:rFonts w:eastAsia="Times New Roman" w:cs="Times New Roman"/>
          <w:b/>
          <w:bCs/>
          <w:kern w:val="0"/>
          <w:sz w:val="24"/>
          <w:szCs w:val="24"/>
          <w:lang w:eastAsia="en-PH"/>
          <w14:ligatures w14:val="none"/>
        </w:rPr>
        <w:t>Explanation:</w:t>
      </w:r>
      <w:r w:rsidRPr="00184975">
        <w:rPr>
          <w:rFonts w:eastAsia="Times New Roman" w:cs="Times New Roman"/>
          <w:kern w:val="0"/>
          <w:sz w:val="24"/>
          <w:szCs w:val="24"/>
          <w:lang w:eastAsia="en-PH"/>
          <w14:ligatures w14:val="none"/>
        </w:rPr>
        <w:t xml:space="preserve"> The </w:t>
      </w:r>
      <w:proofErr w:type="spellStart"/>
      <w:proofErr w:type="gramStart"/>
      <w:r w:rsidRPr="00184975">
        <w:rPr>
          <w:rFonts w:eastAsia="Times New Roman" w:cs="Courier New"/>
          <w:kern w:val="0"/>
          <w:sz w:val="20"/>
          <w:szCs w:val="20"/>
          <w:highlight w:val="darkGray"/>
          <w:lang w:eastAsia="en-PH"/>
          <w14:ligatures w14:val="none"/>
        </w:rPr>
        <w:t>super.makeSound</w:t>
      </w:r>
      <w:proofErr w:type="spellEnd"/>
      <w:proofErr w:type="gramEnd"/>
      <w:r w:rsidRPr="00184975">
        <w:rPr>
          <w:rFonts w:eastAsia="Times New Roman" w:cs="Courier New"/>
          <w:kern w:val="0"/>
          <w:sz w:val="20"/>
          <w:szCs w:val="20"/>
          <w:highlight w:val="darkGray"/>
          <w:lang w:eastAsia="en-PH"/>
          <w14:ligatures w14:val="none"/>
        </w:rPr>
        <w:t>()</w:t>
      </w:r>
      <w:r w:rsidRPr="00184975">
        <w:rPr>
          <w:rFonts w:eastAsia="Times New Roman" w:cs="Times New Roman"/>
          <w:kern w:val="0"/>
          <w:sz w:val="24"/>
          <w:szCs w:val="24"/>
          <w:lang w:eastAsia="en-PH"/>
          <w14:ligatures w14:val="none"/>
        </w:rPr>
        <w:t xml:space="preserve"> statement calls the version of the method from the </w:t>
      </w:r>
      <w:r w:rsidRPr="00184975">
        <w:rPr>
          <w:rFonts w:eastAsia="Times New Roman" w:cs="Courier New"/>
          <w:kern w:val="0"/>
          <w:sz w:val="20"/>
          <w:szCs w:val="20"/>
          <w:highlight w:val="darkGray"/>
          <w:lang w:eastAsia="en-PH"/>
          <w14:ligatures w14:val="none"/>
        </w:rPr>
        <w:t>Animal</w:t>
      </w:r>
      <w:r w:rsidRPr="00184975">
        <w:rPr>
          <w:rFonts w:eastAsia="Times New Roman" w:cs="Times New Roman"/>
          <w:kern w:val="0"/>
          <w:sz w:val="24"/>
          <w:szCs w:val="24"/>
          <w:lang w:eastAsia="en-PH"/>
          <w14:ligatures w14:val="none"/>
        </w:rPr>
        <w:t xml:space="preserve"> class before executing the </w:t>
      </w:r>
      <w:r w:rsidRPr="00184975">
        <w:rPr>
          <w:rFonts w:eastAsia="Times New Roman" w:cs="Courier New"/>
          <w:kern w:val="0"/>
          <w:sz w:val="20"/>
          <w:szCs w:val="20"/>
          <w:highlight w:val="darkGray"/>
          <w:lang w:eastAsia="en-PH"/>
          <w14:ligatures w14:val="none"/>
        </w:rPr>
        <w:t>Cat</w:t>
      </w:r>
      <w:r w:rsidRPr="00184975">
        <w:rPr>
          <w:rFonts w:eastAsia="Times New Roman" w:cs="Times New Roman"/>
          <w:kern w:val="0"/>
          <w:sz w:val="24"/>
          <w:szCs w:val="24"/>
          <w:lang w:eastAsia="en-PH"/>
          <w14:ligatures w14:val="none"/>
        </w:rPr>
        <w:t xml:space="preserve"> class’s own code. This lets the subclass use the parent’s behavior while also adding its own. The </w:t>
      </w:r>
      <w:r w:rsidRPr="00184975">
        <w:rPr>
          <w:rFonts w:eastAsia="Times New Roman" w:cs="Courier New"/>
          <w:kern w:val="0"/>
          <w:sz w:val="20"/>
          <w:szCs w:val="20"/>
          <w:highlight w:val="darkGray"/>
          <w:lang w:eastAsia="en-PH"/>
          <w14:ligatures w14:val="none"/>
        </w:rPr>
        <w:t>super</w:t>
      </w:r>
      <w:r w:rsidRPr="00184975">
        <w:rPr>
          <w:rFonts w:eastAsia="Times New Roman" w:cs="Times New Roman"/>
          <w:kern w:val="0"/>
          <w:sz w:val="24"/>
          <w:szCs w:val="24"/>
          <w:lang w:eastAsia="en-PH"/>
          <w14:ligatures w14:val="none"/>
        </w:rPr>
        <w:t xml:space="preserve"> keyword is especially helpful when the child class wants to </w:t>
      </w:r>
      <w:r w:rsidRPr="00184975">
        <w:rPr>
          <w:rFonts w:eastAsia="Times New Roman" w:cs="Times New Roman"/>
          <w:b/>
          <w:bCs/>
          <w:kern w:val="0"/>
          <w:sz w:val="24"/>
          <w:szCs w:val="24"/>
          <w:lang w:eastAsia="en-PH"/>
          <w14:ligatures w14:val="none"/>
        </w:rPr>
        <w:t>extend</w:t>
      </w:r>
      <w:r w:rsidRPr="00184975">
        <w:rPr>
          <w:rFonts w:eastAsia="Times New Roman" w:cs="Times New Roman"/>
          <w:kern w:val="0"/>
          <w:sz w:val="24"/>
          <w:szCs w:val="24"/>
          <w:lang w:eastAsia="en-PH"/>
          <w14:ligatures w14:val="none"/>
        </w:rPr>
        <w:t xml:space="preserve"> the functionality of the superclass rather than completely replace it.</w:t>
      </w:r>
    </w:p>
    <w:p w:rsidR="00AE6C08" w:rsidP="00184975" w:rsidRDefault="00AE6C08" w14:paraId="35620629"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AE6C08" w:rsidP="005E4004" w:rsidRDefault="00AE6C08" w14:paraId="0586D5B4" w14:textId="7C04D853">
      <w:pPr>
        <w:pStyle w:val="ListParagraph"/>
        <w:numPr>
          <w:ilvl w:val="0"/>
          <w:numId w:val="67"/>
        </w:numPr>
        <w:spacing w:before="100" w:beforeAutospacing="1" w:after="100" w:afterAutospacing="1" w:line="240" w:lineRule="auto"/>
        <w:rPr>
          <w:rFonts w:eastAsia="Times New Roman" w:cs="Times New Roman"/>
          <w:b/>
          <w:bCs/>
          <w:kern w:val="0"/>
          <w:sz w:val="24"/>
          <w:szCs w:val="24"/>
          <w:lang w:eastAsia="en-PH"/>
          <w14:ligatures w14:val="none"/>
        </w:rPr>
      </w:pPr>
      <w:r w:rsidRPr="00AE6C08">
        <w:rPr>
          <w:rFonts w:eastAsia="Times New Roman" w:cs="Times New Roman"/>
          <w:b/>
          <w:bCs/>
          <w:kern w:val="0"/>
          <w:sz w:val="24"/>
          <w:szCs w:val="24"/>
          <w:lang w:eastAsia="en-PH"/>
          <w14:ligatures w14:val="none"/>
        </w:rPr>
        <w:t xml:space="preserve">Using </w:t>
      </w:r>
      <w:proofErr w:type="gramStart"/>
      <w:r w:rsidRPr="00AE6C08">
        <w:rPr>
          <w:rFonts w:eastAsia="Times New Roman" w:cs="Times New Roman"/>
          <w:b/>
          <w:bCs/>
          <w:kern w:val="0"/>
          <w:sz w:val="24"/>
          <w:szCs w:val="24"/>
          <w:lang w:eastAsia="en-PH"/>
          <w14:ligatures w14:val="none"/>
        </w:rPr>
        <w:t>super(</w:t>
      </w:r>
      <w:proofErr w:type="gramEnd"/>
      <w:r w:rsidRPr="00AE6C08">
        <w:rPr>
          <w:rFonts w:eastAsia="Times New Roman" w:cs="Times New Roman"/>
          <w:b/>
          <w:bCs/>
          <w:kern w:val="0"/>
          <w:sz w:val="24"/>
          <w:szCs w:val="24"/>
          <w:lang w:eastAsia="en-PH"/>
          <w14:ligatures w14:val="none"/>
        </w:rPr>
        <w:t>) to Call the Superclass Constructor</w:t>
      </w:r>
    </w:p>
    <w:p w:rsidR="00AE6C08" w:rsidP="00AE6C08" w:rsidRDefault="008438BF" w14:paraId="54CAC1FA" w14:textId="5771C3A9">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8438BF">
        <w:rPr>
          <w:rFonts w:eastAsia="Times New Roman" w:cs="Times New Roman"/>
          <w:kern w:val="0"/>
          <w:sz w:val="24"/>
          <w:szCs w:val="24"/>
          <w:lang w:eastAsia="en-PH"/>
          <w14:ligatures w14:val="none"/>
        </w:rPr>
        <w:t xml:space="preserve">The </w:t>
      </w:r>
      <w:proofErr w:type="gramStart"/>
      <w:r w:rsidRPr="00414B48">
        <w:rPr>
          <w:rFonts w:eastAsia="Times New Roman" w:cs="Times New Roman"/>
          <w:kern w:val="0"/>
          <w:sz w:val="24"/>
          <w:szCs w:val="24"/>
          <w:highlight w:val="darkGray"/>
          <w:lang w:eastAsia="en-PH"/>
          <w14:ligatures w14:val="none"/>
        </w:rPr>
        <w:t>super(</w:t>
      </w:r>
      <w:proofErr w:type="gramEnd"/>
      <w:r w:rsidRPr="00414B48">
        <w:rPr>
          <w:rFonts w:eastAsia="Times New Roman" w:cs="Times New Roman"/>
          <w:kern w:val="0"/>
          <w:sz w:val="24"/>
          <w:szCs w:val="24"/>
          <w:highlight w:val="darkGray"/>
          <w:lang w:eastAsia="en-PH"/>
          <w14:ligatures w14:val="none"/>
        </w:rPr>
        <w:t>)</w:t>
      </w:r>
      <w:r w:rsidRPr="008438BF">
        <w:rPr>
          <w:rFonts w:eastAsia="Times New Roman" w:cs="Times New Roman"/>
          <w:kern w:val="0"/>
          <w:sz w:val="24"/>
          <w:szCs w:val="24"/>
          <w:lang w:eastAsia="en-PH"/>
          <w14:ligatures w14:val="none"/>
        </w:rPr>
        <w:t xml:space="preserve"> keyword can also be used to call the constructor of the parent class. This ensures that the superclass’s attributes or initialization code runs before the subclass’s constructor. It’s automatically added by Java if not written, but you can use it manually when you want to pass parameters to the parent’s constructor.</w:t>
      </w:r>
    </w:p>
    <w:p w:rsidRPr="0004147B" w:rsidR="00414B48" w:rsidP="00414B48" w:rsidRDefault="00414B48" w14:paraId="20D673A4" w14:textId="7B69B859">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04147B">
        <w:rPr>
          <w:rFonts w:eastAsia="Times New Roman" w:cs="Times New Roman"/>
          <w:b/>
          <w:bCs/>
          <w:kern w:val="0"/>
          <w:sz w:val="24"/>
          <w:szCs w:val="24"/>
          <w:lang w:eastAsia="en-PH"/>
          <w14:ligatures w14:val="none"/>
        </w:rPr>
        <w:t>Sample code:</w:t>
      </w:r>
    </w:p>
    <w:p w:rsidRPr="0004147B" w:rsidR="00414B48" w:rsidP="00414B48" w:rsidRDefault="00414B48" w14:paraId="1F95B5C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class Vehicle {</w:t>
      </w:r>
    </w:p>
    <w:p w:rsidRPr="0004147B" w:rsidR="00414B48" w:rsidP="00414B48" w:rsidRDefault="00414B48" w14:paraId="4D6AF81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 xml:space="preserve">    </w:t>
      </w:r>
      <w:proofErr w:type="gramStart"/>
      <w:r w:rsidRPr="0004147B">
        <w:rPr>
          <w:rFonts w:eastAsia="Times New Roman" w:cs="Times New Roman"/>
          <w:kern w:val="0"/>
          <w:sz w:val="24"/>
          <w:szCs w:val="24"/>
          <w:highlight w:val="darkGray"/>
          <w:lang w:eastAsia="en-PH"/>
          <w14:ligatures w14:val="none"/>
        </w:rPr>
        <w:t>Vehicle(</w:t>
      </w:r>
      <w:proofErr w:type="gramEnd"/>
      <w:r w:rsidRPr="0004147B">
        <w:rPr>
          <w:rFonts w:eastAsia="Times New Roman" w:cs="Times New Roman"/>
          <w:kern w:val="0"/>
          <w:sz w:val="24"/>
          <w:szCs w:val="24"/>
          <w:highlight w:val="darkGray"/>
          <w:lang w:eastAsia="en-PH"/>
          <w14:ligatures w14:val="none"/>
        </w:rPr>
        <w:t>String brand) {</w:t>
      </w:r>
    </w:p>
    <w:p w:rsidRPr="0004147B" w:rsidR="00414B48" w:rsidP="00414B48" w:rsidRDefault="00414B48" w14:paraId="1BBC8D0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 xml:space="preserve">        </w:t>
      </w:r>
      <w:proofErr w:type="spellStart"/>
      <w:r w:rsidRPr="0004147B">
        <w:rPr>
          <w:rFonts w:eastAsia="Times New Roman" w:cs="Times New Roman"/>
          <w:kern w:val="0"/>
          <w:sz w:val="24"/>
          <w:szCs w:val="24"/>
          <w:highlight w:val="darkGray"/>
          <w:lang w:eastAsia="en-PH"/>
          <w14:ligatures w14:val="none"/>
        </w:rPr>
        <w:t>System.out.println</w:t>
      </w:r>
      <w:proofErr w:type="spellEnd"/>
      <w:r w:rsidRPr="0004147B">
        <w:rPr>
          <w:rFonts w:eastAsia="Times New Roman" w:cs="Times New Roman"/>
          <w:kern w:val="0"/>
          <w:sz w:val="24"/>
          <w:szCs w:val="24"/>
          <w:highlight w:val="darkGray"/>
          <w:lang w:eastAsia="en-PH"/>
          <w14:ligatures w14:val="none"/>
        </w:rPr>
        <w:t>("Brand: " + brand</w:t>
      </w:r>
      <w:proofErr w:type="gramStart"/>
      <w:r w:rsidRPr="0004147B">
        <w:rPr>
          <w:rFonts w:eastAsia="Times New Roman" w:cs="Times New Roman"/>
          <w:kern w:val="0"/>
          <w:sz w:val="24"/>
          <w:szCs w:val="24"/>
          <w:highlight w:val="darkGray"/>
          <w:lang w:eastAsia="en-PH"/>
          <w14:ligatures w14:val="none"/>
        </w:rPr>
        <w:t>);</w:t>
      </w:r>
      <w:proofErr w:type="gramEnd"/>
    </w:p>
    <w:p w:rsidRPr="0004147B" w:rsidR="00414B48" w:rsidP="00414B48" w:rsidRDefault="00414B48" w14:paraId="2B7B3D5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 xml:space="preserve">    }</w:t>
      </w:r>
    </w:p>
    <w:p w:rsidRPr="0004147B" w:rsidR="00414B48" w:rsidP="00414B48" w:rsidRDefault="00414B48" w14:paraId="31ED908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w:t>
      </w:r>
    </w:p>
    <w:p w:rsidRPr="0004147B" w:rsidR="00414B48" w:rsidP="00414B48" w:rsidRDefault="00414B48" w14:paraId="01CEFF1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04147B" w:rsidR="00414B48" w:rsidP="00414B48" w:rsidRDefault="00414B48" w14:paraId="7D1CB99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class Car extends Vehicle {</w:t>
      </w:r>
    </w:p>
    <w:p w:rsidRPr="0004147B" w:rsidR="00414B48" w:rsidP="00414B48" w:rsidRDefault="00414B48" w14:paraId="5209DF4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 xml:space="preserve">    </w:t>
      </w:r>
      <w:proofErr w:type="gramStart"/>
      <w:r w:rsidRPr="0004147B">
        <w:rPr>
          <w:rFonts w:eastAsia="Times New Roman" w:cs="Times New Roman"/>
          <w:kern w:val="0"/>
          <w:sz w:val="24"/>
          <w:szCs w:val="24"/>
          <w:highlight w:val="darkGray"/>
          <w:lang w:eastAsia="en-PH"/>
          <w14:ligatures w14:val="none"/>
        </w:rPr>
        <w:t>Car(</w:t>
      </w:r>
      <w:proofErr w:type="gramEnd"/>
      <w:r w:rsidRPr="0004147B">
        <w:rPr>
          <w:rFonts w:eastAsia="Times New Roman" w:cs="Times New Roman"/>
          <w:kern w:val="0"/>
          <w:sz w:val="24"/>
          <w:szCs w:val="24"/>
          <w:highlight w:val="darkGray"/>
          <w:lang w:eastAsia="en-PH"/>
          <w14:ligatures w14:val="none"/>
        </w:rPr>
        <w:t>String brand) {</w:t>
      </w:r>
    </w:p>
    <w:p w:rsidRPr="0004147B" w:rsidR="00414B48" w:rsidP="00414B48" w:rsidRDefault="00414B48" w14:paraId="5FC89C4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 xml:space="preserve">        super(brand); // call the parent constructor</w:t>
      </w:r>
    </w:p>
    <w:p w:rsidRPr="0004147B" w:rsidR="00414B48" w:rsidP="00414B48" w:rsidRDefault="00414B48" w14:paraId="2E216EE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 xml:space="preserve">        </w:t>
      </w:r>
      <w:proofErr w:type="spellStart"/>
      <w:r w:rsidRPr="0004147B">
        <w:rPr>
          <w:rFonts w:eastAsia="Times New Roman" w:cs="Times New Roman"/>
          <w:kern w:val="0"/>
          <w:sz w:val="24"/>
          <w:szCs w:val="24"/>
          <w:highlight w:val="darkGray"/>
          <w:lang w:eastAsia="en-PH"/>
          <w14:ligatures w14:val="none"/>
        </w:rPr>
        <w:t>System.out.println</w:t>
      </w:r>
      <w:proofErr w:type="spellEnd"/>
      <w:r w:rsidRPr="0004147B">
        <w:rPr>
          <w:rFonts w:eastAsia="Times New Roman" w:cs="Times New Roman"/>
          <w:kern w:val="0"/>
          <w:sz w:val="24"/>
          <w:szCs w:val="24"/>
          <w:highlight w:val="darkGray"/>
          <w:lang w:eastAsia="en-PH"/>
          <w14:ligatures w14:val="none"/>
        </w:rPr>
        <w:t>("Car is created."</w:t>
      </w:r>
      <w:proofErr w:type="gramStart"/>
      <w:r w:rsidRPr="0004147B">
        <w:rPr>
          <w:rFonts w:eastAsia="Times New Roman" w:cs="Times New Roman"/>
          <w:kern w:val="0"/>
          <w:sz w:val="24"/>
          <w:szCs w:val="24"/>
          <w:highlight w:val="darkGray"/>
          <w:lang w:eastAsia="en-PH"/>
          <w14:ligatures w14:val="none"/>
        </w:rPr>
        <w:t>);</w:t>
      </w:r>
      <w:proofErr w:type="gramEnd"/>
    </w:p>
    <w:p w:rsidRPr="0004147B" w:rsidR="00414B48" w:rsidP="00414B48" w:rsidRDefault="00414B48" w14:paraId="53A82C1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 xml:space="preserve">    }</w:t>
      </w:r>
    </w:p>
    <w:p w:rsidRPr="0004147B" w:rsidR="00414B48" w:rsidP="00414B48" w:rsidRDefault="00414B48" w14:paraId="75B16E6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w:t>
      </w:r>
    </w:p>
    <w:p w:rsidRPr="0004147B" w:rsidR="00414B48" w:rsidP="00414B48" w:rsidRDefault="00414B48" w14:paraId="32E69BF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04147B" w:rsidR="00414B48" w:rsidP="00414B48" w:rsidRDefault="00414B48" w14:paraId="53FA7ED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public class Main {</w:t>
      </w:r>
    </w:p>
    <w:p w:rsidRPr="0004147B" w:rsidR="00414B48" w:rsidP="00414B48" w:rsidRDefault="00414B48" w14:paraId="4BE0E0B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 xml:space="preserve">    public static void </w:t>
      </w:r>
      <w:proofErr w:type="gramStart"/>
      <w:r w:rsidRPr="0004147B">
        <w:rPr>
          <w:rFonts w:eastAsia="Times New Roman" w:cs="Times New Roman"/>
          <w:kern w:val="0"/>
          <w:sz w:val="24"/>
          <w:szCs w:val="24"/>
          <w:highlight w:val="darkGray"/>
          <w:lang w:eastAsia="en-PH"/>
          <w14:ligatures w14:val="none"/>
        </w:rPr>
        <w:t>main(String[</w:t>
      </w:r>
      <w:proofErr w:type="gramEnd"/>
      <w:r w:rsidRPr="0004147B">
        <w:rPr>
          <w:rFonts w:eastAsia="Times New Roman" w:cs="Times New Roman"/>
          <w:kern w:val="0"/>
          <w:sz w:val="24"/>
          <w:szCs w:val="24"/>
          <w:highlight w:val="darkGray"/>
          <w:lang w:eastAsia="en-PH"/>
          <w14:ligatures w14:val="none"/>
        </w:rPr>
        <w:t xml:space="preserve">] </w:t>
      </w:r>
      <w:proofErr w:type="spellStart"/>
      <w:r w:rsidRPr="0004147B">
        <w:rPr>
          <w:rFonts w:eastAsia="Times New Roman" w:cs="Times New Roman"/>
          <w:kern w:val="0"/>
          <w:sz w:val="24"/>
          <w:szCs w:val="24"/>
          <w:highlight w:val="darkGray"/>
          <w:lang w:eastAsia="en-PH"/>
          <w14:ligatures w14:val="none"/>
        </w:rPr>
        <w:t>args</w:t>
      </w:r>
      <w:proofErr w:type="spellEnd"/>
      <w:r w:rsidRPr="0004147B">
        <w:rPr>
          <w:rFonts w:eastAsia="Times New Roman" w:cs="Times New Roman"/>
          <w:kern w:val="0"/>
          <w:sz w:val="24"/>
          <w:szCs w:val="24"/>
          <w:highlight w:val="darkGray"/>
          <w:lang w:eastAsia="en-PH"/>
          <w14:ligatures w14:val="none"/>
        </w:rPr>
        <w:t>) {</w:t>
      </w:r>
    </w:p>
    <w:p w:rsidRPr="0004147B" w:rsidR="00414B48" w:rsidP="00414B48" w:rsidRDefault="00414B48" w14:paraId="0D19817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 xml:space="preserve">        Car </w:t>
      </w:r>
      <w:proofErr w:type="spellStart"/>
      <w:r w:rsidRPr="0004147B">
        <w:rPr>
          <w:rFonts w:eastAsia="Times New Roman" w:cs="Times New Roman"/>
          <w:kern w:val="0"/>
          <w:sz w:val="24"/>
          <w:szCs w:val="24"/>
          <w:highlight w:val="darkGray"/>
          <w:lang w:eastAsia="en-PH"/>
          <w14:ligatures w14:val="none"/>
        </w:rPr>
        <w:t>myCar</w:t>
      </w:r>
      <w:proofErr w:type="spellEnd"/>
      <w:r w:rsidRPr="0004147B">
        <w:rPr>
          <w:rFonts w:eastAsia="Times New Roman" w:cs="Times New Roman"/>
          <w:kern w:val="0"/>
          <w:sz w:val="24"/>
          <w:szCs w:val="24"/>
          <w:highlight w:val="darkGray"/>
          <w:lang w:eastAsia="en-PH"/>
          <w14:ligatures w14:val="none"/>
        </w:rPr>
        <w:t xml:space="preserve"> = new Car("Toyota"</w:t>
      </w:r>
      <w:proofErr w:type="gramStart"/>
      <w:r w:rsidRPr="0004147B">
        <w:rPr>
          <w:rFonts w:eastAsia="Times New Roman" w:cs="Times New Roman"/>
          <w:kern w:val="0"/>
          <w:sz w:val="24"/>
          <w:szCs w:val="24"/>
          <w:highlight w:val="darkGray"/>
          <w:lang w:eastAsia="en-PH"/>
          <w14:ligatures w14:val="none"/>
        </w:rPr>
        <w:t>);</w:t>
      </w:r>
      <w:proofErr w:type="gramEnd"/>
    </w:p>
    <w:p w:rsidRPr="0004147B" w:rsidR="00414B48" w:rsidP="00414B48" w:rsidRDefault="00414B48" w14:paraId="2688291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 xml:space="preserve">    }</w:t>
      </w:r>
    </w:p>
    <w:p w:rsidR="00414B48" w:rsidP="00414B48" w:rsidRDefault="00414B48" w14:paraId="18D6FDEE" w14:textId="509D2B0D">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04147B">
        <w:rPr>
          <w:rFonts w:eastAsia="Times New Roman" w:cs="Times New Roman"/>
          <w:kern w:val="0"/>
          <w:sz w:val="24"/>
          <w:szCs w:val="24"/>
          <w:highlight w:val="darkGray"/>
          <w:lang w:eastAsia="en-PH"/>
          <w14:ligatures w14:val="none"/>
        </w:rPr>
        <w:t>}</w:t>
      </w:r>
    </w:p>
    <w:p w:rsidRPr="0004147B" w:rsidR="0004147B" w:rsidP="00414B48" w:rsidRDefault="0004147B" w14:paraId="0E4B2E9D" w14:textId="1507A36D">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04147B">
        <w:rPr>
          <w:rFonts w:eastAsia="Times New Roman" w:cs="Times New Roman"/>
          <w:b/>
          <w:bCs/>
          <w:kern w:val="0"/>
          <w:sz w:val="24"/>
          <w:szCs w:val="24"/>
          <w:lang w:eastAsia="en-PH"/>
          <w14:ligatures w14:val="none"/>
        </w:rPr>
        <w:t>Output:</w:t>
      </w:r>
    </w:p>
    <w:p w:rsidRPr="0004147B" w:rsidR="0004147B" w:rsidP="0004147B" w:rsidRDefault="0004147B" w14:paraId="0DAAAFB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4147B">
        <w:rPr>
          <w:rFonts w:eastAsia="Times New Roman" w:cs="Times New Roman"/>
          <w:kern w:val="0"/>
          <w:sz w:val="24"/>
          <w:szCs w:val="24"/>
          <w:highlight w:val="darkGray"/>
          <w:lang w:eastAsia="en-PH"/>
          <w14:ligatures w14:val="none"/>
        </w:rPr>
        <w:t>Brand: Toyota</w:t>
      </w:r>
    </w:p>
    <w:p w:rsidR="0004147B" w:rsidP="0004147B" w:rsidRDefault="0004147B" w14:paraId="06E90ED9" w14:textId="6822A609">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04147B">
        <w:rPr>
          <w:rFonts w:eastAsia="Times New Roman" w:cs="Times New Roman"/>
          <w:kern w:val="0"/>
          <w:sz w:val="24"/>
          <w:szCs w:val="24"/>
          <w:highlight w:val="darkGray"/>
          <w:lang w:eastAsia="en-PH"/>
          <w14:ligatures w14:val="none"/>
        </w:rPr>
        <w:t>Car is created.</w:t>
      </w:r>
    </w:p>
    <w:p w:rsidR="0004147B" w:rsidP="0004147B" w:rsidRDefault="0004147B" w14:paraId="20E5B338" w14:textId="74E439F9">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DE7534">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DE7534" w:rsidR="00DE7534">
        <w:rPr>
          <w:rFonts w:eastAsia="Times New Roman" w:cs="Times New Roman"/>
          <w:kern w:val="0"/>
          <w:sz w:val="24"/>
          <w:szCs w:val="24"/>
          <w:lang w:eastAsia="en-PH"/>
          <w14:ligatures w14:val="none"/>
        </w:rPr>
        <w:t xml:space="preserve">The </w:t>
      </w:r>
      <w:r w:rsidRPr="00DE7534" w:rsidR="00DE7534">
        <w:rPr>
          <w:rFonts w:eastAsia="Times New Roman" w:cs="Times New Roman"/>
          <w:kern w:val="0"/>
          <w:sz w:val="24"/>
          <w:szCs w:val="24"/>
          <w:highlight w:val="darkGray"/>
          <w:lang w:eastAsia="en-PH"/>
          <w14:ligatures w14:val="none"/>
        </w:rPr>
        <w:t>Car</w:t>
      </w:r>
      <w:r w:rsidRPr="00DE7534" w:rsidR="00DE7534">
        <w:rPr>
          <w:rFonts w:eastAsia="Times New Roman" w:cs="Times New Roman"/>
          <w:kern w:val="0"/>
          <w:sz w:val="24"/>
          <w:szCs w:val="24"/>
          <w:lang w:eastAsia="en-PH"/>
          <w14:ligatures w14:val="none"/>
        </w:rPr>
        <w:t xml:space="preserve"> constructor uses </w:t>
      </w:r>
      <w:r w:rsidRPr="00DE7534" w:rsidR="00DE7534">
        <w:rPr>
          <w:rFonts w:eastAsia="Times New Roman" w:cs="Times New Roman"/>
          <w:kern w:val="0"/>
          <w:sz w:val="24"/>
          <w:szCs w:val="24"/>
          <w:highlight w:val="darkGray"/>
          <w:lang w:eastAsia="en-PH"/>
          <w14:ligatures w14:val="none"/>
        </w:rPr>
        <w:t>super(brand)</w:t>
      </w:r>
      <w:r w:rsidRPr="00DE7534" w:rsidR="00DE7534">
        <w:rPr>
          <w:rFonts w:eastAsia="Times New Roman" w:cs="Times New Roman"/>
          <w:kern w:val="0"/>
          <w:sz w:val="24"/>
          <w:szCs w:val="24"/>
          <w:lang w:eastAsia="en-PH"/>
          <w14:ligatures w14:val="none"/>
        </w:rPr>
        <w:t xml:space="preserve"> to call the constructor of </w:t>
      </w:r>
      <w:r w:rsidRPr="00DE7534" w:rsidR="00DE7534">
        <w:rPr>
          <w:rFonts w:eastAsia="Times New Roman" w:cs="Times New Roman"/>
          <w:kern w:val="0"/>
          <w:sz w:val="24"/>
          <w:szCs w:val="24"/>
          <w:highlight w:val="darkGray"/>
          <w:lang w:eastAsia="en-PH"/>
          <w14:ligatures w14:val="none"/>
        </w:rPr>
        <w:t>Vehicle</w:t>
      </w:r>
      <w:r w:rsidRPr="00DE7534" w:rsidR="00DE7534">
        <w:rPr>
          <w:rFonts w:eastAsia="Times New Roman" w:cs="Times New Roman"/>
          <w:kern w:val="0"/>
          <w:sz w:val="24"/>
          <w:szCs w:val="24"/>
          <w:lang w:eastAsia="en-PH"/>
          <w14:ligatures w14:val="none"/>
        </w:rPr>
        <w:t>. This ensures that the parent class is properly initialized before the subclass adds its own behavior. It helps maintain a clear flow of inheritance during object creation.</w:t>
      </w:r>
    </w:p>
    <w:p w:rsidR="00DE7534" w:rsidP="0004147B" w:rsidRDefault="00DE7534" w14:paraId="5C447C10"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DE7534" w:rsidP="0004147B" w:rsidRDefault="00DE7534" w14:paraId="382199ED"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BE4406" w:rsidR="00DE7534" w:rsidP="005E4004" w:rsidRDefault="00BE4406" w14:paraId="31AFE9CF" w14:textId="679D11AE">
      <w:pPr>
        <w:pStyle w:val="ListParagraph"/>
        <w:numPr>
          <w:ilvl w:val="0"/>
          <w:numId w:val="67"/>
        </w:numPr>
        <w:spacing w:before="100" w:beforeAutospacing="1" w:after="100" w:afterAutospacing="1" w:line="240" w:lineRule="auto"/>
        <w:rPr>
          <w:rFonts w:eastAsia="Times New Roman" w:cs="Times New Roman"/>
          <w:b/>
          <w:bCs/>
          <w:kern w:val="0"/>
          <w:sz w:val="24"/>
          <w:szCs w:val="24"/>
          <w:lang w:eastAsia="en-PH"/>
          <w14:ligatures w14:val="none"/>
        </w:rPr>
      </w:pPr>
      <w:r w:rsidRPr="00BE4406">
        <w:rPr>
          <w:rFonts w:eastAsia="Times New Roman" w:cs="Times New Roman"/>
          <w:b/>
          <w:bCs/>
          <w:kern w:val="0"/>
          <w:sz w:val="24"/>
          <w:szCs w:val="24"/>
          <w:lang w:eastAsia="en-PH"/>
          <w14:ligatures w14:val="none"/>
        </w:rPr>
        <w:t>Key Point to Remember</w:t>
      </w:r>
    </w:p>
    <w:tbl>
      <w:tblPr>
        <w:tblStyle w:val="TableGridLight"/>
        <w:tblW w:w="0" w:type="auto"/>
        <w:tblLook w:val="04A0" w:firstRow="1" w:lastRow="0" w:firstColumn="1" w:lastColumn="0" w:noHBand="0" w:noVBand="1"/>
      </w:tblPr>
      <w:tblGrid>
        <w:gridCol w:w="3117"/>
        <w:gridCol w:w="3117"/>
        <w:gridCol w:w="3116"/>
      </w:tblGrid>
      <w:tr w:rsidR="00BE4406" w:rsidTr="00AF3A3D" w14:paraId="22D6A98A" w14:textId="77777777">
        <w:tc>
          <w:tcPr>
            <w:tcW w:w="3117" w:type="dxa"/>
          </w:tcPr>
          <w:p w:rsidRPr="00225ADE" w:rsidR="00BE4406" w:rsidP="00225ADE" w:rsidRDefault="00225ADE" w14:paraId="279027A2" w14:textId="28044937">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sidRPr="00225ADE">
              <w:rPr>
                <w:rFonts w:eastAsia="Times New Roman" w:cs="Times New Roman"/>
                <w:b/>
                <w:bCs/>
                <w:kern w:val="0"/>
                <w:sz w:val="24"/>
                <w:szCs w:val="24"/>
                <w:lang w:eastAsia="en-PH"/>
                <w14:ligatures w14:val="none"/>
              </w:rPr>
              <w:t>Concept</w:t>
            </w:r>
          </w:p>
        </w:tc>
        <w:tc>
          <w:tcPr>
            <w:tcW w:w="3117" w:type="dxa"/>
          </w:tcPr>
          <w:p w:rsidRPr="00225ADE" w:rsidR="00BE4406" w:rsidP="00225ADE" w:rsidRDefault="00225ADE" w14:paraId="604D3211" w14:textId="08CD8DA8">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sidRPr="00225ADE">
              <w:rPr>
                <w:rFonts w:eastAsia="Times New Roman" w:cs="Times New Roman"/>
                <w:b/>
                <w:bCs/>
                <w:kern w:val="0"/>
                <w:sz w:val="24"/>
                <w:szCs w:val="24"/>
                <w:lang w:eastAsia="en-PH"/>
                <w14:ligatures w14:val="none"/>
              </w:rPr>
              <w:t>Description</w:t>
            </w:r>
          </w:p>
        </w:tc>
        <w:tc>
          <w:tcPr>
            <w:tcW w:w="3116" w:type="dxa"/>
          </w:tcPr>
          <w:p w:rsidRPr="00225ADE" w:rsidR="00BE4406" w:rsidP="00225ADE" w:rsidRDefault="00225ADE" w14:paraId="0C869A35" w14:textId="09F39A0E">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sidRPr="00225ADE">
              <w:rPr>
                <w:rFonts w:eastAsia="Times New Roman" w:cs="Times New Roman"/>
                <w:b/>
                <w:bCs/>
                <w:kern w:val="0"/>
                <w:sz w:val="24"/>
                <w:szCs w:val="24"/>
                <w:lang w:eastAsia="en-PH"/>
                <w14:ligatures w14:val="none"/>
              </w:rPr>
              <w:t>Example</w:t>
            </w:r>
          </w:p>
        </w:tc>
      </w:tr>
      <w:tr w:rsidR="00AF3A3D" w:rsidTr="00AF3A3D" w14:paraId="517EACE6" w14:textId="77777777">
        <w:tc>
          <w:tcPr>
            <w:tcW w:w="3117" w:type="dxa"/>
          </w:tcPr>
          <w:p w:rsidRPr="001813B7" w:rsidR="00AF3A3D" w:rsidP="00AF3A3D" w:rsidRDefault="00AF3A3D" w14:paraId="3D30996F" w14:textId="3841269E">
            <w:pPr>
              <w:numPr>
                <w:ilvl w:val="0"/>
                <w:numId w:val="0"/>
              </w:numPr>
              <w:spacing w:before="100" w:beforeAutospacing="1" w:after="100" w:afterAutospacing="1"/>
              <w:rPr>
                <w:rFonts w:eastAsia="Times New Roman" w:cs="Times New Roman"/>
                <w:kern w:val="0"/>
                <w:sz w:val="24"/>
                <w:szCs w:val="24"/>
                <w:lang w:eastAsia="en-PH"/>
                <w14:ligatures w14:val="none"/>
              </w:rPr>
            </w:pPr>
            <w:r w:rsidRPr="001813B7">
              <w:rPr>
                <w:rFonts w:eastAsia="Times New Roman" w:cs="Times New Roman"/>
                <w:kern w:val="0"/>
                <w:sz w:val="24"/>
                <w:szCs w:val="24"/>
                <w:lang w:eastAsia="en-PH"/>
                <w14:ligatures w14:val="none"/>
              </w:rPr>
              <w:t>Method Overriding</w:t>
            </w:r>
          </w:p>
        </w:tc>
        <w:tc>
          <w:tcPr>
            <w:tcW w:w="3117" w:type="dxa"/>
          </w:tcPr>
          <w:p w:rsidRPr="00004816" w:rsidR="00AF3A3D" w:rsidP="001813B7" w:rsidRDefault="001813B7" w14:paraId="0C7B17FC" w14:textId="606A891A">
            <w:pPr>
              <w:numPr>
                <w:ilvl w:val="0"/>
                <w:numId w:val="0"/>
              </w:numPr>
              <w:spacing w:before="100" w:beforeAutospacing="1" w:after="100" w:afterAutospacing="1"/>
              <w:rPr>
                <w:rFonts w:eastAsia="Times New Roman" w:cs="Times New Roman"/>
                <w:kern w:val="0"/>
                <w:sz w:val="24"/>
                <w:szCs w:val="24"/>
                <w:lang w:eastAsia="en-PH"/>
                <w14:ligatures w14:val="none"/>
              </w:rPr>
            </w:pPr>
            <w:r w:rsidRPr="00004816">
              <w:rPr>
                <w:rFonts w:eastAsia="Times New Roman" w:cs="Times New Roman"/>
                <w:kern w:val="0"/>
                <w:sz w:val="24"/>
                <w:szCs w:val="24"/>
                <w:lang w:eastAsia="en-PH"/>
                <w14:ligatures w14:val="none"/>
              </w:rPr>
              <w:t>Replacing a method from the superclass in the subclass.</w:t>
            </w:r>
          </w:p>
        </w:tc>
        <w:tc>
          <w:tcPr>
            <w:tcW w:w="3116" w:type="dxa"/>
          </w:tcPr>
          <w:p w:rsidRPr="00EC73A4" w:rsidR="00AF3A3D" w:rsidP="00EC73A4" w:rsidRDefault="00EC73A4" w14:paraId="6953DE29" w14:textId="414C81D5">
            <w:pPr>
              <w:numPr>
                <w:ilvl w:val="0"/>
                <w:numId w:val="0"/>
              </w:numPr>
              <w:spacing w:before="100" w:beforeAutospacing="1" w:after="100" w:afterAutospacing="1"/>
              <w:rPr>
                <w:rFonts w:eastAsia="Times New Roman" w:cs="Times New Roman"/>
                <w:kern w:val="0"/>
                <w:sz w:val="24"/>
                <w:szCs w:val="24"/>
                <w:lang w:eastAsia="en-PH"/>
                <w14:ligatures w14:val="none"/>
              </w:rPr>
            </w:pPr>
            <w:r w:rsidRPr="00EC73A4">
              <w:rPr>
                <w:rFonts w:eastAsia="Times New Roman" w:cs="Times New Roman"/>
                <w:kern w:val="0"/>
                <w:sz w:val="24"/>
                <w:szCs w:val="24"/>
                <w:highlight w:val="darkGray"/>
                <w:lang w:eastAsia="en-PH"/>
                <w14:ligatures w14:val="none"/>
              </w:rPr>
              <w:t xml:space="preserve">@Override void </w:t>
            </w:r>
            <w:proofErr w:type="spellStart"/>
            <w:proofErr w:type="gramStart"/>
            <w:r w:rsidRPr="00EC73A4">
              <w:rPr>
                <w:rFonts w:eastAsia="Times New Roman" w:cs="Times New Roman"/>
                <w:kern w:val="0"/>
                <w:sz w:val="24"/>
                <w:szCs w:val="24"/>
                <w:highlight w:val="darkGray"/>
                <w:lang w:eastAsia="en-PH"/>
                <w14:ligatures w14:val="none"/>
              </w:rPr>
              <w:t>makeSound</w:t>
            </w:r>
            <w:proofErr w:type="spellEnd"/>
            <w:r w:rsidRPr="00EC73A4">
              <w:rPr>
                <w:rFonts w:eastAsia="Times New Roman" w:cs="Times New Roman"/>
                <w:kern w:val="0"/>
                <w:sz w:val="24"/>
                <w:szCs w:val="24"/>
                <w:highlight w:val="darkGray"/>
                <w:lang w:eastAsia="en-PH"/>
                <w14:ligatures w14:val="none"/>
              </w:rPr>
              <w:t>(</w:t>
            </w:r>
            <w:proofErr w:type="gramEnd"/>
            <w:r w:rsidRPr="00EC73A4">
              <w:rPr>
                <w:rFonts w:eastAsia="Times New Roman" w:cs="Times New Roman"/>
                <w:kern w:val="0"/>
                <w:sz w:val="24"/>
                <w:szCs w:val="24"/>
                <w:highlight w:val="darkGray"/>
                <w:lang w:eastAsia="en-PH"/>
                <w14:ligatures w14:val="none"/>
              </w:rPr>
              <w:t>)</w:t>
            </w:r>
          </w:p>
        </w:tc>
      </w:tr>
      <w:tr w:rsidR="00BE4406" w:rsidTr="00AF3A3D" w14:paraId="24BDC3FC" w14:textId="77777777">
        <w:tc>
          <w:tcPr>
            <w:tcW w:w="3117" w:type="dxa"/>
          </w:tcPr>
          <w:p w:rsidRPr="001813B7" w:rsidR="00BE4406" w:rsidP="00BE4406" w:rsidRDefault="00E50289" w14:paraId="2032D526" w14:textId="79D5F15E">
            <w:pPr>
              <w:numPr>
                <w:ilvl w:val="0"/>
                <w:numId w:val="0"/>
              </w:numPr>
              <w:spacing w:before="100" w:beforeAutospacing="1" w:after="100" w:afterAutospacing="1"/>
              <w:rPr>
                <w:rFonts w:eastAsia="Times New Roman" w:cs="Times New Roman"/>
                <w:kern w:val="0"/>
                <w:sz w:val="24"/>
                <w:szCs w:val="24"/>
                <w:lang w:eastAsia="en-PH"/>
                <w14:ligatures w14:val="none"/>
              </w:rPr>
            </w:pPr>
            <w:r w:rsidRPr="00E50289">
              <w:rPr>
                <w:rFonts w:eastAsia="Times New Roman" w:cs="Times New Roman"/>
                <w:kern w:val="0"/>
                <w:sz w:val="24"/>
                <w:szCs w:val="24"/>
                <w:highlight w:val="darkGray"/>
                <w:lang w:eastAsia="en-PH"/>
                <w14:ligatures w14:val="none"/>
              </w:rPr>
              <w:t>s</w:t>
            </w:r>
            <w:r w:rsidRPr="00E50289" w:rsidR="00AF3A3D">
              <w:rPr>
                <w:rFonts w:eastAsia="Times New Roman" w:cs="Times New Roman"/>
                <w:kern w:val="0"/>
                <w:sz w:val="24"/>
                <w:szCs w:val="24"/>
                <w:highlight w:val="darkGray"/>
                <w:lang w:eastAsia="en-PH"/>
                <w14:ligatures w14:val="none"/>
              </w:rPr>
              <w:t>uper</w:t>
            </w:r>
            <w:r w:rsidRPr="001813B7" w:rsidR="00AF3A3D">
              <w:rPr>
                <w:rFonts w:eastAsia="Times New Roman" w:cs="Times New Roman"/>
                <w:kern w:val="0"/>
                <w:sz w:val="24"/>
                <w:szCs w:val="24"/>
                <w:lang w:eastAsia="en-PH"/>
                <w14:ligatures w14:val="none"/>
              </w:rPr>
              <w:t xml:space="preserve"> Keyword</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004816" w:rsidR="00004816" w14:paraId="629C91B1" w14:textId="77777777">
              <w:trPr>
                <w:tblCellSpacing w:w="15" w:type="dxa"/>
              </w:trPr>
              <w:tc>
                <w:tcPr>
                  <w:tcW w:w="0" w:type="auto"/>
                  <w:vAlign w:val="center"/>
                  <w:hideMark/>
                </w:tcPr>
                <w:p w:rsidRPr="00004816" w:rsidR="00004816" w:rsidP="00004816" w:rsidRDefault="00004816" w14:paraId="3EC9E680" w14:textId="77777777">
                  <w:pPr>
                    <w:numPr>
                      <w:ilvl w:val="0"/>
                      <w:numId w:val="0"/>
                    </w:numPr>
                    <w:spacing w:after="0" w:line="240" w:lineRule="auto"/>
                    <w:rPr>
                      <w:rFonts w:ascii="Times New Roman" w:hAnsi="Times New Roman" w:eastAsia="Times New Roman" w:cs="Times New Roman"/>
                      <w:kern w:val="0"/>
                      <w:sz w:val="24"/>
                      <w:szCs w:val="24"/>
                      <w:lang w:eastAsia="en-PH"/>
                      <w14:ligatures w14:val="none"/>
                    </w:rPr>
                  </w:pPr>
                </w:p>
              </w:tc>
            </w:tr>
          </w:tbl>
          <w:p w:rsidRPr="00004816" w:rsidR="00004816" w:rsidP="00004816" w:rsidRDefault="00004816" w14:paraId="2B8E214C" w14:textId="77777777">
            <w:pPr>
              <w:numPr>
                <w:ilvl w:val="0"/>
                <w:numId w:val="10"/>
              </w:numPr>
              <w:ind w:left="0" w:firstLine="0"/>
              <w:rPr>
                <w:rFonts w:ascii="Times New Roman" w:hAnsi="Times New Roman" w:eastAsia="Times New Roman" w:cs="Times New Roman"/>
                <w:vanish/>
                <w:kern w:val="0"/>
                <w:sz w:val="24"/>
                <w:szCs w:val="24"/>
                <w:lang w:eastAsia="en-PH"/>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Pr="00004816" w:rsidR="00004816" w14:paraId="49E9B6BA" w14:textId="77777777">
              <w:trPr>
                <w:tblCellSpacing w:w="15" w:type="dxa"/>
              </w:trPr>
              <w:tc>
                <w:tcPr>
                  <w:tcW w:w="0" w:type="auto"/>
                  <w:vAlign w:val="center"/>
                  <w:hideMark/>
                </w:tcPr>
                <w:p w:rsidRPr="00004816" w:rsidR="00004816" w:rsidP="00004816" w:rsidRDefault="00004816" w14:paraId="06A02CF7" w14:textId="77777777">
                  <w:pPr>
                    <w:numPr>
                      <w:ilvl w:val="0"/>
                      <w:numId w:val="0"/>
                    </w:numPr>
                    <w:spacing w:after="0" w:line="240" w:lineRule="auto"/>
                    <w:rPr>
                      <w:rFonts w:eastAsia="Times New Roman" w:cs="Times New Roman"/>
                      <w:kern w:val="0"/>
                      <w:sz w:val="24"/>
                      <w:szCs w:val="24"/>
                      <w:lang w:eastAsia="en-PH"/>
                      <w14:ligatures w14:val="none"/>
                    </w:rPr>
                  </w:pPr>
                  <w:r w:rsidRPr="00004816">
                    <w:rPr>
                      <w:rFonts w:eastAsia="Times New Roman" w:cs="Times New Roman"/>
                      <w:kern w:val="0"/>
                      <w:sz w:val="24"/>
                      <w:szCs w:val="24"/>
                      <w:lang w:eastAsia="en-PH"/>
                      <w14:ligatures w14:val="none"/>
                    </w:rPr>
                    <w:t>Calls methods or constructors from the superclass.</w:t>
                  </w:r>
                </w:p>
              </w:tc>
            </w:tr>
          </w:tbl>
          <w:p w:rsidR="00BE4406" w:rsidP="00BE4406" w:rsidRDefault="00BE4406" w14:paraId="5927C741" w14:textId="77777777">
            <w:pPr>
              <w:numPr>
                <w:ilvl w:val="0"/>
                <w:numId w:val="0"/>
              </w:numPr>
              <w:spacing w:before="100" w:beforeAutospacing="1" w:after="100" w:afterAutospacing="1"/>
              <w:rPr>
                <w:rFonts w:eastAsia="Times New Roman" w:cs="Times New Roman"/>
                <w:kern w:val="0"/>
                <w:sz w:val="24"/>
                <w:szCs w:val="24"/>
                <w:lang w:eastAsia="en-PH"/>
                <w14:ligatures w14:val="none"/>
              </w:rPr>
            </w:pPr>
          </w:p>
        </w:tc>
        <w:tc>
          <w:tcPr>
            <w:tcW w:w="3116" w:type="dxa"/>
          </w:tcPr>
          <w:p w:rsidR="00BE4406" w:rsidP="00BE4406" w:rsidRDefault="00EC73A4" w14:paraId="6613E825" w14:textId="4A7684B2">
            <w:pPr>
              <w:numPr>
                <w:ilvl w:val="0"/>
                <w:numId w:val="0"/>
              </w:numPr>
              <w:spacing w:before="100" w:beforeAutospacing="1" w:after="100" w:afterAutospacing="1"/>
              <w:rPr>
                <w:rFonts w:eastAsia="Times New Roman" w:cs="Times New Roman"/>
                <w:kern w:val="0"/>
                <w:sz w:val="24"/>
                <w:szCs w:val="24"/>
                <w:lang w:eastAsia="en-PH"/>
                <w14:ligatures w14:val="none"/>
              </w:rPr>
            </w:pPr>
            <w:proofErr w:type="spellStart"/>
            <w:proofErr w:type="gramStart"/>
            <w:r w:rsidRPr="00EC73A4">
              <w:rPr>
                <w:rFonts w:eastAsia="Times New Roman" w:cs="Times New Roman"/>
                <w:kern w:val="0"/>
                <w:sz w:val="24"/>
                <w:szCs w:val="24"/>
                <w:highlight w:val="darkGray"/>
                <w:lang w:eastAsia="en-PH"/>
                <w14:ligatures w14:val="none"/>
              </w:rPr>
              <w:t>super.makeSound</w:t>
            </w:r>
            <w:proofErr w:type="spellEnd"/>
            <w:proofErr w:type="gramEnd"/>
            <w:r w:rsidRPr="00EC73A4">
              <w:rPr>
                <w:rFonts w:eastAsia="Times New Roman" w:cs="Times New Roman"/>
                <w:kern w:val="0"/>
                <w:sz w:val="24"/>
                <w:szCs w:val="24"/>
                <w:highlight w:val="darkGray"/>
                <w:lang w:eastAsia="en-PH"/>
                <w14:ligatures w14:val="none"/>
              </w:rPr>
              <w:t>()</w:t>
            </w:r>
            <w:r w:rsidRPr="00EC73A4">
              <w:rPr>
                <w:rFonts w:eastAsia="Times New Roman" w:cs="Times New Roman"/>
                <w:kern w:val="0"/>
                <w:sz w:val="24"/>
                <w:szCs w:val="24"/>
                <w:lang w:eastAsia="en-PH"/>
                <w14:ligatures w14:val="none"/>
              </w:rPr>
              <w:t xml:space="preserve"> or </w:t>
            </w:r>
            <w:proofErr w:type="gramStart"/>
            <w:r w:rsidRPr="00EC73A4">
              <w:rPr>
                <w:rFonts w:eastAsia="Times New Roman" w:cs="Times New Roman"/>
                <w:kern w:val="0"/>
                <w:sz w:val="24"/>
                <w:szCs w:val="24"/>
                <w:highlight w:val="darkGray"/>
                <w:lang w:eastAsia="en-PH"/>
                <w14:ligatures w14:val="none"/>
              </w:rPr>
              <w:t>super(</w:t>
            </w:r>
            <w:proofErr w:type="gramEnd"/>
            <w:r w:rsidRPr="00EC73A4">
              <w:rPr>
                <w:rFonts w:eastAsia="Times New Roman" w:cs="Times New Roman"/>
                <w:kern w:val="0"/>
                <w:sz w:val="24"/>
                <w:szCs w:val="24"/>
                <w:highlight w:val="darkGray"/>
                <w:lang w:eastAsia="en-PH"/>
                <w14:ligatures w14:val="none"/>
              </w:rPr>
              <w:t>)</w:t>
            </w:r>
          </w:p>
        </w:tc>
      </w:tr>
      <w:tr w:rsidR="00BE4406" w:rsidTr="00AF3A3D" w14:paraId="5545A75C" w14:textId="77777777">
        <w:tc>
          <w:tcPr>
            <w:tcW w:w="3117" w:type="dxa"/>
          </w:tcPr>
          <w:p w:rsidR="00BE4406" w:rsidP="00BE4406" w:rsidRDefault="001813B7" w14:paraId="1F146DA5" w14:textId="7A163AE2">
            <w:pPr>
              <w:numPr>
                <w:ilvl w:val="0"/>
                <w:numId w:val="0"/>
              </w:numPr>
              <w:spacing w:before="100" w:beforeAutospacing="1" w:after="100" w:afterAutospacing="1"/>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Purpose</w:t>
            </w:r>
          </w:p>
        </w:tc>
        <w:tc>
          <w:tcPr>
            <w:tcW w:w="3117" w:type="dxa"/>
          </w:tcPr>
          <w:p w:rsidR="00BE4406" w:rsidP="00BE4406" w:rsidRDefault="00004816" w14:paraId="6DBF1746" w14:textId="68AE971B">
            <w:pPr>
              <w:numPr>
                <w:ilvl w:val="0"/>
                <w:numId w:val="0"/>
              </w:numPr>
              <w:spacing w:before="100" w:beforeAutospacing="1" w:after="100" w:afterAutospacing="1"/>
              <w:rPr>
                <w:rFonts w:eastAsia="Times New Roman" w:cs="Times New Roman"/>
                <w:kern w:val="0"/>
                <w:sz w:val="24"/>
                <w:szCs w:val="24"/>
                <w:lang w:eastAsia="en-PH"/>
                <w14:ligatures w14:val="none"/>
              </w:rPr>
            </w:pPr>
            <w:r w:rsidRPr="00004816">
              <w:rPr>
                <w:rFonts w:eastAsia="Times New Roman" w:cs="Times New Roman"/>
                <w:kern w:val="0"/>
                <w:sz w:val="24"/>
                <w:szCs w:val="24"/>
                <w:lang w:eastAsia="en-PH"/>
                <w14:ligatures w14:val="none"/>
              </w:rPr>
              <w:t>To reuse or extend parent class features.</w:t>
            </w:r>
          </w:p>
        </w:tc>
        <w:tc>
          <w:tcPr>
            <w:tcW w:w="3116" w:type="dxa"/>
          </w:tcPr>
          <w:p w:rsidR="00BE4406" w:rsidP="00BE4406" w:rsidRDefault="00EC73A4" w14:paraId="56ECCB72" w14:textId="15B60D5F">
            <w:pPr>
              <w:numPr>
                <w:ilvl w:val="0"/>
                <w:numId w:val="0"/>
              </w:numPr>
              <w:spacing w:before="100" w:beforeAutospacing="1" w:after="100" w:afterAutospacing="1"/>
              <w:rPr>
                <w:rFonts w:eastAsia="Times New Roman" w:cs="Times New Roman"/>
                <w:kern w:val="0"/>
                <w:sz w:val="24"/>
                <w:szCs w:val="24"/>
                <w:lang w:eastAsia="en-PH"/>
                <w14:ligatures w14:val="none"/>
              </w:rPr>
            </w:pPr>
            <w:r w:rsidRPr="00EC73A4">
              <w:rPr>
                <w:rFonts w:eastAsia="Times New Roman" w:cs="Times New Roman"/>
                <w:kern w:val="0"/>
                <w:sz w:val="24"/>
                <w:szCs w:val="24"/>
                <w:lang w:eastAsia="en-PH"/>
                <w14:ligatures w14:val="none"/>
              </w:rPr>
              <w:t>Add more behavior in the subclass</w:t>
            </w:r>
          </w:p>
        </w:tc>
      </w:tr>
      <w:tr w:rsidR="00BE4406" w:rsidTr="00AF3A3D" w14:paraId="662932AF" w14:textId="77777777">
        <w:tc>
          <w:tcPr>
            <w:tcW w:w="3117" w:type="dxa"/>
          </w:tcPr>
          <w:p w:rsidR="00BE4406" w:rsidP="00BE4406" w:rsidRDefault="001813B7" w14:paraId="6C32512E" w14:textId="2C2F1613">
            <w:pPr>
              <w:numPr>
                <w:ilvl w:val="0"/>
                <w:numId w:val="0"/>
              </w:numPr>
              <w:spacing w:before="100" w:beforeAutospacing="1" w:after="100" w:afterAutospacing="1"/>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Benefit</w:t>
            </w:r>
          </w:p>
        </w:tc>
        <w:tc>
          <w:tcPr>
            <w:tcW w:w="3117" w:type="dxa"/>
          </w:tcPr>
          <w:p w:rsidR="00BE4406" w:rsidP="00BE4406" w:rsidRDefault="00004816" w14:paraId="61614CF7" w14:textId="1097267F">
            <w:pPr>
              <w:numPr>
                <w:ilvl w:val="0"/>
                <w:numId w:val="0"/>
              </w:numPr>
              <w:spacing w:before="100" w:beforeAutospacing="1" w:after="100" w:afterAutospacing="1"/>
              <w:rPr>
                <w:rFonts w:eastAsia="Times New Roman" w:cs="Times New Roman"/>
                <w:kern w:val="0"/>
                <w:sz w:val="24"/>
                <w:szCs w:val="24"/>
                <w:lang w:eastAsia="en-PH"/>
                <w14:ligatures w14:val="none"/>
              </w:rPr>
            </w:pPr>
            <w:r w:rsidRPr="00004816">
              <w:rPr>
                <w:rFonts w:eastAsia="Times New Roman" w:cs="Times New Roman"/>
                <w:kern w:val="0"/>
                <w:sz w:val="24"/>
                <w:szCs w:val="24"/>
                <w:lang w:eastAsia="en-PH"/>
                <w14:ligatures w14:val="none"/>
              </w:rPr>
              <w:t>Improves code flexibility and reusability.</w:t>
            </w:r>
          </w:p>
        </w:tc>
        <w:tc>
          <w:tcPr>
            <w:tcW w:w="3116" w:type="dxa"/>
          </w:tcPr>
          <w:p w:rsidR="00BE4406" w:rsidP="00BE4406" w:rsidRDefault="00EC73A4" w14:paraId="6CD2984A" w14:textId="6A75B3E4">
            <w:pPr>
              <w:numPr>
                <w:ilvl w:val="0"/>
                <w:numId w:val="0"/>
              </w:numPr>
              <w:spacing w:before="100" w:beforeAutospacing="1" w:after="100" w:afterAutospacing="1"/>
              <w:rPr>
                <w:rFonts w:eastAsia="Times New Roman" w:cs="Times New Roman"/>
                <w:kern w:val="0"/>
                <w:sz w:val="24"/>
                <w:szCs w:val="24"/>
                <w:lang w:eastAsia="en-PH"/>
                <w14:ligatures w14:val="none"/>
              </w:rPr>
            </w:pPr>
            <w:r w:rsidRPr="00EC73A4">
              <w:rPr>
                <w:rFonts w:eastAsia="Times New Roman" w:cs="Times New Roman"/>
                <w:kern w:val="0"/>
                <w:sz w:val="24"/>
                <w:szCs w:val="24"/>
                <w:lang w:eastAsia="en-PH"/>
                <w14:ligatures w14:val="none"/>
              </w:rPr>
              <w:t>Easier customization of behavior</w:t>
            </w:r>
          </w:p>
        </w:tc>
      </w:tr>
    </w:tbl>
    <w:p w:rsidR="00BE4406" w:rsidP="00BE4406" w:rsidRDefault="00BE4406" w14:paraId="25ED11D8"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E50289" w:rsidP="00BE4406" w:rsidRDefault="00E50289" w14:paraId="63420F45"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E50289" w:rsidP="00BE4406" w:rsidRDefault="00E50289" w14:paraId="4A9856D7" w14:textId="77D7D8E9">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kern w:val="0"/>
          <w:sz w:val="24"/>
          <w:szCs w:val="24"/>
          <w:lang w:eastAsia="en-PH"/>
          <w14:ligatures w14:val="none"/>
        </w:rPr>
        <w:tab/>
      </w:r>
      <w:r w:rsidRPr="00E50289">
        <w:rPr>
          <w:rFonts w:eastAsia="Times New Roman" w:cs="Times New Roman"/>
          <w:b/>
          <w:bCs/>
          <w:kern w:val="0"/>
          <w:sz w:val="24"/>
          <w:szCs w:val="24"/>
          <w:lang w:eastAsia="en-PH"/>
          <w14:ligatures w14:val="none"/>
        </w:rPr>
        <w:t xml:space="preserve">Tips: </w:t>
      </w:r>
    </w:p>
    <w:p w:rsidRPr="00E50289" w:rsidR="00E50289" w:rsidP="005E4004" w:rsidRDefault="00E50289" w14:paraId="60DD46F2" w14:textId="7EED85E9">
      <w:pPr>
        <w:pStyle w:val="ListParagraph"/>
        <w:numPr>
          <w:ilvl w:val="0"/>
          <w:numId w:val="67"/>
        </w:numPr>
        <w:spacing w:before="100" w:beforeAutospacing="1" w:after="100" w:afterAutospacing="1" w:line="240" w:lineRule="auto"/>
        <w:rPr>
          <w:rFonts w:eastAsia="Times New Roman" w:cs="Times New Roman"/>
          <w:kern w:val="0"/>
          <w:sz w:val="24"/>
          <w:szCs w:val="24"/>
          <w:lang w:eastAsia="en-PH"/>
          <w14:ligatures w14:val="none"/>
        </w:rPr>
      </w:pPr>
      <w:r w:rsidRPr="00E50289">
        <w:rPr>
          <w:rFonts w:eastAsia="Times New Roman" w:cs="Times New Roman"/>
          <w:kern w:val="0"/>
          <w:sz w:val="24"/>
          <w:szCs w:val="24"/>
          <w:lang w:eastAsia="en-PH"/>
          <w14:ligatures w14:val="none"/>
        </w:rPr>
        <w:t xml:space="preserve">Always use </w:t>
      </w:r>
      <w:r w:rsidRPr="00E50289">
        <w:rPr>
          <w:rFonts w:eastAsia="Times New Roman" w:cs="Courier New"/>
          <w:kern w:val="0"/>
          <w:sz w:val="20"/>
          <w:szCs w:val="20"/>
          <w:highlight w:val="darkGray"/>
          <w:lang w:eastAsia="en-PH"/>
          <w14:ligatures w14:val="none"/>
        </w:rPr>
        <w:t>@Override</w:t>
      </w:r>
      <w:r w:rsidRPr="00E50289">
        <w:rPr>
          <w:rFonts w:eastAsia="Times New Roman" w:cs="Times New Roman"/>
          <w:kern w:val="0"/>
          <w:sz w:val="24"/>
          <w:szCs w:val="24"/>
          <w:lang w:eastAsia="en-PH"/>
          <w14:ligatures w14:val="none"/>
        </w:rPr>
        <w:t xml:space="preserve"> to clearly mark overridden methods.</w:t>
      </w:r>
    </w:p>
    <w:p w:rsidRPr="00E50289" w:rsidR="00E50289" w:rsidP="005E4004" w:rsidRDefault="00E50289" w14:paraId="23F78B75" w14:textId="793747E8">
      <w:pPr>
        <w:pStyle w:val="ListParagraph"/>
        <w:numPr>
          <w:ilvl w:val="0"/>
          <w:numId w:val="67"/>
        </w:numPr>
        <w:spacing w:before="100" w:beforeAutospacing="1" w:after="100" w:afterAutospacing="1" w:line="240" w:lineRule="auto"/>
        <w:rPr>
          <w:rFonts w:eastAsia="Times New Roman" w:cs="Times New Roman"/>
          <w:kern w:val="0"/>
          <w:sz w:val="24"/>
          <w:szCs w:val="24"/>
          <w:lang w:eastAsia="en-PH"/>
          <w14:ligatures w14:val="none"/>
        </w:rPr>
      </w:pPr>
      <w:r w:rsidRPr="00E50289">
        <w:rPr>
          <w:rFonts w:eastAsia="Times New Roman" w:cs="Times New Roman"/>
          <w:kern w:val="0"/>
          <w:sz w:val="24"/>
          <w:szCs w:val="24"/>
          <w:lang w:eastAsia="en-PH"/>
          <w14:ligatures w14:val="none"/>
        </w:rPr>
        <w:t xml:space="preserve">Use </w:t>
      </w:r>
      <w:r w:rsidRPr="00E50289">
        <w:rPr>
          <w:rFonts w:eastAsia="Times New Roman" w:cs="Courier New"/>
          <w:kern w:val="0"/>
          <w:sz w:val="20"/>
          <w:szCs w:val="20"/>
          <w:highlight w:val="darkGray"/>
          <w:lang w:eastAsia="en-PH"/>
          <w14:ligatures w14:val="none"/>
        </w:rPr>
        <w:t>super</w:t>
      </w:r>
      <w:r w:rsidRPr="00E50289">
        <w:rPr>
          <w:rFonts w:eastAsia="Times New Roman" w:cs="Times New Roman"/>
          <w:kern w:val="0"/>
          <w:sz w:val="24"/>
          <w:szCs w:val="24"/>
          <w:lang w:eastAsia="en-PH"/>
          <w14:ligatures w14:val="none"/>
        </w:rPr>
        <w:t xml:space="preserve"> when you need to access the parent class’s method or constructor.</w:t>
      </w:r>
    </w:p>
    <w:p w:rsidRPr="00E50289" w:rsidR="00E50289" w:rsidP="005E4004" w:rsidRDefault="00E50289" w14:paraId="6AADBD4D" w14:textId="58CE90AE">
      <w:pPr>
        <w:pStyle w:val="ListParagraph"/>
        <w:numPr>
          <w:ilvl w:val="0"/>
          <w:numId w:val="67"/>
        </w:numPr>
        <w:spacing w:before="100" w:beforeAutospacing="1" w:after="100" w:afterAutospacing="1" w:line="240" w:lineRule="auto"/>
        <w:rPr>
          <w:rFonts w:eastAsia="Times New Roman" w:cs="Times New Roman"/>
          <w:kern w:val="0"/>
          <w:sz w:val="24"/>
          <w:szCs w:val="24"/>
          <w:lang w:eastAsia="en-PH"/>
          <w14:ligatures w14:val="none"/>
        </w:rPr>
      </w:pPr>
      <w:r w:rsidRPr="00E50289">
        <w:rPr>
          <w:rFonts w:eastAsia="Times New Roman" w:cs="Times New Roman"/>
          <w:kern w:val="0"/>
          <w:sz w:val="24"/>
          <w:szCs w:val="24"/>
          <w:lang w:eastAsia="en-PH"/>
          <w14:ligatures w14:val="none"/>
        </w:rPr>
        <w:t>Avoid overriding methods unnecessarily — only do it when you need to change or extend functionality.</w:t>
      </w:r>
    </w:p>
    <w:p w:rsidRPr="00E50289" w:rsidR="00E50289" w:rsidP="005E4004" w:rsidRDefault="00E50289" w14:paraId="26441CD9" w14:textId="079157BA">
      <w:pPr>
        <w:pStyle w:val="ListParagraph"/>
        <w:numPr>
          <w:ilvl w:val="0"/>
          <w:numId w:val="67"/>
        </w:numPr>
        <w:spacing w:before="100" w:beforeAutospacing="1" w:after="100" w:afterAutospacing="1" w:line="240" w:lineRule="auto"/>
        <w:rPr>
          <w:rFonts w:eastAsia="Times New Roman" w:cs="Times New Roman"/>
          <w:kern w:val="0"/>
          <w:sz w:val="24"/>
          <w:szCs w:val="24"/>
          <w:lang w:eastAsia="en-PH"/>
          <w14:ligatures w14:val="none"/>
        </w:rPr>
      </w:pPr>
      <w:r w:rsidRPr="00E50289">
        <w:rPr>
          <w:rFonts w:eastAsia="Times New Roman" w:cs="Times New Roman"/>
          <w:kern w:val="0"/>
          <w:sz w:val="24"/>
          <w:szCs w:val="24"/>
          <w:lang w:eastAsia="en-PH"/>
          <w14:ligatures w14:val="none"/>
        </w:rPr>
        <w:t xml:space="preserve">The </w:t>
      </w:r>
      <w:proofErr w:type="gramStart"/>
      <w:r w:rsidRPr="00E50289">
        <w:rPr>
          <w:rFonts w:eastAsia="Times New Roman" w:cs="Courier New"/>
          <w:kern w:val="0"/>
          <w:sz w:val="20"/>
          <w:szCs w:val="20"/>
          <w:highlight w:val="darkGray"/>
          <w:lang w:eastAsia="en-PH"/>
          <w14:ligatures w14:val="none"/>
        </w:rPr>
        <w:t>super(</w:t>
      </w:r>
      <w:proofErr w:type="gramEnd"/>
      <w:r w:rsidRPr="00E50289">
        <w:rPr>
          <w:rFonts w:eastAsia="Times New Roman" w:cs="Courier New"/>
          <w:kern w:val="0"/>
          <w:sz w:val="20"/>
          <w:szCs w:val="20"/>
          <w:highlight w:val="darkGray"/>
          <w:lang w:eastAsia="en-PH"/>
          <w14:ligatures w14:val="none"/>
        </w:rPr>
        <w:t>)</w:t>
      </w:r>
      <w:r w:rsidRPr="00E50289">
        <w:rPr>
          <w:rFonts w:eastAsia="Times New Roman" w:cs="Times New Roman"/>
          <w:kern w:val="0"/>
          <w:sz w:val="24"/>
          <w:szCs w:val="24"/>
          <w:lang w:eastAsia="en-PH"/>
          <w14:ligatures w14:val="none"/>
        </w:rPr>
        <w:t xml:space="preserve"> call must be the </w:t>
      </w:r>
      <w:r w:rsidRPr="00E50289">
        <w:rPr>
          <w:rFonts w:eastAsia="Times New Roman" w:cs="Times New Roman"/>
          <w:b/>
          <w:bCs/>
          <w:kern w:val="0"/>
          <w:sz w:val="24"/>
          <w:szCs w:val="24"/>
          <w:lang w:eastAsia="en-PH"/>
          <w14:ligatures w14:val="none"/>
        </w:rPr>
        <w:t>first line</w:t>
      </w:r>
      <w:r w:rsidRPr="00E50289">
        <w:rPr>
          <w:rFonts w:eastAsia="Times New Roman" w:cs="Times New Roman"/>
          <w:kern w:val="0"/>
          <w:sz w:val="24"/>
          <w:szCs w:val="24"/>
          <w:lang w:eastAsia="en-PH"/>
          <w14:ligatures w14:val="none"/>
        </w:rPr>
        <w:t xml:space="preserve"> in the subclass constructor if used.</w:t>
      </w:r>
    </w:p>
    <w:p w:rsidR="00EA587D" w:rsidP="00BD697F" w:rsidRDefault="00E50289" w14:paraId="33344090" w14:textId="026DAA6B">
      <w:pPr>
        <w:pStyle w:val="ListParagraph"/>
        <w:numPr>
          <w:ilvl w:val="0"/>
          <w:numId w:val="67"/>
        </w:numPr>
        <w:spacing w:before="100" w:beforeAutospacing="1" w:after="100" w:afterAutospacing="1" w:line="240" w:lineRule="auto"/>
        <w:rPr>
          <w:rFonts w:eastAsia="Times New Roman" w:cs="Times New Roman"/>
          <w:kern w:val="0"/>
          <w:sz w:val="24"/>
          <w:szCs w:val="24"/>
          <w:lang w:eastAsia="en-PH"/>
          <w14:ligatures w14:val="none"/>
        </w:rPr>
      </w:pPr>
      <w:r w:rsidRPr="00E50289">
        <w:rPr>
          <w:rFonts w:eastAsia="Times New Roman" w:cs="Times New Roman"/>
          <w:kern w:val="0"/>
          <w:sz w:val="24"/>
          <w:szCs w:val="24"/>
          <w:lang w:eastAsia="en-PH"/>
          <w14:ligatures w14:val="none"/>
        </w:rPr>
        <w:t xml:space="preserve">Method overriding is essential for </w:t>
      </w:r>
      <w:r w:rsidRPr="00E50289">
        <w:rPr>
          <w:rFonts w:eastAsia="Times New Roman" w:cs="Times New Roman"/>
          <w:b/>
          <w:bCs/>
          <w:kern w:val="0"/>
          <w:sz w:val="24"/>
          <w:szCs w:val="24"/>
          <w:lang w:eastAsia="en-PH"/>
          <w14:ligatures w14:val="none"/>
        </w:rPr>
        <w:t>polymorphism</w:t>
      </w:r>
      <w:r w:rsidRPr="00E50289">
        <w:rPr>
          <w:rFonts w:eastAsia="Times New Roman" w:cs="Times New Roman"/>
          <w:kern w:val="0"/>
          <w:sz w:val="24"/>
          <w:szCs w:val="24"/>
          <w:lang w:eastAsia="en-PH"/>
          <w14:ligatures w14:val="none"/>
        </w:rPr>
        <w:t xml:space="preserve"> — it lets the same method act differently based on the object type.</w:t>
      </w:r>
    </w:p>
    <w:p w:rsidRPr="00BD697F" w:rsidR="00BD697F" w:rsidP="00BD697F" w:rsidRDefault="00BD697F" w14:paraId="6D87A892" w14:textId="324CB7AB">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Video Link: </w:t>
      </w:r>
      <w:hyperlink w:history="1" r:id="rId37">
        <w:r w:rsidRPr="00FF62EB" w:rsidR="001D1B11">
          <w:rPr>
            <w:rStyle w:val="Hyperlink"/>
            <w:rFonts w:eastAsia="Times New Roman" w:cs="Times New Roman"/>
            <w:kern w:val="0"/>
            <w:sz w:val="24"/>
            <w:szCs w:val="24"/>
            <w:lang w:eastAsia="en-PH"/>
            <w14:ligatures w14:val="none"/>
          </w:rPr>
          <w:t>https://youtu.be/neOvVLpy918?si=okpx-ufYnHJJkKz6</w:t>
        </w:r>
      </w:hyperlink>
      <w:r w:rsidR="001D1B11">
        <w:rPr>
          <w:rFonts w:eastAsia="Times New Roman" w:cs="Times New Roman"/>
          <w:kern w:val="0"/>
          <w:sz w:val="24"/>
          <w:szCs w:val="24"/>
          <w:lang w:eastAsia="en-PH"/>
          <w14:ligatures w14:val="none"/>
        </w:rPr>
        <w:t xml:space="preserve"> </w:t>
      </w:r>
    </w:p>
    <w:p w:rsidR="00167228" w:rsidP="002F454A" w:rsidRDefault="00CD1CE2" w14:paraId="68BC9976" w14:textId="165C9BA5">
      <w:pPr>
        <w:pStyle w:val="ListParagraph"/>
        <w:numPr>
          <w:ilvl w:val="1"/>
          <w:numId w:val="61"/>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Defining and Implementing Polymorphism</w:t>
      </w:r>
    </w:p>
    <w:p w:rsidR="00CD1CE2" w:rsidP="00CD1CE2" w:rsidRDefault="004D1759" w14:paraId="090C9C38" w14:textId="043DC880">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4D1759">
        <w:rPr>
          <w:rFonts w:eastAsia="Times New Roman" w:cs="Times New Roman"/>
          <w:kern w:val="0"/>
          <w:sz w:val="24"/>
          <w:szCs w:val="24"/>
          <w:lang w:eastAsia="en-PH"/>
          <w14:ligatures w14:val="none"/>
        </w:rPr>
        <w:t xml:space="preserve">Polymorphism is one of the most important principles of Object-Oriented Programming (OOP). The word </w:t>
      </w:r>
      <w:r w:rsidRPr="004D1759">
        <w:rPr>
          <w:rFonts w:eastAsia="Times New Roman" w:cs="Times New Roman"/>
          <w:i/>
          <w:iCs/>
          <w:kern w:val="0"/>
          <w:sz w:val="24"/>
          <w:szCs w:val="24"/>
          <w:lang w:eastAsia="en-PH"/>
          <w14:ligatures w14:val="none"/>
        </w:rPr>
        <w:t>polymorphism</w:t>
      </w:r>
      <w:r w:rsidRPr="004D1759">
        <w:rPr>
          <w:rFonts w:eastAsia="Times New Roman" w:cs="Times New Roman"/>
          <w:kern w:val="0"/>
          <w:sz w:val="24"/>
          <w:szCs w:val="24"/>
          <w:lang w:eastAsia="en-PH"/>
          <w14:ligatures w14:val="none"/>
        </w:rPr>
        <w:t xml:space="preserve"> means “many forms”, and in Java, it allows one method or object to behave in different ways depending on the situation. This makes programs more flexible, reusable, and easier to extend. Through polymorphism, the same method name can perform different actions based on the object that calls it. It’s mainly achieved in Java through method overriding (runtime polymorphism) and method overloading (compile-time polymorphism).</w:t>
      </w:r>
    </w:p>
    <w:p w:rsidR="00EA587D" w:rsidP="00EA587D" w:rsidRDefault="00EA587D" w14:paraId="194EA9EE" w14:textId="77777777">
      <w:pPr>
        <w:numPr>
          <w:ilvl w:val="0"/>
          <w:numId w:val="0"/>
        </w:numPr>
        <w:spacing w:before="100" w:beforeAutospacing="1" w:after="100" w:afterAutospacing="1" w:line="240" w:lineRule="auto"/>
        <w:ind w:left="4680" w:hanging="1800"/>
        <w:rPr>
          <w:rFonts w:eastAsia="Times New Roman" w:cs="Times New Roman"/>
          <w:kern w:val="0"/>
          <w:sz w:val="24"/>
          <w:szCs w:val="24"/>
          <w:lang w:eastAsia="en-PH"/>
          <w14:ligatures w14:val="none"/>
        </w:rPr>
      </w:pPr>
    </w:p>
    <w:p w:rsidRPr="007537CC" w:rsidR="00EA587D" w:rsidP="005E4004" w:rsidRDefault="007537CC" w14:paraId="307A0BF5" w14:textId="486F0D63">
      <w:pPr>
        <w:pStyle w:val="ListParagraph"/>
        <w:numPr>
          <w:ilvl w:val="0"/>
          <w:numId w:val="68"/>
        </w:numPr>
        <w:spacing w:before="100" w:beforeAutospacing="1" w:after="100" w:afterAutospacing="1" w:line="240" w:lineRule="auto"/>
        <w:rPr>
          <w:rFonts w:eastAsia="Times New Roman" w:cs="Times New Roman"/>
          <w:b/>
          <w:bCs/>
          <w:kern w:val="0"/>
          <w:sz w:val="24"/>
          <w:szCs w:val="24"/>
          <w:lang w:eastAsia="en-PH"/>
          <w14:ligatures w14:val="none"/>
        </w:rPr>
      </w:pPr>
      <w:r w:rsidRPr="007537CC">
        <w:rPr>
          <w:rFonts w:eastAsia="Times New Roman" w:cs="Times New Roman"/>
          <w:b/>
          <w:bCs/>
          <w:kern w:val="0"/>
          <w:sz w:val="24"/>
          <w:szCs w:val="24"/>
          <w:lang w:eastAsia="en-PH"/>
          <w14:ligatures w14:val="none"/>
        </w:rPr>
        <w:t>Definition and Concept</w:t>
      </w:r>
    </w:p>
    <w:p w:rsidRPr="007537CC" w:rsidR="007537CC" w:rsidP="007537CC" w:rsidRDefault="007537CC" w14:paraId="4A3188FB" w14:textId="6FC199BE">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537CC">
        <w:rPr>
          <w:rFonts w:eastAsia="Times New Roman" w:cs="Times New Roman"/>
          <w:kern w:val="0"/>
          <w:sz w:val="24"/>
          <w:szCs w:val="24"/>
          <w:lang w:eastAsia="en-PH"/>
          <w14:ligatures w14:val="none"/>
        </w:rPr>
        <w:t xml:space="preserve">Polymorphism allows a subclass to have its own </w:t>
      </w:r>
      <w:r w:rsidRPr="007537CC">
        <w:rPr>
          <w:rFonts w:eastAsia="Times New Roman" w:cs="Times New Roman"/>
          <w:b/>
          <w:bCs/>
          <w:kern w:val="0"/>
          <w:sz w:val="24"/>
          <w:szCs w:val="24"/>
          <w:lang w:eastAsia="en-PH"/>
          <w14:ligatures w14:val="none"/>
        </w:rPr>
        <w:t>implementation</w:t>
      </w:r>
      <w:r w:rsidRPr="007537CC">
        <w:rPr>
          <w:rFonts w:eastAsia="Times New Roman" w:cs="Times New Roman"/>
          <w:kern w:val="0"/>
          <w:sz w:val="24"/>
          <w:szCs w:val="24"/>
          <w:lang w:eastAsia="en-PH"/>
          <w14:ligatures w14:val="none"/>
        </w:rPr>
        <w:t xml:space="preserve"> of a method that already exists in the superclass. This means one interface or method can represent multiple behaviors. The program decides </w:t>
      </w:r>
      <w:r w:rsidRPr="007537CC">
        <w:rPr>
          <w:rFonts w:eastAsia="Times New Roman" w:cs="Times New Roman"/>
          <w:b/>
          <w:bCs/>
          <w:kern w:val="0"/>
          <w:sz w:val="24"/>
          <w:szCs w:val="24"/>
          <w:lang w:eastAsia="en-PH"/>
          <w14:ligatures w14:val="none"/>
        </w:rPr>
        <w:t>which method to execute</w:t>
      </w:r>
      <w:r w:rsidRPr="007537CC">
        <w:rPr>
          <w:rFonts w:eastAsia="Times New Roman" w:cs="Times New Roman"/>
          <w:kern w:val="0"/>
          <w:sz w:val="24"/>
          <w:szCs w:val="24"/>
          <w:lang w:eastAsia="en-PH"/>
          <w14:ligatures w14:val="none"/>
        </w:rPr>
        <w:t xml:space="preserve"> based on the </w:t>
      </w:r>
      <w:r w:rsidRPr="007537CC">
        <w:rPr>
          <w:rFonts w:eastAsia="Times New Roman" w:cs="Times New Roman"/>
          <w:b/>
          <w:bCs/>
          <w:kern w:val="0"/>
          <w:sz w:val="24"/>
          <w:szCs w:val="24"/>
          <w:lang w:eastAsia="en-PH"/>
          <w14:ligatures w14:val="none"/>
        </w:rPr>
        <w:t>object type</w:t>
      </w:r>
      <w:r w:rsidRPr="007537CC">
        <w:rPr>
          <w:rFonts w:eastAsia="Times New Roman" w:cs="Times New Roman"/>
          <w:kern w:val="0"/>
          <w:sz w:val="24"/>
          <w:szCs w:val="24"/>
          <w:lang w:eastAsia="en-PH"/>
          <w14:ligatures w14:val="none"/>
        </w:rPr>
        <w:t xml:space="preserve"> at runtime. It helps create programs that are easier to maintain and expand without rewriting code. In short, polymorphism gives Java its power to perform </w:t>
      </w:r>
      <w:r w:rsidRPr="007537CC">
        <w:rPr>
          <w:rFonts w:eastAsia="Times New Roman" w:cs="Times New Roman"/>
          <w:b/>
          <w:bCs/>
          <w:kern w:val="0"/>
          <w:sz w:val="24"/>
          <w:szCs w:val="24"/>
          <w:lang w:eastAsia="en-PH"/>
          <w14:ligatures w14:val="none"/>
        </w:rPr>
        <w:t>the same action in different ways</w:t>
      </w:r>
      <w:r w:rsidRPr="007537CC">
        <w:rPr>
          <w:rFonts w:eastAsia="Times New Roman" w:cs="Times New Roman"/>
          <w:kern w:val="0"/>
          <w:sz w:val="24"/>
          <w:szCs w:val="24"/>
          <w:lang w:eastAsia="en-PH"/>
          <w14:ligatures w14:val="none"/>
        </w:rPr>
        <w:t xml:space="preserve"> depending on the object used.</w:t>
      </w:r>
    </w:p>
    <w:p w:rsidRPr="00700A22" w:rsidR="007537CC" w:rsidP="007537CC" w:rsidRDefault="007537CC" w14:paraId="7BC1D6E6" w14:textId="1E5FB911">
      <w:pPr>
        <w:numPr>
          <w:ilvl w:val="0"/>
          <w:numId w:val="0"/>
        </w:numPr>
        <w:spacing w:before="100" w:beforeAutospacing="1" w:after="100" w:afterAutospacing="1" w:line="240" w:lineRule="auto"/>
        <w:ind w:left="720" w:hanging="720"/>
        <w:rPr>
          <w:rFonts w:eastAsia="Times New Roman" w:cs="Times New Roman"/>
          <w:kern w:val="0"/>
          <w:sz w:val="24"/>
          <w:szCs w:val="24"/>
          <w:lang w:eastAsia="en-PH"/>
          <w14:ligatures w14:val="none"/>
        </w:rPr>
      </w:pPr>
      <w:r>
        <w:rPr>
          <w:rFonts w:eastAsia="Times New Roman" w:cs="Times New Roman"/>
          <w:b/>
          <w:bCs/>
          <w:kern w:val="0"/>
          <w:sz w:val="24"/>
          <w:szCs w:val="24"/>
          <w:lang w:eastAsia="en-PH"/>
          <w14:ligatures w14:val="none"/>
        </w:rPr>
        <w:t xml:space="preserve">Example: </w:t>
      </w:r>
      <w:r w:rsidRPr="00700A22" w:rsidR="00700A22">
        <w:rPr>
          <w:rFonts w:eastAsia="Times New Roman" w:cs="Times New Roman"/>
          <w:kern w:val="0"/>
          <w:sz w:val="24"/>
          <w:szCs w:val="24"/>
          <w:lang w:eastAsia="en-PH"/>
          <w14:ligatures w14:val="none"/>
        </w:rPr>
        <w:t xml:space="preserve">Polymorphism allows different animal classes to respond differently to the same </w:t>
      </w:r>
      <w:proofErr w:type="spellStart"/>
      <w:proofErr w:type="gramStart"/>
      <w:r w:rsidRPr="00700A22" w:rsidR="00700A22">
        <w:rPr>
          <w:rFonts w:eastAsia="Times New Roman" w:cs="Times New Roman"/>
          <w:kern w:val="0"/>
          <w:sz w:val="24"/>
          <w:szCs w:val="24"/>
          <w:highlight w:val="darkGray"/>
          <w:lang w:eastAsia="en-PH"/>
          <w14:ligatures w14:val="none"/>
        </w:rPr>
        <w:t>makeSound</w:t>
      </w:r>
      <w:proofErr w:type="spellEnd"/>
      <w:r w:rsidRPr="00700A22" w:rsidR="00700A22">
        <w:rPr>
          <w:rFonts w:eastAsia="Times New Roman" w:cs="Times New Roman"/>
          <w:kern w:val="0"/>
          <w:sz w:val="24"/>
          <w:szCs w:val="24"/>
          <w:highlight w:val="darkGray"/>
          <w:lang w:eastAsia="en-PH"/>
          <w14:ligatures w14:val="none"/>
        </w:rPr>
        <w:t>(</w:t>
      </w:r>
      <w:proofErr w:type="gramEnd"/>
      <w:r w:rsidRPr="00700A22" w:rsidR="00700A22">
        <w:rPr>
          <w:rFonts w:eastAsia="Times New Roman" w:cs="Times New Roman"/>
          <w:kern w:val="0"/>
          <w:sz w:val="24"/>
          <w:szCs w:val="24"/>
          <w:highlight w:val="darkGray"/>
          <w:lang w:eastAsia="en-PH"/>
          <w14:ligatures w14:val="none"/>
        </w:rPr>
        <w:t>)</w:t>
      </w:r>
      <w:r w:rsidRPr="00700A22" w:rsidR="00700A22">
        <w:rPr>
          <w:rFonts w:eastAsia="Times New Roman" w:cs="Times New Roman"/>
          <w:kern w:val="0"/>
          <w:sz w:val="24"/>
          <w:szCs w:val="24"/>
          <w:lang w:eastAsia="en-PH"/>
          <w14:ligatures w14:val="none"/>
        </w:rPr>
        <w:t xml:space="preserve"> method call.</w:t>
      </w:r>
    </w:p>
    <w:p w:rsidR="00CD1CE2" w:rsidP="00700A22" w:rsidRDefault="00752A84" w14:paraId="1BE87393" w14:textId="018317FD">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Sample code: </w:t>
      </w:r>
    </w:p>
    <w:p w:rsidRPr="00752A84" w:rsidR="00752A84" w:rsidP="00752A84" w:rsidRDefault="00752A84" w14:paraId="39A99DB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class Animal {</w:t>
      </w:r>
    </w:p>
    <w:p w:rsidRPr="00752A84" w:rsidR="00752A84" w:rsidP="00752A84" w:rsidRDefault="00752A84" w14:paraId="3B13476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void </w:t>
      </w:r>
      <w:proofErr w:type="spellStart"/>
      <w:proofErr w:type="gramStart"/>
      <w:r w:rsidRPr="00752A84">
        <w:rPr>
          <w:rFonts w:eastAsia="Times New Roman" w:cs="Times New Roman"/>
          <w:kern w:val="0"/>
          <w:sz w:val="24"/>
          <w:szCs w:val="24"/>
          <w:highlight w:val="darkGray"/>
          <w:lang w:eastAsia="en-PH"/>
          <w14:ligatures w14:val="none"/>
        </w:rPr>
        <w:t>makeSound</w:t>
      </w:r>
      <w:proofErr w:type="spellEnd"/>
      <w:r w:rsidRPr="00752A84">
        <w:rPr>
          <w:rFonts w:eastAsia="Times New Roman" w:cs="Times New Roman"/>
          <w:kern w:val="0"/>
          <w:sz w:val="24"/>
          <w:szCs w:val="24"/>
          <w:highlight w:val="darkGray"/>
          <w:lang w:eastAsia="en-PH"/>
          <w14:ligatures w14:val="none"/>
        </w:rPr>
        <w:t>(</w:t>
      </w:r>
      <w:proofErr w:type="gramEnd"/>
      <w:r w:rsidRPr="00752A84">
        <w:rPr>
          <w:rFonts w:eastAsia="Times New Roman" w:cs="Times New Roman"/>
          <w:kern w:val="0"/>
          <w:sz w:val="24"/>
          <w:szCs w:val="24"/>
          <w:highlight w:val="darkGray"/>
          <w:lang w:eastAsia="en-PH"/>
          <w14:ligatures w14:val="none"/>
        </w:rPr>
        <w:t>) {</w:t>
      </w:r>
    </w:p>
    <w:p w:rsidRPr="00752A84" w:rsidR="00752A84" w:rsidP="00752A84" w:rsidRDefault="00752A84" w14:paraId="6DA7D5F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w:t>
      </w:r>
      <w:proofErr w:type="spellStart"/>
      <w:r w:rsidRPr="00752A84">
        <w:rPr>
          <w:rFonts w:eastAsia="Times New Roman" w:cs="Times New Roman"/>
          <w:kern w:val="0"/>
          <w:sz w:val="24"/>
          <w:szCs w:val="24"/>
          <w:highlight w:val="darkGray"/>
          <w:lang w:eastAsia="en-PH"/>
          <w14:ligatures w14:val="none"/>
        </w:rPr>
        <w:t>System.out.println</w:t>
      </w:r>
      <w:proofErr w:type="spellEnd"/>
      <w:r w:rsidRPr="00752A84">
        <w:rPr>
          <w:rFonts w:eastAsia="Times New Roman" w:cs="Times New Roman"/>
          <w:kern w:val="0"/>
          <w:sz w:val="24"/>
          <w:szCs w:val="24"/>
          <w:highlight w:val="darkGray"/>
          <w:lang w:eastAsia="en-PH"/>
          <w14:ligatures w14:val="none"/>
        </w:rPr>
        <w:t>("This animal makes a sound."</w:t>
      </w:r>
      <w:proofErr w:type="gramStart"/>
      <w:r w:rsidRPr="00752A84">
        <w:rPr>
          <w:rFonts w:eastAsia="Times New Roman" w:cs="Times New Roman"/>
          <w:kern w:val="0"/>
          <w:sz w:val="24"/>
          <w:szCs w:val="24"/>
          <w:highlight w:val="darkGray"/>
          <w:lang w:eastAsia="en-PH"/>
          <w14:ligatures w14:val="none"/>
        </w:rPr>
        <w:t>);</w:t>
      </w:r>
      <w:proofErr w:type="gramEnd"/>
    </w:p>
    <w:p w:rsidRPr="00752A84" w:rsidR="00752A84" w:rsidP="00752A84" w:rsidRDefault="00752A84" w14:paraId="5AC78B5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w:t>
      </w:r>
    </w:p>
    <w:p w:rsidRPr="00752A84" w:rsidR="00752A84" w:rsidP="00752A84" w:rsidRDefault="00752A84" w14:paraId="34396E2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w:t>
      </w:r>
    </w:p>
    <w:p w:rsidRPr="00752A84" w:rsidR="00752A84" w:rsidP="00752A84" w:rsidRDefault="00752A84" w14:paraId="1A42ECEA"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752A84" w:rsidR="00752A84" w:rsidP="00752A84" w:rsidRDefault="00752A84" w14:paraId="1487895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class Dog extends Animal {</w:t>
      </w:r>
    </w:p>
    <w:p w:rsidRPr="00752A84" w:rsidR="00752A84" w:rsidP="00752A84" w:rsidRDefault="00752A84" w14:paraId="2EAC177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void </w:t>
      </w:r>
      <w:proofErr w:type="spellStart"/>
      <w:proofErr w:type="gramStart"/>
      <w:r w:rsidRPr="00752A84">
        <w:rPr>
          <w:rFonts w:eastAsia="Times New Roman" w:cs="Times New Roman"/>
          <w:kern w:val="0"/>
          <w:sz w:val="24"/>
          <w:szCs w:val="24"/>
          <w:highlight w:val="darkGray"/>
          <w:lang w:eastAsia="en-PH"/>
          <w14:ligatures w14:val="none"/>
        </w:rPr>
        <w:t>makeSound</w:t>
      </w:r>
      <w:proofErr w:type="spellEnd"/>
      <w:r w:rsidRPr="00752A84">
        <w:rPr>
          <w:rFonts w:eastAsia="Times New Roman" w:cs="Times New Roman"/>
          <w:kern w:val="0"/>
          <w:sz w:val="24"/>
          <w:szCs w:val="24"/>
          <w:highlight w:val="darkGray"/>
          <w:lang w:eastAsia="en-PH"/>
          <w14:ligatures w14:val="none"/>
        </w:rPr>
        <w:t>(</w:t>
      </w:r>
      <w:proofErr w:type="gramEnd"/>
      <w:r w:rsidRPr="00752A84">
        <w:rPr>
          <w:rFonts w:eastAsia="Times New Roman" w:cs="Times New Roman"/>
          <w:kern w:val="0"/>
          <w:sz w:val="24"/>
          <w:szCs w:val="24"/>
          <w:highlight w:val="darkGray"/>
          <w:lang w:eastAsia="en-PH"/>
          <w14:ligatures w14:val="none"/>
        </w:rPr>
        <w:t>) {</w:t>
      </w:r>
    </w:p>
    <w:p w:rsidRPr="00752A84" w:rsidR="00752A84" w:rsidP="00752A84" w:rsidRDefault="00752A84" w14:paraId="1B0CC95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w:t>
      </w:r>
      <w:proofErr w:type="spellStart"/>
      <w:r w:rsidRPr="00752A84">
        <w:rPr>
          <w:rFonts w:eastAsia="Times New Roman" w:cs="Times New Roman"/>
          <w:kern w:val="0"/>
          <w:sz w:val="24"/>
          <w:szCs w:val="24"/>
          <w:highlight w:val="darkGray"/>
          <w:lang w:eastAsia="en-PH"/>
          <w14:ligatures w14:val="none"/>
        </w:rPr>
        <w:t>System.out.println</w:t>
      </w:r>
      <w:proofErr w:type="spellEnd"/>
      <w:r w:rsidRPr="00752A84">
        <w:rPr>
          <w:rFonts w:eastAsia="Times New Roman" w:cs="Times New Roman"/>
          <w:kern w:val="0"/>
          <w:sz w:val="24"/>
          <w:szCs w:val="24"/>
          <w:highlight w:val="darkGray"/>
          <w:lang w:eastAsia="en-PH"/>
          <w14:ligatures w14:val="none"/>
        </w:rPr>
        <w:t>("The dog barks."</w:t>
      </w:r>
      <w:proofErr w:type="gramStart"/>
      <w:r w:rsidRPr="00752A84">
        <w:rPr>
          <w:rFonts w:eastAsia="Times New Roman" w:cs="Times New Roman"/>
          <w:kern w:val="0"/>
          <w:sz w:val="24"/>
          <w:szCs w:val="24"/>
          <w:highlight w:val="darkGray"/>
          <w:lang w:eastAsia="en-PH"/>
          <w14:ligatures w14:val="none"/>
        </w:rPr>
        <w:t>);</w:t>
      </w:r>
      <w:proofErr w:type="gramEnd"/>
    </w:p>
    <w:p w:rsidRPr="00752A84" w:rsidR="00752A84" w:rsidP="00752A84" w:rsidRDefault="00752A84" w14:paraId="549495F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w:t>
      </w:r>
    </w:p>
    <w:p w:rsidRPr="00752A84" w:rsidR="00752A84" w:rsidP="00752A84" w:rsidRDefault="00752A84" w14:paraId="63495D7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w:t>
      </w:r>
    </w:p>
    <w:p w:rsidRPr="00752A84" w:rsidR="00752A84" w:rsidP="00752A84" w:rsidRDefault="00752A84" w14:paraId="1093CEC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752A84" w:rsidR="00752A84" w:rsidP="00752A84" w:rsidRDefault="00752A84" w14:paraId="116FE69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class Cat extends Animal {</w:t>
      </w:r>
    </w:p>
    <w:p w:rsidRPr="00752A84" w:rsidR="00752A84" w:rsidP="00752A84" w:rsidRDefault="00752A84" w14:paraId="0CEDB08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void </w:t>
      </w:r>
      <w:proofErr w:type="spellStart"/>
      <w:proofErr w:type="gramStart"/>
      <w:r w:rsidRPr="00752A84">
        <w:rPr>
          <w:rFonts w:eastAsia="Times New Roman" w:cs="Times New Roman"/>
          <w:kern w:val="0"/>
          <w:sz w:val="24"/>
          <w:szCs w:val="24"/>
          <w:highlight w:val="darkGray"/>
          <w:lang w:eastAsia="en-PH"/>
          <w14:ligatures w14:val="none"/>
        </w:rPr>
        <w:t>makeSound</w:t>
      </w:r>
      <w:proofErr w:type="spellEnd"/>
      <w:r w:rsidRPr="00752A84">
        <w:rPr>
          <w:rFonts w:eastAsia="Times New Roman" w:cs="Times New Roman"/>
          <w:kern w:val="0"/>
          <w:sz w:val="24"/>
          <w:szCs w:val="24"/>
          <w:highlight w:val="darkGray"/>
          <w:lang w:eastAsia="en-PH"/>
          <w14:ligatures w14:val="none"/>
        </w:rPr>
        <w:t>(</w:t>
      </w:r>
      <w:proofErr w:type="gramEnd"/>
      <w:r w:rsidRPr="00752A84">
        <w:rPr>
          <w:rFonts w:eastAsia="Times New Roman" w:cs="Times New Roman"/>
          <w:kern w:val="0"/>
          <w:sz w:val="24"/>
          <w:szCs w:val="24"/>
          <w:highlight w:val="darkGray"/>
          <w:lang w:eastAsia="en-PH"/>
          <w14:ligatures w14:val="none"/>
        </w:rPr>
        <w:t>) {</w:t>
      </w:r>
    </w:p>
    <w:p w:rsidRPr="00752A84" w:rsidR="00752A84" w:rsidP="00752A84" w:rsidRDefault="00752A84" w14:paraId="15991E8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w:t>
      </w:r>
      <w:proofErr w:type="spellStart"/>
      <w:r w:rsidRPr="00752A84">
        <w:rPr>
          <w:rFonts w:eastAsia="Times New Roman" w:cs="Times New Roman"/>
          <w:kern w:val="0"/>
          <w:sz w:val="24"/>
          <w:szCs w:val="24"/>
          <w:highlight w:val="darkGray"/>
          <w:lang w:eastAsia="en-PH"/>
          <w14:ligatures w14:val="none"/>
        </w:rPr>
        <w:t>System.out.println</w:t>
      </w:r>
      <w:proofErr w:type="spellEnd"/>
      <w:r w:rsidRPr="00752A84">
        <w:rPr>
          <w:rFonts w:eastAsia="Times New Roman" w:cs="Times New Roman"/>
          <w:kern w:val="0"/>
          <w:sz w:val="24"/>
          <w:szCs w:val="24"/>
          <w:highlight w:val="darkGray"/>
          <w:lang w:eastAsia="en-PH"/>
          <w14:ligatures w14:val="none"/>
        </w:rPr>
        <w:t>("The cat meows."</w:t>
      </w:r>
      <w:proofErr w:type="gramStart"/>
      <w:r w:rsidRPr="00752A84">
        <w:rPr>
          <w:rFonts w:eastAsia="Times New Roman" w:cs="Times New Roman"/>
          <w:kern w:val="0"/>
          <w:sz w:val="24"/>
          <w:szCs w:val="24"/>
          <w:highlight w:val="darkGray"/>
          <w:lang w:eastAsia="en-PH"/>
          <w14:ligatures w14:val="none"/>
        </w:rPr>
        <w:t>);</w:t>
      </w:r>
      <w:proofErr w:type="gramEnd"/>
    </w:p>
    <w:p w:rsidRPr="00752A84" w:rsidR="00752A84" w:rsidP="00752A84" w:rsidRDefault="00752A84" w14:paraId="2E35F15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w:t>
      </w:r>
    </w:p>
    <w:p w:rsidRPr="00752A84" w:rsidR="00752A84" w:rsidP="00752A84" w:rsidRDefault="00752A84" w14:paraId="6677B86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w:t>
      </w:r>
    </w:p>
    <w:p w:rsidRPr="00752A84" w:rsidR="00752A84" w:rsidP="00752A84" w:rsidRDefault="00752A84" w14:paraId="19EAD4B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752A84" w:rsidR="00752A84" w:rsidP="00752A84" w:rsidRDefault="00752A84" w14:paraId="60EF1CE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public class Main {</w:t>
      </w:r>
    </w:p>
    <w:p w:rsidRPr="00752A84" w:rsidR="00752A84" w:rsidP="00752A84" w:rsidRDefault="00752A84" w14:paraId="50350BD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public static void </w:t>
      </w:r>
      <w:proofErr w:type="gramStart"/>
      <w:r w:rsidRPr="00752A84">
        <w:rPr>
          <w:rFonts w:eastAsia="Times New Roman" w:cs="Times New Roman"/>
          <w:kern w:val="0"/>
          <w:sz w:val="24"/>
          <w:szCs w:val="24"/>
          <w:highlight w:val="darkGray"/>
          <w:lang w:eastAsia="en-PH"/>
          <w14:ligatures w14:val="none"/>
        </w:rPr>
        <w:t>main(String[</w:t>
      </w:r>
      <w:proofErr w:type="gramEnd"/>
      <w:r w:rsidRPr="00752A84">
        <w:rPr>
          <w:rFonts w:eastAsia="Times New Roman" w:cs="Times New Roman"/>
          <w:kern w:val="0"/>
          <w:sz w:val="24"/>
          <w:szCs w:val="24"/>
          <w:highlight w:val="darkGray"/>
          <w:lang w:eastAsia="en-PH"/>
          <w14:ligatures w14:val="none"/>
        </w:rPr>
        <w:t xml:space="preserve">] </w:t>
      </w:r>
      <w:proofErr w:type="spellStart"/>
      <w:r w:rsidRPr="00752A84">
        <w:rPr>
          <w:rFonts w:eastAsia="Times New Roman" w:cs="Times New Roman"/>
          <w:kern w:val="0"/>
          <w:sz w:val="24"/>
          <w:szCs w:val="24"/>
          <w:highlight w:val="darkGray"/>
          <w:lang w:eastAsia="en-PH"/>
          <w14:ligatures w14:val="none"/>
        </w:rPr>
        <w:t>args</w:t>
      </w:r>
      <w:proofErr w:type="spellEnd"/>
      <w:r w:rsidRPr="00752A84">
        <w:rPr>
          <w:rFonts w:eastAsia="Times New Roman" w:cs="Times New Roman"/>
          <w:kern w:val="0"/>
          <w:sz w:val="24"/>
          <w:szCs w:val="24"/>
          <w:highlight w:val="darkGray"/>
          <w:lang w:eastAsia="en-PH"/>
          <w14:ligatures w14:val="none"/>
        </w:rPr>
        <w:t>) {</w:t>
      </w:r>
    </w:p>
    <w:p w:rsidRPr="00752A84" w:rsidR="00752A84" w:rsidP="00752A84" w:rsidRDefault="00752A84" w14:paraId="1E13C78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Animal </w:t>
      </w:r>
      <w:proofErr w:type="spellStart"/>
      <w:proofErr w:type="gramStart"/>
      <w:r w:rsidRPr="00752A84">
        <w:rPr>
          <w:rFonts w:eastAsia="Times New Roman" w:cs="Times New Roman"/>
          <w:kern w:val="0"/>
          <w:sz w:val="24"/>
          <w:szCs w:val="24"/>
          <w:highlight w:val="darkGray"/>
          <w:lang w:eastAsia="en-PH"/>
          <w14:ligatures w14:val="none"/>
        </w:rPr>
        <w:t>myAnimal</w:t>
      </w:r>
      <w:proofErr w:type="spellEnd"/>
      <w:r w:rsidRPr="00752A84">
        <w:rPr>
          <w:rFonts w:eastAsia="Times New Roman" w:cs="Times New Roman"/>
          <w:kern w:val="0"/>
          <w:sz w:val="24"/>
          <w:szCs w:val="24"/>
          <w:highlight w:val="darkGray"/>
          <w:lang w:eastAsia="en-PH"/>
          <w14:ligatures w14:val="none"/>
        </w:rPr>
        <w:t>;</w:t>
      </w:r>
      <w:proofErr w:type="gramEnd"/>
    </w:p>
    <w:p w:rsidRPr="00752A84" w:rsidR="00752A84" w:rsidP="00752A84" w:rsidRDefault="00752A84" w14:paraId="77D9E45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752A84" w:rsidR="00752A84" w:rsidP="00752A84" w:rsidRDefault="00752A84" w14:paraId="7D19280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w:t>
      </w:r>
      <w:proofErr w:type="spellStart"/>
      <w:r w:rsidRPr="00752A84">
        <w:rPr>
          <w:rFonts w:eastAsia="Times New Roman" w:cs="Times New Roman"/>
          <w:kern w:val="0"/>
          <w:sz w:val="24"/>
          <w:szCs w:val="24"/>
          <w:highlight w:val="darkGray"/>
          <w:lang w:eastAsia="en-PH"/>
          <w14:ligatures w14:val="none"/>
        </w:rPr>
        <w:t>myAnimal</w:t>
      </w:r>
      <w:proofErr w:type="spellEnd"/>
      <w:r w:rsidRPr="00752A84">
        <w:rPr>
          <w:rFonts w:eastAsia="Times New Roman" w:cs="Times New Roman"/>
          <w:kern w:val="0"/>
          <w:sz w:val="24"/>
          <w:szCs w:val="24"/>
          <w:highlight w:val="darkGray"/>
          <w:lang w:eastAsia="en-PH"/>
          <w14:ligatures w14:val="none"/>
        </w:rPr>
        <w:t xml:space="preserve"> = new </w:t>
      </w:r>
      <w:proofErr w:type="gramStart"/>
      <w:r w:rsidRPr="00752A84">
        <w:rPr>
          <w:rFonts w:eastAsia="Times New Roman" w:cs="Times New Roman"/>
          <w:kern w:val="0"/>
          <w:sz w:val="24"/>
          <w:szCs w:val="24"/>
          <w:highlight w:val="darkGray"/>
          <w:lang w:eastAsia="en-PH"/>
          <w14:ligatures w14:val="none"/>
        </w:rPr>
        <w:t>Dog();</w:t>
      </w:r>
      <w:proofErr w:type="gramEnd"/>
    </w:p>
    <w:p w:rsidRPr="00752A84" w:rsidR="00752A84" w:rsidP="00752A84" w:rsidRDefault="00752A84" w14:paraId="492199B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w:t>
      </w:r>
      <w:proofErr w:type="spellStart"/>
      <w:r w:rsidRPr="00752A84">
        <w:rPr>
          <w:rFonts w:eastAsia="Times New Roman" w:cs="Times New Roman"/>
          <w:kern w:val="0"/>
          <w:sz w:val="24"/>
          <w:szCs w:val="24"/>
          <w:highlight w:val="darkGray"/>
          <w:lang w:eastAsia="en-PH"/>
          <w14:ligatures w14:val="none"/>
        </w:rPr>
        <w:t>myAnimal.makeSound</w:t>
      </w:r>
      <w:proofErr w:type="spellEnd"/>
      <w:r w:rsidRPr="00752A84">
        <w:rPr>
          <w:rFonts w:eastAsia="Times New Roman" w:cs="Times New Roman"/>
          <w:kern w:val="0"/>
          <w:sz w:val="24"/>
          <w:szCs w:val="24"/>
          <w:highlight w:val="darkGray"/>
          <w:lang w:eastAsia="en-PH"/>
          <w14:ligatures w14:val="none"/>
        </w:rPr>
        <w:t>(</w:t>
      </w:r>
      <w:proofErr w:type="gramStart"/>
      <w:r w:rsidRPr="00752A84">
        <w:rPr>
          <w:rFonts w:eastAsia="Times New Roman" w:cs="Times New Roman"/>
          <w:kern w:val="0"/>
          <w:sz w:val="24"/>
          <w:szCs w:val="24"/>
          <w:highlight w:val="darkGray"/>
          <w:lang w:eastAsia="en-PH"/>
          <w14:ligatures w14:val="none"/>
        </w:rPr>
        <w:t>);</w:t>
      </w:r>
      <w:proofErr w:type="gramEnd"/>
    </w:p>
    <w:p w:rsidRPr="00752A84" w:rsidR="00752A84" w:rsidP="00752A84" w:rsidRDefault="00752A84" w14:paraId="2911EC9A"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752A84" w:rsidR="00752A84" w:rsidP="00752A84" w:rsidRDefault="00752A84" w14:paraId="2FAE867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w:t>
      </w:r>
      <w:proofErr w:type="spellStart"/>
      <w:r w:rsidRPr="00752A84">
        <w:rPr>
          <w:rFonts w:eastAsia="Times New Roman" w:cs="Times New Roman"/>
          <w:kern w:val="0"/>
          <w:sz w:val="24"/>
          <w:szCs w:val="24"/>
          <w:highlight w:val="darkGray"/>
          <w:lang w:eastAsia="en-PH"/>
          <w14:ligatures w14:val="none"/>
        </w:rPr>
        <w:t>myAnimal</w:t>
      </w:r>
      <w:proofErr w:type="spellEnd"/>
      <w:r w:rsidRPr="00752A84">
        <w:rPr>
          <w:rFonts w:eastAsia="Times New Roman" w:cs="Times New Roman"/>
          <w:kern w:val="0"/>
          <w:sz w:val="24"/>
          <w:szCs w:val="24"/>
          <w:highlight w:val="darkGray"/>
          <w:lang w:eastAsia="en-PH"/>
          <w14:ligatures w14:val="none"/>
        </w:rPr>
        <w:t xml:space="preserve"> = new </w:t>
      </w:r>
      <w:proofErr w:type="gramStart"/>
      <w:r w:rsidRPr="00752A84">
        <w:rPr>
          <w:rFonts w:eastAsia="Times New Roman" w:cs="Times New Roman"/>
          <w:kern w:val="0"/>
          <w:sz w:val="24"/>
          <w:szCs w:val="24"/>
          <w:highlight w:val="darkGray"/>
          <w:lang w:eastAsia="en-PH"/>
          <w14:ligatures w14:val="none"/>
        </w:rPr>
        <w:t>Cat();</w:t>
      </w:r>
      <w:proofErr w:type="gramEnd"/>
    </w:p>
    <w:p w:rsidRPr="00752A84" w:rsidR="00752A84" w:rsidP="00752A84" w:rsidRDefault="00752A84" w14:paraId="556A729A"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w:t>
      </w:r>
      <w:proofErr w:type="spellStart"/>
      <w:r w:rsidRPr="00752A84">
        <w:rPr>
          <w:rFonts w:eastAsia="Times New Roman" w:cs="Times New Roman"/>
          <w:kern w:val="0"/>
          <w:sz w:val="24"/>
          <w:szCs w:val="24"/>
          <w:highlight w:val="darkGray"/>
          <w:lang w:eastAsia="en-PH"/>
          <w14:ligatures w14:val="none"/>
        </w:rPr>
        <w:t>myAnimal.makeSound</w:t>
      </w:r>
      <w:proofErr w:type="spellEnd"/>
      <w:r w:rsidRPr="00752A84">
        <w:rPr>
          <w:rFonts w:eastAsia="Times New Roman" w:cs="Times New Roman"/>
          <w:kern w:val="0"/>
          <w:sz w:val="24"/>
          <w:szCs w:val="24"/>
          <w:highlight w:val="darkGray"/>
          <w:lang w:eastAsia="en-PH"/>
          <w14:ligatures w14:val="none"/>
        </w:rPr>
        <w:t>(</w:t>
      </w:r>
      <w:proofErr w:type="gramStart"/>
      <w:r w:rsidRPr="00752A84">
        <w:rPr>
          <w:rFonts w:eastAsia="Times New Roman" w:cs="Times New Roman"/>
          <w:kern w:val="0"/>
          <w:sz w:val="24"/>
          <w:szCs w:val="24"/>
          <w:highlight w:val="darkGray"/>
          <w:lang w:eastAsia="en-PH"/>
          <w14:ligatures w14:val="none"/>
        </w:rPr>
        <w:t>);</w:t>
      </w:r>
      <w:proofErr w:type="gramEnd"/>
    </w:p>
    <w:p w:rsidRPr="00752A84" w:rsidR="00752A84" w:rsidP="00752A84" w:rsidRDefault="00752A84" w14:paraId="6FBB6E2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 xml:space="preserve">    }</w:t>
      </w:r>
    </w:p>
    <w:p w:rsidR="00752A84" w:rsidP="00752A84" w:rsidRDefault="00752A84" w14:paraId="20616364" w14:textId="047F050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752A84">
        <w:rPr>
          <w:rFonts w:eastAsia="Times New Roman" w:cs="Times New Roman"/>
          <w:kern w:val="0"/>
          <w:sz w:val="24"/>
          <w:szCs w:val="24"/>
          <w:highlight w:val="darkGray"/>
          <w:lang w:eastAsia="en-PH"/>
          <w14:ligatures w14:val="none"/>
        </w:rPr>
        <w:t>}</w:t>
      </w:r>
    </w:p>
    <w:p w:rsidRPr="00752A84" w:rsidR="00752A84" w:rsidP="00752A84" w:rsidRDefault="00752A84" w14:paraId="6459B040" w14:textId="131C2854">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752A84">
        <w:rPr>
          <w:rFonts w:eastAsia="Times New Roman" w:cs="Times New Roman"/>
          <w:b/>
          <w:bCs/>
          <w:kern w:val="0"/>
          <w:sz w:val="24"/>
          <w:szCs w:val="24"/>
          <w:lang w:eastAsia="en-PH"/>
          <w14:ligatures w14:val="none"/>
        </w:rPr>
        <w:t>Output:</w:t>
      </w:r>
    </w:p>
    <w:p w:rsidRPr="00752A84" w:rsidR="00752A84" w:rsidP="00752A84" w:rsidRDefault="00752A84" w14:paraId="3785B95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752A84">
        <w:rPr>
          <w:rFonts w:eastAsia="Times New Roman" w:cs="Times New Roman"/>
          <w:kern w:val="0"/>
          <w:sz w:val="24"/>
          <w:szCs w:val="24"/>
          <w:highlight w:val="darkGray"/>
          <w:lang w:eastAsia="en-PH"/>
          <w14:ligatures w14:val="none"/>
        </w:rPr>
        <w:t>The dog barks.</w:t>
      </w:r>
    </w:p>
    <w:p w:rsidR="00752A84" w:rsidP="00752A84" w:rsidRDefault="00752A84" w14:paraId="55889E34" w14:textId="2023952C">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752A84">
        <w:rPr>
          <w:rFonts w:eastAsia="Times New Roman" w:cs="Times New Roman"/>
          <w:kern w:val="0"/>
          <w:sz w:val="24"/>
          <w:szCs w:val="24"/>
          <w:highlight w:val="darkGray"/>
          <w:lang w:eastAsia="en-PH"/>
          <w14:ligatures w14:val="none"/>
        </w:rPr>
        <w:t>The cat meows.</w:t>
      </w:r>
    </w:p>
    <w:p w:rsidR="00D01523" w:rsidP="00752A84" w:rsidRDefault="00752A84" w14:paraId="74DCD689" w14:textId="0CBC10D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D21138">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D21138" w:rsidR="00D21138">
        <w:rPr>
          <w:rFonts w:eastAsia="Times New Roman" w:cs="Times New Roman"/>
          <w:kern w:val="0"/>
          <w:sz w:val="24"/>
          <w:szCs w:val="24"/>
          <w:lang w:eastAsia="en-PH"/>
          <w14:ligatures w14:val="none"/>
        </w:rPr>
        <w:t xml:space="preserve">Here, the </w:t>
      </w:r>
      <w:proofErr w:type="spellStart"/>
      <w:proofErr w:type="gramStart"/>
      <w:r w:rsidRPr="00D21138" w:rsidR="00D21138">
        <w:rPr>
          <w:rFonts w:eastAsia="Times New Roman" w:cs="Times New Roman"/>
          <w:kern w:val="0"/>
          <w:sz w:val="24"/>
          <w:szCs w:val="24"/>
          <w:highlight w:val="darkGray"/>
          <w:lang w:eastAsia="en-PH"/>
          <w14:ligatures w14:val="none"/>
        </w:rPr>
        <w:t>makeSound</w:t>
      </w:r>
      <w:proofErr w:type="spellEnd"/>
      <w:r w:rsidRPr="00D21138" w:rsidR="00D21138">
        <w:rPr>
          <w:rFonts w:eastAsia="Times New Roman" w:cs="Times New Roman"/>
          <w:kern w:val="0"/>
          <w:sz w:val="24"/>
          <w:szCs w:val="24"/>
          <w:highlight w:val="darkGray"/>
          <w:lang w:eastAsia="en-PH"/>
          <w14:ligatures w14:val="none"/>
        </w:rPr>
        <w:t>(</w:t>
      </w:r>
      <w:proofErr w:type="gramEnd"/>
      <w:r w:rsidRPr="00D21138" w:rsidR="00D21138">
        <w:rPr>
          <w:rFonts w:eastAsia="Times New Roman" w:cs="Times New Roman"/>
          <w:kern w:val="0"/>
          <w:sz w:val="24"/>
          <w:szCs w:val="24"/>
          <w:highlight w:val="darkGray"/>
          <w:lang w:eastAsia="en-PH"/>
          <w14:ligatures w14:val="none"/>
        </w:rPr>
        <w:t>)</w:t>
      </w:r>
      <w:r w:rsidRPr="00D21138" w:rsidR="00D21138">
        <w:rPr>
          <w:rFonts w:eastAsia="Times New Roman" w:cs="Times New Roman"/>
          <w:kern w:val="0"/>
          <w:sz w:val="24"/>
          <w:szCs w:val="24"/>
          <w:lang w:eastAsia="en-PH"/>
          <w14:ligatures w14:val="none"/>
        </w:rPr>
        <w:t xml:space="preserve"> method is defined in the </w:t>
      </w:r>
      <w:r w:rsidRPr="00D21138" w:rsidR="00D21138">
        <w:rPr>
          <w:rFonts w:eastAsia="Times New Roman" w:cs="Times New Roman"/>
          <w:kern w:val="0"/>
          <w:sz w:val="24"/>
          <w:szCs w:val="24"/>
          <w:highlight w:val="darkGray"/>
          <w:lang w:eastAsia="en-PH"/>
          <w14:ligatures w14:val="none"/>
        </w:rPr>
        <w:t>Animal</w:t>
      </w:r>
      <w:r w:rsidRPr="00D21138" w:rsidR="00D21138">
        <w:rPr>
          <w:rFonts w:eastAsia="Times New Roman" w:cs="Times New Roman"/>
          <w:kern w:val="0"/>
          <w:sz w:val="24"/>
          <w:szCs w:val="24"/>
          <w:lang w:eastAsia="en-PH"/>
          <w14:ligatures w14:val="none"/>
        </w:rPr>
        <w:t xml:space="preserve"> class but overridden in both </w:t>
      </w:r>
      <w:r w:rsidRPr="00D21138" w:rsidR="00D21138">
        <w:rPr>
          <w:rFonts w:eastAsia="Times New Roman" w:cs="Times New Roman"/>
          <w:kern w:val="0"/>
          <w:sz w:val="24"/>
          <w:szCs w:val="24"/>
          <w:highlight w:val="darkGray"/>
          <w:lang w:eastAsia="en-PH"/>
          <w14:ligatures w14:val="none"/>
        </w:rPr>
        <w:t>Dog</w:t>
      </w:r>
      <w:r w:rsidRPr="00D21138" w:rsidR="00D21138">
        <w:rPr>
          <w:rFonts w:eastAsia="Times New Roman" w:cs="Times New Roman"/>
          <w:kern w:val="0"/>
          <w:sz w:val="24"/>
          <w:szCs w:val="24"/>
          <w:lang w:eastAsia="en-PH"/>
          <w14:ligatures w14:val="none"/>
        </w:rPr>
        <w:t xml:space="preserve"> and </w:t>
      </w:r>
      <w:r w:rsidRPr="00D21138" w:rsidR="00D21138">
        <w:rPr>
          <w:rFonts w:eastAsia="Times New Roman" w:cs="Times New Roman"/>
          <w:kern w:val="0"/>
          <w:sz w:val="24"/>
          <w:szCs w:val="24"/>
          <w:highlight w:val="darkGray"/>
          <w:lang w:eastAsia="en-PH"/>
          <w14:ligatures w14:val="none"/>
        </w:rPr>
        <w:t>Cat.</w:t>
      </w:r>
      <w:r w:rsidRPr="00D21138" w:rsidR="00D21138">
        <w:rPr>
          <w:rFonts w:eastAsia="Times New Roman" w:cs="Times New Roman"/>
          <w:kern w:val="0"/>
          <w:sz w:val="24"/>
          <w:szCs w:val="24"/>
          <w:lang w:eastAsia="en-PH"/>
          <w14:ligatures w14:val="none"/>
        </w:rPr>
        <w:t xml:space="preserve"> When the program runs, Java looks at the </w:t>
      </w:r>
      <w:r w:rsidRPr="00D21138" w:rsidR="00D21138">
        <w:rPr>
          <w:rFonts w:eastAsia="Times New Roman" w:cs="Times New Roman"/>
          <w:b/>
          <w:bCs/>
          <w:kern w:val="0"/>
          <w:sz w:val="24"/>
          <w:szCs w:val="24"/>
          <w:lang w:eastAsia="en-PH"/>
          <w14:ligatures w14:val="none"/>
        </w:rPr>
        <w:t>actual object type</w:t>
      </w:r>
      <w:r w:rsidRPr="00D21138" w:rsidR="00D21138">
        <w:rPr>
          <w:rFonts w:eastAsia="Times New Roman" w:cs="Times New Roman"/>
          <w:kern w:val="0"/>
          <w:sz w:val="24"/>
          <w:szCs w:val="24"/>
          <w:lang w:eastAsia="en-PH"/>
          <w14:ligatures w14:val="none"/>
        </w:rPr>
        <w:t xml:space="preserve"> (</w:t>
      </w:r>
      <w:r w:rsidRPr="00D21138" w:rsidR="00D21138">
        <w:rPr>
          <w:rFonts w:eastAsia="Times New Roman" w:cs="Times New Roman"/>
          <w:kern w:val="0"/>
          <w:sz w:val="24"/>
          <w:szCs w:val="24"/>
          <w:highlight w:val="darkGray"/>
          <w:lang w:eastAsia="en-PH"/>
          <w14:ligatures w14:val="none"/>
        </w:rPr>
        <w:t>Dog</w:t>
      </w:r>
      <w:r w:rsidRPr="00D21138" w:rsidR="00D21138">
        <w:rPr>
          <w:rFonts w:eastAsia="Times New Roman" w:cs="Times New Roman"/>
          <w:kern w:val="0"/>
          <w:sz w:val="24"/>
          <w:szCs w:val="24"/>
          <w:lang w:eastAsia="en-PH"/>
          <w14:ligatures w14:val="none"/>
        </w:rPr>
        <w:t xml:space="preserve"> or </w:t>
      </w:r>
      <w:r w:rsidRPr="00D21138" w:rsidR="00D21138">
        <w:rPr>
          <w:rFonts w:eastAsia="Times New Roman" w:cs="Times New Roman"/>
          <w:kern w:val="0"/>
          <w:sz w:val="24"/>
          <w:szCs w:val="24"/>
          <w:highlight w:val="darkGray"/>
          <w:lang w:eastAsia="en-PH"/>
          <w14:ligatures w14:val="none"/>
        </w:rPr>
        <w:t>Cat</w:t>
      </w:r>
      <w:r w:rsidRPr="00D21138" w:rsidR="00D21138">
        <w:rPr>
          <w:rFonts w:eastAsia="Times New Roman" w:cs="Times New Roman"/>
          <w:kern w:val="0"/>
          <w:sz w:val="24"/>
          <w:szCs w:val="24"/>
          <w:lang w:eastAsia="en-PH"/>
          <w14:ligatures w14:val="none"/>
        </w:rPr>
        <w:t xml:space="preserve">) and calls the correct version of the method. This is called </w:t>
      </w:r>
      <w:r w:rsidRPr="00D21138" w:rsidR="00D21138">
        <w:rPr>
          <w:rFonts w:eastAsia="Times New Roman" w:cs="Times New Roman"/>
          <w:b/>
          <w:bCs/>
          <w:kern w:val="0"/>
          <w:sz w:val="24"/>
          <w:szCs w:val="24"/>
          <w:lang w:eastAsia="en-PH"/>
          <w14:ligatures w14:val="none"/>
        </w:rPr>
        <w:t>runtime polymorphism</w:t>
      </w:r>
      <w:r w:rsidRPr="00D21138" w:rsidR="00D21138">
        <w:rPr>
          <w:rFonts w:eastAsia="Times New Roman" w:cs="Times New Roman"/>
          <w:kern w:val="0"/>
          <w:sz w:val="24"/>
          <w:szCs w:val="24"/>
          <w:lang w:eastAsia="en-PH"/>
          <w14:ligatures w14:val="none"/>
        </w:rPr>
        <w:t xml:space="preserve"> because the method that runs is determined while the program is running. It shows how the same method name can perform different actions for different objects.</w:t>
      </w:r>
    </w:p>
    <w:p w:rsidRPr="00103F43" w:rsidR="00D01523" w:rsidP="005E4004" w:rsidRDefault="00D01523" w14:paraId="63C10ABD" w14:textId="2B178511">
      <w:pPr>
        <w:pStyle w:val="ListParagraph"/>
        <w:numPr>
          <w:ilvl w:val="0"/>
          <w:numId w:val="68"/>
        </w:numPr>
        <w:spacing w:before="100" w:beforeAutospacing="1" w:after="100" w:afterAutospacing="1" w:line="240" w:lineRule="auto"/>
        <w:rPr>
          <w:rFonts w:eastAsia="Times New Roman" w:cs="Times New Roman"/>
          <w:b/>
          <w:bCs/>
          <w:kern w:val="0"/>
          <w:sz w:val="24"/>
          <w:szCs w:val="24"/>
          <w:lang w:eastAsia="en-PH"/>
          <w14:ligatures w14:val="none"/>
        </w:rPr>
      </w:pPr>
      <w:r w:rsidRPr="00103F43">
        <w:rPr>
          <w:rFonts w:eastAsia="Times New Roman" w:cs="Times New Roman"/>
          <w:b/>
          <w:bCs/>
          <w:kern w:val="0"/>
          <w:sz w:val="24"/>
          <w:szCs w:val="24"/>
          <w:lang w:eastAsia="en-PH"/>
          <w14:ligatures w14:val="none"/>
        </w:rPr>
        <w:t>Type of Pol</w:t>
      </w:r>
      <w:r w:rsidRPr="00103F43" w:rsidR="009375D5">
        <w:rPr>
          <w:rFonts w:eastAsia="Times New Roman" w:cs="Times New Roman"/>
          <w:b/>
          <w:bCs/>
          <w:kern w:val="0"/>
          <w:sz w:val="24"/>
          <w:szCs w:val="24"/>
          <w:lang w:eastAsia="en-PH"/>
          <w14:ligatures w14:val="none"/>
        </w:rPr>
        <w:t>ymorphism</w:t>
      </w:r>
    </w:p>
    <w:p w:rsidR="009375D5" w:rsidP="005E4004" w:rsidRDefault="009375D5" w14:paraId="25247521" w14:textId="6A43256C">
      <w:pPr>
        <w:pStyle w:val="ListParagraph"/>
        <w:numPr>
          <w:ilvl w:val="0"/>
          <w:numId w:val="69"/>
        </w:numPr>
        <w:spacing w:before="100" w:beforeAutospacing="1" w:after="100" w:afterAutospacing="1" w:line="240" w:lineRule="auto"/>
        <w:rPr>
          <w:rFonts w:eastAsia="Times New Roman" w:cs="Times New Roman"/>
          <w:kern w:val="0"/>
          <w:sz w:val="24"/>
          <w:szCs w:val="24"/>
          <w:lang w:eastAsia="en-PH"/>
          <w14:ligatures w14:val="none"/>
        </w:rPr>
      </w:pPr>
      <w:r w:rsidRPr="009375D5">
        <w:rPr>
          <w:rFonts w:eastAsia="Times New Roman" w:cs="Times New Roman"/>
          <w:kern w:val="0"/>
          <w:sz w:val="24"/>
          <w:szCs w:val="24"/>
          <w:lang w:eastAsia="en-PH"/>
          <w14:ligatures w14:val="none"/>
        </w:rPr>
        <w:t>Compile-time Polymorphism (Method Overloading)</w:t>
      </w:r>
    </w:p>
    <w:p w:rsidRPr="00103F43" w:rsidR="00103F43" w:rsidP="00103F43" w:rsidRDefault="00103F43" w14:paraId="3306F8A7" w14:textId="04B4FD3B">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103F43">
        <w:rPr>
          <w:rFonts w:eastAsia="Times New Roman" w:cs="Times New Roman"/>
          <w:kern w:val="0"/>
          <w:sz w:val="24"/>
          <w:szCs w:val="24"/>
          <w:lang w:eastAsia="en-PH"/>
          <w14:ligatures w14:val="none"/>
        </w:rPr>
        <w:t xml:space="preserve">Achieved when </w:t>
      </w:r>
      <w:r w:rsidRPr="00103F43">
        <w:rPr>
          <w:rFonts w:eastAsia="Times New Roman" w:cs="Times New Roman"/>
          <w:b/>
          <w:bCs/>
          <w:kern w:val="0"/>
          <w:sz w:val="24"/>
          <w:szCs w:val="24"/>
          <w:lang w:eastAsia="en-PH"/>
          <w14:ligatures w14:val="none"/>
        </w:rPr>
        <w:t>multiple methods have the same name but different parameters</w:t>
      </w:r>
      <w:r w:rsidRPr="00103F43">
        <w:rPr>
          <w:rFonts w:eastAsia="Times New Roman" w:cs="Times New Roman"/>
          <w:kern w:val="0"/>
          <w:sz w:val="24"/>
          <w:szCs w:val="24"/>
          <w:lang w:eastAsia="en-PH"/>
          <w14:ligatures w14:val="none"/>
        </w:rPr>
        <w:t xml:space="preserve"> in the same class.</w:t>
      </w:r>
    </w:p>
    <w:p w:rsidRPr="00103F43" w:rsidR="00103F43" w:rsidP="00103F43" w:rsidRDefault="00103F43" w14:paraId="2D7DEC72" w14:textId="7EF33AC6">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103F43">
        <w:rPr>
          <w:rFonts w:eastAsia="Times New Roman" w:cs="Times New Roman"/>
          <w:kern w:val="0"/>
          <w:sz w:val="24"/>
          <w:szCs w:val="24"/>
          <w:lang w:eastAsia="en-PH"/>
          <w14:ligatures w14:val="none"/>
        </w:rPr>
        <w:t xml:space="preserve">The method is chosen </w:t>
      </w:r>
      <w:r w:rsidRPr="00103F43">
        <w:rPr>
          <w:rFonts w:eastAsia="Times New Roman" w:cs="Times New Roman"/>
          <w:b/>
          <w:bCs/>
          <w:kern w:val="0"/>
          <w:sz w:val="24"/>
          <w:szCs w:val="24"/>
          <w:lang w:eastAsia="en-PH"/>
          <w14:ligatures w14:val="none"/>
        </w:rPr>
        <w:t>at compile time</w:t>
      </w:r>
      <w:r w:rsidRPr="00103F43">
        <w:rPr>
          <w:rFonts w:eastAsia="Times New Roman" w:cs="Times New Roman"/>
          <w:kern w:val="0"/>
          <w:sz w:val="24"/>
          <w:szCs w:val="24"/>
          <w:lang w:eastAsia="en-PH"/>
          <w14:ligatures w14:val="none"/>
        </w:rPr>
        <w:t xml:space="preserve"> based on the arguments passed.</w:t>
      </w:r>
    </w:p>
    <w:p w:rsidRPr="00103F43" w:rsidR="009375D5" w:rsidP="00103F43" w:rsidRDefault="00103F43" w14:paraId="2A1678D1" w14:textId="73351544">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103F43">
        <w:rPr>
          <w:rFonts w:eastAsia="Times New Roman" w:cs="Times New Roman"/>
          <w:b/>
          <w:bCs/>
          <w:kern w:val="0"/>
          <w:sz w:val="24"/>
          <w:szCs w:val="24"/>
          <w:lang w:eastAsia="en-PH"/>
          <w14:ligatures w14:val="none"/>
        </w:rPr>
        <w:t>Sample code:</w:t>
      </w:r>
    </w:p>
    <w:p w:rsidRPr="00103F43" w:rsidR="00103F43" w:rsidP="00103F43" w:rsidRDefault="00103F43" w14:paraId="6A35219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 xml:space="preserve">class </w:t>
      </w:r>
      <w:proofErr w:type="spellStart"/>
      <w:r w:rsidRPr="00103F43">
        <w:rPr>
          <w:rFonts w:eastAsia="Times New Roman" w:cs="Times New Roman"/>
          <w:kern w:val="0"/>
          <w:sz w:val="24"/>
          <w:szCs w:val="24"/>
          <w:highlight w:val="darkGray"/>
          <w:lang w:eastAsia="en-PH"/>
          <w14:ligatures w14:val="none"/>
        </w:rPr>
        <w:t>MathOperation</w:t>
      </w:r>
      <w:proofErr w:type="spellEnd"/>
      <w:r w:rsidRPr="00103F43">
        <w:rPr>
          <w:rFonts w:eastAsia="Times New Roman" w:cs="Times New Roman"/>
          <w:kern w:val="0"/>
          <w:sz w:val="24"/>
          <w:szCs w:val="24"/>
          <w:highlight w:val="darkGray"/>
          <w:lang w:eastAsia="en-PH"/>
          <w14:ligatures w14:val="none"/>
        </w:rPr>
        <w:t xml:space="preserve"> {</w:t>
      </w:r>
    </w:p>
    <w:p w:rsidRPr="00103F43" w:rsidR="00103F43" w:rsidP="00103F43" w:rsidRDefault="00103F43" w14:paraId="1356462C"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 xml:space="preserve">    int </w:t>
      </w:r>
      <w:proofErr w:type="gramStart"/>
      <w:r w:rsidRPr="00103F43">
        <w:rPr>
          <w:rFonts w:eastAsia="Times New Roman" w:cs="Times New Roman"/>
          <w:kern w:val="0"/>
          <w:sz w:val="24"/>
          <w:szCs w:val="24"/>
          <w:highlight w:val="darkGray"/>
          <w:lang w:eastAsia="en-PH"/>
          <w14:ligatures w14:val="none"/>
        </w:rPr>
        <w:t>add(</w:t>
      </w:r>
      <w:proofErr w:type="gramEnd"/>
      <w:r w:rsidRPr="00103F43">
        <w:rPr>
          <w:rFonts w:eastAsia="Times New Roman" w:cs="Times New Roman"/>
          <w:kern w:val="0"/>
          <w:sz w:val="24"/>
          <w:szCs w:val="24"/>
          <w:highlight w:val="darkGray"/>
          <w:lang w:eastAsia="en-PH"/>
          <w14:ligatures w14:val="none"/>
        </w:rPr>
        <w:t>int a, int b) {</w:t>
      </w:r>
    </w:p>
    <w:p w:rsidRPr="00103F43" w:rsidR="00103F43" w:rsidP="00103F43" w:rsidRDefault="00103F43" w14:paraId="6FCEAED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 xml:space="preserve">        return a + </w:t>
      </w:r>
      <w:proofErr w:type="gramStart"/>
      <w:r w:rsidRPr="00103F43">
        <w:rPr>
          <w:rFonts w:eastAsia="Times New Roman" w:cs="Times New Roman"/>
          <w:kern w:val="0"/>
          <w:sz w:val="24"/>
          <w:szCs w:val="24"/>
          <w:highlight w:val="darkGray"/>
          <w:lang w:eastAsia="en-PH"/>
          <w14:ligatures w14:val="none"/>
        </w:rPr>
        <w:t>b;</w:t>
      </w:r>
      <w:proofErr w:type="gramEnd"/>
    </w:p>
    <w:p w:rsidRPr="00103F43" w:rsidR="00103F43" w:rsidP="00103F43" w:rsidRDefault="00103F43" w14:paraId="671587E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 xml:space="preserve">    }</w:t>
      </w:r>
    </w:p>
    <w:p w:rsidRPr="00103F43" w:rsidR="00103F43" w:rsidP="00103F43" w:rsidRDefault="00103F43" w14:paraId="400B8C0C"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103F43" w:rsidR="00103F43" w:rsidP="00103F43" w:rsidRDefault="00103F43" w14:paraId="16088E1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 xml:space="preserve">    double </w:t>
      </w:r>
      <w:proofErr w:type="gramStart"/>
      <w:r w:rsidRPr="00103F43">
        <w:rPr>
          <w:rFonts w:eastAsia="Times New Roman" w:cs="Times New Roman"/>
          <w:kern w:val="0"/>
          <w:sz w:val="24"/>
          <w:szCs w:val="24"/>
          <w:highlight w:val="darkGray"/>
          <w:lang w:eastAsia="en-PH"/>
          <w14:ligatures w14:val="none"/>
        </w:rPr>
        <w:t>add(</w:t>
      </w:r>
      <w:proofErr w:type="gramEnd"/>
      <w:r w:rsidRPr="00103F43">
        <w:rPr>
          <w:rFonts w:eastAsia="Times New Roman" w:cs="Times New Roman"/>
          <w:kern w:val="0"/>
          <w:sz w:val="24"/>
          <w:szCs w:val="24"/>
          <w:highlight w:val="darkGray"/>
          <w:lang w:eastAsia="en-PH"/>
          <w14:ligatures w14:val="none"/>
        </w:rPr>
        <w:t>double a, double b) {</w:t>
      </w:r>
    </w:p>
    <w:p w:rsidRPr="00103F43" w:rsidR="00103F43" w:rsidP="00103F43" w:rsidRDefault="00103F43" w14:paraId="6140BBA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 xml:space="preserve">        return a + </w:t>
      </w:r>
      <w:proofErr w:type="gramStart"/>
      <w:r w:rsidRPr="00103F43">
        <w:rPr>
          <w:rFonts w:eastAsia="Times New Roman" w:cs="Times New Roman"/>
          <w:kern w:val="0"/>
          <w:sz w:val="24"/>
          <w:szCs w:val="24"/>
          <w:highlight w:val="darkGray"/>
          <w:lang w:eastAsia="en-PH"/>
          <w14:ligatures w14:val="none"/>
        </w:rPr>
        <w:t>b;</w:t>
      </w:r>
      <w:proofErr w:type="gramEnd"/>
    </w:p>
    <w:p w:rsidRPr="00103F43" w:rsidR="00103F43" w:rsidP="00103F43" w:rsidRDefault="00103F43" w14:paraId="0B6B3289"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 xml:space="preserve">    }</w:t>
      </w:r>
    </w:p>
    <w:p w:rsidRPr="00103F43" w:rsidR="00103F43" w:rsidP="00103F43" w:rsidRDefault="00103F43" w14:paraId="2A7E6ED6"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w:t>
      </w:r>
    </w:p>
    <w:p w:rsidRPr="00103F43" w:rsidR="00103F43" w:rsidP="00103F43" w:rsidRDefault="00103F43" w14:paraId="4F6EE30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103F43" w:rsidR="00103F43" w:rsidP="00103F43" w:rsidRDefault="00103F43" w14:paraId="6C07805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public class Main {</w:t>
      </w:r>
    </w:p>
    <w:p w:rsidRPr="00103F43" w:rsidR="00103F43" w:rsidP="00103F43" w:rsidRDefault="00103F43" w14:paraId="76D387C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 xml:space="preserve">    public static void </w:t>
      </w:r>
      <w:proofErr w:type="gramStart"/>
      <w:r w:rsidRPr="00103F43">
        <w:rPr>
          <w:rFonts w:eastAsia="Times New Roman" w:cs="Times New Roman"/>
          <w:kern w:val="0"/>
          <w:sz w:val="24"/>
          <w:szCs w:val="24"/>
          <w:highlight w:val="darkGray"/>
          <w:lang w:eastAsia="en-PH"/>
          <w14:ligatures w14:val="none"/>
        </w:rPr>
        <w:t>main(String[</w:t>
      </w:r>
      <w:proofErr w:type="gramEnd"/>
      <w:r w:rsidRPr="00103F43">
        <w:rPr>
          <w:rFonts w:eastAsia="Times New Roman" w:cs="Times New Roman"/>
          <w:kern w:val="0"/>
          <w:sz w:val="24"/>
          <w:szCs w:val="24"/>
          <w:highlight w:val="darkGray"/>
          <w:lang w:eastAsia="en-PH"/>
          <w14:ligatures w14:val="none"/>
        </w:rPr>
        <w:t xml:space="preserve">] </w:t>
      </w:r>
      <w:proofErr w:type="spellStart"/>
      <w:r w:rsidRPr="00103F43">
        <w:rPr>
          <w:rFonts w:eastAsia="Times New Roman" w:cs="Times New Roman"/>
          <w:kern w:val="0"/>
          <w:sz w:val="24"/>
          <w:szCs w:val="24"/>
          <w:highlight w:val="darkGray"/>
          <w:lang w:eastAsia="en-PH"/>
          <w14:ligatures w14:val="none"/>
        </w:rPr>
        <w:t>args</w:t>
      </w:r>
      <w:proofErr w:type="spellEnd"/>
      <w:r w:rsidRPr="00103F43">
        <w:rPr>
          <w:rFonts w:eastAsia="Times New Roman" w:cs="Times New Roman"/>
          <w:kern w:val="0"/>
          <w:sz w:val="24"/>
          <w:szCs w:val="24"/>
          <w:highlight w:val="darkGray"/>
          <w:lang w:eastAsia="en-PH"/>
          <w14:ligatures w14:val="none"/>
        </w:rPr>
        <w:t>) {</w:t>
      </w:r>
    </w:p>
    <w:p w:rsidRPr="00103F43" w:rsidR="00103F43" w:rsidP="00103F43" w:rsidRDefault="00103F43" w14:paraId="2C0CFF5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 xml:space="preserve">        </w:t>
      </w:r>
      <w:proofErr w:type="spellStart"/>
      <w:r w:rsidRPr="00103F43">
        <w:rPr>
          <w:rFonts w:eastAsia="Times New Roman" w:cs="Times New Roman"/>
          <w:kern w:val="0"/>
          <w:sz w:val="24"/>
          <w:szCs w:val="24"/>
          <w:highlight w:val="darkGray"/>
          <w:lang w:eastAsia="en-PH"/>
          <w14:ligatures w14:val="none"/>
        </w:rPr>
        <w:t>MathOperation</w:t>
      </w:r>
      <w:proofErr w:type="spellEnd"/>
      <w:r w:rsidRPr="00103F43">
        <w:rPr>
          <w:rFonts w:eastAsia="Times New Roman" w:cs="Times New Roman"/>
          <w:kern w:val="0"/>
          <w:sz w:val="24"/>
          <w:szCs w:val="24"/>
          <w:highlight w:val="darkGray"/>
          <w:lang w:eastAsia="en-PH"/>
          <w14:ligatures w14:val="none"/>
        </w:rPr>
        <w:t xml:space="preserve"> math = new </w:t>
      </w:r>
      <w:proofErr w:type="spellStart"/>
      <w:proofErr w:type="gramStart"/>
      <w:r w:rsidRPr="00103F43">
        <w:rPr>
          <w:rFonts w:eastAsia="Times New Roman" w:cs="Times New Roman"/>
          <w:kern w:val="0"/>
          <w:sz w:val="24"/>
          <w:szCs w:val="24"/>
          <w:highlight w:val="darkGray"/>
          <w:lang w:eastAsia="en-PH"/>
          <w14:ligatures w14:val="none"/>
        </w:rPr>
        <w:t>MathOperation</w:t>
      </w:r>
      <w:proofErr w:type="spellEnd"/>
      <w:r w:rsidRPr="00103F43">
        <w:rPr>
          <w:rFonts w:eastAsia="Times New Roman" w:cs="Times New Roman"/>
          <w:kern w:val="0"/>
          <w:sz w:val="24"/>
          <w:szCs w:val="24"/>
          <w:highlight w:val="darkGray"/>
          <w:lang w:eastAsia="en-PH"/>
          <w14:ligatures w14:val="none"/>
        </w:rPr>
        <w:t>();</w:t>
      </w:r>
      <w:proofErr w:type="gramEnd"/>
    </w:p>
    <w:p w:rsidRPr="00103F43" w:rsidR="00103F43" w:rsidP="00103F43" w:rsidRDefault="00103F43" w14:paraId="09AD686F"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 xml:space="preserve">        </w:t>
      </w:r>
      <w:proofErr w:type="spellStart"/>
      <w:r w:rsidRPr="00103F43">
        <w:rPr>
          <w:rFonts w:eastAsia="Times New Roman" w:cs="Times New Roman"/>
          <w:kern w:val="0"/>
          <w:sz w:val="24"/>
          <w:szCs w:val="24"/>
          <w:highlight w:val="darkGray"/>
          <w:lang w:eastAsia="en-PH"/>
          <w14:ligatures w14:val="none"/>
        </w:rPr>
        <w:t>System.out.println</w:t>
      </w:r>
      <w:proofErr w:type="spellEnd"/>
      <w:r w:rsidRPr="00103F43">
        <w:rPr>
          <w:rFonts w:eastAsia="Times New Roman" w:cs="Times New Roman"/>
          <w:kern w:val="0"/>
          <w:sz w:val="24"/>
          <w:szCs w:val="24"/>
          <w:highlight w:val="darkGray"/>
          <w:lang w:eastAsia="en-PH"/>
          <w14:ligatures w14:val="none"/>
        </w:rPr>
        <w:t>(</w:t>
      </w:r>
      <w:proofErr w:type="spellStart"/>
      <w:proofErr w:type="gramStart"/>
      <w:r w:rsidRPr="00103F43">
        <w:rPr>
          <w:rFonts w:eastAsia="Times New Roman" w:cs="Times New Roman"/>
          <w:kern w:val="0"/>
          <w:sz w:val="24"/>
          <w:szCs w:val="24"/>
          <w:highlight w:val="darkGray"/>
          <w:lang w:eastAsia="en-PH"/>
          <w14:ligatures w14:val="none"/>
        </w:rPr>
        <w:t>math.add</w:t>
      </w:r>
      <w:proofErr w:type="spellEnd"/>
      <w:r w:rsidRPr="00103F43">
        <w:rPr>
          <w:rFonts w:eastAsia="Times New Roman" w:cs="Times New Roman"/>
          <w:kern w:val="0"/>
          <w:sz w:val="24"/>
          <w:szCs w:val="24"/>
          <w:highlight w:val="darkGray"/>
          <w:lang w:eastAsia="en-PH"/>
          <w14:ligatures w14:val="none"/>
        </w:rPr>
        <w:t>(</w:t>
      </w:r>
      <w:proofErr w:type="gramEnd"/>
      <w:r w:rsidRPr="00103F43">
        <w:rPr>
          <w:rFonts w:eastAsia="Times New Roman" w:cs="Times New Roman"/>
          <w:kern w:val="0"/>
          <w:sz w:val="24"/>
          <w:szCs w:val="24"/>
          <w:highlight w:val="darkGray"/>
          <w:lang w:eastAsia="en-PH"/>
          <w14:ligatures w14:val="none"/>
        </w:rPr>
        <w:t>5, 10)</w:t>
      </w:r>
      <w:proofErr w:type="gramStart"/>
      <w:r w:rsidRPr="00103F43">
        <w:rPr>
          <w:rFonts w:eastAsia="Times New Roman" w:cs="Times New Roman"/>
          <w:kern w:val="0"/>
          <w:sz w:val="24"/>
          <w:szCs w:val="24"/>
          <w:highlight w:val="darkGray"/>
          <w:lang w:eastAsia="en-PH"/>
          <w14:ligatures w14:val="none"/>
        </w:rPr>
        <w:t>);</w:t>
      </w:r>
      <w:proofErr w:type="gramEnd"/>
    </w:p>
    <w:p w:rsidRPr="00103F43" w:rsidR="00103F43" w:rsidP="00103F43" w:rsidRDefault="00103F43" w14:paraId="5C8C0F0A"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 xml:space="preserve">        </w:t>
      </w:r>
      <w:proofErr w:type="spellStart"/>
      <w:r w:rsidRPr="00103F43">
        <w:rPr>
          <w:rFonts w:eastAsia="Times New Roman" w:cs="Times New Roman"/>
          <w:kern w:val="0"/>
          <w:sz w:val="24"/>
          <w:szCs w:val="24"/>
          <w:highlight w:val="darkGray"/>
          <w:lang w:eastAsia="en-PH"/>
          <w14:ligatures w14:val="none"/>
        </w:rPr>
        <w:t>System.out.println</w:t>
      </w:r>
      <w:proofErr w:type="spellEnd"/>
      <w:r w:rsidRPr="00103F43">
        <w:rPr>
          <w:rFonts w:eastAsia="Times New Roman" w:cs="Times New Roman"/>
          <w:kern w:val="0"/>
          <w:sz w:val="24"/>
          <w:szCs w:val="24"/>
          <w:highlight w:val="darkGray"/>
          <w:lang w:eastAsia="en-PH"/>
          <w14:ligatures w14:val="none"/>
        </w:rPr>
        <w:t>(</w:t>
      </w:r>
      <w:proofErr w:type="spellStart"/>
      <w:proofErr w:type="gramStart"/>
      <w:r w:rsidRPr="00103F43">
        <w:rPr>
          <w:rFonts w:eastAsia="Times New Roman" w:cs="Times New Roman"/>
          <w:kern w:val="0"/>
          <w:sz w:val="24"/>
          <w:szCs w:val="24"/>
          <w:highlight w:val="darkGray"/>
          <w:lang w:eastAsia="en-PH"/>
          <w14:ligatures w14:val="none"/>
        </w:rPr>
        <w:t>math.add</w:t>
      </w:r>
      <w:proofErr w:type="spellEnd"/>
      <w:r w:rsidRPr="00103F43">
        <w:rPr>
          <w:rFonts w:eastAsia="Times New Roman" w:cs="Times New Roman"/>
          <w:kern w:val="0"/>
          <w:sz w:val="24"/>
          <w:szCs w:val="24"/>
          <w:highlight w:val="darkGray"/>
          <w:lang w:eastAsia="en-PH"/>
          <w14:ligatures w14:val="none"/>
        </w:rPr>
        <w:t>(</w:t>
      </w:r>
      <w:proofErr w:type="gramEnd"/>
      <w:r w:rsidRPr="00103F43">
        <w:rPr>
          <w:rFonts w:eastAsia="Times New Roman" w:cs="Times New Roman"/>
          <w:kern w:val="0"/>
          <w:sz w:val="24"/>
          <w:szCs w:val="24"/>
          <w:highlight w:val="darkGray"/>
          <w:lang w:eastAsia="en-PH"/>
          <w14:ligatures w14:val="none"/>
        </w:rPr>
        <w:t>2.5, 3.5)</w:t>
      </w:r>
      <w:proofErr w:type="gramStart"/>
      <w:r w:rsidRPr="00103F43">
        <w:rPr>
          <w:rFonts w:eastAsia="Times New Roman" w:cs="Times New Roman"/>
          <w:kern w:val="0"/>
          <w:sz w:val="24"/>
          <w:szCs w:val="24"/>
          <w:highlight w:val="darkGray"/>
          <w:lang w:eastAsia="en-PH"/>
          <w14:ligatures w14:val="none"/>
        </w:rPr>
        <w:t>);</w:t>
      </w:r>
      <w:proofErr w:type="gramEnd"/>
    </w:p>
    <w:p w:rsidRPr="00103F43" w:rsidR="00103F43" w:rsidP="00103F43" w:rsidRDefault="00103F43" w14:paraId="0429CCA0"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 xml:space="preserve">    }</w:t>
      </w:r>
    </w:p>
    <w:p w:rsidR="00103F43" w:rsidP="00103F43" w:rsidRDefault="00103F43" w14:paraId="331E6C23" w14:textId="529BCF5F">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103F43">
        <w:rPr>
          <w:rFonts w:eastAsia="Times New Roman" w:cs="Times New Roman"/>
          <w:kern w:val="0"/>
          <w:sz w:val="24"/>
          <w:szCs w:val="24"/>
          <w:highlight w:val="darkGray"/>
          <w:lang w:eastAsia="en-PH"/>
          <w14:ligatures w14:val="none"/>
        </w:rPr>
        <w:t>}</w:t>
      </w:r>
    </w:p>
    <w:p w:rsidRPr="00103F43" w:rsidR="00103F43" w:rsidP="00103F43" w:rsidRDefault="00103F43" w14:paraId="45CE4491" w14:textId="77C24CCE">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103F43">
        <w:rPr>
          <w:rFonts w:eastAsia="Times New Roman" w:cs="Times New Roman"/>
          <w:b/>
          <w:bCs/>
          <w:kern w:val="0"/>
          <w:sz w:val="24"/>
          <w:szCs w:val="24"/>
          <w:lang w:eastAsia="en-PH"/>
          <w14:ligatures w14:val="none"/>
        </w:rPr>
        <w:t>Output:</w:t>
      </w:r>
    </w:p>
    <w:p w:rsidRPr="00103F43" w:rsidR="00103F43" w:rsidP="00103F43" w:rsidRDefault="00103F43" w14:paraId="48F8D346"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103F43">
        <w:rPr>
          <w:rFonts w:eastAsia="Times New Roman" w:cs="Times New Roman"/>
          <w:kern w:val="0"/>
          <w:sz w:val="24"/>
          <w:szCs w:val="24"/>
          <w:highlight w:val="darkGray"/>
          <w:lang w:eastAsia="en-PH"/>
          <w14:ligatures w14:val="none"/>
        </w:rPr>
        <w:t>15</w:t>
      </w:r>
    </w:p>
    <w:p w:rsidRPr="00103F43" w:rsidR="00103F43" w:rsidP="00103F43" w:rsidRDefault="00103F43" w14:paraId="278345D5" w14:textId="0CCDED90">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103F43">
        <w:rPr>
          <w:rFonts w:eastAsia="Times New Roman" w:cs="Times New Roman"/>
          <w:kern w:val="0"/>
          <w:sz w:val="24"/>
          <w:szCs w:val="24"/>
          <w:highlight w:val="darkGray"/>
          <w:lang w:eastAsia="en-PH"/>
          <w14:ligatures w14:val="none"/>
        </w:rPr>
        <w:t>6.0</w:t>
      </w:r>
    </w:p>
    <w:p w:rsidRPr="00103F43" w:rsidR="009375D5" w:rsidP="00103F43" w:rsidRDefault="00103F43" w14:paraId="2F395164" w14:textId="099BF58E">
      <w:pPr>
        <w:numPr>
          <w:ilvl w:val="0"/>
          <w:numId w:val="0"/>
        </w:numPr>
        <w:spacing w:before="100" w:beforeAutospacing="1" w:after="100" w:afterAutospacing="1" w:line="240" w:lineRule="auto"/>
        <w:ind w:left="720" w:hanging="720"/>
        <w:rPr>
          <w:rFonts w:eastAsia="Times New Roman" w:cs="Times New Roman"/>
          <w:kern w:val="0"/>
          <w:sz w:val="24"/>
          <w:szCs w:val="24"/>
          <w:lang w:eastAsia="en-PH"/>
          <w14:ligatures w14:val="none"/>
        </w:rPr>
      </w:pPr>
      <w:r w:rsidRPr="00781F5C">
        <w:rPr>
          <w:rFonts w:eastAsia="Times New Roman" w:cs="Times New Roman"/>
          <w:b/>
          <w:bCs/>
          <w:kern w:val="0"/>
          <w:sz w:val="24"/>
          <w:szCs w:val="24"/>
          <w:lang w:eastAsia="en-PH"/>
          <w14:ligatures w14:val="none"/>
        </w:rPr>
        <w:tab/>
      </w:r>
      <w:r w:rsidRPr="00781F5C">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781F5C" w:rsidR="00781F5C">
        <w:rPr>
          <w:rFonts w:eastAsia="Times New Roman" w:cs="Times New Roman"/>
          <w:kern w:val="0"/>
          <w:sz w:val="24"/>
          <w:szCs w:val="24"/>
          <w:lang w:eastAsia="en-PH"/>
          <w14:ligatures w14:val="none"/>
        </w:rPr>
        <w:t xml:space="preserve">Both methods are named </w:t>
      </w:r>
      <w:proofErr w:type="gramStart"/>
      <w:r w:rsidRPr="00781F5C" w:rsidR="00781F5C">
        <w:rPr>
          <w:rFonts w:eastAsia="Times New Roman" w:cs="Times New Roman"/>
          <w:kern w:val="0"/>
          <w:sz w:val="24"/>
          <w:szCs w:val="24"/>
          <w:highlight w:val="darkGray"/>
          <w:lang w:eastAsia="en-PH"/>
          <w14:ligatures w14:val="none"/>
        </w:rPr>
        <w:t>add(</w:t>
      </w:r>
      <w:proofErr w:type="gramEnd"/>
      <w:r w:rsidRPr="00781F5C" w:rsidR="00781F5C">
        <w:rPr>
          <w:rFonts w:eastAsia="Times New Roman" w:cs="Times New Roman"/>
          <w:kern w:val="0"/>
          <w:sz w:val="24"/>
          <w:szCs w:val="24"/>
          <w:highlight w:val="darkGray"/>
          <w:lang w:eastAsia="en-PH"/>
          <w14:ligatures w14:val="none"/>
        </w:rPr>
        <w:t>)</w:t>
      </w:r>
      <w:r w:rsidRPr="00781F5C" w:rsidR="00781F5C">
        <w:rPr>
          <w:rFonts w:eastAsia="Times New Roman" w:cs="Times New Roman"/>
          <w:kern w:val="0"/>
          <w:sz w:val="24"/>
          <w:szCs w:val="24"/>
          <w:lang w:eastAsia="en-PH"/>
          <w14:ligatures w14:val="none"/>
        </w:rPr>
        <w:t xml:space="preserve">, but they differ in their </w:t>
      </w:r>
      <w:r w:rsidRPr="00781F5C" w:rsidR="00781F5C">
        <w:rPr>
          <w:rFonts w:eastAsia="Times New Roman" w:cs="Times New Roman"/>
          <w:b/>
          <w:bCs/>
          <w:kern w:val="0"/>
          <w:sz w:val="24"/>
          <w:szCs w:val="24"/>
          <w:lang w:eastAsia="en-PH"/>
          <w14:ligatures w14:val="none"/>
        </w:rPr>
        <w:t>parameter types</w:t>
      </w:r>
      <w:r w:rsidRPr="00781F5C" w:rsidR="00781F5C">
        <w:rPr>
          <w:rFonts w:eastAsia="Times New Roman" w:cs="Times New Roman"/>
          <w:kern w:val="0"/>
          <w:sz w:val="24"/>
          <w:szCs w:val="24"/>
          <w:lang w:eastAsia="en-PH"/>
          <w14:ligatures w14:val="none"/>
        </w:rPr>
        <w:t xml:space="preserve">. Java automatically decides which one to call based on the arguments used. This is an example of </w:t>
      </w:r>
      <w:r w:rsidRPr="00781F5C" w:rsidR="00781F5C">
        <w:rPr>
          <w:rFonts w:eastAsia="Times New Roman" w:cs="Times New Roman"/>
          <w:b/>
          <w:bCs/>
          <w:kern w:val="0"/>
          <w:sz w:val="24"/>
          <w:szCs w:val="24"/>
          <w:lang w:eastAsia="en-PH"/>
          <w14:ligatures w14:val="none"/>
        </w:rPr>
        <w:t>compile-time polymorphism</w:t>
      </w:r>
      <w:r w:rsidRPr="00781F5C" w:rsidR="00781F5C">
        <w:rPr>
          <w:rFonts w:eastAsia="Times New Roman" w:cs="Times New Roman"/>
          <w:kern w:val="0"/>
          <w:sz w:val="24"/>
          <w:szCs w:val="24"/>
          <w:lang w:eastAsia="en-PH"/>
          <w14:ligatures w14:val="none"/>
        </w:rPr>
        <w:t xml:space="preserve"> because the method is chosen before the program runs.</w:t>
      </w:r>
    </w:p>
    <w:p w:rsidR="009375D5" w:rsidP="009375D5" w:rsidRDefault="009375D5" w14:paraId="66B69D57" w14:textId="77777777">
      <w:pPr>
        <w:pStyle w:val="ListParagraph"/>
        <w:numPr>
          <w:ilvl w:val="0"/>
          <w:numId w:val="0"/>
        </w:numPr>
        <w:spacing w:before="100" w:beforeAutospacing="1" w:after="100" w:afterAutospacing="1" w:line="240" w:lineRule="auto"/>
        <w:ind w:left="1440"/>
        <w:rPr>
          <w:rFonts w:eastAsia="Times New Roman" w:cs="Times New Roman"/>
          <w:kern w:val="0"/>
          <w:sz w:val="24"/>
          <w:szCs w:val="24"/>
          <w:lang w:eastAsia="en-PH"/>
          <w14:ligatures w14:val="none"/>
        </w:rPr>
      </w:pPr>
    </w:p>
    <w:p w:rsidR="00CD1CE2" w:rsidP="005E4004" w:rsidRDefault="00711FF1" w14:paraId="3E338868" w14:textId="28A777EB">
      <w:pPr>
        <w:pStyle w:val="ListParagraph"/>
        <w:numPr>
          <w:ilvl w:val="0"/>
          <w:numId w:val="69"/>
        </w:numPr>
        <w:spacing w:before="100" w:beforeAutospacing="1" w:after="100" w:afterAutospacing="1" w:line="240" w:lineRule="auto"/>
        <w:rPr>
          <w:rFonts w:eastAsia="Times New Roman" w:cs="Times New Roman"/>
          <w:b/>
          <w:bCs/>
          <w:kern w:val="0"/>
          <w:sz w:val="24"/>
          <w:szCs w:val="24"/>
          <w:lang w:eastAsia="en-PH"/>
          <w14:ligatures w14:val="none"/>
        </w:rPr>
      </w:pPr>
      <w:r w:rsidRPr="00711FF1">
        <w:rPr>
          <w:rFonts w:eastAsia="Times New Roman" w:cs="Times New Roman"/>
          <w:b/>
          <w:bCs/>
          <w:kern w:val="0"/>
          <w:sz w:val="24"/>
          <w:szCs w:val="24"/>
          <w:lang w:eastAsia="en-PH"/>
          <w14:ligatures w14:val="none"/>
        </w:rPr>
        <w:t>Runtime Polymorphism (Method Overriding)</w:t>
      </w:r>
    </w:p>
    <w:p w:rsidRPr="0045037D" w:rsidR="0045037D" w:rsidP="0045037D" w:rsidRDefault="0045037D" w14:paraId="1182CAF6" w14:textId="36684D89">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45037D">
        <w:rPr>
          <w:rFonts w:eastAsia="Times New Roman" w:cs="Times New Roman"/>
          <w:kern w:val="0"/>
          <w:sz w:val="24"/>
          <w:szCs w:val="24"/>
          <w:lang w:eastAsia="en-PH"/>
          <w14:ligatures w14:val="none"/>
        </w:rPr>
        <w:t xml:space="preserve">Achieved when a </w:t>
      </w:r>
      <w:r w:rsidRPr="0045037D">
        <w:rPr>
          <w:rFonts w:eastAsia="Times New Roman" w:cs="Times New Roman"/>
          <w:b/>
          <w:bCs/>
          <w:kern w:val="0"/>
          <w:sz w:val="24"/>
          <w:szCs w:val="24"/>
          <w:lang w:eastAsia="en-PH"/>
          <w14:ligatures w14:val="none"/>
        </w:rPr>
        <w:t>subclass overrides</w:t>
      </w:r>
      <w:r w:rsidRPr="0045037D">
        <w:rPr>
          <w:rFonts w:eastAsia="Times New Roman" w:cs="Times New Roman"/>
          <w:kern w:val="0"/>
          <w:sz w:val="24"/>
          <w:szCs w:val="24"/>
          <w:lang w:eastAsia="en-PH"/>
          <w14:ligatures w14:val="none"/>
        </w:rPr>
        <w:t xml:space="preserve"> a method from its </w:t>
      </w:r>
      <w:r w:rsidRPr="0045037D">
        <w:rPr>
          <w:rFonts w:eastAsia="Times New Roman" w:cs="Times New Roman"/>
          <w:b/>
          <w:bCs/>
          <w:kern w:val="0"/>
          <w:sz w:val="24"/>
          <w:szCs w:val="24"/>
          <w:lang w:eastAsia="en-PH"/>
          <w14:ligatures w14:val="none"/>
        </w:rPr>
        <w:t>superclass</w:t>
      </w:r>
      <w:r w:rsidRPr="0045037D">
        <w:rPr>
          <w:rFonts w:eastAsia="Times New Roman" w:cs="Times New Roman"/>
          <w:kern w:val="0"/>
          <w:sz w:val="24"/>
          <w:szCs w:val="24"/>
          <w:lang w:eastAsia="en-PH"/>
          <w14:ligatures w14:val="none"/>
        </w:rPr>
        <w:t>.</w:t>
      </w:r>
    </w:p>
    <w:p w:rsidRPr="0045037D" w:rsidR="0045037D" w:rsidP="0045037D" w:rsidRDefault="0045037D" w14:paraId="61B10280" w14:textId="124CC82E">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45037D">
        <w:rPr>
          <w:rFonts w:eastAsia="Times New Roman" w:cs="Times New Roman"/>
          <w:kern w:val="0"/>
          <w:sz w:val="24"/>
          <w:szCs w:val="24"/>
          <w:lang w:eastAsia="en-PH"/>
          <w14:ligatures w14:val="none"/>
        </w:rPr>
        <w:t xml:space="preserve">The method that gets executed depends on the </w:t>
      </w:r>
      <w:r w:rsidRPr="0045037D">
        <w:rPr>
          <w:rFonts w:eastAsia="Times New Roman" w:cs="Times New Roman"/>
          <w:b/>
          <w:bCs/>
          <w:kern w:val="0"/>
          <w:sz w:val="24"/>
          <w:szCs w:val="24"/>
          <w:lang w:eastAsia="en-PH"/>
          <w14:ligatures w14:val="none"/>
        </w:rPr>
        <w:t>object type at runtime</w:t>
      </w:r>
      <w:r w:rsidRPr="0045037D">
        <w:rPr>
          <w:rFonts w:eastAsia="Times New Roman" w:cs="Times New Roman"/>
          <w:kern w:val="0"/>
          <w:sz w:val="24"/>
          <w:szCs w:val="24"/>
          <w:lang w:eastAsia="en-PH"/>
          <w14:ligatures w14:val="none"/>
        </w:rPr>
        <w:t>.</w:t>
      </w:r>
    </w:p>
    <w:p w:rsidR="00711FF1" w:rsidP="00202837" w:rsidRDefault="00202837" w14:paraId="70CDFA4F" w14:textId="31DC5E3D">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Sample code:</w:t>
      </w:r>
    </w:p>
    <w:p w:rsidRPr="00202837" w:rsidR="00202837" w:rsidP="00202837" w:rsidRDefault="00202837" w14:paraId="6CA19222"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class Vehicle {</w:t>
      </w:r>
    </w:p>
    <w:p w:rsidRPr="00202837" w:rsidR="00202837" w:rsidP="00202837" w:rsidRDefault="00202837" w14:paraId="0D70190B"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 xml:space="preserve">    void </w:t>
      </w:r>
      <w:proofErr w:type="gramStart"/>
      <w:r w:rsidRPr="00202837">
        <w:rPr>
          <w:rFonts w:eastAsia="Times New Roman" w:cs="Times New Roman"/>
          <w:kern w:val="0"/>
          <w:sz w:val="24"/>
          <w:szCs w:val="24"/>
          <w:highlight w:val="darkGray"/>
          <w:lang w:eastAsia="en-PH"/>
          <w14:ligatures w14:val="none"/>
        </w:rPr>
        <w:t>move(</w:t>
      </w:r>
      <w:proofErr w:type="gramEnd"/>
      <w:r w:rsidRPr="00202837">
        <w:rPr>
          <w:rFonts w:eastAsia="Times New Roman" w:cs="Times New Roman"/>
          <w:kern w:val="0"/>
          <w:sz w:val="24"/>
          <w:szCs w:val="24"/>
          <w:highlight w:val="darkGray"/>
          <w:lang w:eastAsia="en-PH"/>
          <w14:ligatures w14:val="none"/>
        </w:rPr>
        <w:t>) {</w:t>
      </w:r>
    </w:p>
    <w:p w:rsidRPr="00202837" w:rsidR="00202837" w:rsidP="00202837" w:rsidRDefault="00202837" w14:paraId="207D63AF"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 xml:space="preserve">        </w:t>
      </w:r>
      <w:proofErr w:type="spellStart"/>
      <w:r w:rsidRPr="00202837">
        <w:rPr>
          <w:rFonts w:eastAsia="Times New Roman" w:cs="Times New Roman"/>
          <w:kern w:val="0"/>
          <w:sz w:val="24"/>
          <w:szCs w:val="24"/>
          <w:highlight w:val="darkGray"/>
          <w:lang w:eastAsia="en-PH"/>
          <w14:ligatures w14:val="none"/>
        </w:rPr>
        <w:t>System.out.println</w:t>
      </w:r>
      <w:proofErr w:type="spellEnd"/>
      <w:r w:rsidRPr="00202837">
        <w:rPr>
          <w:rFonts w:eastAsia="Times New Roman" w:cs="Times New Roman"/>
          <w:kern w:val="0"/>
          <w:sz w:val="24"/>
          <w:szCs w:val="24"/>
          <w:highlight w:val="darkGray"/>
          <w:lang w:eastAsia="en-PH"/>
          <w14:ligatures w14:val="none"/>
        </w:rPr>
        <w:t>("The vehicle moves."</w:t>
      </w:r>
      <w:proofErr w:type="gramStart"/>
      <w:r w:rsidRPr="00202837">
        <w:rPr>
          <w:rFonts w:eastAsia="Times New Roman" w:cs="Times New Roman"/>
          <w:kern w:val="0"/>
          <w:sz w:val="24"/>
          <w:szCs w:val="24"/>
          <w:highlight w:val="darkGray"/>
          <w:lang w:eastAsia="en-PH"/>
          <w14:ligatures w14:val="none"/>
        </w:rPr>
        <w:t>);</w:t>
      </w:r>
      <w:proofErr w:type="gramEnd"/>
    </w:p>
    <w:p w:rsidRPr="00202837" w:rsidR="00202837" w:rsidP="00202837" w:rsidRDefault="00202837" w14:paraId="0565FC41"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 xml:space="preserve">    }</w:t>
      </w:r>
    </w:p>
    <w:p w:rsidRPr="00202837" w:rsidR="00202837" w:rsidP="00202837" w:rsidRDefault="00202837" w14:paraId="348B0EA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w:t>
      </w:r>
    </w:p>
    <w:p w:rsidRPr="00202837" w:rsidR="00202837" w:rsidP="00202837" w:rsidRDefault="00202837" w14:paraId="55BCCEC4"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202837" w:rsidR="00202837" w:rsidP="00202837" w:rsidRDefault="00202837" w14:paraId="47550959"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class Car extends Vehicle {</w:t>
      </w:r>
    </w:p>
    <w:p w:rsidRPr="00202837" w:rsidR="00202837" w:rsidP="00202837" w:rsidRDefault="00202837" w14:paraId="2454748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 xml:space="preserve">    void </w:t>
      </w:r>
      <w:proofErr w:type="gramStart"/>
      <w:r w:rsidRPr="00202837">
        <w:rPr>
          <w:rFonts w:eastAsia="Times New Roman" w:cs="Times New Roman"/>
          <w:kern w:val="0"/>
          <w:sz w:val="24"/>
          <w:szCs w:val="24"/>
          <w:highlight w:val="darkGray"/>
          <w:lang w:eastAsia="en-PH"/>
          <w14:ligatures w14:val="none"/>
        </w:rPr>
        <w:t>move(</w:t>
      </w:r>
      <w:proofErr w:type="gramEnd"/>
      <w:r w:rsidRPr="00202837">
        <w:rPr>
          <w:rFonts w:eastAsia="Times New Roman" w:cs="Times New Roman"/>
          <w:kern w:val="0"/>
          <w:sz w:val="24"/>
          <w:szCs w:val="24"/>
          <w:highlight w:val="darkGray"/>
          <w:lang w:eastAsia="en-PH"/>
          <w14:ligatures w14:val="none"/>
        </w:rPr>
        <w:t>) {</w:t>
      </w:r>
    </w:p>
    <w:p w:rsidRPr="00202837" w:rsidR="00202837" w:rsidP="00202837" w:rsidRDefault="00202837" w14:paraId="57060BD2"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 xml:space="preserve">        </w:t>
      </w:r>
      <w:proofErr w:type="spellStart"/>
      <w:r w:rsidRPr="00202837">
        <w:rPr>
          <w:rFonts w:eastAsia="Times New Roman" w:cs="Times New Roman"/>
          <w:kern w:val="0"/>
          <w:sz w:val="24"/>
          <w:szCs w:val="24"/>
          <w:highlight w:val="darkGray"/>
          <w:lang w:eastAsia="en-PH"/>
          <w14:ligatures w14:val="none"/>
        </w:rPr>
        <w:t>System.out.println</w:t>
      </w:r>
      <w:proofErr w:type="spellEnd"/>
      <w:r w:rsidRPr="00202837">
        <w:rPr>
          <w:rFonts w:eastAsia="Times New Roman" w:cs="Times New Roman"/>
          <w:kern w:val="0"/>
          <w:sz w:val="24"/>
          <w:szCs w:val="24"/>
          <w:highlight w:val="darkGray"/>
          <w:lang w:eastAsia="en-PH"/>
          <w14:ligatures w14:val="none"/>
        </w:rPr>
        <w:t>("The car drives on the road."</w:t>
      </w:r>
      <w:proofErr w:type="gramStart"/>
      <w:r w:rsidRPr="00202837">
        <w:rPr>
          <w:rFonts w:eastAsia="Times New Roman" w:cs="Times New Roman"/>
          <w:kern w:val="0"/>
          <w:sz w:val="24"/>
          <w:szCs w:val="24"/>
          <w:highlight w:val="darkGray"/>
          <w:lang w:eastAsia="en-PH"/>
          <w14:ligatures w14:val="none"/>
        </w:rPr>
        <w:t>);</w:t>
      </w:r>
      <w:proofErr w:type="gramEnd"/>
    </w:p>
    <w:p w:rsidRPr="00202837" w:rsidR="00202837" w:rsidP="00202837" w:rsidRDefault="00202837" w14:paraId="1E004F68"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 xml:space="preserve">    }</w:t>
      </w:r>
    </w:p>
    <w:p w:rsidRPr="00202837" w:rsidR="00202837" w:rsidP="00202837" w:rsidRDefault="00202837" w14:paraId="0CF313A3"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w:t>
      </w:r>
    </w:p>
    <w:p w:rsidRPr="00202837" w:rsidR="00202837" w:rsidP="00202837" w:rsidRDefault="00202837" w14:paraId="6445194C"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202837" w:rsidR="00202837" w:rsidP="00202837" w:rsidRDefault="00202837" w14:paraId="49E86495"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public class Main {</w:t>
      </w:r>
    </w:p>
    <w:p w:rsidRPr="00202837" w:rsidR="00202837" w:rsidP="00202837" w:rsidRDefault="00202837" w14:paraId="73677826"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 xml:space="preserve">    public static void </w:t>
      </w:r>
      <w:proofErr w:type="gramStart"/>
      <w:r w:rsidRPr="00202837">
        <w:rPr>
          <w:rFonts w:eastAsia="Times New Roman" w:cs="Times New Roman"/>
          <w:kern w:val="0"/>
          <w:sz w:val="24"/>
          <w:szCs w:val="24"/>
          <w:highlight w:val="darkGray"/>
          <w:lang w:eastAsia="en-PH"/>
          <w14:ligatures w14:val="none"/>
        </w:rPr>
        <w:t>main(String[</w:t>
      </w:r>
      <w:proofErr w:type="gramEnd"/>
      <w:r w:rsidRPr="00202837">
        <w:rPr>
          <w:rFonts w:eastAsia="Times New Roman" w:cs="Times New Roman"/>
          <w:kern w:val="0"/>
          <w:sz w:val="24"/>
          <w:szCs w:val="24"/>
          <w:highlight w:val="darkGray"/>
          <w:lang w:eastAsia="en-PH"/>
          <w14:ligatures w14:val="none"/>
        </w:rPr>
        <w:t xml:space="preserve">] </w:t>
      </w:r>
      <w:proofErr w:type="spellStart"/>
      <w:r w:rsidRPr="00202837">
        <w:rPr>
          <w:rFonts w:eastAsia="Times New Roman" w:cs="Times New Roman"/>
          <w:kern w:val="0"/>
          <w:sz w:val="24"/>
          <w:szCs w:val="24"/>
          <w:highlight w:val="darkGray"/>
          <w:lang w:eastAsia="en-PH"/>
          <w14:ligatures w14:val="none"/>
        </w:rPr>
        <w:t>args</w:t>
      </w:r>
      <w:proofErr w:type="spellEnd"/>
      <w:r w:rsidRPr="00202837">
        <w:rPr>
          <w:rFonts w:eastAsia="Times New Roman" w:cs="Times New Roman"/>
          <w:kern w:val="0"/>
          <w:sz w:val="24"/>
          <w:szCs w:val="24"/>
          <w:highlight w:val="darkGray"/>
          <w:lang w:eastAsia="en-PH"/>
          <w14:ligatures w14:val="none"/>
        </w:rPr>
        <w:t>) {</w:t>
      </w:r>
    </w:p>
    <w:p w:rsidRPr="00202837" w:rsidR="00202837" w:rsidP="00202837" w:rsidRDefault="00202837" w14:paraId="637949B5"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 xml:space="preserve">        Vehicle v = new </w:t>
      </w:r>
      <w:proofErr w:type="gramStart"/>
      <w:r w:rsidRPr="00202837">
        <w:rPr>
          <w:rFonts w:eastAsia="Times New Roman" w:cs="Times New Roman"/>
          <w:kern w:val="0"/>
          <w:sz w:val="24"/>
          <w:szCs w:val="24"/>
          <w:highlight w:val="darkGray"/>
          <w:lang w:eastAsia="en-PH"/>
          <w14:ligatures w14:val="none"/>
        </w:rPr>
        <w:t>Car();</w:t>
      </w:r>
      <w:proofErr w:type="gramEnd"/>
    </w:p>
    <w:p w:rsidRPr="00202837" w:rsidR="00202837" w:rsidP="00202837" w:rsidRDefault="00202837" w14:paraId="3F0D80FE"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 xml:space="preserve">        </w:t>
      </w:r>
      <w:proofErr w:type="spellStart"/>
      <w:r w:rsidRPr="00202837">
        <w:rPr>
          <w:rFonts w:eastAsia="Times New Roman" w:cs="Times New Roman"/>
          <w:kern w:val="0"/>
          <w:sz w:val="24"/>
          <w:szCs w:val="24"/>
          <w:highlight w:val="darkGray"/>
          <w:lang w:eastAsia="en-PH"/>
          <w14:ligatures w14:val="none"/>
        </w:rPr>
        <w:t>v.</w:t>
      </w:r>
      <w:proofErr w:type="gramStart"/>
      <w:r w:rsidRPr="00202837">
        <w:rPr>
          <w:rFonts w:eastAsia="Times New Roman" w:cs="Times New Roman"/>
          <w:kern w:val="0"/>
          <w:sz w:val="24"/>
          <w:szCs w:val="24"/>
          <w:highlight w:val="darkGray"/>
          <w:lang w:eastAsia="en-PH"/>
          <w14:ligatures w14:val="none"/>
        </w:rPr>
        <w:t>move</w:t>
      </w:r>
      <w:proofErr w:type="spellEnd"/>
      <w:r w:rsidRPr="00202837">
        <w:rPr>
          <w:rFonts w:eastAsia="Times New Roman" w:cs="Times New Roman"/>
          <w:kern w:val="0"/>
          <w:sz w:val="24"/>
          <w:szCs w:val="24"/>
          <w:highlight w:val="darkGray"/>
          <w:lang w:eastAsia="en-PH"/>
          <w14:ligatures w14:val="none"/>
        </w:rPr>
        <w:t>();</w:t>
      </w:r>
      <w:proofErr w:type="gramEnd"/>
    </w:p>
    <w:p w:rsidRPr="00202837" w:rsidR="00202837" w:rsidP="00202837" w:rsidRDefault="00202837" w14:paraId="041A5AC2"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02837">
        <w:rPr>
          <w:rFonts w:eastAsia="Times New Roman" w:cs="Times New Roman"/>
          <w:kern w:val="0"/>
          <w:sz w:val="24"/>
          <w:szCs w:val="24"/>
          <w:highlight w:val="darkGray"/>
          <w:lang w:eastAsia="en-PH"/>
          <w14:ligatures w14:val="none"/>
        </w:rPr>
        <w:t xml:space="preserve">    }</w:t>
      </w:r>
    </w:p>
    <w:p w:rsidR="00202837" w:rsidP="00202837" w:rsidRDefault="00202837" w14:paraId="2AA659AA" w14:textId="021866B9">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202837">
        <w:rPr>
          <w:rFonts w:eastAsia="Times New Roman" w:cs="Times New Roman"/>
          <w:kern w:val="0"/>
          <w:sz w:val="24"/>
          <w:szCs w:val="24"/>
          <w:highlight w:val="darkGray"/>
          <w:lang w:eastAsia="en-PH"/>
          <w14:ligatures w14:val="none"/>
        </w:rPr>
        <w:t>}</w:t>
      </w:r>
    </w:p>
    <w:p w:rsidR="00202837" w:rsidP="00202837" w:rsidRDefault="00202837" w14:paraId="2CDA3FF2" w14:textId="08938ED5">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sidRPr="00202837">
        <w:rPr>
          <w:rFonts w:eastAsia="Times New Roman" w:cs="Times New Roman"/>
          <w:b/>
          <w:bCs/>
          <w:kern w:val="0"/>
          <w:sz w:val="24"/>
          <w:szCs w:val="24"/>
          <w:lang w:eastAsia="en-PH"/>
          <w14:ligatures w14:val="none"/>
        </w:rPr>
        <w:t>Output:</w:t>
      </w:r>
    </w:p>
    <w:p w:rsidR="00202837" w:rsidP="00202837" w:rsidRDefault="00202837" w14:paraId="36B2D0CD" w14:textId="3D3A88F6">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202837">
        <w:rPr>
          <w:rFonts w:eastAsia="Times New Roman" w:cs="Times New Roman"/>
          <w:kern w:val="0"/>
          <w:sz w:val="24"/>
          <w:szCs w:val="24"/>
          <w:highlight w:val="darkGray"/>
          <w:lang w:eastAsia="en-PH"/>
          <w14:ligatures w14:val="none"/>
        </w:rPr>
        <w:t>The car drives on the road.</w:t>
      </w:r>
    </w:p>
    <w:p w:rsidR="00202837" w:rsidP="00202837" w:rsidRDefault="00202837" w14:paraId="1B9D291B" w14:textId="2E7F3793">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6401D9">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6401D9" w:rsidR="006401D9">
        <w:rPr>
          <w:rFonts w:eastAsia="Times New Roman" w:cs="Times New Roman"/>
          <w:kern w:val="0"/>
          <w:sz w:val="24"/>
          <w:szCs w:val="24"/>
          <w:lang w:eastAsia="en-PH"/>
          <w14:ligatures w14:val="none"/>
        </w:rPr>
        <w:t xml:space="preserve">The reference variable </w:t>
      </w:r>
      <w:r w:rsidRPr="006401D9" w:rsidR="006401D9">
        <w:rPr>
          <w:rFonts w:eastAsia="Times New Roman" w:cs="Times New Roman"/>
          <w:kern w:val="0"/>
          <w:sz w:val="24"/>
          <w:szCs w:val="24"/>
          <w:highlight w:val="darkGray"/>
          <w:lang w:eastAsia="en-PH"/>
          <w14:ligatures w14:val="none"/>
        </w:rPr>
        <w:t>v</w:t>
      </w:r>
      <w:r w:rsidRPr="006401D9" w:rsidR="006401D9">
        <w:rPr>
          <w:rFonts w:eastAsia="Times New Roman" w:cs="Times New Roman"/>
          <w:kern w:val="0"/>
          <w:sz w:val="24"/>
          <w:szCs w:val="24"/>
          <w:lang w:eastAsia="en-PH"/>
          <w14:ligatures w14:val="none"/>
        </w:rPr>
        <w:t xml:space="preserve"> is of type </w:t>
      </w:r>
      <w:r w:rsidRPr="006401D9" w:rsidR="006401D9">
        <w:rPr>
          <w:rFonts w:eastAsia="Times New Roman" w:cs="Times New Roman"/>
          <w:kern w:val="0"/>
          <w:sz w:val="24"/>
          <w:szCs w:val="24"/>
          <w:highlight w:val="darkGray"/>
          <w:lang w:eastAsia="en-PH"/>
          <w14:ligatures w14:val="none"/>
        </w:rPr>
        <w:t>Vehicle</w:t>
      </w:r>
      <w:r w:rsidRPr="006401D9" w:rsidR="006401D9">
        <w:rPr>
          <w:rFonts w:eastAsia="Times New Roman" w:cs="Times New Roman"/>
          <w:kern w:val="0"/>
          <w:sz w:val="24"/>
          <w:szCs w:val="24"/>
          <w:lang w:eastAsia="en-PH"/>
          <w14:ligatures w14:val="none"/>
        </w:rPr>
        <w:t xml:space="preserve">, but it refers to a </w:t>
      </w:r>
      <w:r w:rsidRPr="006401D9" w:rsidR="006401D9">
        <w:rPr>
          <w:rFonts w:eastAsia="Times New Roman" w:cs="Times New Roman"/>
          <w:kern w:val="0"/>
          <w:sz w:val="24"/>
          <w:szCs w:val="24"/>
          <w:highlight w:val="darkGray"/>
          <w:lang w:eastAsia="en-PH"/>
          <w14:ligatures w14:val="none"/>
        </w:rPr>
        <w:t>Car</w:t>
      </w:r>
      <w:r w:rsidRPr="006401D9" w:rsidR="006401D9">
        <w:rPr>
          <w:rFonts w:eastAsia="Times New Roman" w:cs="Times New Roman"/>
          <w:kern w:val="0"/>
          <w:sz w:val="24"/>
          <w:szCs w:val="24"/>
          <w:lang w:eastAsia="en-PH"/>
          <w14:ligatures w14:val="none"/>
        </w:rPr>
        <w:t xml:space="preserve"> object. When the program runs, Java calls the overridden </w:t>
      </w:r>
      <w:proofErr w:type="gramStart"/>
      <w:r w:rsidRPr="006401D9" w:rsidR="006401D9">
        <w:rPr>
          <w:rFonts w:eastAsia="Times New Roman" w:cs="Times New Roman"/>
          <w:kern w:val="0"/>
          <w:sz w:val="24"/>
          <w:szCs w:val="24"/>
          <w:highlight w:val="darkGray"/>
          <w:lang w:eastAsia="en-PH"/>
          <w14:ligatures w14:val="none"/>
        </w:rPr>
        <w:t>move(</w:t>
      </w:r>
      <w:proofErr w:type="gramEnd"/>
      <w:r w:rsidRPr="006401D9" w:rsidR="006401D9">
        <w:rPr>
          <w:rFonts w:eastAsia="Times New Roman" w:cs="Times New Roman"/>
          <w:kern w:val="0"/>
          <w:sz w:val="24"/>
          <w:szCs w:val="24"/>
          <w:highlight w:val="darkGray"/>
          <w:lang w:eastAsia="en-PH"/>
          <w14:ligatures w14:val="none"/>
        </w:rPr>
        <w:t>)</w:t>
      </w:r>
      <w:r w:rsidRPr="006401D9" w:rsidR="006401D9">
        <w:rPr>
          <w:rFonts w:eastAsia="Times New Roman" w:cs="Times New Roman"/>
          <w:kern w:val="0"/>
          <w:sz w:val="24"/>
          <w:szCs w:val="24"/>
          <w:lang w:eastAsia="en-PH"/>
          <w14:ligatures w14:val="none"/>
        </w:rPr>
        <w:t xml:space="preserve"> method from the </w:t>
      </w:r>
      <w:r w:rsidRPr="006401D9" w:rsidR="006401D9">
        <w:rPr>
          <w:rFonts w:eastAsia="Times New Roman" w:cs="Times New Roman"/>
          <w:kern w:val="0"/>
          <w:sz w:val="24"/>
          <w:szCs w:val="24"/>
          <w:highlight w:val="darkGray"/>
          <w:lang w:eastAsia="en-PH"/>
          <w14:ligatures w14:val="none"/>
        </w:rPr>
        <w:t>Car</w:t>
      </w:r>
      <w:r w:rsidRPr="006401D9" w:rsidR="006401D9">
        <w:rPr>
          <w:rFonts w:eastAsia="Times New Roman" w:cs="Times New Roman"/>
          <w:kern w:val="0"/>
          <w:sz w:val="24"/>
          <w:szCs w:val="24"/>
          <w:lang w:eastAsia="en-PH"/>
          <w14:ligatures w14:val="none"/>
        </w:rPr>
        <w:t xml:space="preserve"> class. This is </w:t>
      </w:r>
      <w:r w:rsidRPr="006401D9" w:rsidR="006401D9">
        <w:rPr>
          <w:rFonts w:eastAsia="Times New Roman" w:cs="Times New Roman"/>
          <w:b/>
          <w:bCs/>
          <w:kern w:val="0"/>
          <w:sz w:val="24"/>
          <w:szCs w:val="24"/>
          <w:lang w:eastAsia="en-PH"/>
          <w14:ligatures w14:val="none"/>
        </w:rPr>
        <w:t>runtime polymorphism</w:t>
      </w:r>
      <w:r w:rsidRPr="006401D9" w:rsidR="006401D9">
        <w:rPr>
          <w:rFonts w:eastAsia="Times New Roman" w:cs="Times New Roman"/>
          <w:kern w:val="0"/>
          <w:sz w:val="24"/>
          <w:szCs w:val="24"/>
          <w:lang w:eastAsia="en-PH"/>
          <w14:ligatures w14:val="none"/>
        </w:rPr>
        <w:t xml:space="preserve"> because the decision is made while the program executes.</w:t>
      </w:r>
    </w:p>
    <w:p w:rsidR="006401D9" w:rsidP="00202837" w:rsidRDefault="006401D9" w14:paraId="08D7F514" w14:textId="777777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p>
    <w:p w:rsidR="006401D9" w:rsidP="00202837" w:rsidRDefault="006401D9" w14:paraId="722F00E1" w14:textId="777777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p>
    <w:p w:rsidRPr="004E68EC" w:rsidR="006401D9" w:rsidP="005E4004" w:rsidRDefault="004A508D" w14:paraId="445CE8BF" w14:textId="4573D65D">
      <w:pPr>
        <w:pStyle w:val="ListParagraph"/>
        <w:numPr>
          <w:ilvl w:val="0"/>
          <w:numId w:val="68"/>
        </w:numPr>
        <w:spacing w:before="100" w:beforeAutospacing="1" w:after="100" w:afterAutospacing="1" w:line="240" w:lineRule="auto"/>
        <w:rPr>
          <w:rFonts w:eastAsia="Times New Roman" w:cs="Times New Roman"/>
          <w:b/>
          <w:bCs/>
          <w:kern w:val="0"/>
          <w:sz w:val="24"/>
          <w:szCs w:val="24"/>
          <w:lang w:eastAsia="en-PH"/>
          <w14:ligatures w14:val="none"/>
        </w:rPr>
      </w:pPr>
      <w:r w:rsidRPr="004E68EC">
        <w:rPr>
          <w:rFonts w:eastAsia="Times New Roman" w:cs="Times New Roman"/>
          <w:b/>
          <w:bCs/>
          <w:kern w:val="0"/>
          <w:sz w:val="24"/>
          <w:szCs w:val="24"/>
          <w:lang w:eastAsia="en-PH"/>
          <w14:ligatures w14:val="none"/>
        </w:rPr>
        <w:t>Benefits of Polymorphism</w:t>
      </w:r>
    </w:p>
    <w:p w:rsidRPr="004E68EC" w:rsidR="004E68EC" w:rsidP="005E4004" w:rsidRDefault="004E68EC" w14:paraId="74D07A2F" w14:textId="1ED5F31D">
      <w:pPr>
        <w:pStyle w:val="ListParagraph"/>
        <w:numPr>
          <w:ilvl w:val="0"/>
          <w:numId w:val="70"/>
        </w:numPr>
        <w:spacing w:before="100" w:beforeAutospacing="1" w:after="100" w:afterAutospacing="1" w:line="240" w:lineRule="auto"/>
        <w:rPr>
          <w:rFonts w:eastAsia="Times New Roman" w:cs="Times New Roman"/>
          <w:kern w:val="0"/>
          <w:sz w:val="24"/>
          <w:szCs w:val="24"/>
          <w:lang w:eastAsia="en-PH"/>
          <w14:ligatures w14:val="none"/>
        </w:rPr>
      </w:pPr>
      <w:r w:rsidRPr="004E68EC">
        <w:rPr>
          <w:rFonts w:eastAsia="Times New Roman" w:cs="Times New Roman"/>
          <w:b/>
          <w:bCs/>
          <w:kern w:val="0"/>
          <w:sz w:val="24"/>
          <w:szCs w:val="24"/>
          <w:lang w:eastAsia="en-PH"/>
          <w14:ligatures w14:val="none"/>
        </w:rPr>
        <w:t>Code Reusability</w:t>
      </w:r>
      <w:r w:rsidRPr="004E68EC">
        <w:rPr>
          <w:rFonts w:eastAsia="Times New Roman" w:cs="Times New Roman"/>
          <w:kern w:val="0"/>
          <w:sz w:val="24"/>
          <w:szCs w:val="24"/>
          <w:lang w:eastAsia="en-PH"/>
          <w14:ligatures w14:val="none"/>
        </w:rPr>
        <w:t xml:space="preserve"> – You can write general code in a superclass and customize behavior in subclasses.</w:t>
      </w:r>
    </w:p>
    <w:p w:rsidRPr="004E68EC" w:rsidR="004E68EC" w:rsidP="005E4004" w:rsidRDefault="004E68EC" w14:paraId="7CEC41ED" w14:textId="10DC56B0">
      <w:pPr>
        <w:pStyle w:val="ListParagraph"/>
        <w:numPr>
          <w:ilvl w:val="0"/>
          <w:numId w:val="70"/>
        </w:numPr>
        <w:spacing w:before="100" w:beforeAutospacing="1" w:after="100" w:afterAutospacing="1" w:line="240" w:lineRule="auto"/>
        <w:rPr>
          <w:rFonts w:eastAsia="Times New Roman" w:cs="Times New Roman"/>
          <w:kern w:val="0"/>
          <w:sz w:val="24"/>
          <w:szCs w:val="24"/>
          <w:lang w:eastAsia="en-PH"/>
          <w14:ligatures w14:val="none"/>
        </w:rPr>
      </w:pPr>
      <w:r w:rsidRPr="004E68EC">
        <w:rPr>
          <w:rFonts w:eastAsia="Times New Roman" w:cs="Times New Roman"/>
          <w:b/>
          <w:bCs/>
          <w:kern w:val="0"/>
          <w:sz w:val="24"/>
          <w:szCs w:val="24"/>
          <w:lang w:eastAsia="en-PH"/>
          <w14:ligatures w14:val="none"/>
        </w:rPr>
        <w:t>Flexibility</w:t>
      </w:r>
      <w:r w:rsidRPr="004E68EC">
        <w:rPr>
          <w:rFonts w:eastAsia="Times New Roman" w:cs="Times New Roman"/>
          <w:kern w:val="0"/>
          <w:sz w:val="24"/>
          <w:szCs w:val="24"/>
          <w:lang w:eastAsia="en-PH"/>
          <w14:ligatures w14:val="none"/>
        </w:rPr>
        <w:t xml:space="preserve"> – You can add new classes without changing existing code.</w:t>
      </w:r>
    </w:p>
    <w:p w:rsidRPr="004E68EC" w:rsidR="004E68EC" w:rsidP="005E4004" w:rsidRDefault="004E68EC" w14:paraId="0EAA0DD2" w14:textId="6FF65C6D">
      <w:pPr>
        <w:pStyle w:val="ListParagraph"/>
        <w:numPr>
          <w:ilvl w:val="0"/>
          <w:numId w:val="70"/>
        </w:numPr>
        <w:spacing w:before="100" w:beforeAutospacing="1" w:after="100" w:afterAutospacing="1" w:line="240" w:lineRule="auto"/>
        <w:rPr>
          <w:rFonts w:eastAsia="Times New Roman" w:cs="Times New Roman"/>
          <w:kern w:val="0"/>
          <w:sz w:val="24"/>
          <w:szCs w:val="24"/>
          <w:lang w:eastAsia="en-PH"/>
          <w14:ligatures w14:val="none"/>
        </w:rPr>
      </w:pPr>
      <w:r w:rsidRPr="004E68EC">
        <w:rPr>
          <w:rFonts w:eastAsia="Times New Roman" w:cs="Times New Roman"/>
          <w:b/>
          <w:bCs/>
          <w:kern w:val="0"/>
          <w:sz w:val="24"/>
          <w:szCs w:val="24"/>
          <w:lang w:eastAsia="en-PH"/>
          <w14:ligatures w14:val="none"/>
        </w:rPr>
        <w:t>Maintainability</w:t>
      </w:r>
      <w:r w:rsidRPr="004E68EC">
        <w:rPr>
          <w:rFonts w:eastAsia="Times New Roman" w:cs="Times New Roman"/>
          <w:kern w:val="0"/>
          <w:sz w:val="24"/>
          <w:szCs w:val="24"/>
          <w:lang w:eastAsia="en-PH"/>
          <w14:ligatures w14:val="none"/>
        </w:rPr>
        <w:t xml:space="preserve"> – Changes in one subclass don’t affect others.</w:t>
      </w:r>
    </w:p>
    <w:p w:rsidRPr="004E68EC" w:rsidR="004E68EC" w:rsidP="005E4004" w:rsidRDefault="004E68EC" w14:paraId="2CE0FA58" w14:textId="5944AE2B">
      <w:pPr>
        <w:pStyle w:val="ListParagraph"/>
        <w:numPr>
          <w:ilvl w:val="0"/>
          <w:numId w:val="70"/>
        </w:numPr>
        <w:spacing w:before="100" w:beforeAutospacing="1" w:after="100" w:afterAutospacing="1" w:line="240" w:lineRule="auto"/>
        <w:rPr>
          <w:rFonts w:eastAsia="Times New Roman" w:cs="Times New Roman"/>
          <w:kern w:val="0"/>
          <w:sz w:val="24"/>
          <w:szCs w:val="24"/>
          <w:lang w:eastAsia="en-PH"/>
          <w14:ligatures w14:val="none"/>
        </w:rPr>
      </w:pPr>
      <w:r w:rsidRPr="004E68EC">
        <w:rPr>
          <w:rFonts w:eastAsia="Times New Roman" w:cs="Times New Roman"/>
          <w:b/>
          <w:bCs/>
          <w:kern w:val="0"/>
          <w:sz w:val="24"/>
          <w:szCs w:val="24"/>
          <w:lang w:eastAsia="en-PH"/>
          <w14:ligatures w14:val="none"/>
        </w:rPr>
        <w:t>Extensibility</w:t>
      </w:r>
      <w:r w:rsidRPr="004E68EC">
        <w:rPr>
          <w:rFonts w:eastAsia="Times New Roman" w:cs="Times New Roman"/>
          <w:kern w:val="0"/>
          <w:sz w:val="24"/>
          <w:szCs w:val="24"/>
          <w:lang w:eastAsia="en-PH"/>
          <w14:ligatures w14:val="none"/>
        </w:rPr>
        <w:t xml:space="preserve"> – It’s easy to add more specialized versions of a method.</w:t>
      </w:r>
    </w:p>
    <w:p w:rsidRPr="004E68EC" w:rsidR="004E68EC" w:rsidP="005E4004" w:rsidRDefault="004E68EC" w14:paraId="4DF0DFA1" w14:textId="3ADA891A">
      <w:pPr>
        <w:pStyle w:val="ListParagraph"/>
        <w:numPr>
          <w:ilvl w:val="0"/>
          <w:numId w:val="70"/>
        </w:numPr>
        <w:spacing w:before="100" w:beforeAutospacing="1" w:after="100" w:afterAutospacing="1" w:line="240" w:lineRule="auto"/>
        <w:rPr>
          <w:rFonts w:eastAsia="Times New Roman" w:cs="Times New Roman"/>
          <w:kern w:val="0"/>
          <w:sz w:val="24"/>
          <w:szCs w:val="24"/>
          <w:lang w:eastAsia="en-PH"/>
          <w14:ligatures w14:val="none"/>
        </w:rPr>
      </w:pPr>
      <w:r w:rsidRPr="004E68EC">
        <w:rPr>
          <w:rFonts w:eastAsia="Times New Roman" w:cs="Times New Roman"/>
          <w:b/>
          <w:bCs/>
          <w:kern w:val="0"/>
          <w:sz w:val="24"/>
          <w:szCs w:val="24"/>
          <w:lang w:eastAsia="en-PH"/>
          <w14:ligatures w14:val="none"/>
        </w:rPr>
        <w:t>Clean Structure</w:t>
      </w:r>
      <w:r w:rsidRPr="004E68EC">
        <w:rPr>
          <w:rFonts w:eastAsia="Times New Roman" w:cs="Times New Roman"/>
          <w:kern w:val="0"/>
          <w:sz w:val="24"/>
          <w:szCs w:val="24"/>
          <w:lang w:eastAsia="en-PH"/>
          <w14:ligatures w14:val="none"/>
        </w:rPr>
        <w:t xml:space="preserve"> – Promotes readable and logical code organization.</w:t>
      </w:r>
    </w:p>
    <w:p w:rsidR="004A508D" w:rsidP="004A508D" w:rsidRDefault="004A508D" w14:paraId="2741B8CC" w14:textId="77777777">
      <w:pPr>
        <w:pStyle w:val="ListParagraph"/>
        <w:numPr>
          <w:ilvl w:val="0"/>
          <w:numId w:val="0"/>
        </w:numPr>
        <w:spacing w:before="100" w:beforeAutospacing="1" w:after="100" w:afterAutospacing="1" w:line="240" w:lineRule="auto"/>
        <w:ind w:left="1440"/>
        <w:rPr>
          <w:rFonts w:eastAsia="Times New Roman" w:cs="Times New Roman"/>
          <w:kern w:val="0"/>
          <w:sz w:val="24"/>
          <w:szCs w:val="24"/>
          <w:lang w:eastAsia="en-PH"/>
          <w14:ligatures w14:val="none"/>
        </w:rPr>
      </w:pPr>
    </w:p>
    <w:p w:rsidR="004E68EC" w:rsidP="004A508D" w:rsidRDefault="004E68EC" w14:paraId="51FB19D6" w14:textId="77777777">
      <w:pPr>
        <w:pStyle w:val="ListParagraph"/>
        <w:numPr>
          <w:ilvl w:val="0"/>
          <w:numId w:val="0"/>
        </w:numPr>
        <w:spacing w:before="100" w:beforeAutospacing="1" w:after="100" w:afterAutospacing="1" w:line="240" w:lineRule="auto"/>
        <w:ind w:left="1440"/>
        <w:rPr>
          <w:rFonts w:eastAsia="Times New Roman" w:cs="Times New Roman"/>
          <w:kern w:val="0"/>
          <w:sz w:val="24"/>
          <w:szCs w:val="24"/>
          <w:lang w:eastAsia="en-PH"/>
          <w14:ligatures w14:val="none"/>
        </w:rPr>
      </w:pPr>
    </w:p>
    <w:p w:rsidR="008B516B" w:rsidP="004A508D" w:rsidRDefault="008B516B" w14:paraId="59E807C5" w14:textId="77777777">
      <w:pPr>
        <w:pStyle w:val="ListParagraph"/>
        <w:numPr>
          <w:ilvl w:val="0"/>
          <w:numId w:val="0"/>
        </w:numPr>
        <w:spacing w:before="100" w:beforeAutospacing="1" w:after="100" w:afterAutospacing="1" w:line="240" w:lineRule="auto"/>
        <w:ind w:left="1440"/>
        <w:rPr>
          <w:rFonts w:eastAsia="Times New Roman" w:cs="Times New Roman"/>
          <w:kern w:val="0"/>
          <w:sz w:val="24"/>
          <w:szCs w:val="24"/>
          <w:lang w:eastAsia="en-PH"/>
          <w14:ligatures w14:val="none"/>
        </w:rPr>
      </w:pPr>
    </w:p>
    <w:p w:rsidR="008B516B" w:rsidP="004A508D" w:rsidRDefault="008B516B" w14:paraId="63632D63" w14:textId="77777777">
      <w:pPr>
        <w:pStyle w:val="ListParagraph"/>
        <w:numPr>
          <w:ilvl w:val="0"/>
          <w:numId w:val="0"/>
        </w:numPr>
        <w:spacing w:before="100" w:beforeAutospacing="1" w:after="100" w:afterAutospacing="1" w:line="240" w:lineRule="auto"/>
        <w:ind w:left="1440"/>
        <w:rPr>
          <w:rFonts w:eastAsia="Times New Roman" w:cs="Times New Roman"/>
          <w:kern w:val="0"/>
          <w:sz w:val="24"/>
          <w:szCs w:val="24"/>
          <w:lang w:eastAsia="en-PH"/>
          <w14:ligatures w14:val="none"/>
        </w:rPr>
      </w:pPr>
    </w:p>
    <w:p w:rsidR="008B516B" w:rsidP="004A508D" w:rsidRDefault="008B516B" w14:paraId="68310BA1" w14:textId="77777777">
      <w:pPr>
        <w:pStyle w:val="ListParagraph"/>
        <w:numPr>
          <w:ilvl w:val="0"/>
          <w:numId w:val="0"/>
        </w:numPr>
        <w:spacing w:before="100" w:beforeAutospacing="1" w:after="100" w:afterAutospacing="1" w:line="240" w:lineRule="auto"/>
        <w:ind w:left="1440"/>
        <w:rPr>
          <w:rFonts w:eastAsia="Times New Roman" w:cs="Times New Roman"/>
          <w:kern w:val="0"/>
          <w:sz w:val="24"/>
          <w:szCs w:val="24"/>
          <w:lang w:eastAsia="en-PH"/>
          <w14:ligatures w14:val="none"/>
        </w:rPr>
      </w:pPr>
    </w:p>
    <w:p w:rsidR="008B516B" w:rsidP="004A508D" w:rsidRDefault="008B516B" w14:paraId="3160EDDB" w14:textId="77777777">
      <w:pPr>
        <w:pStyle w:val="ListParagraph"/>
        <w:numPr>
          <w:ilvl w:val="0"/>
          <w:numId w:val="0"/>
        </w:numPr>
        <w:spacing w:before="100" w:beforeAutospacing="1" w:after="100" w:afterAutospacing="1" w:line="240" w:lineRule="auto"/>
        <w:ind w:left="1440"/>
        <w:rPr>
          <w:rFonts w:eastAsia="Times New Roman" w:cs="Times New Roman"/>
          <w:kern w:val="0"/>
          <w:sz w:val="24"/>
          <w:szCs w:val="24"/>
          <w:lang w:eastAsia="en-PH"/>
          <w14:ligatures w14:val="none"/>
        </w:rPr>
      </w:pPr>
    </w:p>
    <w:p w:rsidR="008B516B" w:rsidP="004A508D" w:rsidRDefault="008B516B" w14:paraId="67456474" w14:textId="77777777">
      <w:pPr>
        <w:pStyle w:val="ListParagraph"/>
        <w:numPr>
          <w:ilvl w:val="0"/>
          <w:numId w:val="0"/>
        </w:numPr>
        <w:spacing w:before="100" w:beforeAutospacing="1" w:after="100" w:afterAutospacing="1" w:line="240" w:lineRule="auto"/>
        <w:ind w:left="1440"/>
        <w:rPr>
          <w:rFonts w:eastAsia="Times New Roman" w:cs="Times New Roman"/>
          <w:kern w:val="0"/>
          <w:sz w:val="24"/>
          <w:szCs w:val="24"/>
          <w:lang w:eastAsia="en-PH"/>
          <w14:ligatures w14:val="none"/>
        </w:rPr>
      </w:pPr>
    </w:p>
    <w:p w:rsidR="00E37AD9" w:rsidP="004A508D" w:rsidRDefault="00E37AD9" w14:paraId="03D83EAC" w14:textId="77777777">
      <w:pPr>
        <w:pStyle w:val="ListParagraph"/>
        <w:numPr>
          <w:ilvl w:val="0"/>
          <w:numId w:val="0"/>
        </w:numPr>
        <w:spacing w:before="100" w:beforeAutospacing="1" w:after="100" w:afterAutospacing="1" w:line="240" w:lineRule="auto"/>
        <w:ind w:left="1440"/>
        <w:rPr>
          <w:rFonts w:eastAsia="Times New Roman" w:cs="Times New Roman"/>
          <w:kern w:val="0"/>
          <w:sz w:val="24"/>
          <w:szCs w:val="24"/>
          <w:lang w:eastAsia="en-PH"/>
          <w14:ligatures w14:val="none"/>
        </w:rPr>
      </w:pPr>
    </w:p>
    <w:p w:rsidRPr="00E37AD9" w:rsidR="00E37AD9" w:rsidP="005E4004" w:rsidRDefault="00E37AD9" w14:paraId="17C7D38A" w14:textId="3C811731">
      <w:pPr>
        <w:pStyle w:val="ListParagraph"/>
        <w:numPr>
          <w:ilvl w:val="0"/>
          <w:numId w:val="68"/>
        </w:numPr>
        <w:spacing w:before="100" w:beforeAutospacing="1" w:after="100" w:afterAutospacing="1" w:line="240" w:lineRule="auto"/>
        <w:rPr>
          <w:rFonts w:eastAsia="Times New Roman" w:cs="Times New Roman"/>
          <w:b/>
          <w:bCs/>
          <w:kern w:val="0"/>
          <w:sz w:val="24"/>
          <w:szCs w:val="24"/>
          <w:lang w:eastAsia="en-PH"/>
          <w14:ligatures w14:val="none"/>
        </w:rPr>
      </w:pPr>
      <w:r w:rsidRPr="00E37AD9">
        <w:rPr>
          <w:rFonts w:eastAsia="Times New Roman" w:cs="Times New Roman"/>
          <w:b/>
          <w:bCs/>
          <w:kern w:val="0"/>
          <w:sz w:val="24"/>
          <w:szCs w:val="24"/>
          <w:lang w:eastAsia="en-PH"/>
          <w14:ligatures w14:val="none"/>
        </w:rPr>
        <w:t>Key Points to Remember</w:t>
      </w:r>
    </w:p>
    <w:p w:rsidR="008B516B" w:rsidP="004A508D" w:rsidRDefault="008B516B" w14:paraId="5E78DF44" w14:textId="77777777">
      <w:pPr>
        <w:pStyle w:val="ListParagraph"/>
        <w:numPr>
          <w:ilvl w:val="0"/>
          <w:numId w:val="0"/>
        </w:numPr>
        <w:spacing w:before="100" w:beforeAutospacing="1" w:after="100" w:afterAutospacing="1" w:line="240" w:lineRule="auto"/>
        <w:ind w:left="1440"/>
        <w:rPr>
          <w:rFonts w:eastAsia="Times New Roman" w:cs="Times New Roman"/>
          <w:kern w:val="0"/>
          <w:sz w:val="24"/>
          <w:szCs w:val="24"/>
          <w:lang w:eastAsia="en-PH"/>
          <w14:ligatures w14:val="none"/>
        </w:rPr>
      </w:pPr>
    </w:p>
    <w:tbl>
      <w:tblPr>
        <w:tblStyle w:val="TableGridLight"/>
        <w:tblW w:w="0" w:type="auto"/>
        <w:tblLook w:val="04A0" w:firstRow="1" w:lastRow="0" w:firstColumn="1" w:lastColumn="0" w:noHBand="0" w:noVBand="1"/>
      </w:tblPr>
      <w:tblGrid>
        <w:gridCol w:w="3117"/>
        <w:gridCol w:w="3116"/>
        <w:gridCol w:w="3117"/>
      </w:tblGrid>
      <w:tr w:rsidR="008B516B" w:rsidTr="008B516B" w14:paraId="238BA4EA" w14:textId="77777777">
        <w:tc>
          <w:tcPr>
            <w:tcW w:w="3120" w:type="dxa"/>
          </w:tcPr>
          <w:p w:rsidRPr="00E37AD9" w:rsidR="008B516B" w:rsidP="00E37AD9" w:rsidRDefault="008B516B" w14:paraId="231EEC74" w14:textId="2E5B0DB2">
            <w:pPr>
              <w:pStyle w:val="ListParagraph"/>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sidRPr="00E37AD9">
              <w:rPr>
                <w:rFonts w:eastAsia="Times New Roman" w:cs="Times New Roman"/>
                <w:b/>
                <w:bCs/>
                <w:kern w:val="0"/>
                <w:sz w:val="24"/>
                <w:szCs w:val="24"/>
                <w:lang w:eastAsia="en-PH"/>
                <w14:ligatures w14:val="none"/>
              </w:rPr>
              <w:t>Type</w:t>
            </w:r>
          </w:p>
        </w:tc>
        <w:tc>
          <w:tcPr>
            <w:tcW w:w="3120" w:type="dxa"/>
          </w:tcPr>
          <w:p w:rsidRPr="00E37AD9" w:rsidR="008B516B" w:rsidP="00E37AD9" w:rsidRDefault="008B516B" w14:paraId="7461F1D5" w14:textId="0EE43542">
            <w:pPr>
              <w:pStyle w:val="ListParagraph"/>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sidRPr="00E37AD9">
              <w:rPr>
                <w:rFonts w:eastAsia="Times New Roman" w:cs="Times New Roman"/>
                <w:b/>
                <w:bCs/>
                <w:kern w:val="0"/>
                <w:sz w:val="24"/>
                <w:szCs w:val="24"/>
                <w:lang w:eastAsia="en-PH"/>
                <w14:ligatures w14:val="none"/>
              </w:rPr>
              <w:t>Descript</w:t>
            </w:r>
            <w:r w:rsidRPr="00E37AD9" w:rsidR="00E37AD9">
              <w:rPr>
                <w:rFonts w:eastAsia="Times New Roman" w:cs="Times New Roman"/>
                <w:b/>
                <w:bCs/>
                <w:kern w:val="0"/>
                <w:sz w:val="24"/>
                <w:szCs w:val="24"/>
                <w:lang w:eastAsia="en-PH"/>
                <w14:ligatures w14:val="none"/>
              </w:rPr>
              <w:t>ion</w:t>
            </w:r>
          </w:p>
        </w:tc>
        <w:tc>
          <w:tcPr>
            <w:tcW w:w="3120" w:type="dxa"/>
          </w:tcPr>
          <w:p w:rsidRPr="00E37AD9" w:rsidR="008B516B" w:rsidP="00E37AD9" w:rsidRDefault="00E37AD9" w14:paraId="6C877475" w14:textId="28A51B0F">
            <w:pPr>
              <w:pStyle w:val="ListParagraph"/>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sidRPr="00E37AD9">
              <w:rPr>
                <w:rFonts w:eastAsia="Times New Roman" w:cs="Times New Roman"/>
                <w:b/>
                <w:bCs/>
                <w:kern w:val="0"/>
                <w:sz w:val="24"/>
                <w:szCs w:val="24"/>
                <w:lang w:eastAsia="en-PH"/>
                <w14:ligatures w14:val="none"/>
              </w:rPr>
              <w:t>Example</w:t>
            </w:r>
          </w:p>
        </w:tc>
      </w:tr>
      <w:tr w:rsidR="008B516B" w:rsidTr="008B516B" w14:paraId="12EDF35F" w14:textId="77777777">
        <w:tc>
          <w:tcPr>
            <w:tcW w:w="3120" w:type="dxa"/>
          </w:tcPr>
          <w:p w:rsidR="008B516B" w:rsidP="004A508D" w:rsidRDefault="00FE78CE" w14:paraId="3F427AF3" w14:textId="2C494350">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FE78CE">
              <w:rPr>
                <w:rFonts w:eastAsia="Times New Roman" w:cs="Times New Roman"/>
                <w:kern w:val="0"/>
                <w:sz w:val="24"/>
                <w:szCs w:val="24"/>
                <w:lang w:eastAsia="en-PH"/>
                <w14:ligatures w14:val="none"/>
              </w:rPr>
              <w:t>Compile-time Polymorphism</w:t>
            </w:r>
          </w:p>
        </w:tc>
        <w:tc>
          <w:tcPr>
            <w:tcW w:w="3120" w:type="dxa"/>
          </w:tcPr>
          <w:p w:rsidR="008B516B" w:rsidP="004A508D" w:rsidRDefault="00E0690C" w14:paraId="7473A33A" w14:textId="4D421809">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E0690C">
              <w:rPr>
                <w:rFonts w:eastAsia="Times New Roman" w:cs="Times New Roman"/>
                <w:kern w:val="0"/>
                <w:sz w:val="24"/>
                <w:szCs w:val="24"/>
                <w:lang w:eastAsia="en-PH"/>
                <w14:ligatures w14:val="none"/>
              </w:rPr>
              <w:t>Same method name, different parameters.</w:t>
            </w:r>
          </w:p>
        </w:tc>
        <w:tc>
          <w:tcPr>
            <w:tcW w:w="3120" w:type="dxa"/>
          </w:tcPr>
          <w:p w:rsidR="008B516B" w:rsidP="004A508D" w:rsidRDefault="007B3557" w14:paraId="1349D7F1" w14:textId="4A593E97">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7B3557">
              <w:rPr>
                <w:rFonts w:eastAsia="Times New Roman" w:cs="Times New Roman"/>
                <w:kern w:val="0"/>
                <w:sz w:val="24"/>
                <w:szCs w:val="24"/>
                <w:lang w:eastAsia="en-PH"/>
                <w14:ligatures w14:val="none"/>
              </w:rPr>
              <w:t>Method Overloading</w:t>
            </w:r>
          </w:p>
        </w:tc>
      </w:tr>
      <w:tr w:rsidR="008B516B" w:rsidTr="008B516B" w14:paraId="047B4394" w14:textId="77777777">
        <w:tc>
          <w:tcPr>
            <w:tcW w:w="3120" w:type="dxa"/>
          </w:tcPr>
          <w:p w:rsidR="008B516B" w:rsidP="004A508D" w:rsidRDefault="00FE78CE" w14:paraId="4D9E4D8A" w14:textId="67DEEE98">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FE78CE">
              <w:rPr>
                <w:rFonts w:eastAsia="Times New Roman" w:cs="Times New Roman"/>
                <w:kern w:val="0"/>
                <w:sz w:val="24"/>
                <w:szCs w:val="24"/>
                <w:lang w:eastAsia="en-PH"/>
                <w14:ligatures w14:val="none"/>
              </w:rPr>
              <w:t>Runtime Polymorphism</w:t>
            </w:r>
          </w:p>
        </w:tc>
        <w:tc>
          <w:tcPr>
            <w:tcW w:w="3120" w:type="dxa"/>
          </w:tcPr>
          <w:p w:rsidR="008B516B" w:rsidP="004A508D" w:rsidRDefault="00D56907" w14:paraId="4D1192A8" w14:textId="7B0BC7D0">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D56907">
              <w:rPr>
                <w:rFonts w:eastAsia="Times New Roman" w:cs="Times New Roman"/>
                <w:kern w:val="0"/>
                <w:sz w:val="24"/>
                <w:szCs w:val="24"/>
                <w:lang w:eastAsia="en-PH"/>
                <w14:ligatures w14:val="none"/>
              </w:rPr>
              <w:t>Same method name, same parameters, different behavior.</w:t>
            </w:r>
          </w:p>
        </w:tc>
        <w:tc>
          <w:tcPr>
            <w:tcW w:w="3120" w:type="dxa"/>
          </w:tcPr>
          <w:p w:rsidR="008B516B" w:rsidP="004A508D" w:rsidRDefault="007B3557" w14:paraId="3634039C" w14:textId="1E725D84">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7B3557">
              <w:rPr>
                <w:rFonts w:eastAsia="Times New Roman" w:cs="Times New Roman"/>
                <w:kern w:val="0"/>
                <w:sz w:val="24"/>
                <w:szCs w:val="24"/>
                <w:lang w:eastAsia="en-PH"/>
                <w14:ligatures w14:val="none"/>
              </w:rPr>
              <w:t>Method Overriding</w:t>
            </w:r>
          </w:p>
        </w:tc>
      </w:tr>
      <w:tr w:rsidRPr="00671CAE" w:rsidR="008B516B" w:rsidTr="008B516B" w14:paraId="4FD11503" w14:textId="77777777">
        <w:tc>
          <w:tcPr>
            <w:tcW w:w="3120" w:type="dxa"/>
          </w:tcPr>
          <w:p w:rsidR="008B516B" w:rsidP="004A508D" w:rsidRDefault="00E0690C" w14:paraId="07DC3852" w14:textId="57A65528">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E0690C">
              <w:rPr>
                <w:rFonts w:eastAsia="Times New Roman" w:cs="Times New Roman"/>
                <w:kern w:val="0"/>
                <w:sz w:val="24"/>
                <w:szCs w:val="24"/>
                <w:lang w:eastAsia="en-PH"/>
                <w14:ligatures w14:val="none"/>
              </w:rPr>
              <w:t>Keyword Used</w:t>
            </w:r>
          </w:p>
        </w:tc>
        <w:tc>
          <w:tcPr>
            <w:tcW w:w="3120" w:type="dxa"/>
          </w:tcPr>
          <w:p w:rsidR="008B516B" w:rsidP="004A508D" w:rsidRDefault="00D56907" w14:paraId="26695411" w14:textId="6D6FFFAA">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D56907">
              <w:rPr>
                <w:rFonts w:eastAsia="Times New Roman" w:cs="Times New Roman"/>
                <w:kern w:val="0"/>
                <w:sz w:val="24"/>
                <w:szCs w:val="24"/>
                <w:highlight w:val="darkGray"/>
                <w:lang w:eastAsia="en-PH"/>
                <w14:ligatures w14:val="none"/>
              </w:rPr>
              <w:t>extends</w:t>
            </w:r>
            <w:r w:rsidRPr="00D56907">
              <w:rPr>
                <w:rFonts w:eastAsia="Times New Roman" w:cs="Times New Roman"/>
                <w:kern w:val="0"/>
                <w:sz w:val="24"/>
                <w:szCs w:val="24"/>
                <w:lang w:eastAsia="en-PH"/>
                <w14:ligatures w14:val="none"/>
              </w:rPr>
              <w:t xml:space="preserve"> or </w:t>
            </w:r>
            <w:r w:rsidRPr="00D56907">
              <w:rPr>
                <w:rFonts w:eastAsia="Times New Roman" w:cs="Times New Roman"/>
                <w:kern w:val="0"/>
                <w:sz w:val="24"/>
                <w:szCs w:val="24"/>
                <w:highlight w:val="darkGray"/>
                <w:lang w:eastAsia="en-PH"/>
                <w14:ligatures w14:val="none"/>
              </w:rPr>
              <w:t>@Override</w:t>
            </w:r>
          </w:p>
        </w:tc>
        <w:tc>
          <w:tcPr>
            <w:tcW w:w="3120" w:type="dxa"/>
          </w:tcPr>
          <w:p w:rsidRPr="00671CAE" w:rsidR="008B516B" w:rsidP="004A508D" w:rsidRDefault="007B3557" w14:paraId="31CAE572" w14:textId="12AB2382">
            <w:pPr>
              <w:pStyle w:val="ListParagraph"/>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671CAE">
              <w:rPr>
                <w:rFonts w:eastAsia="Times New Roman" w:cs="Times New Roman"/>
                <w:kern w:val="0"/>
                <w:sz w:val="24"/>
                <w:szCs w:val="24"/>
                <w:highlight w:val="darkGray"/>
                <w:lang w:eastAsia="en-PH"/>
                <w14:ligatures w14:val="none"/>
              </w:rPr>
              <w:t>class Dog extends Animal</w:t>
            </w:r>
          </w:p>
        </w:tc>
      </w:tr>
      <w:tr w:rsidR="008B516B" w:rsidTr="008B516B" w14:paraId="4C6B996A" w14:textId="77777777">
        <w:tc>
          <w:tcPr>
            <w:tcW w:w="3120" w:type="dxa"/>
          </w:tcPr>
          <w:p w:rsidR="008B516B" w:rsidP="004A508D" w:rsidRDefault="00E0690C" w14:paraId="232002B0" w14:textId="0D341A4E">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E0690C">
              <w:rPr>
                <w:rFonts w:eastAsia="Times New Roman" w:cs="Times New Roman"/>
                <w:kern w:val="0"/>
                <w:sz w:val="24"/>
                <w:szCs w:val="24"/>
                <w:lang w:eastAsia="en-PH"/>
                <w14:ligatures w14:val="none"/>
              </w:rPr>
              <w:t>Decision Time</w:t>
            </w:r>
          </w:p>
        </w:tc>
        <w:tc>
          <w:tcPr>
            <w:tcW w:w="3120" w:type="dxa"/>
          </w:tcPr>
          <w:p w:rsidR="008B516B" w:rsidP="004A508D" w:rsidRDefault="00D56907" w14:paraId="1E13D150" w14:textId="105AE616">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D56907">
              <w:rPr>
                <w:rFonts w:eastAsia="Times New Roman" w:cs="Times New Roman"/>
                <w:kern w:val="0"/>
                <w:sz w:val="24"/>
                <w:szCs w:val="24"/>
                <w:lang w:eastAsia="en-PH"/>
                <w14:ligatures w14:val="none"/>
              </w:rPr>
              <w:t>At compile time or runtime</w:t>
            </w:r>
          </w:p>
        </w:tc>
        <w:tc>
          <w:tcPr>
            <w:tcW w:w="3120" w:type="dxa"/>
          </w:tcPr>
          <w:p w:rsidR="008B516B" w:rsidP="004A508D" w:rsidRDefault="007B3557" w14:paraId="7951A674" w14:textId="79C0B8F1">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7B3557">
              <w:rPr>
                <w:rFonts w:eastAsia="Times New Roman" w:cs="Times New Roman"/>
                <w:kern w:val="0"/>
                <w:sz w:val="24"/>
                <w:szCs w:val="24"/>
                <w:lang w:eastAsia="en-PH"/>
                <w14:ligatures w14:val="none"/>
              </w:rPr>
              <w:t>Depends on type of polymorphism</w:t>
            </w:r>
          </w:p>
        </w:tc>
      </w:tr>
    </w:tbl>
    <w:p w:rsidRPr="006401D9" w:rsidR="008B516B" w:rsidP="004A508D" w:rsidRDefault="008B516B" w14:paraId="2D60274D" w14:textId="77777777">
      <w:pPr>
        <w:pStyle w:val="ListParagraph"/>
        <w:numPr>
          <w:ilvl w:val="0"/>
          <w:numId w:val="0"/>
        </w:numPr>
        <w:spacing w:before="100" w:beforeAutospacing="1" w:after="100" w:afterAutospacing="1" w:line="240" w:lineRule="auto"/>
        <w:ind w:left="1440"/>
        <w:rPr>
          <w:rFonts w:eastAsia="Times New Roman" w:cs="Times New Roman"/>
          <w:kern w:val="0"/>
          <w:sz w:val="24"/>
          <w:szCs w:val="24"/>
          <w:lang w:eastAsia="en-PH"/>
          <w14:ligatures w14:val="none"/>
        </w:rPr>
      </w:pPr>
    </w:p>
    <w:p w:rsidR="00CD1CE2" w:rsidP="00CD1CE2" w:rsidRDefault="00671CAE" w14:paraId="0513347C" w14:textId="5C5D4444">
      <w:pPr>
        <w:pStyle w:val="ListParagraph"/>
        <w:numPr>
          <w:ilvl w:val="0"/>
          <w:numId w:val="0"/>
        </w:numPr>
        <w:spacing w:before="100" w:beforeAutospacing="1" w:after="100" w:afterAutospacing="1" w:line="240" w:lineRule="auto"/>
        <w:ind w:left="1440"/>
        <w:rPr>
          <w:rFonts w:eastAsia="Times New Roman" w:cs="Times New Roman"/>
          <w:b/>
          <w:bCs/>
          <w:kern w:val="0"/>
          <w:sz w:val="24"/>
          <w:szCs w:val="24"/>
          <w:lang w:eastAsia="en-PH"/>
          <w14:ligatures w14:val="none"/>
        </w:rPr>
      </w:pPr>
      <w:r w:rsidRPr="00671CAE">
        <w:rPr>
          <w:rFonts w:eastAsia="Times New Roman" w:cs="Times New Roman"/>
          <w:b/>
          <w:bCs/>
          <w:kern w:val="0"/>
          <w:sz w:val="24"/>
          <w:szCs w:val="24"/>
          <w:lang w:eastAsia="en-PH"/>
          <w14:ligatures w14:val="none"/>
        </w:rPr>
        <w:t>Tips:</w:t>
      </w:r>
    </w:p>
    <w:p w:rsidRPr="00671CAE" w:rsidR="00671CAE" w:rsidP="005E4004" w:rsidRDefault="00671CAE" w14:paraId="794F9780" w14:textId="77777777">
      <w:pPr>
        <w:pStyle w:val="ListParagraph"/>
        <w:numPr>
          <w:ilvl w:val="0"/>
          <w:numId w:val="71"/>
        </w:numPr>
        <w:rPr>
          <w:rFonts w:eastAsia="Times New Roman" w:cs="Times New Roman"/>
          <w:kern w:val="0"/>
          <w:sz w:val="24"/>
          <w:szCs w:val="24"/>
          <w:lang w:eastAsia="en-PH"/>
          <w14:ligatures w14:val="none"/>
        </w:rPr>
      </w:pPr>
      <w:r w:rsidRPr="00671CAE">
        <w:rPr>
          <w:rFonts w:eastAsia="Times New Roman" w:cs="Times New Roman"/>
          <w:kern w:val="0"/>
          <w:sz w:val="24"/>
          <w:szCs w:val="24"/>
          <w:lang w:eastAsia="en-PH"/>
          <w14:ligatures w14:val="none"/>
        </w:rPr>
        <w:t xml:space="preserve">Always use </w:t>
      </w:r>
      <w:r w:rsidRPr="00671CAE">
        <w:rPr>
          <w:rFonts w:eastAsia="Times New Roman" w:cs="Times New Roman"/>
          <w:kern w:val="0"/>
          <w:sz w:val="24"/>
          <w:szCs w:val="24"/>
          <w:highlight w:val="darkGray"/>
          <w:lang w:eastAsia="en-PH"/>
          <w14:ligatures w14:val="none"/>
        </w:rPr>
        <w:t>@Override</w:t>
      </w:r>
      <w:r w:rsidRPr="00671CAE">
        <w:rPr>
          <w:rFonts w:eastAsia="Times New Roman" w:cs="Times New Roman"/>
          <w:kern w:val="0"/>
          <w:sz w:val="24"/>
          <w:szCs w:val="24"/>
          <w:lang w:eastAsia="en-PH"/>
          <w14:ligatures w14:val="none"/>
        </w:rPr>
        <w:t xml:space="preserve"> to make your code clearer when overriding methods.</w:t>
      </w:r>
    </w:p>
    <w:p w:rsidRPr="00671CAE" w:rsidR="00671CAE" w:rsidP="005E4004" w:rsidRDefault="00671CAE" w14:paraId="7D73FC10" w14:textId="77777777">
      <w:pPr>
        <w:pStyle w:val="ListParagraph"/>
        <w:numPr>
          <w:ilvl w:val="0"/>
          <w:numId w:val="71"/>
        </w:numPr>
        <w:rPr>
          <w:rFonts w:eastAsia="Times New Roman" w:cs="Times New Roman"/>
          <w:kern w:val="0"/>
          <w:sz w:val="24"/>
          <w:szCs w:val="24"/>
          <w:lang w:eastAsia="en-PH"/>
          <w14:ligatures w14:val="none"/>
        </w:rPr>
      </w:pPr>
      <w:r w:rsidRPr="00671CAE">
        <w:rPr>
          <w:rFonts w:eastAsia="Times New Roman" w:cs="Times New Roman"/>
          <w:kern w:val="0"/>
          <w:sz w:val="24"/>
          <w:szCs w:val="24"/>
          <w:lang w:eastAsia="en-PH"/>
          <w14:ligatures w14:val="none"/>
        </w:rPr>
        <w:t>Use method overloading for different ways to handle similar tasks.</w:t>
      </w:r>
    </w:p>
    <w:p w:rsidRPr="00671CAE" w:rsidR="00671CAE" w:rsidP="005E4004" w:rsidRDefault="00671CAE" w14:paraId="6599E7AC" w14:textId="77777777">
      <w:pPr>
        <w:pStyle w:val="ListParagraph"/>
        <w:numPr>
          <w:ilvl w:val="0"/>
          <w:numId w:val="71"/>
        </w:numPr>
        <w:rPr>
          <w:rFonts w:eastAsia="Times New Roman" w:cs="Times New Roman"/>
          <w:kern w:val="0"/>
          <w:sz w:val="24"/>
          <w:szCs w:val="24"/>
          <w:lang w:eastAsia="en-PH"/>
          <w14:ligatures w14:val="none"/>
        </w:rPr>
      </w:pPr>
      <w:r w:rsidRPr="00671CAE">
        <w:rPr>
          <w:rFonts w:eastAsia="Times New Roman" w:cs="Times New Roman"/>
          <w:kern w:val="0"/>
          <w:sz w:val="24"/>
          <w:szCs w:val="24"/>
          <w:lang w:eastAsia="en-PH"/>
          <w14:ligatures w14:val="none"/>
        </w:rPr>
        <w:t>Use method overriding to change or extend inherited behaviors.</w:t>
      </w:r>
    </w:p>
    <w:p w:rsidRPr="00671CAE" w:rsidR="00671CAE" w:rsidP="005E4004" w:rsidRDefault="00671CAE" w14:paraId="5C59A70C" w14:textId="77777777">
      <w:pPr>
        <w:pStyle w:val="ListParagraph"/>
        <w:numPr>
          <w:ilvl w:val="0"/>
          <w:numId w:val="71"/>
        </w:numPr>
        <w:rPr>
          <w:rFonts w:eastAsia="Times New Roman" w:cs="Times New Roman"/>
          <w:kern w:val="0"/>
          <w:sz w:val="24"/>
          <w:szCs w:val="24"/>
          <w:lang w:eastAsia="en-PH"/>
          <w14:ligatures w14:val="none"/>
        </w:rPr>
      </w:pPr>
      <w:r w:rsidRPr="00671CAE">
        <w:rPr>
          <w:rFonts w:eastAsia="Times New Roman" w:cs="Times New Roman"/>
          <w:kern w:val="0"/>
          <w:sz w:val="24"/>
          <w:szCs w:val="24"/>
          <w:lang w:eastAsia="en-PH"/>
          <w14:ligatures w14:val="none"/>
        </w:rPr>
        <w:t>Reference superclass objects to achieve runtime polymorphism.</w:t>
      </w:r>
    </w:p>
    <w:p w:rsidR="00CD1CE2" w:rsidP="001D1B11" w:rsidRDefault="00671CAE" w14:paraId="4A49D106" w14:textId="776FFAC4">
      <w:pPr>
        <w:pStyle w:val="ListParagraph"/>
        <w:numPr>
          <w:ilvl w:val="0"/>
          <w:numId w:val="71"/>
        </w:numPr>
        <w:rPr>
          <w:rFonts w:eastAsia="Times New Roman" w:cs="Times New Roman"/>
          <w:kern w:val="0"/>
          <w:sz w:val="24"/>
          <w:szCs w:val="24"/>
          <w:lang w:eastAsia="en-PH"/>
          <w14:ligatures w14:val="none"/>
        </w:rPr>
      </w:pPr>
      <w:r w:rsidRPr="00671CAE">
        <w:rPr>
          <w:rFonts w:eastAsia="Times New Roman" w:cs="Times New Roman"/>
          <w:kern w:val="0"/>
          <w:sz w:val="24"/>
          <w:szCs w:val="24"/>
          <w:lang w:eastAsia="en-PH"/>
          <w14:ligatures w14:val="none"/>
        </w:rPr>
        <w:t>Remember: in polymorphism, the object type decides which method runs, not the reference type.</w:t>
      </w:r>
    </w:p>
    <w:p w:rsidRPr="001D1B11" w:rsidR="001D1B11" w:rsidP="001D1B11" w:rsidRDefault="001D1B11" w14:paraId="3BB0B92F" w14:textId="30864F40">
      <w:pPr>
        <w:numPr>
          <w:ilvl w:val="0"/>
          <w:numId w:val="0"/>
        </w:numPr>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Video Link: </w:t>
      </w:r>
      <w:hyperlink w:history="1" r:id="rId38">
        <w:r w:rsidRPr="00FF62EB">
          <w:rPr>
            <w:rStyle w:val="Hyperlink"/>
            <w:rFonts w:eastAsia="Times New Roman" w:cs="Times New Roman"/>
            <w:kern w:val="0"/>
            <w:sz w:val="24"/>
            <w:szCs w:val="24"/>
            <w:lang w:eastAsia="en-PH"/>
            <w14:ligatures w14:val="none"/>
          </w:rPr>
          <w:t>https://youtu.be/6xRd0j1anzc?si=v4X7uhzrPkSfs8BW</w:t>
        </w:r>
      </w:hyperlink>
      <w:r>
        <w:rPr>
          <w:rFonts w:eastAsia="Times New Roman" w:cs="Times New Roman"/>
          <w:kern w:val="0"/>
          <w:sz w:val="24"/>
          <w:szCs w:val="24"/>
          <w:lang w:eastAsia="en-PH"/>
          <w14:ligatures w14:val="none"/>
        </w:rPr>
        <w:t xml:space="preserve"> </w:t>
      </w:r>
    </w:p>
    <w:p w:rsidRPr="00167228" w:rsidR="00167228" w:rsidP="002F454A" w:rsidRDefault="008B364C" w14:paraId="37333E52" w14:textId="0922D3B0">
      <w:pPr>
        <w:pStyle w:val="ListParagraph"/>
        <w:numPr>
          <w:ilvl w:val="1"/>
          <w:numId w:val="61"/>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The Principle of Modularity</w:t>
      </w:r>
    </w:p>
    <w:p w:rsidRPr="001D1B11" w:rsidR="00393465" w:rsidP="001D1B11" w:rsidRDefault="00694B69" w14:paraId="63147598" w14:textId="20F2E59E">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694B69">
        <w:rPr>
          <w:rFonts w:eastAsia="Times New Roman" w:cs="Times New Roman"/>
          <w:b/>
          <w:bCs/>
          <w:kern w:val="0"/>
          <w:sz w:val="24"/>
          <w:szCs w:val="24"/>
          <w:lang w:eastAsia="en-PH"/>
          <w14:ligatures w14:val="none"/>
        </w:rPr>
        <w:t>Modularity</w:t>
      </w:r>
      <w:r w:rsidRPr="00694B69">
        <w:rPr>
          <w:rFonts w:eastAsia="Times New Roman" w:cs="Times New Roman"/>
          <w:kern w:val="0"/>
          <w:sz w:val="24"/>
          <w:szCs w:val="24"/>
          <w:lang w:eastAsia="en-PH"/>
          <w14:ligatures w14:val="none"/>
        </w:rPr>
        <w:t xml:space="preserve"> is a key principle in </w:t>
      </w:r>
      <w:r w:rsidRPr="00694B69">
        <w:rPr>
          <w:rFonts w:eastAsia="Times New Roman" w:cs="Times New Roman"/>
          <w:b/>
          <w:bCs/>
          <w:kern w:val="0"/>
          <w:sz w:val="24"/>
          <w:szCs w:val="24"/>
          <w:lang w:eastAsia="en-PH"/>
          <w14:ligatures w14:val="none"/>
        </w:rPr>
        <w:t>Object-Oriented Programming (OOP)</w:t>
      </w:r>
      <w:r w:rsidRPr="00694B69">
        <w:rPr>
          <w:rFonts w:eastAsia="Times New Roman" w:cs="Times New Roman"/>
          <w:kern w:val="0"/>
          <w:sz w:val="24"/>
          <w:szCs w:val="24"/>
          <w:lang w:eastAsia="en-PH"/>
          <w14:ligatures w14:val="none"/>
        </w:rPr>
        <w:t xml:space="preserve"> that focuses on </w:t>
      </w:r>
      <w:r w:rsidRPr="00694B69">
        <w:rPr>
          <w:rFonts w:eastAsia="Times New Roman" w:cs="Times New Roman"/>
          <w:b/>
          <w:bCs/>
          <w:kern w:val="0"/>
          <w:sz w:val="24"/>
          <w:szCs w:val="24"/>
          <w:lang w:eastAsia="en-PH"/>
          <w14:ligatures w14:val="none"/>
        </w:rPr>
        <w:t>dividing a large program into smaller, manageable parts</w:t>
      </w:r>
      <w:r w:rsidRPr="00694B69">
        <w:rPr>
          <w:rFonts w:eastAsia="Times New Roman" w:cs="Times New Roman"/>
          <w:kern w:val="0"/>
          <w:sz w:val="24"/>
          <w:szCs w:val="24"/>
          <w:lang w:eastAsia="en-PH"/>
          <w14:ligatures w14:val="none"/>
        </w:rPr>
        <w:t xml:space="preserve"> called </w:t>
      </w:r>
      <w:r w:rsidRPr="00694B69">
        <w:rPr>
          <w:rFonts w:eastAsia="Times New Roman" w:cs="Times New Roman"/>
          <w:i/>
          <w:iCs/>
          <w:kern w:val="0"/>
          <w:sz w:val="24"/>
          <w:szCs w:val="24"/>
          <w:lang w:eastAsia="en-PH"/>
          <w14:ligatures w14:val="none"/>
        </w:rPr>
        <w:t>modules</w:t>
      </w:r>
      <w:r w:rsidRPr="00694B69">
        <w:rPr>
          <w:rFonts w:eastAsia="Times New Roman" w:cs="Times New Roman"/>
          <w:kern w:val="0"/>
          <w:sz w:val="24"/>
          <w:szCs w:val="24"/>
          <w:lang w:eastAsia="en-PH"/>
          <w14:ligatures w14:val="none"/>
        </w:rPr>
        <w:t xml:space="preserve">. Each module performs a specific task and can be developed, tested, and debugged independently. This approach makes the entire program easier to understand, maintain, and update without affecting other parts. Modularity encourages programmers to </w:t>
      </w:r>
      <w:r w:rsidRPr="00694B69">
        <w:rPr>
          <w:rFonts w:eastAsia="Times New Roman" w:cs="Times New Roman"/>
          <w:b/>
          <w:bCs/>
          <w:kern w:val="0"/>
          <w:sz w:val="24"/>
          <w:szCs w:val="24"/>
          <w:lang w:eastAsia="en-PH"/>
          <w14:ligatures w14:val="none"/>
        </w:rPr>
        <w:t>organize code logically</w:t>
      </w:r>
      <w:r w:rsidRPr="00694B69">
        <w:rPr>
          <w:rFonts w:eastAsia="Times New Roman" w:cs="Times New Roman"/>
          <w:kern w:val="0"/>
          <w:sz w:val="24"/>
          <w:szCs w:val="24"/>
          <w:lang w:eastAsia="en-PH"/>
          <w14:ligatures w14:val="none"/>
        </w:rPr>
        <w:t>, helping teams work on different sections of a project at the same time. In short, modularity helps make programs more organized, reusable, and efficient by breaking them into smaller building blocks.</w:t>
      </w:r>
    </w:p>
    <w:p w:rsidR="00393465" w:rsidP="00694B69" w:rsidRDefault="00393465" w14:paraId="72D5B9EB" w14:textId="77777777">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393465" w:rsidP="005E4004" w:rsidRDefault="00393465" w14:paraId="1C7C4903" w14:textId="67C7E7CC">
      <w:pPr>
        <w:pStyle w:val="ListParagraph"/>
        <w:numPr>
          <w:ilvl w:val="0"/>
          <w:numId w:val="68"/>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Definition and Concept</w:t>
      </w:r>
    </w:p>
    <w:p w:rsidR="005525A6" w:rsidP="005525A6" w:rsidRDefault="00970E79" w14:paraId="754D78A8" w14:textId="18046B2F">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970E79">
        <w:rPr>
          <w:rFonts w:eastAsia="Times New Roman" w:cs="Times New Roman"/>
          <w:kern w:val="0"/>
          <w:sz w:val="24"/>
          <w:szCs w:val="24"/>
          <w:lang w:eastAsia="en-PH"/>
          <w14:ligatures w14:val="none"/>
        </w:rPr>
        <w:t>The Principle of Modularity means designing a program so that it is composed of independent and reusable modules. Each module represents a part of the program that performs one main function. By separating the program into these modules, you can easily fix, modify, or reuse parts of the program without affecting the others. This also improves collaboration because multiple programmers can work on different modules at once. Overall, modularity increases a program’s readability, flexibility, and maintainability.</w:t>
      </w:r>
    </w:p>
    <w:p w:rsidRPr="005525A6" w:rsidR="005525A6" w:rsidP="005525A6" w:rsidRDefault="005525A6" w14:paraId="550CC3F8" w14:textId="77777777">
      <w:pPr>
        <w:pStyle w:val="ListParagraph"/>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Pr="00612FA3" w:rsidR="00612FA3" w:rsidP="00612FA3" w:rsidRDefault="00612FA3" w14:paraId="60F62EEB" w14:textId="32FA0ABD">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D85D0D">
        <w:rPr>
          <w:rFonts w:eastAsia="Times New Roman" w:cs="Times New Roman"/>
          <w:b/>
          <w:bCs/>
          <w:kern w:val="0"/>
          <w:sz w:val="24"/>
          <w:szCs w:val="24"/>
          <w:lang w:eastAsia="en-PH"/>
          <w14:ligatures w14:val="none"/>
        </w:rPr>
        <w:t>Example:</w:t>
      </w:r>
      <w:r w:rsidRPr="00612FA3">
        <w:rPr>
          <w:rFonts w:eastAsia="Times New Roman" w:cs="Times New Roman"/>
          <w:kern w:val="0"/>
          <w:sz w:val="24"/>
          <w:szCs w:val="24"/>
          <w:lang w:eastAsia="en-PH"/>
          <w14:ligatures w14:val="none"/>
        </w:rPr>
        <w:t xml:space="preserve"> Modularity allows programmers to divide a complex system into smaller parts, making the code easier to understand and manage.</w:t>
      </w:r>
    </w:p>
    <w:p w:rsidRPr="00D85D0D" w:rsidR="005525A6" w:rsidP="00612FA3" w:rsidRDefault="00612FA3" w14:paraId="4728652A" w14:textId="2A3D1635">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D85D0D">
        <w:rPr>
          <w:rFonts w:eastAsia="Times New Roman" w:cs="Times New Roman"/>
          <w:b/>
          <w:bCs/>
          <w:kern w:val="0"/>
          <w:sz w:val="24"/>
          <w:szCs w:val="24"/>
          <w:lang w:eastAsia="en-PH"/>
          <w14:ligatures w14:val="none"/>
        </w:rPr>
        <w:t>Sample code:</w:t>
      </w:r>
    </w:p>
    <w:p w:rsidRPr="00612FA3" w:rsidR="00612FA3" w:rsidP="00612FA3" w:rsidRDefault="00612FA3" w14:paraId="60BBB18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Module 1: Handles addition</w:t>
      </w:r>
    </w:p>
    <w:p w:rsidRPr="00612FA3" w:rsidR="00612FA3" w:rsidP="00612FA3" w:rsidRDefault="00612FA3" w14:paraId="1B967524"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class Addition {</w:t>
      </w:r>
    </w:p>
    <w:p w:rsidRPr="00612FA3" w:rsidR="00612FA3" w:rsidP="00612FA3" w:rsidRDefault="00612FA3" w14:paraId="7618AB89"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xml:space="preserve">    int </w:t>
      </w:r>
      <w:proofErr w:type="gramStart"/>
      <w:r w:rsidRPr="00612FA3">
        <w:rPr>
          <w:rFonts w:eastAsia="Times New Roman" w:cs="Times New Roman"/>
          <w:kern w:val="0"/>
          <w:sz w:val="24"/>
          <w:szCs w:val="24"/>
          <w:highlight w:val="darkGray"/>
          <w:lang w:eastAsia="en-PH"/>
          <w14:ligatures w14:val="none"/>
        </w:rPr>
        <w:t>add(</w:t>
      </w:r>
      <w:proofErr w:type="gramEnd"/>
      <w:r w:rsidRPr="00612FA3">
        <w:rPr>
          <w:rFonts w:eastAsia="Times New Roman" w:cs="Times New Roman"/>
          <w:kern w:val="0"/>
          <w:sz w:val="24"/>
          <w:szCs w:val="24"/>
          <w:highlight w:val="darkGray"/>
          <w:lang w:eastAsia="en-PH"/>
          <w14:ligatures w14:val="none"/>
        </w:rPr>
        <w:t>int a, int b) {</w:t>
      </w:r>
    </w:p>
    <w:p w:rsidRPr="00612FA3" w:rsidR="00612FA3" w:rsidP="00612FA3" w:rsidRDefault="00612FA3" w14:paraId="2B798F39"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xml:space="preserve">        return a + </w:t>
      </w:r>
      <w:proofErr w:type="gramStart"/>
      <w:r w:rsidRPr="00612FA3">
        <w:rPr>
          <w:rFonts w:eastAsia="Times New Roman" w:cs="Times New Roman"/>
          <w:kern w:val="0"/>
          <w:sz w:val="24"/>
          <w:szCs w:val="24"/>
          <w:highlight w:val="darkGray"/>
          <w:lang w:eastAsia="en-PH"/>
          <w14:ligatures w14:val="none"/>
        </w:rPr>
        <w:t>b;</w:t>
      </w:r>
      <w:proofErr w:type="gramEnd"/>
    </w:p>
    <w:p w:rsidRPr="00612FA3" w:rsidR="00612FA3" w:rsidP="00612FA3" w:rsidRDefault="00612FA3" w14:paraId="71783946"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xml:space="preserve">    }</w:t>
      </w:r>
    </w:p>
    <w:p w:rsidRPr="00612FA3" w:rsidR="00612FA3" w:rsidP="00612FA3" w:rsidRDefault="00612FA3" w14:paraId="2C3A1BC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w:t>
      </w:r>
    </w:p>
    <w:p w:rsidRPr="00612FA3" w:rsidR="00612FA3" w:rsidP="00612FA3" w:rsidRDefault="00612FA3" w14:paraId="4C488A1E"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612FA3" w:rsidR="00612FA3" w:rsidP="00612FA3" w:rsidRDefault="00612FA3" w14:paraId="15E77F29"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Module 2: Handles subtraction</w:t>
      </w:r>
    </w:p>
    <w:p w:rsidRPr="00612FA3" w:rsidR="00612FA3" w:rsidP="00612FA3" w:rsidRDefault="00612FA3" w14:paraId="6D060EB3"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class Subtraction {</w:t>
      </w:r>
    </w:p>
    <w:p w:rsidRPr="00612FA3" w:rsidR="00612FA3" w:rsidP="00612FA3" w:rsidRDefault="00612FA3" w14:paraId="1C6EDBD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xml:space="preserve">    int </w:t>
      </w:r>
      <w:proofErr w:type="gramStart"/>
      <w:r w:rsidRPr="00612FA3">
        <w:rPr>
          <w:rFonts w:eastAsia="Times New Roman" w:cs="Times New Roman"/>
          <w:kern w:val="0"/>
          <w:sz w:val="24"/>
          <w:szCs w:val="24"/>
          <w:highlight w:val="darkGray"/>
          <w:lang w:eastAsia="en-PH"/>
          <w14:ligatures w14:val="none"/>
        </w:rPr>
        <w:t>subtract(</w:t>
      </w:r>
      <w:proofErr w:type="gramEnd"/>
      <w:r w:rsidRPr="00612FA3">
        <w:rPr>
          <w:rFonts w:eastAsia="Times New Roman" w:cs="Times New Roman"/>
          <w:kern w:val="0"/>
          <w:sz w:val="24"/>
          <w:szCs w:val="24"/>
          <w:highlight w:val="darkGray"/>
          <w:lang w:eastAsia="en-PH"/>
          <w14:ligatures w14:val="none"/>
        </w:rPr>
        <w:t>int a, int b) {</w:t>
      </w:r>
    </w:p>
    <w:p w:rsidRPr="00612FA3" w:rsidR="00612FA3" w:rsidP="00612FA3" w:rsidRDefault="00612FA3" w14:paraId="63F3C54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xml:space="preserve">        return a - </w:t>
      </w:r>
      <w:proofErr w:type="gramStart"/>
      <w:r w:rsidRPr="00612FA3">
        <w:rPr>
          <w:rFonts w:eastAsia="Times New Roman" w:cs="Times New Roman"/>
          <w:kern w:val="0"/>
          <w:sz w:val="24"/>
          <w:szCs w:val="24"/>
          <w:highlight w:val="darkGray"/>
          <w:lang w:eastAsia="en-PH"/>
          <w14:ligatures w14:val="none"/>
        </w:rPr>
        <w:t>b;</w:t>
      </w:r>
      <w:proofErr w:type="gramEnd"/>
    </w:p>
    <w:p w:rsidRPr="00612FA3" w:rsidR="00612FA3" w:rsidP="00612FA3" w:rsidRDefault="00612FA3" w14:paraId="19E330C6"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xml:space="preserve">    }</w:t>
      </w:r>
    </w:p>
    <w:p w:rsidRPr="00612FA3" w:rsidR="00612FA3" w:rsidP="00612FA3" w:rsidRDefault="00612FA3" w14:paraId="3BD2CD75"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w:t>
      </w:r>
    </w:p>
    <w:p w:rsidRPr="00612FA3" w:rsidR="00612FA3" w:rsidP="00612FA3" w:rsidRDefault="00612FA3" w14:paraId="2120DDD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612FA3" w:rsidR="00612FA3" w:rsidP="00612FA3" w:rsidRDefault="00612FA3" w14:paraId="04EA6C60"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Main program</w:t>
      </w:r>
    </w:p>
    <w:p w:rsidRPr="00612FA3" w:rsidR="00612FA3" w:rsidP="00612FA3" w:rsidRDefault="00612FA3" w14:paraId="304C635C"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public class Main {</w:t>
      </w:r>
    </w:p>
    <w:p w:rsidRPr="00612FA3" w:rsidR="00612FA3" w:rsidP="00612FA3" w:rsidRDefault="00612FA3" w14:paraId="7D8C9B0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xml:space="preserve">    public static void </w:t>
      </w:r>
      <w:proofErr w:type="gramStart"/>
      <w:r w:rsidRPr="00612FA3">
        <w:rPr>
          <w:rFonts w:eastAsia="Times New Roman" w:cs="Times New Roman"/>
          <w:kern w:val="0"/>
          <w:sz w:val="24"/>
          <w:szCs w:val="24"/>
          <w:highlight w:val="darkGray"/>
          <w:lang w:eastAsia="en-PH"/>
          <w14:ligatures w14:val="none"/>
        </w:rPr>
        <w:t>main(String[</w:t>
      </w:r>
      <w:proofErr w:type="gramEnd"/>
      <w:r w:rsidRPr="00612FA3">
        <w:rPr>
          <w:rFonts w:eastAsia="Times New Roman" w:cs="Times New Roman"/>
          <w:kern w:val="0"/>
          <w:sz w:val="24"/>
          <w:szCs w:val="24"/>
          <w:highlight w:val="darkGray"/>
          <w:lang w:eastAsia="en-PH"/>
          <w14:ligatures w14:val="none"/>
        </w:rPr>
        <w:t xml:space="preserve">] </w:t>
      </w:r>
      <w:proofErr w:type="spellStart"/>
      <w:r w:rsidRPr="00612FA3">
        <w:rPr>
          <w:rFonts w:eastAsia="Times New Roman" w:cs="Times New Roman"/>
          <w:kern w:val="0"/>
          <w:sz w:val="24"/>
          <w:szCs w:val="24"/>
          <w:highlight w:val="darkGray"/>
          <w:lang w:eastAsia="en-PH"/>
          <w14:ligatures w14:val="none"/>
        </w:rPr>
        <w:t>args</w:t>
      </w:r>
      <w:proofErr w:type="spellEnd"/>
      <w:r w:rsidRPr="00612FA3">
        <w:rPr>
          <w:rFonts w:eastAsia="Times New Roman" w:cs="Times New Roman"/>
          <w:kern w:val="0"/>
          <w:sz w:val="24"/>
          <w:szCs w:val="24"/>
          <w:highlight w:val="darkGray"/>
          <w:lang w:eastAsia="en-PH"/>
          <w14:ligatures w14:val="none"/>
        </w:rPr>
        <w:t>) {</w:t>
      </w:r>
    </w:p>
    <w:p w:rsidRPr="00612FA3" w:rsidR="00612FA3" w:rsidP="00612FA3" w:rsidRDefault="00612FA3" w14:paraId="16238CB9"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xml:space="preserve">        Addition </w:t>
      </w:r>
      <w:proofErr w:type="spellStart"/>
      <w:r w:rsidRPr="00612FA3">
        <w:rPr>
          <w:rFonts w:eastAsia="Times New Roman" w:cs="Times New Roman"/>
          <w:kern w:val="0"/>
          <w:sz w:val="24"/>
          <w:szCs w:val="24"/>
          <w:highlight w:val="darkGray"/>
          <w:lang w:eastAsia="en-PH"/>
          <w14:ligatures w14:val="none"/>
        </w:rPr>
        <w:t>addModule</w:t>
      </w:r>
      <w:proofErr w:type="spellEnd"/>
      <w:r w:rsidRPr="00612FA3">
        <w:rPr>
          <w:rFonts w:eastAsia="Times New Roman" w:cs="Times New Roman"/>
          <w:kern w:val="0"/>
          <w:sz w:val="24"/>
          <w:szCs w:val="24"/>
          <w:highlight w:val="darkGray"/>
          <w:lang w:eastAsia="en-PH"/>
          <w14:ligatures w14:val="none"/>
        </w:rPr>
        <w:t xml:space="preserve"> = new </w:t>
      </w:r>
      <w:proofErr w:type="gramStart"/>
      <w:r w:rsidRPr="00612FA3">
        <w:rPr>
          <w:rFonts w:eastAsia="Times New Roman" w:cs="Times New Roman"/>
          <w:kern w:val="0"/>
          <w:sz w:val="24"/>
          <w:szCs w:val="24"/>
          <w:highlight w:val="darkGray"/>
          <w:lang w:eastAsia="en-PH"/>
          <w14:ligatures w14:val="none"/>
        </w:rPr>
        <w:t>Addition();</w:t>
      </w:r>
      <w:proofErr w:type="gramEnd"/>
    </w:p>
    <w:p w:rsidRPr="00612FA3" w:rsidR="00612FA3" w:rsidP="00612FA3" w:rsidRDefault="00612FA3" w14:paraId="6CDA456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xml:space="preserve">        Subtraction </w:t>
      </w:r>
      <w:proofErr w:type="spellStart"/>
      <w:r w:rsidRPr="00612FA3">
        <w:rPr>
          <w:rFonts w:eastAsia="Times New Roman" w:cs="Times New Roman"/>
          <w:kern w:val="0"/>
          <w:sz w:val="24"/>
          <w:szCs w:val="24"/>
          <w:highlight w:val="darkGray"/>
          <w:lang w:eastAsia="en-PH"/>
          <w14:ligatures w14:val="none"/>
        </w:rPr>
        <w:t>subModule</w:t>
      </w:r>
      <w:proofErr w:type="spellEnd"/>
      <w:r w:rsidRPr="00612FA3">
        <w:rPr>
          <w:rFonts w:eastAsia="Times New Roman" w:cs="Times New Roman"/>
          <w:kern w:val="0"/>
          <w:sz w:val="24"/>
          <w:szCs w:val="24"/>
          <w:highlight w:val="darkGray"/>
          <w:lang w:eastAsia="en-PH"/>
          <w14:ligatures w14:val="none"/>
        </w:rPr>
        <w:t xml:space="preserve"> = new </w:t>
      </w:r>
      <w:proofErr w:type="gramStart"/>
      <w:r w:rsidRPr="00612FA3">
        <w:rPr>
          <w:rFonts w:eastAsia="Times New Roman" w:cs="Times New Roman"/>
          <w:kern w:val="0"/>
          <w:sz w:val="24"/>
          <w:szCs w:val="24"/>
          <w:highlight w:val="darkGray"/>
          <w:lang w:eastAsia="en-PH"/>
          <w14:ligatures w14:val="none"/>
        </w:rPr>
        <w:t>Subtraction();</w:t>
      </w:r>
      <w:proofErr w:type="gramEnd"/>
    </w:p>
    <w:p w:rsidRPr="00612FA3" w:rsidR="00612FA3" w:rsidP="00612FA3" w:rsidRDefault="00612FA3" w14:paraId="0CA4B8F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612FA3" w:rsidR="00612FA3" w:rsidP="00612FA3" w:rsidRDefault="00612FA3" w14:paraId="26579E3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xml:space="preserve">        </w:t>
      </w:r>
      <w:proofErr w:type="spellStart"/>
      <w:r w:rsidRPr="00612FA3">
        <w:rPr>
          <w:rFonts w:eastAsia="Times New Roman" w:cs="Times New Roman"/>
          <w:kern w:val="0"/>
          <w:sz w:val="24"/>
          <w:szCs w:val="24"/>
          <w:highlight w:val="darkGray"/>
          <w:lang w:eastAsia="en-PH"/>
          <w14:ligatures w14:val="none"/>
        </w:rPr>
        <w:t>System.out.println</w:t>
      </w:r>
      <w:proofErr w:type="spellEnd"/>
      <w:r w:rsidRPr="00612FA3">
        <w:rPr>
          <w:rFonts w:eastAsia="Times New Roman" w:cs="Times New Roman"/>
          <w:kern w:val="0"/>
          <w:sz w:val="24"/>
          <w:szCs w:val="24"/>
          <w:highlight w:val="darkGray"/>
          <w:lang w:eastAsia="en-PH"/>
          <w14:ligatures w14:val="none"/>
        </w:rPr>
        <w:t xml:space="preserve">("Sum: " + </w:t>
      </w:r>
      <w:proofErr w:type="spellStart"/>
      <w:proofErr w:type="gramStart"/>
      <w:r w:rsidRPr="00612FA3">
        <w:rPr>
          <w:rFonts w:eastAsia="Times New Roman" w:cs="Times New Roman"/>
          <w:kern w:val="0"/>
          <w:sz w:val="24"/>
          <w:szCs w:val="24"/>
          <w:highlight w:val="darkGray"/>
          <w:lang w:eastAsia="en-PH"/>
          <w14:ligatures w14:val="none"/>
        </w:rPr>
        <w:t>addModule.add</w:t>
      </w:r>
      <w:proofErr w:type="spellEnd"/>
      <w:r w:rsidRPr="00612FA3">
        <w:rPr>
          <w:rFonts w:eastAsia="Times New Roman" w:cs="Times New Roman"/>
          <w:kern w:val="0"/>
          <w:sz w:val="24"/>
          <w:szCs w:val="24"/>
          <w:highlight w:val="darkGray"/>
          <w:lang w:eastAsia="en-PH"/>
          <w14:ligatures w14:val="none"/>
        </w:rPr>
        <w:t>(</w:t>
      </w:r>
      <w:proofErr w:type="gramEnd"/>
      <w:r w:rsidRPr="00612FA3">
        <w:rPr>
          <w:rFonts w:eastAsia="Times New Roman" w:cs="Times New Roman"/>
          <w:kern w:val="0"/>
          <w:sz w:val="24"/>
          <w:szCs w:val="24"/>
          <w:highlight w:val="darkGray"/>
          <w:lang w:eastAsia="en-PH"/>
          <w14:ligatures w14:val="none"/>
        </w:rPr>
        <w:t>10, 5)</w:t>
      </w:r>
      <w:proofErr w:type="gramStart"/>
      <w:r w:rsidRPr="00612FA3">
        <w:rPr>
          <w:rFonts w:eastAsia="Times New Roman" w:cs="Times New Roman"/>
          <w:kern w:val="0"/>
          <w:sz w:val="24"/>
          <w:szCs w:val="24"/>
          <w:highlight w:val="darkGray"/>
          <w:lang w:eastAsia="en-PH"/>
          <w14:ligatures w14:val="none"/>
        </w:rPr>
        <w:t>);</w:t>
      </w:r>
      <w:proofErr w:type="gramEnd"/>
    </w:p>
    <w:p w:rsidRPr="00612FA3" w:rsidR="00612FA3" w:rsidP="00612FA3" w:rsidRDefault="00612FA3" w14:paraId="0A5E55D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xml:space="preserve">        </w:t>
      </w:r>
      <w:proofErr w:type="spellStart"/>
      <w:r w:rsidRPr="00612FA3">
        <w:rPr>
          <w:rFonts w:eastAsia="Times New Roman" w:cs="Times New Roman"/>
          <w:kern w:val="0"/>
          <w:sz w:val="24"/>
          <w:szCs w:val="24"/>
          <w:highlight w:val="darkGray"/>
          <w:lang w:eastAsia="en-PH"/>
          <w14:ligatures w14:val="none"/>
        </w:rPr>
        <w:t>System.out.println</w:t>
      </w:r>
      <w:proofErr w:type="spellEnd"/>
      <w:r w:rsidRPr="00612FA3">
        <w:rPr>
          <w:rFonts w:eastAsia="Times New Roman" w:cs="Times New Roman"/>
          <w:kern w:val="0"/>
          <w:sz w:val="24"/>
          <w:szCs w:val="24"/>
          <w:highlight w:val="darkGray"/>
          <w:lang w:eastAsia="en-PH"/>
          <w14:ligatures w14:val="none"/>
        </w:rPr>
        <w:t xml:space="preserve">("Difference: " + </w:t>
      </w:r>
      <w:proofErr w:type="spellStart"/>
      <w:r w:rsidRPr="00612FA3">
        <w:rPr>
          <w:rFonts w:eastAsia="Times New Roman" w:cs="Times New Roman"/>
          <w:kern w:val="0"/>
          <w:sz w:val="24"/>
          <w:szCs w:val="24"/>
          <w:highlight w:val="darkGray"/>
          <w:lang w:eastAsia="en-PH"/>
          <w14:ligatures w14:val="none"/>
        </w:rPr>
        <w:t>subModule.subtract</w:t>
      </w:r>
      <w:proofErr w:type="spellEnd"/>
      <w:r w:rsidRPr="00612FA3">
        <w:rPr>
          <w:rFonts w:eastAsia="Times New Roman" w:cs="Times New Roman"/>
          <w:kern w:val="0"/>
          <w:sz w:val="24"/>
          <w:szCs w:val="24"/>
          <w:highlight w:val="darkGray"/>
          <w:lang w:eastAsia="en-PH"/>
          <w14:ligatures w14:val="none"/>
        </w:rPr>
        <w:t>(10, 5)</w:t>
      </w:r>
      <w:proofErr w:type="gramStart"/>
      <w:r w:rsidRPr="00612FA3">
        <w:rPr>
          <w:rFonts w:eastAsia="Times New Roman" w:cs="Times New Roman"/>
          <w:kern w:val="0"/>
          <w:sz w:val="24"/>
          <w:szCs w:val="24"/>
          <w:highlight w:val="darkGray"/>
          <w:lang w:eastAsia="en-PH"/>
          <w14:ligatures w14:val="none"/>
        </w:rPr>
        <w:t>);</w:t>
      </w:r>
      <w:proofErr w:type="gramEnd"/>
    </w:p>
    <w:p w:rsidRPr="00612FA3" w:rsidR="00612FA3" w:rsidP="00612FA3" w:rsidRDefault="00612FA3" w14:paraId="600FDE1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 xml:space="preserve">    }</w:t>
      </w:r>
    </w:p>
    <w:p w:rsidR="00612FA3" w:rsidP="00612FA3" w:rsidRDefault="00612FA3" w14:paraId="3505C59E" w14:textId="5BC8E38A">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612FA3">
        <w:rPr>
          <w:rFonts w:eastAsia="Times New Roman" w:cs="Times New Roman"/>
          <w:kern w:val="0"/>
          <w:sz w:val="24"/>
          <w:szCs w:val="24"/>
          <w:highlight w:val="darkGray"/>
          <w:lang w:eastAsia="en-PH"/>
          <w14:ligatures w14:val="none"/>
        </w:rPr>
        <w:t>}</w:t>
      </w:r>
    </w:p>
    <w:p w:rsidRPr="00D85D0D" w:rsidR="00612FA3" w:rsidP="00612FA3" w:rsidRDefault="00612FA3" w14:paraId="4E431D5D" w14:textId="660BB574">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D85D0D">
        <w:rPr>
          <w:rFonts w:eastAsia="Times New Roman" w:cs="Times New Roman"/>
          <w:b/>
          <w:bCs/>
          <w:kern w:val="0"/>
          <w:sz w:val="24"/>
          <w:szCs w:val="24"/>
          <w:lang w:eastAsia="en-PH"/>
          <w14:ligatures w14:val="none"/>
        </w:rPr>
        <w:t>Output:</w:t>
      </w:r>
    </w:p>
    <w:p w:rsidRPr="00612FA3" w:rsidR="00612FA3" w:rsidP="00612FA3" w:rsidRDefault="00612FA3" w14:paraId="01DEBA00"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612FA3">
        <w:rPr>
          <w:rFonts w:eastAsia="Times New Roman" w:cs="Times New Roman"/>
          <w:kern w:val="0"/>
          <w:sz w:val="24"/>
          <w:szCs w:val="24"/>
          <w:highlight w:val="darkGray"/>
          <w:lang w:eastAsia="en-PH"/>
          <w14:ligatures w14:val="none"/>
        </w:rPr>
        <w:t>Sum: 15</w:t>
      </w:r>
    </w:p>
    <w:p w:rsidR="00612FA3" w:rsidP="00612FA3" w:rsidRDefault="00612FA3" w14:paraId="44CCCC4C" w14:textId="58924121">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612FA3">
        <w:rPr>
          <w:rFonts w:eastAsia="Times New Roman" w:cs="Times New Roman"/>
          <w:kern w:val="0"/>
          <w:sz w:val="24"/>
          <w:szCs w:val="24"/>
          <w:highlight w:val="darkGray"/>
          <w:lang w:eastAsia="en-PH"/>
          <w14:ligatures w14:val="none"/>
        </w:rPr>
        <w:t>Difference: 5</w:t>
      </w:r>
    </w:p>
    <w:p w:rsidR="00612FA3" w:rsidP="00612FA3" w:rsidRDefault="00612FA3" w14:paraId="0C4D466A" w14:textId="22057DBE">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D85D0D">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D85D0D" w:rsidR="00D85D0D">
        <w:rPr>
          <w:rFonts w:eastAsia="Times New Roman" w:cs="Times New Roman"/>
          <w:kern w:val="0"/>
          <w:sz w:val="24"/>
          <w:szCs w:val="24"/>
          <w:lang w:eastAsia="en-PH"/>
          <w14:ligatures w14:val="none"/>
        </w:rPr>
        <w:t xml:space="preserve">In this program, the </w:t>
      </w:r>
      <w:r w:rsidRPr="00D85D0D" w:rsidR="00D85D0D">
        <w:rPr>
          <w:rFonts w:eastAsia="Times New Roman" w:cs="Times New Roman"/>
          <w:kern w:val="0"/>
          <w:sz w:val="24"/>
          <w:szCs w:val="24"/>
          <w:highlight w:val="darkGray"/>
          <w:lang w:eastAsia="en-PH"/>
          <w14:ligatures w14:val="none"/>
        </w:rPr>
        <w:t>Addition</w:t>
      </w:r>
      <w:r w:rsidRPr="00D85D0D" w:rsidR="00D85D0D">
        <w:rPr>
          <w:rFonts w:eastAsia="Times New Roman" w:cs="Times New Roman"/>
          <w:kern w:val="0"/>
          <w:sz w:val="24"/>
          <w:szCs w:val="24"/>
          <w:lang w:eastAsia="en-PH"/>
          <w14:ligatures w14:val="none"/>
        </w:rPr>
        <w:t xml:space="preserve"> and </w:t>
      </w:r>
      <w:r w:rsidRPr="00D85D0D" w:rsidR="00D85D0D">
        <w:rPr>
          <w:rFonts w:eastAsia="Times New Roman" w:cs="Times New Roman"/>
          <w:kern w:val="0"/>
          <w:sz w:val="24"/>
          <w:szCs w:val="24"/>
          <w:highlight w:val="darkGray"/>
          <w:lang w:eastAsia="en-PH"/>
          <w14:ligatures w14:val="none"/>
        </w:rPr>
        <w:t>Subtraction</w:t>
      </w:r>
      <w:r w:rsidRPr="00D85D0D" w:rsidR="00D85D0D">
        <w:rPr>
          <w:rFonts w:eastAsia="Times New Roman" w:cs="Times New Roman"/>
          <w:kern w:val="0"/>
          <w:sz w:val="24"/>
          <w:szCs w:val="24"/>
          <w:lang w:eastAsia="en-PH"/>
          <w14:ligatures w14:val="none"/>
        </w:rPr>
        <w:t xml:space="preserve"> classes are </w:t>
      </w:r>
      <w:r w:rsidRPr="00D85D0D" w:rsidR="00D85D0D">
        <w:rPr>
          <w:rFonts w:eastAsia="Times New Roman" w:cs="Times New Roman"/>
          <w:b/>
          <w:bCs/>
          <w:kern w:val="0"/>
          <w:sz w:val="24"/>
          <w:szCs w:val="24"/>
          <w:lang w:eastAsia="en-PH"/>
          <w14:ligatures w14:val="none"/>
        </w:rPr>
        <w:t>separate modules</w:t>
      </w:r>
      <w:r w:rsidRPr="00D85D0D" w:rsidR="00D85D0D">
        <w:rPr>
          <w:rFonts w:eastAsia="Times New Roman" w:cs="Times New Roman"/>
          <w:kern w:val="0"/>
          <w:sz w:val="24"/>
          <w:szCs w:val="24"/>
          <w:lang w:eastAsia="en-PH"/>
          <w14:ligatures w14:val="none"/>
        </w:rPr>
        <w:t xml:space="preserve">, each performing a specific task. The </w:t>
      </w:r>
      <w:r w:rsidRPr="00D85D0D" w:rsidR="00D85D0D">
        <w:rPr>
          <w:rFonts w:eastAsia="Times New Roman" w:cs="Times New Roman"/>
          <w:kern w:val="0"/>
          <w:sz w:val="24"/>
          <w:szCs w:val="24"/>
          <w:highlight w:val="darkGray"/>
          <w:lang w:eastAsia="en-PH"/>
          <w14:ligatures w14:val="none"/>
        </w:rPr>
        <w:t>Main</w:t>
      </w:r>
      <w:r w:rsidRPr="00D85D0D" w:rsidR="00D85D0D">
        <w:rPr>
          <w:rFonts w:eastAsia="Times New Roman" w:cs="Times New Roman"/>
          <w:kern w:val="0"/>
          <w:sz w:val="24"/>
          <w:szCs w:val="24"/>
          <w:lang w:eastAsia="en-PH"/>
          <w14:ligatures w14:val="none"/>
        </w:rPr>
        <w:t xml:space="preserve"> class uses these modules to display results. If you need to change how addition or subtraction works, you only need to update that specific module — not the entire program. This makes the code easier to maintain and reuse in other projects. Each class or module works like a small piece that fits together to build a complete program.</w:t>
      </w:r>
    </w:p>
    <w:p w:rsidR="00D85D0D" w:rsidP="00612FA3" w:rsidRDefault="00D85D0D" w14:paraId="72C4753E"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344902" w:rsidP="00612FA3" w:rsidRDefault="00344902" w14:paraId="7AEA1790" w14:textId="77777777">
      <w:pPr>
        <w:numPr>
          <w:ilvl w:val="0"/>
          <w:numId w:val="0"/>
        </w:numPr>
        <w:spacing w:before="100" w:beforeAutospacing="1" w:after="100" w:afterAutospacing="1" w:line="240" w:lineRule="auto"/>
        <w:ind w:left="720"/>
        <w:rPr>
          <w:rFonts w:eastAsia="Times New Roman" w:cs="Times New Roman"/>
          <w:sz w:val="24"/>
          <w:szCs w:val="24"/>
          <w:lang w:eastAsia="en-PH"/>
        </w:rPr>
      </w:pPr>
    </w:p>
    <w:p w:rsidR="00344902" w:rsidP="00612FA3" w:rsidRDefault="00344902" w14:paraId="17B9FDE8" w14:textId="4980291A">
      <w:pPr>
        <w:numPr>
          <w:ilvl w:val="0"/>
          <w:numId w:val="0"/>
        </w:numPr>
        <w:spacing w:before="100" w:beforeAutospacing="1" w:after="100" w:afterAutospacing="1" w:line="240" w:lineRule="auto"/>
        <w:ind w:left="720"/>
        <w:rPr>
          <w:rFonts w:eastAsia="Times New Roman" w:cs="Times New Roman"/>
          <w:b/>
          <w:bCs/>
          <w:sz w:val="24"/>
          <w:szCs w:val="24"/>
          <w:lang w:eastAsia="en-PH"/>
        </w:rPr>
      </w:pPr>
      <w:r w:rsidRPr="00344902">
        <w:rPr>
          <w:rFonts w:eastAsia="Times New Roman" w:cs="Times New Roman"/>
          <w:b/>
          <w:bCs/>
          <w:sz w:val="24"/>
          <w:szCs w:val="24"/>
          <w:lang w:eastAsia="en-PH"/>
        </w:rPr>
        <w:t>Advantages of Modularity</w:t>
      </w:r>
    </w:p>
    <w:p w:rsidRPr="00CA7983" w:rsidR="00CA7983" w:rsidP="005E4004" w:rsidRDefault="00CA7983" w14:paraId="7BFE1D50" w14:textId="77777777">
      <w:pPr>
        <w:numPr>
          <w:ilvl w:val="0"/>
          <w:numId w:val="72"/>
        </w:numPr>
        <w:spacing w:before="100" w:beforeAutospacing="1" w:after="100" w:afterAutospacing="1" w:line="240" w:lineRule="auto"/>
        <w:rPr>
          <w:rFonts w:eastAsia="Times New Roman" w:cs="Times New Roman"/>
          <w:kern w:val="0"/>
          <w:sz w:val="24"/>
          <w:szCs w:val="24"/>
          <w:lang w:eastAsia="en-PH"/>
          <w14:ligatures w14:val="none"/>
        </w:rPr>
      </w:pPr>
      <w:r w:rsidRPr="00CA7983">
        <w:rPr>
          <w:rFonts w:ascii="Segoe UI Emoji" w:hAnsi="Segoe UI Emoji" w:eastAsia="Times New Roman" w:cs="Segoe UI Emoji"/>
          <w:kern w:val="0"/>
          <w:sz w:val="24"/>
          <w:szCs w:val="24"/>
          <w:lang w:eastAsia="en-PH"/>
          <w14:ligatures w14:val="none"/>
        </w:rPr>
        <w:t>✅</w:t>
      </w:r>
      <w:r w:rsidRPr="00CA7983">
        <w:rPr>
          <w:rFonts w:eastAsia="Times New Roman" w:cs="Times New Roman"/>
          <w:kern w:val="0"/>
          <w:sz w:val="24"/>
          <w:szCs w:val="24"/>
          <w:lang w:eastAsia="en-PH"/>
          <w14:ligatures w14:val="none"/>
        </w:rPr>
        <w:t xml:space="preserve"> Easier Maintenance – Fixing or improving one module doesn’t affect the others.</w:t>
      </w:r>
    </w:p>
    <w:p w:rsidRPr="00CA7983" w:rsidR="00CA7983" w:rsidP="005E4004" w:rsidRDefault="00CA7983" w14:paraId="5EB7903B" w14:textId="77777777">
      <w:pPr>
        <w:numPr>
          <w:ilvl w:val="0"/>
          <w:numId w:val="72"/>
        </w:numPr>
        <w:spacing w:before="100" w:beforeAutospacing="1" w:after="100" w:afterAutospacing="1" w:line="240" w:lineRule="auto"/>
        <w:rPr>
          <w:rFonts w:eastAsia="Times New Roman" w:cs="Times New Roman"/>
          <w:kern w:val="0"/>
          <w:sz w:val="24"/>
          <w:szCs w:val="24"/>
          <w:lang w:eastAsia="en-PH"/>
          <w14:ligatures w14:val="none"/>
        </w:rPr>
      </w:pPr>
      <w:r w:rsidRPr="00CA7983">
        <w:rPr>
          <w:rFonts w:ascii="Segoe UI Emoji" w:hAnsi="Segoe UI Emoji" w:eastAsia="Times New Roman" w:cs="Segoe UI Emoji"/>
          <w:kern w:val="0"/>
          <w:sz w:val="24"/>
          <w:szCs w:val="24"/>
          <w:lang w:eastAsia="en-PH"/>
          <w14:ligatures w14:val="none"/>
        </w:rPr>
        <w:t>🧩</w:t>
      </w:r>
      <w:r w:rsidRPr="00CA7983">
        <w:rPr>
          <w:rFonts w:eastAsia="Times New Roman" w:cs="Times New Roman"/>
          <w:kern w:val="0"/>
          <w:sz w:val="24"/>
          <w:szCs w:val="24"/>
          <w:lang w:eastAsia="en-PH"/>
          <w14:ligatures w14:val="none"/>
        </w:rPr>
        <w:t xml:space="preserve"> Reusability – Modules can be reused in other projects or programs.</w:t>
      </w:r>
    </w:p>
    <w:p w:rsidRPr="00CA7983" w:rsidR="00CA7983" w:rsidP="005E4004" w:rsidRDefault="00CA7983" w14:paraId="4324FF2D" w14:textId="77777777">
      <w:pPr>
        <w:numPr>
          <w:ilvl w:val="0"/>
          <w:numId w:val="72"/>
        </w:numPr>
        <w:spacing w:before="100" w:beforeAutospacing="1" w:after="100" w:afterAutospacing="1" w:line="240" w:lineRule="auto"/>
        <w:rPr>
          <w:rFonts w:eastAsia="Times New Roman" w:cs="Times New Roman"/>
          <w:kern w:val="0"/>
          <w:sz w:val="24"/>
          <w:szCs w:val="24"/>
          <w:lang w:eastAsia="en-PH"/>
          <w14:ligatures w14:val="none"/>
        </w:rPr>
      </w:pPr>
      <w:r w:rsidRPr="00CA7983">
        <w:rPr>
          <w:rFonts w:ascii="Segoe UI Emoji" w:hAnsi="Segoe UI Emoji" w:eastAsia="Times New Roman" w:cs="Segoe UI Emoji"/>
          <w:kern w:val="0"/>
          <w:sz w:val="24"/>
          <w:szCs w:val="24"/>
          <w:lang w:eastAsia="en-PH"/>
          <w14:ligatures w14:val="none"/>
        </w:rPr>
        <w:t>🧠</w:t>
      </w:r>
      <w:r w:rsidRPr="00CA7983">
        <w:rPr>
          <w:rFonts w:eastAsia="Times New Roman" w:cs="Times New Roman"/>
          <w:kern w:val="0"/>
          <w:sz w:val="24"/>
          <w:szCs w:val="24"/>
          <w:lang w:eastAsia="en-PH"/>
          <w14:ligatures w14:val="none"/>
        </w:rPr>
        <w:t xml:space="preserve"> Clarity and Organization – Code is more readable and easier to understand.</w:t>
      </w:r>
    </w:p>
    <w:p w:rsidRPr="00CA7983" w:rsidR="00CA7983" w:rsidP="005E4004" w:rsidRDefault="00CA7983" w14:paraId="7D5E2FB8" w14:textId="77777777">
      <w:pPr>
        <w:numPr>
          <w:ilvl w:val="0"/>
          <w:numId w:val="72"/>
        </w:numPr>
        <w:spacing w:before="100" w:beforeAutospacing="1" w:after="100" w:afterAutospacing="1" w:line="240" w:lineRule="auto"/>
        <w:rPr>
          <w:rFonts w:eastAsia="Times New Roman" w:cs="Times New Roman"/>
          <w:kern w:val="0"/>
          <w:sz w:val="24"/>
          <w:szCs w:val="24"/>
          <w:lang w:eastAsia="en-PH"/>
          <w14:ligatures w14:val="none"/>
        </w:rPr>
      </w:pPr>
      <w:r w:rsidRPr="00CA7983">
        <w:rPr>
          <w:rFonts w:ascii="Segoe UI Emoji" w:hAnsi="Segoe UI Emoji" w:eastAsia="Times New Roman" w:cs="Segoe UI Emoji"/>
          <w:kern w:val="0"/>
          <w:sz w:val="24"/>
          <w:szCs w:val="24"/>
          <w:lang w:eastAsia="en-PH"/>
          <w14:ligatures w14:val="none"/>
        </w:rPr>
        <w:t>⚙️</w:t>
      </w:r>
      <w:r w:rsidRPr="00CA7983">
        <w:rPr>
          <w:rFonts w:eastAsia="Times New Roman" w:cs="Times New Roman"/>
          <w:kern w:val="0"/>
          <w:sz w:val="24"/>
          <w:szCs w:val="24"/>
          <w:lang w:eastAsia="en-PH"/>
          <w14:ligatures w14:val="none"/>
        </w:rPr>
        <w:t xml:space="preserve"> Team Collaboration – Different programmers can work on different modules at the same time.</w:t>
      </w:r>
    </w:p>
    <w:p w:rsidRPr="00CA7983" w:rsidR="00CA7983" w:rsidP="005E4004" w:rsidRDefault="00CA7983" w14:paraId="2159A5E6" w14:textId="77777777">
      <w:pPr>
        <w:numPr>
          <w:ilvl w:val="0"/>
          <w:numId w:val="72"/>
        </w:numPr>
        <w:spacing w:before="100" w:beforeAutospacing="1" w:after="100" w:afterAutospacing="1" w:line="240" w:lineRule="auto"/>
        <w:rPr>
          <w:rFonts w:eastAsia="Times New Roman" w:cs="Times New Roman"/>
          <w:kern w:val="0"/>
          <w:sz w:val="24"/>
          <w:szCs w:val="24"/>
          <w:lang w:eastAsia="en-PH"/>
          <w14:ligatures w14:val="none"/>
        </w:rPr>
      </w:pPr>
      <w:r w:rsidRPr="00CA7983">
        <w:rPr>
          <w:rFonts w:ascii="Segoe UI Emoji" w:hAnsi="Segoe UI Emoji" w:eastAsia="Times New Roman" w:cs="Segoe UI Emoji"/>
          <w:kern w:val="0"/>
          <w:sz w:val="24"/>
          <w:szCs w:val="24"/>
          <w:lang w:eastAsia="en-PH"/>
          <w14:ligatures w14:val="none"/>
        </w:rPr>
        <w:t>🚀</w:t>
      </w:r>
      <w:r w:rsidRPr="00CA7983">
        <w:rPr>
          <w:rFonts w:eastAsia="Times New Roman" w:cs="Times New Roman"/>
          <w:kern w:val="0"/>
          <w:sz w:val="24"/>
          <w:szCs w:val="24"/>
          <w:lang w:eastAsia="en-PH"/>
          <w14:ligatures w14:val="none"/>
        </w:rPr>
        <w:t xml:space="preserve"> Faster Development – Projects are easier to build, test, and expand.</w:t>
      </w:r>
    </w:p>
    <w:p w:rsidR="00344902" w:rsidP="00612FA3" w:rsidRDefault="00344902" w14:paraId="5A35361E" w14:textId="77777777">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CA7983" w:rsidP="00612FA3" w:rsidRDefault="00CA7983" w14:paraId="3EB97DD2" w14:textId="77777777">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CA7983" w:rsidP="00612FA3" w:rsidRDefault="00CA7983" w14:paraId="31F3151F" w14:textId="7BB030AD">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Real-Life Example:</w:t>
      </w:r>
    </w:p>
    <w:p w:rsidRPr="00474E9E" w:rsidR="00474E9E" w:rsidP="00474E9E" w:rsidRDefault="00474E9E" w14:paraId="548CFFEF" w14:textId="563886D1">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474E9E">
        <w:rPr>
          <w:rFonts w:eastAsia="Times New Roman" w:cs="Times New Roman"/>
          <w:kern w:val="0"/>
          <w:sz w:val="24"/>
          <w:szCs w:val="24"/>
          <w:lang w:eastAsia="en-PH"/>
          <w14:ligatures w14:val="none"/>
        </w:rPr>
        <w:t xml:space="preserve">Think of modularity like a </w:t>
      </w:r>
      <w:r w:rsidRPr="00474E9E">
        <w:rPr>
          <w:rFonts w:eastAsia="Times New Roman" w:cs="Times New Roman"/>
          <w:b/>
          <w:bCs/>
          <w:kern w:val="0"/>
          <w:sz w:val="24"/>
          <w:szCs w:val="24"/>
          <w:lang w:eastAsia="en-PH"/>
          <w14:ligatures w14:val="none"/>
        </w:rPr>
        <w:t>car</w:t>
      </w:r>
      <w:r w:rsidRPr="00474E9E">
        <w:rPr>
          <w:rFonts w:eastAsia="Times New Roman" w:cs="Times New Roman"/>
          <w:kern w:val="0"/>
          <w:sz w:val="24"/>
          <w:szCs w:val="24"/>
          <w:lang w:eastAsia="en-PH"/>
          <w14:ligatures w14:val="none"/>
        </w:rPr>
        <w:t xml:space="preserve">. The car is made up of smaller modules such as the </w:t>
      </w:r>
      <w:r w:rsidRPr="00474E9E">
        <w:rPr>
          <w:rFonts w:eastAsia="Times New Roman" w:cs="Times New Roman"/>
          <w:b/>
          <w:bCs/>
          <w:kern w:val="0"/>
          <w:sz w:val="24"/>
          <w:szCs w:val="24"/>
          <w:lang w:eastAsia="en-PH"/>
          <w14:ligatures w14:val="none"/>
        </w:rPr>
        <w:t>engine</w:t>
      </w:r>
      <w:r w:rsidRPr="00474E9E">
        <w:rPr>
          <w:rFonts w:eastAsia="Times New Roman" w:cs="Times New Roman"/>
          <w:kern w:val="0"/>
          <w:sz w:val="24"/>
          <w:szCs w:val="24"/>
          <w:lang w:eastAsia="en-PH"/>
          <w14:ligatures w14:val="none"/>
        </w:rPr>
        <w:t xml:space="preserve">, </w:t>
      </w:r>
      <w:r w:rsidRPr="00474E9E">
        <w:rPr>
          <w:rFonts w:eastAsia="Times New Roman" w:cs="Times New Roman"/>
          <w:b/>
          <w:bCs/>
          <w:kern w:val="0"/>
          <w:sz w:val="24"/>
          <w:szCs w:val="24"/>
          <w:lang w:eastAsia="en-PH"/>
          <w14:ligatures w14:val="none"/>
        </w:rPr>
        <w:t>wheels</w:t>
      </w:r>
      <w:r w:rsidRPr="00474E9E">
        <w:rPr>
          <w:rFonts w:eastAsia="Times New Roman" w:cs="Times New Roman"/>
          <w:kern w:val="0"/>
          <w:sz w:val="24"/>
          <w:szCs w:val="24"/>
          <w:lang w:eastAsia="en-PH"/>
          <w14:ligatures w14:val="none"/>
        </w:rPr>
        <w:t xml:space="preserve">, and </w:t>
      </w:r>
      <w:r w:rsidRPr="00474E9E">
        <w:rPr>
          <w:rFonts w:eastAsia="Times New Roman" w:cs="Times New Roman"/>
          <w:b/>
          <w:bCs/>
          <w:kern w:val="0"/>
          <w:sz w:val="24"/>
          <w:szCs w:val="24"/>
          <w:lang w:eastAsia="en-PH"/>
          <w14:ligatures w14:val="none"/>
        </w:rPr>
        <w:t>brakes</w:t>
      </w:r>
      <w:r w:rsidRPr="00474E9E">
        <w:rPr>
          <w:rFonts w:eastAsia="Times New Roman" w:cs="Times New Roman"/>
          <w:kern w:val="0"/>
          <w:sz w:val="24"/>
          <w:szCs w:val="24"/>
          <w:lang w:eastAsia="en-PH"/>
          <w14:ligatures w14:val="none"/>
        </w:rPr>
        <w:t xml:space="preserve">. Each part works independently but together makes </w:t>
      </w:r>
      <w:r w:rsidRPr="00474E9E">
        <w:rPr>
          <w:rFonts w:eastAsia="Times New Roman" w:cs="Times New Roman"/>
          <w:kern w:val="0"/>
          <w:sz w:val="24"/>
          <w:szCs w:val="24"/>
          <w:lang w:eastAsia="en-PH"/>
          <w14:ligatures w14:val="none"/>
        </w:rPr>
        <w:t xml:space="preserve">the car function. If </w:t>
      </w:r>
      <w:proofErr w:type="gramStart"/>
      <w:r w:rsidRPr="00474E9E">
        <w:rPr>
          <w:rFonts w:eastAsia="Times New Roman" w:cs="Times New Roman"/>
          <w:kern w:val="0"/>
          <w:sz w:val="24"/>
          <w:szCs w:val="24"/>
          <w:lang w:eastAsia="en-PH"/>
          <w14:ligatures w14:val="none"/>
        </w:rPr>
        <w:t>one part</w:t>
      </w:r>
      <w:proofErr w:type="gramEnd"/>
      <w:r w:rsidRPr="00474E9E">
        <w:rPr>
          <w:rFonts w:eastAsia="Times New Roman" w:cs="Times New Roman"/>
          <w:kern w:val="0"/>
          <w:sz w:val="24"/>
          <w:szCs w:val="24"/>
          <w:lang w:eastAsia="en-PH"/>
          <w14:ligatures w14:val="none"/>
        </w:rPr>
        <w:t xml:space="preserve"> breaks, you can fix or replace it without rebuilding the entire car. The same idea applies in programming — you fix or upgrade one module without touching the others.</w:t>
      </w:r>
    </w:p>
    <w:p w:rsidR="00CA7983" w:rsidP="00474E9E" w:rsidRDefault="00CA7983" w14:paraId="00246B1B" w14:textId="62AE2419">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474E9E" w:rsidP="00474E9E" w:rsidRDefault="00474E9E" w14:paraId="713B6190" w14:textId="77777777">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474E9E" w:rsidP="00474E9E" w:rsidRDefault="00474E9E" w14:paraId="34B99427" w14:textId="77777777">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474E9E" w:rsidP="00474E9E" w:rsidRDefault="00474E9E" w14:paraId="077447FC" w14:textId="77777777">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474E9E" w:rsidP="00474E9E" w:rsidRDefault="00474E9E" w14:paraId="26DA854F" w14:textId="43F3A164">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Key Points to Remember</w:t>
      </w:r>
    </w:p>
    <w:tbl>
      <w:tblPr>
        <w:tblStyle w:val="TableGridLight"/>
        <w:tblW w:w="0" w:type="auto"/>
        <w:tblLook w:val="04A0" w:firstRow="1" w:lastRow="0" w:firstColumn="1" w:lastColumn="0" w:noHBand="0" w:noVBand="1"/>
      </w:tblPr>
      <w:tblGrid>
        <w:gridCol w:w="4675"/>
        <w:gridCol w:w="4675"/>
      </w:tblGrid>
      <w:tr w:rsidR="00474E9E" w:rsidTr="00474E9E" w14:paraId="41622CC9" w14:textId="77777777">
        <w:tc>
          <w:tcPr>
            <w:tcW w:w="4680" w:type="dxa"/>
          </w:tcPr>
          <w:p w:rsidR="00474E9E" w:rsidP="005B051F" w:rsidRDefault="00474E9E" w14:paraId="6E698AAB" w14:textId="32BE68D2">
            <w:pPr>
              <w:pStyle w:val="ListParagraph"/>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Concept</w:t>
            </w:r>
          </w:p>
        </w:tc>
        <w:tc>
          <w:tcPr>
            <w:tcW w:w="4680" w:type="dxa"/>
          </w:tcPr>
          <w:p w:rsidR="00474E9E" w:rsidP="005B051F" w:rsidRDefault="00474E9E" w14:paraId="61F9A600" w14:textId="1DECF3EC">
            <w:pPr>
              <w:pStyle w:val="ListParagraph"/>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Descrip</w:t>
            </w:r>
            <w:r w:rsidR="005B051F">
              <w:rPr>
                <w:rFonts w:eastAsia="Times New Roman" w:cs="Times New Roman"/>
                <w:b/>
                <w:bCs/>
                <w:kern w:val="0"/>
                <w:sz w:val="24"/>
                <w:szCs w:val="24"/>
                <w:lang w:eastAsia="en-PH"/>
                <w14:ligatures w14:val="none"/>
              </w:rPr>
              <w:t>tion</w:t>
            </w:r>
          </w:p>
        </w:tc>
      </w:tr>
      <w:tr w:rsidR="00474E9E" w:rsidTr="00474E9E" w14:paraId="1019A843" w14:textId="77777777">
        <w:tc>
          <w:tcPr>
            <w:tcW w:w="4680" w:type="dxa"/>
          </w:tcPr>
          <w:p w:rsidRPr="005B051F" w:rsidR="00474E9E" w:rsidP="00474E9E" w:rsidRDefault="005B051F" w14:paraId="6E5CEC3D" w14:textId="1015BAAF">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Modularity</w:t>
            </w:r>
          </w:p>
        </w:tc>
        <w:tc>
          <w:tcPr>
            <w:tcW w:w="4680" w:type="dxa"/>
          </w:tcPr>
          <w:p w:rsidRPr="003F51BF" w:rsidR="00474E9E" w:rsidP="00474E9E" w:rsidRDefault="003F51BF" w14:paraId="7DDFDC76" w14:textId="1A699734">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3F51BF">
              <w:rPr>
                <w:rFonts w:eastAsia="Times New Roman" w:cs="Times New Roman"/>
                <w:kern w:val="0"/>
                <w:sz w:val="24"/>
                <w:szCs w:val="24"/>
                <w:lang w:eastAsia="en-PH"/>
                <w14:ligatures w14:val="none"/>
              </w:rPr>
              <w:t>Dividing a program into small, independent parts.</w:t>
            </w:r>
          </w:p>
        </w:tc>
      </w:tr>
      <w:tr w:rsidR="00474E9E" w:rsidTr="00474E9E" w14:paraId="0266E089" w14:textId="77777777">
        <w:tc>
          <w:tcPr>
            <w:tcW w:w="4680" w:type="dxa"/>
          </w:tcPr>
          <w:p w:rsidRPr="005B051F" w:rsidR="00474E9E" w:rsidP="00474E9E" w:rsidRDefault="005B051F" w14:paraId="4358BC86" w14:textId="03A174BD">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5B051F">
              <w:rPr>
                <w:rFonts w:eastAsia="Times New Roman" w:cs="Times New Roman"/>
                <w:kern w:val="0"/>
                <w:sz w:val="24"/>
                <w:szCs w:val="24"/>
                <w:lang w:eastAsia="en-PH"/>
                <w14:ligatures w14:val="none"/>
              </w:rPr>
              <w:t>Module</w:t>
            </w:r>
          </w:p>
        </w:tc>
        <w:tc>
          <w:tcPr>
            <w:tcW w:w="4680" w:type="dxa"/>
          </w:tcPr>
          <w:p w:rsidRPr="003F51BF" w:rsidR="00474E9E" w:rsidP="00474E9E" w:rsidRDefault="003F51BF" w14:paraId="3E4544A2" w14:textId="59179568">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3F51BF">
              <w:rPr>
                <w:rFonts w:eastAsia="Times New Roman" w:cs="Times New Roman"/>
                <w:kern w:val="0"/>
                <w:sz w:val="24"/>
                <w:szCs w:val="24"/>
                <w:lang w:eastAsia="en-PH"/>
                <w14:ligatures w14:val="none"/>
              </w:rPr>
              <w:t>A self-contained part of a program that performs one specific function.</w:t>
            </w:r>
          </w:p>
        </w:tc>
      </w:tr>
      <w:tr w:rsidR="00474E9E" w:rsidTr="00474E9E" w14:paraId="5B564219" w14:textId="77777777">
        <w:tc>
          <w:tcPr>
            <w:tcW w:w="4680" w:type="dxa"/>
          </w:tcPr>
          <w:p w:rsidRPr="005B051F" w:rsidR="00474E9E" w:rsidP="00474E9E" w:rsidRDefault="005B051F" w14:paraId="3FC0878A" w14:textId="04C69A27">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5B051F">
              <w:rPr>
                <w:rFonts w:eastAsia="Times New Roman" w:cs="Times New Roman"/>
                <w:kern w:val="0"/>
                <w:sz w:val="24"/>
                <w:szCs w:val="24"/>
                <w:lang w:eastAsia="en-PH"/>
                <w14:ligatures w14:val="none"/>
              </w:rPr>
              <w:t>Purpose</w:t>
            </w:r>
          </w:p>
        </w:tc>
        <w:tc>
          <w:tcPr>
            <w:tcW w:w="46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F51BF" w:rsidR="003F51BF" w14:paraId="438943BD" w14:textId="77777777">
              <w:trPr>
                <w:tblCellSpacing w:w="15" w:type="dxa"/>
              </w:trPr>
              <w:tc>
                <w:tcPr>
                  <w:tcW w:w="0" w:type="auto"/>
                  <w:vAlign w:val="center"/>
                  <w:hideMark/>
                </w:tcPr>
                <w:p w:rsidRPr="003F51BF" w:rsidR="003F51BF" w:rsidP="003F51BF" w:rsidRDefault="003F51BF" w14:paraId="771D8BCE" w14:textId="77777777">
                  <w:pPr>
                    <w:numPr>
                      <w:ilvl w:val="0"/>
                      <w:numId w:val="0"/>
                    </w:numPr>
                    <w:spacing w:after="0" w:line="240" w:lineRule="auto"/>
                    <w:rPr>
                      <w:rFonts w:eastAsia="Times New Roman" w:cs="Times New Roman"/>
                      <w:kern w:val="0"/>
                      <w:sz w:val="24"/>
                      <w:szCs w:val="24"/>
                      <w:lang w:eastAsia="en-PH"/>
                      <w14:ligatures w14:val="none"/>
                    </w:rPr>
                  </w:pPr>
                </w:p>
              </w:tc>
            </w:tr>
          </w:tbl>
          <w:p w:rsidRPr="003F51BF" w:rsidR="003F51BF" w:rsidP="003F51BF" w:rsidRDefault="003F51BF" w14:paraId="03F884B4" w14:textId="77777777">
            <w:pPr>
              <w:numPr>
                <w:ilvl w:val="0"/>
                <w:numId w:val="10"/>
              </w:numPr>
              <w:ind w:left="0" w:firstLine="0"/>
              <w:rPr>
                <w:rFonts w:eastAsia="Times New Roman" w:cs="Times New Roman"/>
                <w:vanish/>
                <w:kern w:val="0"/>
                <w:sz w:val="24"/>
                <w:szCs w:val="24"/>
                <w:lang w:eastAsia="en-PH"/>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Pr="003F51BF" w:rsidR="003F51BF" w14:paraId="6DEFEA9F" w14:textId="77777777">
              <w:trPr>
                <w:tblCellSpacing w:w="15" w:type="dxa"/>
              </w:trPr>
              <w:tc>
                <w:tcPr>
                  <w:tcW w:w="0" w:type="auto"/>
                  <w:vAlign w:val="center"/>
                  <w:hideMark/>
                </w:tcPr>
                <w:p w:rsidRPr="003F51BF" w:rsidR="003F51BF" w:rsidP="003F51BF" w:rsidRDefault="003F51BF" w14:paraId="7007951A" w14:textId="77777777">
                  <w:pPr>
                    <w:numPr>
                      <w:ilvl w:val="0"/>
                      <w:numId w:val="0"/>
                    </w:numPr>
                    <w:spacing w:after="0" w:line="240" w:lineRule="auto"/>
                    <w:rPr>
                      <w:rFonts w:eastAsia="Times New Roman" w:cs="Times New Roman"/>
                      <w:kern w:val="0"/>
                      <w:sz w:val="24"/>
                      <w:szCs w:val="24"/>
                      <w:lang w:eastAsia="en-PH"/>
                      <w14:ligatures w14:val="none"/>
                    </w:rPr>
                  </w:pPr>
                  <w:r w:rsidRPr="003F51BF">
                    <w:rPr>
                      <w:rFonts w:eastAsia="Times New Roman" w:cs="Times New Roman"/>
                      <w:kern w:val="0"/>
                      <w:sz w:val="24"/>
                      <w:szCs w:val="24"/>
                      <w:lang w:eastAsia="en-PH"/>
                      <w14:ligatures w14:val="none"/>
                    </w:rPr>
                    <w:t>To make the code easier to manage, maintain, and reuse.</w:t>
                  </w:r>
                </w:p>
              </w:tc>
            </w:tr>
          </w:tbl>
          <w:p w:rsidRPr="003F51BF" w:rsidR="00474E9E" w:rsidP="00474E9E" w:rsidRDefault="00474E9E" w14:paraId="581C9393" w14:textId="77777777">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p>
        </w:tc>
      </w:tr>
      <w:tr w:rsidR="00474E9E" w:rsidTr="00474E9E" w14:paraId="6BF5642F" w14:textId="77777777">
        <w:tc>
          <w:tcPr>
            <w:tcW w:w="4680" w:type="dxa"/>
          </w:tcPr>
          <w:p w:rsidRPr="005B051F" w:rsidR="00474E9E" w:rsidP="00474E9E" w:rsidRDefault="005B051F" w14:paraId="17328ECE" w14:textId="118BFE1F">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5B051F">
              <w:rPr>
                <w:rFonts w:eastAsia="Times New Roman" w:cs="Times New Roman"/>
                <w:kern w:val="0"/>
                <w:sz w:val="24"/>
                <w:szCs w:val="24"/>
                <w:lang w:eastAsia="en-PH"/>
                <w14:ligatures w14:val="none"/>
              </w:rPr>
              <w:t>Benefits</w:t>
            </w:r>
          </w:p>
        </w:tc>
        <w:tc>
          <w:tcPr>
            <w:tcW w:w="4680" w:type="dxa"/>
          </w:tcPr>
          <w:p w:rsidRPr="003F51BF" w:rsidR="00474E9E" w:rsidP="00474E9E" w:rsidRDefault="003F51BF" w14:paraId="099D2086" w14:textId="446DB9E2">
            <w:pPr>
              <w:pStyle w:val="ListParagraph"/>
              <w:numPr>
                <w:ilvl w:val="0"/>
                <w:numId w:val="0"/>
              </w:numPr>
              <w:spacing w:before="100" w:beforeAutospacing="1" w:after="100" w:afterAutospacing="1"/>
              <w:rPr>
                <w:rFonts w:eastAsia="Times New Roman" w:cs="Times New Roman"/>
                <w:kern w:val="0"/>
                <w:sz w:val="24"/>
                <w:szCs w:val="24"/>
                <w:lang w:eastAsia="en-PH"/>
                <w14:ligatures w14:val="none"/>
              </w:rPr>
            </w:pPr>
            <w:r w:rsidRPr="003F51BF">
              <w:rPr>
                <w:rFonts w:eastAsia="Times New Roman" w:cs="Times New Roman"/>
                <w:kern w:val="0"/>
                <w:sz w:val="24"/>
                <w:szCs w:val="24"/>
                <w:lang w:eastAsia="en-PH"/>
                <w14:ligatures w14:val="none"/>
              </w:rPr>
              <w:t>Increases clarity, reduces complexity, and speeds up development.</w:t>
            </w:r>
          </w:p>
        </w:tc>
      </w:tr>
    </w:tbl>
    <w:p w:rsidR="00474E9E" w:rsidP="00474E9E" w:rsidRDefault="00474E9E" w14:paraId="6ADB8428" w14:textId="77777777">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3F51BF" w:rsidP="00474E9E" w:rsidRDefault="003F51BF" w14:paraId="7A803FE9" w14:textId="77777777">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3F51BF" w:rsidP="00474E9E" w:rsidRDefault="003F51BF" w14:paraId="7335D5A7" w14:textId="77777777">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3F51BF" w:rsidP="00474E9E" w:rsidRDefault="003F51BF" w14:paraId="398D5D2C" w14:textId="77777777">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3F51BF" w:rsidP="00474E9E" w:rsidRDefault="003F51BF" w14:paraId="451C7D27" w14:textId="16D7E216">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Tips:</w:t>
      </w:r>
    </w:p>
    <w:p w:rsidRPr="003A0C22" w:rsidR="003A0C22" w:rsidP="005E4004" w:rsidRDefault="003A0C22" w14:paraId="07161B80" w14:textId="77777777">
      <w:pPr>
        <w:pStyle w:val="ListParagraph"/>
        <w:numPr>
          <w:ilvl w:val="0"/>
          <w:numId w:val="73"/>
        </w:numPr>
        <w:rPr>
          <w:rFonts w:eastAsia="Times New Roman" w:cs="Times New Roman"/>
          <w:kern w:val="0"/>
          <w:sz w:val="24"/>
          <w:szCs w:val="24"/>
          <w:lang w:eastAsia="en-PH"/>
          <w14:ligatures w14:val="none"/>
        </w:rPr>
      </w:pPr>
      <w:r w:rsidRPr="003A0C22">
        <w:rPr>
          <w:rFonts w:eastAsia="Times New Roman" w:cs="Times New Roman"/>
          <w:kern w:val="0"/>
          <w:sz w:val="24"/>
          <w:szCs w:val="24"/>
          <w:lang w:eastAsia="en-PH"/>
          <w14:ligatures w14:val="none"/>
        </w:rPr>
        <w:t>Always write one module for one purpose — avoid mixing unrelated tasks.</w:t>
      </w:r>
    </w:p>
    <w:p w:rsidRPr="003A0C22" w:rsidR="003A0C22" w:rsidP="005E4004" w:rsidRDefault="003A0C22" w14:paraId="7629B11F" w14:textId="77777777">
      <w:pPr>
        <w:pStyle w:val="ListParagraph"/>
        <w:numPr>
          <w:ilvl w:val="0"/>
          <w:numId w:val="73"/>
        </w:numPr>
        <w:rPr>
          <w:rFonts w:eastAsia="Times New Roman" w:cs="Times New Roman"/>
          <w:kern w:val="0"/>
          <w:sz w:val="24"/>
          <w:szCs w:val="24"/>
          <w:lang w:eastAsia="en-PH"/>
          <w14:ligatures w14:val="none"/>
        </w:rPr>
      </w:pPr>
      <w:r w:rsidRPr="003A0C22">
        <w:rPr>
          <w:rFonts w:eastAsia="Times New Roman" w:cs="Times New Roman"/>
          <w:kern w:val="0"/>
          <w:sz w:val="24"/>
          <w:szCs w:val="24"/>
          <w:lang w:eastAsia="en-PH"/>
          <w14:ligatures w14:val="none"/>
        </w:rPr>
        <w:t>Test each module individually before combining them.</w:t>
      </w:r>
    </w:p>
    <w:p w:rsidRPr="003A0C22" w:rsidR="003A0C22" w:rsidP="005E4004" w:rsidRDefault="003A0C22" w14:paraId="387CF83C" w14:textId="77777777">
      <w:pPr>
        <w:pStyle w:val="ListParagraph"/>
        <w:numPr>
          <w:ilvl w:val="0"/>
          <w:numId w:val="73"/>
        </w:numPr>
        <w:rPr>
          <w:rFonts w:eastAsia="Times New Roman" w:cs="Times New Roman"/>
          <w:kern w:val="0"/>
          <w:sz w:val="24"/>
          <w:szCs w:val="24"/>
          <w:lang w:eastAsia="en-PH"/>
          <w14:ligatures w14:val="none"/>
        </w:rPr>
      </w:pPr>
      <w:r w:rsidRPr="003A0C22">
        <w:rPr>
          <w:rFonts w:eastAsia="Times New Roman" w:cs="Times New Roman"/>
          <w:kern w:val="0"/>
          <w:sz w:val="24"/>
          <w:szCs w:val="24"/>
          <w:lang w:eastAsia="en-PH"/>
          <w14:ligatures w14:val="none"/>
        </w:rPr>
        <w:t>Use meaningful class and method names to make modules easy to understand.</w:t>
      </w:r>
    </w:p>
    <w:p w:rsidRPr="003A0C22" w:rsidR="003A0C22" w:rsidP="005E4004" w:rsidRDefault="003A0C22" w14:paraId="2D4BE6F2" w14:textId="77777777">
      <w:pPr>
        <w:pStyle w:val="ListParagraph"/>
        <w:numPr>
          <w:ilvl w:val="0"/>
          <w:numId w:val="73"/>
        </w:numPr>
        <w:rPr>
          <w:rFonts w:eastAsia="Times New Roman" w:cs="Times New Roman"/>
          <w:kern w:val="0"/>
          <w:sz w:val="24"/>
          <w:szCs w:val="24"/>
          <w:lang w:eastAsia="en-PH"/>
          <w14:ligatures w14:val="none"/>
        </w:rPr>
      </w:pPr>
      <w:r w:rsidRPr="003A0C22">
        <w:rPr>
          <w:rFonts w:eastAsia="Times New Roman" w:cs="Times New Roman"/>
          <w:kern w:val="0"/>
          <w:sz w:val="24"/>
          <w:szCs w:val="24"/>
          <w:lang w:eastAsia="en-PH"/>
          <w14:ligatures w14:val="none"/>
        </w:rPr>
        <w:t>Keep modules independent, so changes in one don’t affect others.</w:t>
      </w:r>
    </w:p>
    <w:p w:rsidRPr="00B83D1F" w:rsidR="00F61916" w:rsidP="005E4004" w:rsidRDefault="003A0C22" w14:paraId="40F03B50" w14:textId="4B7AC82B">
      <w:pPr>
        <w:pStyle w:val="ListParagraph"/>
        <w:numPr>
          <w:ilvl w:val="0"/>
          <w:numId w:val="73"/>
        </w:numPr>
        <w:rPr>
          <w:rFonts w:eastAsia="Times New Roman" w:cs="Times New Roman"/>
          <w:kern w:val="0"/>
          <w:sz w:val="24"/>
          <w:szCs w:val="24"/>
          <w:lang w:eastAsia="en-PH"/>
          <w14:ligatures w14:val="none"/>
        </w:rPr>
      </w:pPr>
      <w:r w:rsidRPr="003A0C22">
        <w:rPr>
          <w:rFonts w:eastAsia="Times New Roman" w:cs="Times New Roman"/>
          <w:kern w:val="0"/>
          <w:sz w:val="24"/>
          <w:szCs w:val="24"/>
          <w:lang w:eastAsia="en-PH"/>
          <w14:ligatures w14:val="none"/>
        </w:rPr>
        <w:t>Reuse modules across different programs to save time and effort.</w:t>
      </w:r>
    </w:p>
    <w:p w:rsidRPr="00981DC6" w:rsidR="00F61916" w:rsidP="00B83D1F" w:rsidRDefault="004558A3" w14:paraId="6E691F8B" w14:textId="5C32DBC7">
      <w:pPr>
        <w:numPr>
          <w:ilvl w:val="0"/>
          <w:numId w:val="0"/>
        </w:numPr>
        <w:pBdr>
          <w:bottom w:val="single" w:color="auto" w:sz="12" w:space="1"/>
        </w:pBd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Video Link: </w:t>
      </w:r>
      <w:hyperlink w:history="1" r:id="rId39">
        <w:r w:rsidRPr="00FF62EB">
          <w:rPr>
            <w:rStyle w:val="Hyperlink"/>
            <w:rFonts w:eastAsia="Times New Roman" w:cs="Times New Roman"/>
            <w:kern w:val="0"/>
            <w:sz w:val="24"/>
            <w:szCs w:val="24"/>
            <w:lang w:eastAsia="en-PH"/>
            <w14:ligatures w14:val="none"/>
          </w:rPr>
          <w:t>https://youtu.be/13d-5brvC_U?si=8fS5yroS2HXuKbsE</w:t>
        </w:r>
      </w:hyperlink>
      <w:r>
        <w:rPr>
          <w:rFonts w:eastAsia="Times New Roman" w:cs="Times New Roman"/>
          <w:kern w:val="0"/>
          <w:sz w:val="24"/>
          <w:szCs w:val="24"/>
          <w:lang w:eastAsia="en-PH"/>
          <w14:ligatures w14:val="none"/>
        </w:rPr>
        <w:t xml:space="preserve"> </w:t>
      </w:r>
    </w:p>
    <w:p w:rsidR="00F61916" w:rsidP="005E4004" w:rsidRDefault="00406D63" w14:paraId="7D24233F" w14:textId="0AF37F4B">
      <w:pPr>
        <w:pStyle w:val="ListParagraph"/>
        <w:numPr>
          <w:ilvl w:val="0"/>
          <w:numId w:val="72"/>
        </w:numPr>
        <w:spacing w:before="100" w:beforeAutospacing="1" w:after="100" w:afterAutospacing="1" w:line="240" w:lineRule="auto"/>
        <w:rPr>
          <w:rFonts w:eastAsia="Times New Roman" w:cs="Times New Roman"/>
          <w:b/>
          <w:bCs/>
          <w:kern w:val="0"/>
          <w:sz w:val="24"/>
          <w:szCs w:val="24"/>
          <w:lang w:eastAsia="en-PH"/>
          <w14:ligatures w14:val="none"/>
        </w:rPr>
      </w:pPr>
      <w:r w:rsidRPr="00406D63">
        <w:rPr>
          <w:rFonts w:eastAsia="Times New Roman" w:cs="Times New Roman"/>
          <w:b/>
          <w:bCs/>
          <w:kern w:val="0"/>
          <w:sz w:val="24"/>
          <w:szCs w:val="24"/>
          <w:lang w:eastAsia="en-PH"/>
          <w14:ligatures w14:val="none"/>
        </w:rPr>
        <w:t>Abstraction, Interface, and Advanced Structures</w:t>
      </w:r>
    </w:p>
    <w:p w:rsidR="00484C31" w:rsidP="00484C31" w:rsidRDefault="00484C31" w14:paraId="4FB58F51" w14:textId="5066EB3F">
      <w:pPr>
        <w:pStyle w:val="ListParagraph"/>
        <w:numPr>
          <w:ilvl w:val="1"/>
          <w:numId w:val="15"/>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Defining Abstraction Classes and Abstract</w:t>
      </w:r>
      <w:r w:rsidR="004A6864">
        <w:rPr>
          <w:rFonts w:eastAsia="Times New Roman" w:cs="Times New Roman"/>
          <w:b/>
          <w:bCs/>
          <w:kern w:val="0"/>
          <w:sz w:val="24"/>
          <w:szCs w:val="24"/>
          <w:lang w:eastAsia="en-PH"/>
          <w14:ligatures w14:val="none"/>
        </w:rPr>
        <w:t xml:space="preserve"> Methods</w:t>
      </w:r>
    </w:p>
    <w:p w:rsidR="006F3C5E" w:rsidP="006F3C5E" w:rsidRDefault="006F3C5E" w14:paraId="06A47FC5" w14:textId="77777777">
      <w:pPr>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6F3C5E">
        <w:rPr>
          <w:rFonts w:eastAsia="Times New Roman" w:cs="Times New Roman"/>
          <w:b/>
          <w:bCs/>
          <w:kern w:val="0"/>
          <w:sz w:val="24"/>
          <w:szCs w:val="24"/>
          <w:lang w:eastAsia="en-PH"/>
          <w14:ligatures w14:val="none"/>
        </w:rPr>
        <w:t>Abstraction</w:t>
      </w:r>
      <w:r w:rsidRPr="006F3C5E">
        <w:rPr>
          <w:rFonts w:eastAsia="Times New Roman" w:cs="Times New Roman"/>
          <w:kern w:val="0"/>
          <w:sz w:val="24"/>
          <w:szCs w:val="24"/>
          <w:lang w:eastAsia="en-PH"/>
          <w14:ligatures w14:val="none"/>
        </w:rPr>
        <w:t xml:space="preserve"> in Java means </w:t>
      </w:r>
      <w:r w:rsidRPr="006F3C5E">
        <w:rPr>
          <w:rFonts w:eastAsia="Times New Roman" w:cs="Times New Roman"/>
          <w:b/>
          <w:bCs/>
          <w:kern w:val="0"/>
          <w:sz w:val="24"/>
          <w:szCs w:val="24"/>
          <w:lang w:eastAsia="en-PH"/>
          <w14:ligatures w14:val="none"/>
        </w:rPr>
        <w:t>showing only the important parts of a program</w:t>
      </w:r>
      <w:r w:rsidRPr="006F3C5E">
        <w:rPr>
          <w:rFonts w:eastAsia="Times New Roman" w:cs="Times New Roman"/>
          <w:kern w:val="0"/>
          <w:sz w:val="24"/>
          <w:szCs w:val="24"/>
          <w:lang w:eastAsia="en-PH"/>
          <w14:ligatures w14:val="none"/>
        </w:rPr>
        <w:t xml:space="preserve"> and </w:t>
      </w:r>
      <w:r w:rsidRPr="006F3C5E">
        <w:rPr>
          <w:rFonts w:eastAsia="Times New Roman" w:cs="Times New Roman"/>
          <w:b/>
          <w:bCs/>
          <w:kern w:val="0"/>
          <w:sz w:val="24"/>
          <w:szCs w:val="24"/>
          <w:lang w:eastAsia="en-PH"/>
          <w14:ligatures w14:val="none"/>
        </w:rPr>
        <w:t>hiding the unnecessary details</w:t>
      </w:r>
      <w:r w:rsidRPr="006F3C5E">
        <w:rPr>
          <w:rFonts w:eastAsia="Times New Roman" w:cs="Times New Roman"/>
          <w:kern w:val="0"/>
          <w:sz w:val="24"/>
          <w:szCs w:val="24"/>
          <w:lang w:eastAsia="en-PH"/>
          <w14:ligatures w14:val="none"/>
        </w:rPr>
        <w:t xml:space="preserve">. It helps make a program cleaner and easier to understand by focusing only on what a method or class should do, not how it works inside. In Java, this is done using </w:t>
      </w:r>
      <w:r w:rsidRPr="006F3C5E">
        <w:rPr>
          <w:rFonts w:eastAsia="Times New Roman" w:cs="Times New Roman"/>
          <w:b/>
          <w:bCs/>
          <w:kern w:val="0"/>
          <w:sz w:val="24"/>
          <w:szCs w:val="24"/>
          <w:lang w:eastAsia="en-PH"/>
          <w14:ligatures w14:val="none"/>
        </w:rPr>
        <w:t>abstract classes</w:t>
      </w:r>
      <w:r w:rsidRPr="006F3C5E">
        <w:rPr>
          <w:rFonts w:eastAsia="Times New Roman" w:cs="Times New Roman"/>
          <w:kern w:val="0"/>
          <w:sz w:val="24"/>
          <w:szCs w:val="24"/>
          <w:lang w:eastAsia="en-PH"/>
          <w14:ligatures w14:val="none"/>
        </w:rPr>
        <w:t xml:space="preserve"> and </w:t>
      </w:r>
      <w:r w:rsidRPr="006F3C5E">
        <w:rPr>
          <w:rFonts w:eastAsia="Times New Roman" w:cs="Times New Roman"/>
          <w:b/>
          <w:bCs/>
          <w:kern w:val="0"/>
          <w:sz w:val="24"/>
          <w:szCs w:val="24"/>
          <w:lang w:eastAsia="en-PH"/>
          <w14:ligatures w14:val="none"/>
        </w:rPr>
        <w:t>abstract methods</w:t>
      </w:r>
      <w:r w:rsidRPr="006F3C5E">
        <w:rPr>
          <w:rFonts w:eastAsia="Times New Roman" w:cs="Times New Roman"/>
          <w:kern w:val="0"/>
          <w:sz w:val="24"/>
          <w:szCs w:val="24"/>
          <w:lang w:eastAsia="en-PH"/>
          <w14:ligatures w14:val="none"/>
        </w:rPr>
        <w:t>. These features are used to create a base structure that other parts of the program can follow. Abstraction makes it easier to organize code and avoid confusion when working with large programs.</w:t>
      </w:r>
    </w:p>
    <w:p w:rsidR="00523131" w:rsidP="00523131" w:rsidRDefault="00523131" w14:paraId="14C61D17" w14:textId="77777777">
      <w:pPr>
        <w:pStyle w:val="ListParagraph"/>
        <w:numPr>
          <w:ilvl w:val="0"/>
          <w:numId w:val="0"/>
        </w:numPr>
        <w:spacing w:before="100" w:beforeAutospacing="1" w:after="100" w:afterAutospacing="1" w:line="240" w:lineRule="auto"/>
        <w:ind w:left="900"/>
        <w:rPr>
          <w:rFonts w:eastAsia="Times New Roman" w:cs="Times New Roman"/>
          <w:kern w:val="0"/>
          <w:sz w:val="24"/>
          <w:szCs w:val="24"/>
          <w:lang w:eastAsia="en-PH"/>
          <w14:ligatures w14:val="none"/>
        </w:rPr>
      </w:pPr>
    </w:p>
    <w:p w:rsidRPr="000F235C" w:rsidR="00523131" w:rsidP="005E4004" w:rsidRDefault="000F235C" w14:paraId="394A4B01" w14:textId="0A370397">
      <w:pPr>
        <w:pStyle w:val="ListParagraph"/>
        <w:numPr>
          <w:ilvl w:val="0"/>
          <w:numId w:val="74"/>
        </w:numPr>
        <w:spacing w:before="100" w:beforeAutospacing="1" w:after="100" w:afterAutospacing="1" w:line="240" w:lineRule="auto"/>
        <w:rPr>
          <w:rFonts w:eastAsia="Times New Roman" w:cs="Times New Roman"/>
          <w:b/>
          <w:bCs/>
          <w:kern w:val="0"/>
          <w:sz w:val="24"/>
          <w:szCs w:val="24"/>
          <w:lang w:eastAsia="en-PH"/>
          <w14:ligatures w14:val="none"/>
        </w:rPr>
      </w:pPr>
      <w:r w:rsidRPr="000F235C">
        <w:rPr>
          <w:rFonts w:eastAsia="Times New Roman" w:cs="Times New Roman"/>
          <w:b/>
          <w:bCs/>
          <w:kern w:val="0"/>
          <w:sz w:val="24"/>
          <w:szCs w:val="24"/>
          <w:lang w:eastAsia="en-PH"/>
          <w14:ligatures w14:val="none"/>
        </w:rPr>
        <w:t>Definition and Concept</w:t>
      </w:r>
    </w:p>
    <w:p w:rsidRPr="000F235C" w:rsidR="000F235C" w:rsidP="000F235C" w:rsidRDefault="000F235C" w14:paraId="129EE6C6" w14:textId="30F0AB9C">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t xml:space="preserve">An </w:t>
      </w:r>
      <w:r>
        <w:rPr>
          <w:rStyle w:val="Strong"/>
        </w:rPr>
        <w:t>abstract class</w:t>
      </w:r>
      <w:r>
        <w:t xml:space="preserve"> is a class that serves as a </w:t>
      </w:r>
      <w:r>
        <w:rPr>
          <w:rStyle w:val="Strong"/>
        </w:rPr>
        <w:t>template</w:t>
      </w:r>
      <w:r>
        <w:t xml:space="preserve"> for other classes. It can contain both </w:t>
      </w:r>
      <w:r>
        <w:rPr>
          <w:rStyle w:val="Strong"/>
        </w:rPr>
        <w:t>normal methods</w:t>
      </w:r>
      <w:r>
        <w:t xml:space="preserve"> (with a body) and </w:t>
      </w:r>
      <w:r>
        <w:rPr>
          <w:rStyle w:val="Strong"/>
        </w:rPr>
        <w:t>abstract methods</w:t>
      </w:r>
      <w:r>
        <w:t xml:space="preserve"> (without a body).</w:t>
      </w:r>
      <w:r>
        <w:br/>
      </w:r>
      <w:r>
        <w:t xml:space="preserve">An </w:t>
      </w:r>
      <w:r>
        <w:rPr>
          <w:rStyle w:val="Strong"/>
        </w:rPr>
        <w:t>abstract method</w:t>
      </w:r>
      <w:r>
        <w:t xml:space="preserve"> is a method that only has a </w:t>
      </w:r>
      <w:r>
        <w:rPr>
          <w:rStyle w:val="Strong"/>
        </w:rPr>
        <w:t>name and declaration</w:t>
      </w:r>
      <w:r>
        <w:t xml:space="preserve">, but </w:t>
      </w:r>
      <w:r>
        <w:rPr>
          <w:rStyle w:val="Strong"/>
        </w:rPr>
        <w:t>no code inside</w:t>
      </w:r>
      <w:r>
        <w:t>. This means that other classes must provide the real code or behavior for it later. Abstract classes help define a clear structure while letting other parts of the program fill in the missing details.</w:t>
      </w:r>
    </w:p>
    <w:p w:rsidR="000F235C" w:rsidP="000F235C" w:rsidRDefault="000F235C" w14:paraId="3A0304F7" w14:textId="29E8C36D">
      <w:pPr>
        <w:numPr>
          <w:ilvl w:val="0"/>
          <w:numId w:val="0"/>
        </w:numPr>
        <w:spacing w:before="100" w:beforeAutospacing="1" w:after="100" w:afterAutospacing="1" w:line="240" w:lineRule="auto"/>
      </w:pPr>
      <w:r w:rsidRPr="000F235C">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t xml:space="preserve">Abstraction helps focus on what a program needs to do, without worrying about how it </w:t>
      </w:r>
      <w:proofErr w:type="gramStart"/>
      <w:r>
        <w:t>actually does</w:t>
      </w:r>
      <w:proofErr w:type="gramEnd"/>
      <w:r>
        <w:t xml:space="preserve"> it.</w:t>
      </w:r>
    </w:p>
    <w:p w:rsidRPr="000F235C" w:rsidR="000F235C" w:rsidP="000F235C" w:rsidRDefault="000F235C" w14:paraId="50F34358" w14:textId="0BD18DF5">
      <w:pPr>
        <w:numPr>
          <w:ilvl w:val="0"/>
          <w:numId w:val="0"/>
        </w:numPr>
        <w:spacing w:before="100" w:beforeAutospacing="1" w:after="100" w:afterAutospacing="1" w:line="240" w:lineRule="auto"/>
        <w:rPr>
          <w:b/>
          <w:bCs/>
        </w:rPr>
      </w:pPr>
      <w:r w:rsidRPr="000F235C">
        <w:rPr>
          <w:b/>
          <w:bCs/>
        </w:rPr>
        <w:t>Sample code:</w:t>
      </w:r>
    </w:p>
    <w:p w:rsidRPr="000F235C" w:rsidR="000F235C" w:rsidP="000F235C" w:rsidRDefault="000F235C" w14:paraId="4A86145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Abstract class</w:t>
      </w:r>
    </w:p>
    <w:p w:rsidRPr="000F235C" w:rsidR="000F235C" w:rsidP="000F235C" w:rsidRDefault="000F235C" w14:paraId="14C61E2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abstract class Shape {</w:t>
      </w:r>
    </w:p>
    <w:p w:rsidRPr="000F235C" w:rsidR="000F235C" w:rsidP="000F235C" w:rsidRDefault="000F235C" w14:paraId="0F7E7C0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 Abstract method (no body)</w:t>
      </w:r>
    </w:p>
    <w:p w:rsidRPr="000F235C" w:rsidR="000F235C" w:rsidP="000F235C" w:rsidRDefault="000F235C" w14:paraId="0269008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abstract void </w:t>
      </w:r>
      <w:proofErr w:type="gramStart"/>
      <w:r w:rsidRPr="000F235C">
        <w:rPr>
          <w:rFonts w:eastAsia="Times New Roman" w:cs="Times New Roman"/>
          <w:kern w:val="0"/>
          <w:sz w:val="24"/>
          <w:szCs w:val="24"/>
          <w:highlight w:val="darkGray"/>
          <w:lang w:eastAsia="en-PH"/>
          <w14:ligatures w14:val="none"/>
        </w:rPr>
        <w:t>draw();</w:t>
      </w:r>
      <w:proofErr w:type="gramEnd"/>
    </w:p>
    <w:p w:rsidRPr="000F235C" w:rsidR="000F235C" w:rsidP="000F235C" w:rsidRDefault="000F235C" w14:paraId="1146B2D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0F235C" w:rsidR="000F235C" w:rsidP="000F235C" w:rsidRDefault="000F235C" w14:paraId="6047632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 Regular method (has a body)</w:t>
      </w:r>
    </w:p>
    <w:p w:rsidRPr="000F235C" w:rsidR="000F235C" w:rsidP="000F235C" w:rsidRDefault="000F235C" w14:paraId="2DB3D4D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void </w:t>
      </w:r>
      <w:proofErr w:type="gramStart"/>
      <w:r w:rsidRPr="000F235C">
        <w:rPr>
          <w:rFonts w:eastAsia="Times New Roman" w:cs="Times New Roman"/>
          <w:kern w:val="0"/>
          <w:sz w:val="24"/>
          <w:szCs w:val="24"/>
          <w:highlight w:val="darkGray"/>
          <w:lang w:eastAsia="en-PH"/>
          <w14:ligatures w14:val="none"/>
        </w:rPr>
        <w:t>display(</w:t>
      </w:r>
      <w:proofErr w:type="gramEnd"/>
      <w:r w:rsidRPr="000F235C">
        <w:rPr>
          <w:rFonts w:eastAsia="Times New Roman" w:cs="Times New Roman"/>
          <w:kern w:val="0"/>
          <w:sz w:val="24"/>
          <w:szCs w:val="24"/>
          <w:highlight w:val="darkGray"/>
          <w:lang w:eastAsia="en-PH"/>
          <w14:ligatures w14:val="none"/>
        </w:rPr>
        <w:t>) {</w:t>
      </w:r>
    </w:p>
    <w:p w:rsidRPr="000F235C" w:rsidR="000F235C" w:rsidP="000F235C" w:rsidRDefault="000F235C" w14:paraId="66F917B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w:t>
      </w:r>
      <w:proofErr w:type="spellStart"/>
      <w:r w:rsidRPr="000F235C">
        <w:rPr>
          <w:rFonts w:eastAsia="Times New Roman" w:cs="Times New Roman"/>
          <w:kern w:val="0"/>
          <w:sz w:val="24"/>
          <w:szCs w:val="24"/>
          <w:highlight w:val="darkGray"/>
          <w:lang w:eastAsia="en-PH"/>
          <w14:ligatures w14:val="none"/>
        </w:rPr>
        <w:t>System.out.println</w:t>
      </w:r>
      <w:proofErr w:type="spellEnd"/>
      <w:r w:rsidRPr="000F235C">
        <w:rPr>
          <w:rFonts w:eastAsia="Times New Roman" w:cs="Times New Roman"/>
          <w:kern w:val="0"/>
          <w:sz w:val="24"/>
          <w:szCs w:val="24"/>
          <w:highlight w:val="darkGray"/>
          <w:lang w:eastAsia="en-PH"/>
          <w14:ligatures w14:val="none"/>
        </w:rPr>
        <w:t>("This is a shape."</w:t>
      </w:r>
      <w:proofErr w:type="gramStart"/>
      <w:r w:rsidRPr="000F235C">
        <w:rPr>
          <w:rFonts w:eastAsia="Times New Roman" w:cs="Times New Roman"/>
          <w:kern w:val="0"/>
          <w:sz w:val="24"/>
          <w:szCs w:val="24"/>
          <w:highlight w:val="darkGray"/>
          <w:lang w:eastAsia="en-PH"/>
          <w14:ligatures w14:val="none"/>
        </w:rPr>
        <w:t>);</w:t>
      </w:r>
      <w:proofErr w:type="gramEnd"/>
    </w:p>
    <w:p w:rsidRPr="000F235C" w:rsidR="000F235C" w:rsidP="000F235C" w:rsidRDefault="000F235C" w14:paraId="7D10B37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w:t>
      </w:r>
    </w:p>
    <w:p w:rsidRPr="000F235C" w:rsidR="000F235C" w:rsidP="000F235C" w:rsidRDefault="000F235C" w14:paraId="04C25F4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w:t>
      </w:r>
    </w:p>
    <w:p w:rsidRPr="000F235C" w:rsidR="000F235C" w:rsidP="000F235C" w:rsidRDefault="000F235C" w14:paraId="2FCD3E4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0F235C" w:rsidR="000F235C" w:rsidP="000F235C" w:rsidRDefault="000F235C" w14:paraId="6FDAA7F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Class that provides the code for </w:t>
      </w:r>
      <w:proofErr w:type="gramStart"/>
      <w:r w:rsidRPr="000F235C">
        <w:rPr>
          <w:rFonts w:eastAsia="Times New Roman" w:cs="Times New Roman"/>
          <w:kern w:val="0"/>
          <w:sz w:val="24"/>
          <w:szCs w:val="24"/>
          <w:highlight w:val="darkGray"/>
          <w:lang w:eastAsia="en-PH"/>
          <w14:ligatures w14:val="none"/>
        </w:rPr>
        <w:t>draw(</w:t>
      </w:r>
      <w:proofErr w:type="gramEnd"/>
      <w:r w:rsidRPr="000F235C">
        <w:rPr>
          <w:rFonts w:eastAsia="Times New Roman" w:cs="Times New Roman"/>
          <w:kern w:val="0"/>
          <w:sz w:val="24"/>
          <w:szCs w:val="24"/>
          <w:highlight w:val="darkGray"/>
          <w:lang w:eastAsia="en-PH"/>
          <w14:ligatures w14:val="none"/>
        </w:rPr>
        <w:t>)</w:t>
      </w:r>
    </w:p>
    <w:p w:rsidRPr="000F235C" w:rsidR="000F235C" w:rsidP="000F235C" w:rsidRDefault="000F235C" w14:paraId="326BADB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class Circle extends Shape {</w:t>
      </w:r>
    </w:p>
    <w:p w:rsidRPr="000F235C" w:rsidR="000F235C" w:rsidP="000F235C" w:rsidRDefault="000F235C" w14:paraId="67F320D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void </w:t>
      </w:r>
      <w:proofErr w:type="gramStart"/>
      <w:r w:rsidRPr="000F235C">
        <w:rPr>
          <w:rFonts w:eastAsia="Times New Roman" w:cs="Times New Roman"/>
          <w:kern w:val="0"/>
          <w:sz w:val="24"/>
          <w:szCs w:val="24"/>
          <w:highlight w:val="darkGray"/>
          <w:lang w:eastAsia="en-PH"/>
          <w14:ligatures w14:val="none"/>
        </w:rPr>
        <w:t>draw(</w:t>
      </w:r>
      <w:proofErr w:type="gramEnd"/>
      <w:r w:rsidRPr="000F235C">
        <w:rPr>
          <w:rFonts w:eastAsia="Times New Roman" w:cs="Times New Roman"/>
          <w:kern w:val="0"/>
          <w:sz w:val="24"/>
          <w:szCs w:val="24"/>
          <w:highlight w:val="darkGray"/>
          <w:lang w:eastAsia="en-PH"/>
          <w14:ligatures w14:val="none"/>
        </w:rPr>
        <w:t>) {</w:t>
      </w:r>
    </w:p>
    <w:p w:rsidRPr="000F235C" w:rsidR="000F235C" w:rsidP="000F235C" w:rsidRDefault="000F235C" w14:paraId="754095A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w:t>
      </w:r>
      <w:proofErr w:type="spellStart"/>
      <w:r w:rsidRPr="000F235C">
        <w:rPr>
          <w:rFonts w:eastAsia="Times New Roman" w:cs="Times New Roman"/>
          <w:kern w:val="0"/>
          <w:sz w:val="24"/>
          <w:szCs w:val="24"/>
          <w:highlight w:val="darkGray"/>
          <w:lang w:eastAsia="en-PH"/>
          <w14:ligatures w14:val="none"/>
        </w:rPr>
        <w:t>System.out.println</w:t>
      </w:r>
      <w:proofErr w:type="spellEnd"/>
      <w:r w:rsidRPr="000F235C">
        <w:rPr>
          <w:rFonts w:eastAsia="Times New Roman" w:cs="Times New Roman"/>
          <w:kern w:val="0"/>
          <w:sz w:val="24"/>
          <w:szCs w:val="24"/>
          <w:highlight w:val="darkGray"/>
          <w:lang w:eastAsia="en-PH"/>
          <w14:ligatures w14:val="none"/>
        </w:rPr>
        <w:t>("Drawing a circle."</w:t>
      </w:r>
      <w:proofErr w:type="gramStart"/>
      <w:r w:rsidRPr="000F235C">
        <w:rPr>
          <w:rFonts w:eastAsia="Times New Roman" w:cs="Times New Roman"/>
          <w:kern w:val="0"/>
          <w:sz w:val="24"/>
          <w:szCs w:val="24"/>
          <w:highlight w:val="darkGray"/>
          <w:lang w:eastAsia="en-PH"/>
          <w14:ligatures w14:val="none"/>
        </w:rPr>
        <w:t>);</w:t>
      </w:r>
      <w:proofErr w:type="gramEnd"/>
    </w:p>
    <w:p w:rsidRPr="000F235C" w:rsidR="000F235C" w:rsidP="000F235C" w:rsidRDefault="000F235C" w14:paraId="49B9F99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w:t>
      </w:r>
    </w:p>
    <w:p w:rsidRPr="000F235C" w:rsidR="000F235C" w:rsidP="000F235C" w:rsidRDefault="000F235C" w14:paraId="7EA7F7A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w:t>
      </w:r>
    </w:p>
    <w:p w:rsidRPr="000F235C" w:rsidR="000F235C" w:rsidP="000F235C" w:rsidRDefault="000F235C" w14:paraId="0CD5BD6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0F235C" w:rsidR="000F235C" w:rsidP="000F235C" w:rsidRDefault="000F235C" w14:paraId="7ED0078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Class that provides the code for </w:t>
      </w:r>
      <w:proofErr w:type="gramStart"/>
      <w:r w:rsidRPr="000F235C">
        <w:rPr>
          <w:rFonts w:eastAsia="Times New Roman" w:cs="Times New Roman"/>
          <w:kern w:val="0"/>
          <w:sz w:val="24"/>
          <w:szCs w:val="24"/>
          <w:highlight w:val="darkGray"/>
          <w:lang w:eastAsia="en-PH"/>
          <w14:ligatures w14:val="none"/>
        </w:rPr>
        <w:t>draw(</w:t>
      </w:r>
      <w:proofErr w:type="gramEnd"/>
      <w:r w:rsidRPr="000F235C">
        <w:rPr>
          <w:rFonts w:eastAsia="Times New Roman" w:cs="Times New Roman"/>
          <w:kern w:val="0"/>
          <w:sz w:val="24"/>
          <w:szCs w:val="24"/>
          <w:highlight w:val="darkGray"/>
          <w:lang w:eastAsia="en-PH"/>
          <w14:ligatures w14:val="none"/>
        </w:rPr>
        <w:t>)</w:t>
      </w:r>
    </w:p>
    <w:p w:rsidRPr="000F235C" w:rsidR="000F235C" w:rsidP="000F235C" w:rsidRDefault="000F235C" w14:paraId="0DBDFAE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class Square extends Shape {</w:t>
      </w:r>
    </w:p>
    <w:p w:rsidRPr="000F235C" w:rsidR="000F235C" w:rsidP="000F235C" w:rsidRDefault="000F235C" w14:paraId="4C4FF5C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void </w:t>
      </w:r>
      <w:proofErr w:type="gramStart"/>
      <w:r w:rsidRPr="000F235C">
        <w:rPr>
          <w:rFonts w:eastAsia="Times New Roman" w:cs="Times New Roman"/>
          <w:kern w:val="0"/>
          <w:sz w:val="24"/>
          <w:szCs w:val="24"/>
          <w:highlight w:val="darkGray"/>
          <w:lang w:eastAsia="en-PH"/>
          <w14:ligatures w14:val="none"/>
        </w:rPr>
        <w:t>draw(</w:t>
      </w:r>
      <w:proofErr w:type="gramEnd"/>
      <w:r w:rsidRPr="000F235C">
        <w:rPr>
          <w:rFonts w:eastAsia="Times New Roman" w:cs="Times New Roman"/>
          <w:kern w:val="0"/>
          <w:sz w:val="24"/>
          <w:szCs w:val="24"/>
          <w:highlight w:val="darkGray"/>
          <w:lang w:eastAsia="en-PH"/>
          <w14:ligatures w14:val="none"/>
        </w:rPr>
        <w:t>) {</w:t>
      </w:r>
    </w:p>
    <w:p w:rsidRPr="000F235C" w:rsidR="000F235C" w:rsidP="000F235C" w:rsidRDefault="000F235C" w14:paraId="3295403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w:t>
      </w:r>
      <w:proofErr w:type="spellStart"/>
      <w:r w:rsidRPr="000F235C">
        <w:rPr>
          <w:rFonts w:eastAsia="Times New Roman" w:cs="Times New Roman"/>
          <w:kern w:val="0"/>
          <w:sz w:val="24"/>
          <w:szCs w:val="24"/>
          <w:highlight w:val="darkGray"/>
          <w:lang w:eastAsia="en-PH"/>
          <w14:ligatures w14:val="none"/>
        </w:rPr>
        <w:t>System.out.println</w:t>
      </w:r>
      <w:proofErr w:type="spellEnd"/>
      <w:r w:rsidRPr="000F235C">
        <w:rPr>
          <w:rFonts w:eastAsia="Times New Roman" w:cs="Times New Roman"/>
          <w:kern w:val="0"/>
          <w:sz w:val="24"/>
          <w:szCs w:val="24"/>
          <w:highlight w:val="darkGray"/>
          <w:lang w:eastAsia="en-PH"/>
          <w14:ligatures w14:val="none"/>
        </w:rPr>
        <w:t>("Drawing a square."</w:t>
      </w:r>
      <w:proofErr w:type="gramStart"/>
      <w:r w:rsidRPr="000F235C">
        <w:rPr>
          <w:rFonts w:eastAsia="Times New Roman" w:cs="Times New Roman"/>
          <w:kern w:val="0"/>
          <w:sz w:val="24"/>
          <w:szCs w:val="24"/>
          <w:highlight w:val="darkGray"/>
          <w:lang w:eastAsia="en-PH"/>
          <w14:ligatures w14:val="none"/>
        </w:rPr>
        <w:t>);</w:t>
      </w:r>
      <w:proofErr w:type="gramEnd"/>
    </w:p>
    <w:p w:rsidRPr="000F235C" w:rsidR="000F235C" w:rsidP="000F235C" w:rsidRDefault="000F235C" w14:paraId="22CD652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w:t>
      </w:r>
    </w:p>
    <w:p w:rsidRPr="000F235C" w:rsidR="000F235C" w:rsidP="000F235C" w:rsidRDefault="000F235C" w14:paraId="3CAE8DF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w:t>
      </w:r>
    </w:p>
    <w:p w:rsidRPr="000F235C" w:rsidR="000F235C" w:rsidP="000F235C" w:rsidRDefault="000F235C" w14:paraId="0F882B4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0F235C" w:rsidR="000F235C" w:rsidP="000F235C" w:rsidRDefault="000F235C" w14:paraId="75F1C6C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Main program</w:t>
      </w:r>
    </w:p>
    <w:p w:rsidRPr="000F235C" w:rsidR="000F235C" w:rsidP="000F235C" w:rsidRDefault="000F235C" w14:paraId="57643ED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public class Main {</w:t>
      </w:r>
    </w:p>
    <w:p w:rsidRPr="000F235C" w:rsidR="000F235C" w:rsidP="000F235C" w:rsidRDefault="000F235C" w14:paraId="3BCAFFD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public static void </w:t>
      </w:r>
      <w:proofErr w:type="gramStart"/>
      <w:r w:rsidRPr="000F235C">
        <w:rPr>
          <w:rFonts w:eastAsia="Times New Roman" w:cs="Times New Roman"/>
          <w:kern w:val="0"/>
          <w:sz w:val="24"/>
          <w:szCs w:val="24"/>
          <w:highlight w:val="darkGray"/>
          <w:lang w:eastAsia="en-PH"/>
          <w14:ligatures w14:val="none"/>
        </w:rPr>
        <w:t>main(String[</w:t>
      </w:r>
      <w:proofErr w:type="gramEnd"/>
      <w:r w:rsidRPr="000F235C">
        <w:rPr>
          <w:rFonts w:eastAsia="Times New Roman" w:cs="Times New Roman"/>
          <w:kern w:val="0"/>
          <w:sz w:val="24"/>
          <w:szCs w:val="24"/>
          <w:highlight w:val="darkGray"/>
          <w:lang w:eastAsia="en-PH"/>
          <w14:ligatures w14:val="none"/>
        </w:rPr>
        <w:t xml:space="preserve">] </w:t>
      </w:r>
      <w:proofErr w:type="spellStart"/>
      <w:r w:rsidRPr="000F235C">
        <w:rPr>
          <w:rFonts w:eastAsia="Times New Roman" w:cs="Times New Roman"/>
          <w:kern w:val="0"/>
          <w:sz w:val="24"/>
          <w:szCs w:val="24"/>
          <w:highlight w:val="darkGray"/>
          <w:lang w:eastAsia="en-PH"/>
          <w14:ligatures w14:val="none"/>
        </w:rPr>
        <w:t>args</w:t>
      </w:r>
      <w:proofErr w:type="spellEnd"/>
      <w:r w:rsidRPr="000F235C">
        <w:rPr>
          <w:rFonts w:eastAsia="Times New Roman" w:cs="Times New Roman"/>
          <w:kern w:val="0"/>
          <w:sz w:val="24"/>
          <w:szCs w:val="24"/>
          <w:highlight w:val="darkGray"/>
          <w:lang w:eastAsia="en-PH"/>
          <w14:ligatures w14:val="none"/>
        </w:rPr>
        <w:t>) {</w:t>
      </w:r>
    </w:p>
    <w:p w:rsidRPr="000F235C" w:rsidR="000F235C" w:rsidP="000F235C" w:rsidRDefault="000F235C" w14:paraId="75C5B71D"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Shape circle = new </w:t>
      </w:r>
      <w:proofErr w:type="gramStart"/>
      <w:r w:rsidRPr="000F235C">
        <w:rPr>
          <w:rFonts w:eastAsia="Times New Roman" w:cs="Times New Roman"/>
          <w:kern w:val="0"/>
          <w:sz w:val="24"/>
          <w:szCs w:val="24"/>
          <w:highlight w:val="darkGray"/>
          <w:lang w:eastAsia="en-PH"/>
          <w14:ligatures w14:val="none"/>
        </w:rPr>
        <w:t>Circle();</w:t>
      </w:r>
      <w:proofErr w:type="gramEnd"/>
    </w:p>
    <w:p w:rsidRPr="000F235C" w:rsidR="000F235C" w:rsidP="000F235C" w:rsidRDefault="000F235C" w14:paraId="3D0ED5D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Shape square = new </w:t>
      </w:r>
      <w:proofErr w:type="gramStart"/>
      <w:r w:rsidRPr="000F235C">
        <w:rPr>
          <w:rFonts w:eastAsia="Times New Roman" w:cs="Times New Roman"/>
          <w:kern w:val="0"/>
          <w:sz w:val="24"/>
          <w:szCs w:val="24"/>
          <w:highlight w:val="darkGray"/>
          <w:lang w:eastAsia="en-PH"/>
          <w14:ligatures w14:val="none"/>
        </w:rPr>
        <w:t>Square();</w:t>
      </w:r>
      <w:proofErr w:type="gramEnd"/>
    </w:p>
    <w:p w:rsidRPr="000F235C" w:rsidR="000F235C" w:rsidP="000F235C" w:rsidRDefault="000F235C" w14:paraId="7D2E47C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0F235C" w:rsidR="000F235C" w:rsidP="000F235C" w:rsidRDefault="000F235C" w14:paraId="7384CA1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w:t>
      </w:r>
      <w:proofErr w:type="spellStart"/>
      <w:proofErr w:type="gramStart"/>
      <w:r w:rsidRPr="000F235C">
        <w:rPr>
          <w:rFonts w:eastAsia="Times New Roman" w:cs="Times New Roman"/>
          <w:kern w:val="0"/>
          <w:sz w:val="24"/>
          <w:szCs w:val="24"/>
          <w:highlight w:val="darkGray"/>
          <w:lang w:eastAsia="en-PH"/>
          <w14:ligatures w14:val="none"/>
        </w:rPr>
        <w:t>circle.draw</w:t>
      </w:r>
      <w:proofErr w:type="spellEnd"/>
      <w:proofErr w:type="gramEnd"/>
      <w:r w:rsidRPr="000F235C">
        <w:rPr>
          <w:rFonts w:eastAsia="Times New Roman" w:cs="Times New Roman"/>
          <w:kern w:val="0"/>
          <w:sz w:val="24"/>
          <w:szCs w:val="24"/>
          <w:highlight w:val="darkGray"/>
          <w:lang w:eastAsia="en-PH"/>
          <w14:ligatures w14:val="none"/>
        </w:rPr>
        <w:t>(</w:t>
      </w:r>
      <w:proofErr w:type="gramStart"/>
      <w:r w:rsidRPr="000F235C">
        <w:rPr>
          <w:rFonts w:eastAsia="Times New Roman" w:cs="Times New Roman"/>
          <w:kern w:val="0"/>
          <w:sz w:val="24"/>
          <w:szCs w:val="24"/>
          <w:highlight w:val="darkGray"/>
          <w:lang w:eastAsia="en-PH"/>
          <w14:ligatures w14:val="none"/>
        </w:rPr>
        <w:t>);</w:t>
      </w:r>
      <w:proofErr w:type="gramEnd"/>
    </w:p>
    <w:p w:rsidRPr="000F235C" w:rsidR="000F235C" w:rsidP="000F235C" w:rsidRDefault="000F235C" w14:paraId="4849360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w:t>
      </w:r>
      <w:proofErr w:type="spellStart"/>
      <w:proofErr w:type="gramStart"/>
      <w:r w:rsidRPr="000F235C">
        <w:rPr>
          <w:rFonts w:eastAsia="Times New Roman" w:cs="Times New Roman"/>
          <w:kern w:val="0"/>
          <w:sz w:val="24"/>
          <w:szCs w:val="24"/>
          <w:highlight w:val="darkGray"/>
          <w:lang w:eastAsia="en-PH"/>
          <w14:ligatures w14:val="none"/>
        </w:rPr>
        <w:t>square.draw</w:t>
      </w:r>
      <w:proofErr w:type="spellEnd"/>
      <w:proofErr w:type="gramEnd"/>
      <w:r w:rsidRPr="000F235C">
        <w:rPr>
          <w:rFonts w:eastAsia="Times New Roman" w:cs="Times New Roman"/>
          <w:kern w:val="0"/>
          <w:sz w:val="24"/>
          <w:szCs w:val="24"/>
          <w:highlight w:val="darkGray"/>
          <w:lang w:eastAsia="en-PH"/>
          <w14:ligatures w14:val="none"/>
        </w:rPr>
        <w:t>(</w:t>
      </w:r>
      <w:proofErr w:type="gramStart"/>
      <w:r w:rsidRPr="000F235C">
        <w:rPr>
          <w:rFonts w:eastAsia="Times New Roman" w:cs="Times New Roman"/>
          <w:kern w:val="0"/>
          <w:sz w:val="24"/>
          <w:szCs w:val="24"/>
          <w:highlight w:val="darkGray"/>
          <w:lang w:eastAsia="en-PH"/>
          <w14:ligatures w14:val="none"/>
        </w:rPr>
        <w:t>);</w:t>
      </w:r>
      <w:proofErr w:type="gramEnd"/>
    </w:p>
    <w:p w:rsidRPr="000F235C" w:rsidR="000F235C" w:rsidP="000F235C" w:rsidRDefault="000F235C" w14:paraId="3BA9D55A"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w:t>
      </w:r>
      <w:proofErr w:type="spellStart"/>
      <w:proofErr w:type="gramStart"/>
      <w:r w:rsidRPr="000F235C">
        <w:rPr>
          <w:rFonts w:eastAsia="Times New Roman" w:cs="Times New Roman"/>
          <w:kern w:val="0"/>
          <w:sz w:val="24"/>
          <w:szCs w:val="24"/>
          <w:highlight w:val="darkGray"/>
          <w:lang w:eastAsia="en-PH"/>
          <w14:ligatures w14:val="none"/>
        </w:rPr>
        <w:t>circle.display</w:t>
      </w:r>
      <w:proofErr w:type="spellEnd"/>
      <w:proofErr w:type="gramEnd"/>
      <w:r w:rsidRPr="000F235C">
        <w:rPr>
          <w:rFonts w:eastAsia="Times New Roman" w:cs="Times New Roman"/>
          <w:kern w:val="0"/>
          <w:sz w:val="24"/>
          <w:szCs w:val="24"/>
          <w:highlight w:val="darkGray"/>
          <w:lang w:eastAsia="en-PH"/>
          <w14:ligatures w14:val="none"/>
        </w:rPr>
        <w:t>(</w:t>
      </w:r>
      <w:proofErr w:type="gramStart"/>
      <w:r w:rsidRPr="000F235C">
        <w:rPr>
          <w:rFonts w:eastAsia="Times New Roman" w:cs="Times New Roman"/>
          <w:kern w:val="0"/>
          <w:sz w:val="24"/>
          <w:szCs w:val="24"/>
          <w:highlight w:val="darkGray"/>
          <w:lang w:eastAsia="en-PH"/>
          <w14:ligatures w14:val="none"/>
        </w:rPr>
        <w:t>);</w:t>
      </w:r>
      <w:proofErr w:type="gramEnd"/>
    </w:p>
    <w:p w:rsidRPr="000F235C" w:rsidR="000F235C" w:rsidP="000F235C" w:rsidRDefault="000F235C" w14:paraId="7D6AA36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 xml:space="preserve">    }</w:t>
      </w:r>
    </w:p>
    <w:p w:rsidR="000F235C" w:rsidP="000F235C" w:rsidRDefault="000F235C" w14:paraId="0374E015" w14:textId="7F0A973A">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0F235C">
        <w:rPr>
          <w:rFonts w:eastAsia="Times New Roman" w:cs="Times New Roman"/>
          <w:kern w:val="0"/>
          <w:sz w:val="24"/>
          <w:szCs w:val="24"/>
          <w:highlight w:val="darkGray"/>
          <w:lang w:eastAsia="en-PH"/>
          <w14:ligatures w14:val="none"/>
        </w:rPr>
        <w:t>}</w:t>
      </w:r>
    </w:p>
    <w:p w:rsidRPr="000F235C" w:rsidR="000F235C" w:rsidP="000F235C" w:rsidRDefault="000F235C" w14:paraId="1C4AE0AB" w14:textId="2A92CE8D">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0F235C">
        <w:rPr>
          <w:rFonts w:eastAsia="Times New Roman" w:cs="Times New Roman"/>
          <w:b/>
          <w:bCs/>
          <w:kern w:val="0"/>
          <w:sz w:val="24"/>
          <w:szCs w:val="24"/>
          <w:lang w:eastAsia="en-PH"/>
          <w14:ligatures w14:val="none"/>
        </w:rPr>
        <w:t>Output:</w:t>
      </w:r>
    </w:p>
    <w:p w:rsidRPr="000F235C" w:rsidR="000F235C" w:rsidP="000F235C" w:rsidRDefault="000F235C" w14:paraId="519D559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Drawing a circle.</w:t>
      </w:r>
    </w:p>
    <w:p w:rsidRPr="000F235C" w:rsidR="000F235C" w:rsidP="000F235C" w:rsidRDefault="000F235C" w14:paraId="1BE9BD4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0F235C">
        <w:rPr>
          <w:rFonts w:eastAsia="Times New Roman" w:cs="Times New Roman"/>
          <w:kern w:val="0"/>
          <w:sz w:val="24"/>
          <w:szCs w:val="24"/>
          <w:highlight w:val="darkGray"/>
          <w:lang w:eastAsia="en-PH"/>
          <w14:ligatures w14:val="none"/>
        </w:rPr>
        <w:t>Drawing a square.</w:t>
      </w:r>
    </w:p>
    <w:p w:rsidR="000F235C" w:rsidP="000F235C" w:rsidRDefault="000F235C" w14:paraId="02A448C2" w14:textId="710E24F3">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0F235C">
        <w:rPr>
          <w:rFonts w:eastAsia="Times New Roman" w:cs="Times New Roman"/>
          <w:kern w:val="0"/>
          <w:sz w:val="24"/>
          <w:szCs w:val="24"/>
          <w:highlight w:val="darkGray"/>
          <w:lang w:eastAsia="en-PH"/>
          <w14:ligatures w14:val="none"/>
        </w:rPr>
        <w:t>This is a shape</w:t>
      </w:r>
      <w:r w:rsidRPr="000F235C">
        <w:rPr>
          <w:rFonts w:eastAsia="Times New Roman" w:cs="Times New Roman"/>
          <w:kern w:val="0"/>
          <w:sz w:val="24"/>
          <w:szCs w:val="24"/>
          <w:lang w:eastAsia="en-PH"/>
          <w14:ligatures w14:val="none"/>
        </w:rPr>
        <w:t>.</w:t>
      </w:r>
    </w:p>
    <w:p w:rsidR="000F235C" w:rsidP="000F235C" w:rsidRDefault="000F235C" w14:paraId="7C10F7D2" w14:textId="6F6F4152">
      <w:pPr>
        <w:numPr>
          <w:ilvl w:val="0"/>
          <w:numId w:val="0"/>
        </w:numPr>
        <w:spacing w:before="100" w:beforeAutospacing="1" w:after="100" w:afterAutospacing="1" w:line="240" w:lineRule="auto"/>
      </w:pPr>
      <w:r w:rsidRPr="000F235C">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t xml:space="preserve">In this program, the </w:t>
      </w:r>
      <w:r w:rsidRPr="000F235C">
        <w:rPr>
          <w:highlight w:val="darkGray"/>
        </w:rPr>
        <w:t>class</w:t>
      </w:r>
      <w:r>
        <w:t xml:space="preserve"> </w:t>
      </w:r>
      <w:r>
        <w:rPr>
          <w:rStyle w:val="HTMLCode"/>
          <w:rFonts w:eastAsiaTheme="majorEastAsia"/>
        </w:rPr>
        <w:t>Shape</w:t>
      </w:r>
      <w:r>
        <w:t xml:space="preserve"> is </w:t>
      </w:r>
      <w:r>
        <w:rPr>
          <w:rStyle w:val="Strong"/>
        </w:rPr>
        <w:t>abstract</w:t>
      </w:r>
      <w:r>
        <w:t xml:space="preserve">, which means you cannot create an object from it. It contains an </w:t>
      </w:r>
      <w:r>
        <w:rPr>
          <w:rStyle w:val="Strong"/>
        </w:rPr>
        <w:t>abstract method</w:t>
      </w:r>
      <w:r>
        <w:t xml:space="preserve"> </w:t>
      </w:r>
      <w:proofErr w:type="gramStart"/>
      <w:r w:rsidRPr="000F235C">
        <w:rPr>
          <w:rStyle w:val="HTMLCode"/>
          <w:rFonts w:eastAsiaTheme="majorEastAsia"/>
          <w:highlight w:val="darkGray"/>
        </w:rPr>
        <w:t>draw(</w:t>
      </w:r>
      <w:proofErr w:type="gramEnd"/>
      <w:r w:rsidRPr="000F235C">
        <w:rPr>
          <w:rStyle w:val="HTMLCode"/>
          <w:rFonts w:eastAsiaTheme="majorEastAsia"/>
          <w:highlight w:val="darkGray"/>
        </w:rPr>
        <w:t>)</w:t>
      </w:r>
      <w:r>
        <w:t xml:space="preserve"> that doesn’t have any code yet. The classes </w:t>
      </w:r>
      <w:r w:rsidRPr="000F235C">
        <w:rPr>
          <w:rStyle w:val="HTMLCode"/>
          <w:rFonts w:eastAsiaTheme="majorEastAsia"/>
          <w:highlight w:val="darkGray"/>
        </w:rPr>
        <w:t>Circle</w:t>
      </w:r>
      <w:r>
        <w:t xml:space="preserve"> and </w:t>
      </w:r>
      <w:r w:rsidRPr="000F235C">
        <w:rPr>
          <w:rStyle w:val="HTMLCode"/>
          <w:rFonts w:eastAsiaTheme="majorEastAsia"/>
          <w:highlight w:val="darkGray"/>
        </w:rPr>
        <w:t>Square</w:t>
      </w:r>
      <w:r>
        <w:t xml:space="preserve"> each give their own version of the </w:t>
      </w:r>
      <w:proofErr w:type="gramStart"/>
      <w:r w:rsidRPr="000F235C">
        <w:rPr>
          <w:rStyle w:val="HTMLCode"/>
          <w:rFonts w:eastAsiaTheme="majorEastAsia"/>
          <w:highlight w:val="darkGray"/>
        </w:rPr>
        <w:t>draw(</w:t>
      </w:r>
      <w:proofErr w:type="gramEnd"/>
      <w:r w:rsidRPr="000F235C">
        <w:rPr>
          <w:rStyle w:val="HTMLCode"/>
          <w:rFonts w:eastAsiaTheme="majorEastAsia"/>
          <w:highlight w:val="darkGray"/>
        </w:rPr>
        <w:t>)</w:t>
      </w:r>
      <w:r>
        <w:t xml:space="preserve"> method. This helps make the program more organized — each shape can show its own message when drawn. The </w:t>
      </w:r>
      <w:proofErr w:type="gramStart"/>
      <w:r w:rsidRPr="000F235C">
        <w:rPr>
          <w:rStyle w:val="HTMLCode"/>
          <w:rFonts w:eastAsiaTheme="majorEastAsia"/>
          <w:highlight w:val="darkGray"/>
        </w:rPr>
        <w:t>display(</w:t>
      </w:r>
      <w:proofErr w:type="gramEnd"/>
      <w:r w:rsidRPr="000F235C">
        <w:rPr>
          <w:rStyle w:val="HTMLCode"/>
          <w:rFonts w:eastAsiaTheme="majorEastAsia"/>
          <w:highlight w:val="darkGray"/>
        </w:rPr>
        <w:t>)</w:t>
      </w:r>
      <w:r>
        <w:t xml:space="preserve"> method can be used by all shapes since it’s a normal method in the abstract class.</w:t>
      </w:r>
    </w:p>
    <w:p w:rsidR="000F235C" w:rsidP="000F235C" w:rsidRDefault="000F235C" w14:paraId="0BA09BDE" w14:textId="77777777">
      <w:pPr>
        <w:numPr>
          <w:ilvl w:val="0"/>
          <w:numId w:val="0"/>
        </w:numPr>
        <w:spacing w:before="100" w:beforeAutospacing="1" w:after="100" w:afterAutospacing="1" w:line="240" w:lineRule="auto"/>
      </w:pPr>
    </w:p>
    <w:p w:rsidR="000F235C" w:rsidP="000F235C" w:rsidRDefault="000F235C" w14:paraId="3D0DE748" w14:textId="77777777">
      <w:pPr>
        <w:numPr>
          <w:ilvl w:val="0"/>
          <w:numId w:val="0"/>
        </w:numPr>
        <w:spacing w:before="100" w:beforeAutospacing="1" w:after="100" w:afterAutospacing="1" w:line="240" w:lineRule="auto"/>
      </w:pPr>
    </w:p>
    <w:p w:rsidRPr="00F75A96" w:rsidR="000F235C" w:rsidP="000F235C" w:rsidRDefault="000F235C" w14:paraId="6A4D2174" w14:textId="0607D8CE">
      <w:pPr>
        <w:numPr>
          <w:ilvl w:val="0"/>
          <w:numId w:val="0"/>
        </w:numPr>
        <w:spacing w:before="100" w:beforeAutospacing="1" w:after="100" w:afterAutospacing="1" w:line="240" w:lineRule="auto"/>
        <w:rPr>
          <w:b/>
          <w:bCs/>
        </w:rPr>
      </w:pPr>
      <w:r w:rsidRPr="00F75A96">
        <w:rPr>
          <w:b/>
          <w:bCs/>
        </w:rPr>
        <w:t>Advantages of using Abstraction</w:t>
      </w:r>
    </w:p>
    <w:p w:rsidRPr="000F235C" w:rsidR="000F235C" w:rsidP="000F235C" w:rsidRDefault="000F235C" w14:paraId="15953737" w14:textId="3C478BAD">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0F235C">
        <w:rPr>
          <w:rFonts w:ascii="Segoe UI Emoji" w:hAnsi="Segoe UI Emoji" w:eastAsia="Times New Roman" w:cs="Segoe UI Emoji"/>
          <w:kern w:val="0"/>
          <w:sz w:val="24"/>
          <w:szCs w:val="24"/>
          <w:lang w:eastAsia="en-PH"/>
          <w14:ligatures w14:val="none"/>
        </w:rPr>
        <w:t>✅</w:t>
      </w:r>
      <w:r w:rsidRPr="000F235C">
        <w:rPr>
          <w:rFonts w:eastAsia="Times New Roman" w:cs="Times New Roman"/>
          <w:kern w:val="0"/>
          <w:sz w:val="24"/>
          <w:szCs w:val="24"/>
          <w:lang w:eastAsia="en-PH"/>
          <w14:ligatures w14:val="none"/>
        </w:rPr>
        <w:t xml:space="preserve"> Makes programs easier to read and understand.</w:t>
      </w:r>
    </w:p>
    <w:p w:rsidRPr="000F235C" w:rsidR="000F235C" w:rsidP="00F75A96" w:rsidRDefault="000F235C" w14:paraId="1874058F" w14:textId="1B41D89C">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0F235C">
        <w:rPr>
          <w:rFonts w:ascii="Segoe UI Emoji" w:hAnsi="Segoe UI Emoji" w:eastAsia="Times New Roman" w:cs="Segoe UI Emoji"/>
          <w:kern w:val="0"/>
          <w:sz w:val="24"/>
          <w:szCs w:val="24"/>
          <w:lang w:eastAsia="en-PH"/>
          <w14:ligatures w14:val="none"/>
        </w:rPr>
        <w:t>🧩</w:t>
      </w:r>
      <w:r w:rsidRPr="000F235C">
        <w:rPr>
          <w:rFonts w:eastAsia="Times New Roman" w:cs="Times New Roman"/>
          <w:kern w:val="0"/>
          <w:sz w:val="24"/>
          <w:szCs w:val="24"/>
          <w:lang w:eastAsia="en-PH"/>
          <w14:ligatures w14:val="none"/>
        </w:rPr>
        <w:t xml:space="preserve"> Reduces code repetition by defining common parts once.</w:t>
      </w:r>
    </w:p>
    <w:p w:rsidRPr="000F235C" w:rsidR="000F235C" w:rsidP="00F75A96" w:rsidRDefault="000F235C" w14:paraId="36060ADA" w14:textId="481F870D">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0F235C">
        <w:rPr>
          <w:rFonts w:ascii="Segoe UI Emoji" w:hAnsi="Segoe UI Emoji" w:eastAsia="Times New Roman" w:cs="Segoe UI Emoji"/>
          <w:kern w:val="0"/>
          <w:sz w:val="24"/>
          <w:szCs w:val="24"/>
          <w:lang w:eastAsia="en-PH"/>
          <w14:ligatures w14:val="none"/>
        </w:rPr>
        <w:t>⚙️</w:t>
      </w:r>
      <w:r w:rsidRPr="000F235C">
        <w:rPr>
          <w:rFonts w:eastAsia="Times New Roman" w:cs="Times New Roman"/>
          <w:kern w:val="0"/>
          <w:sz w:val="24"/>
          <w:szCs w:val="24"/>
          <w:lang w:eastAsia="en-PH"/>
          <w14:ligatures w14:val="none"/>
        </w:rPr>
        <w:t xml:space="preserve"> Allows you to change or update parts of a program easily.</w:t>
      </w:r>
    </w:p>
    <w:p w:rsidRPr="000F235C" w:rsidR="000F235C" w:rsidP="00F75A96" w:rsidRDefault="000F235C" w14:paraId="20DB271D" w14:textId="7C8CE844">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0F235C">
        <w:rPr>
          <w:rFonts w:ascii="Segoe UI Emoji" w:hAnsi="Segoe UI Emoji" w:eastAsia="Times New Roman" w:cs="Segoe UI Emoji"/>
          <w:kern w:val="0"/>
          <w:sz w:val="24"/>
          <w:szCs w:val="24"/>
          <w:lang w:eastAsia="en-PH"/>
          <w14:ligatures w14:val="none"/>
        </w:rPr>
        <w:t>🧠</w:t>
      </w:r>
      <w:r w:rsidRPr="000F235C">
        <w:rPr>
          <w:rFonts w:eastAsia="Times New Roman" w:cs="Times New Roman"/>
          <w:kern w:val="0"/>
          <w:sz w:val="24"/>
          <w:szCs w:val="24"/>
          <w:lang w:eastAsia="en-PH"/>
          <w14:ligatures w14:val="none"/>
        </w:rPr>
        <w:t xml:space="preserve"> Helps organize large programs into simple steps.</w:t>
      </w:r>
    </w:p>
    <w:p w:rsidRPr="000F235C" w:rsidR="000F235C" w:rsidP="00F75A96" w:rsidRDefault="000F235C" w14:paraId="127835D1" w14:textId="1882AE81">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0F235C">
        <w:rPr>
          <w:rFonts w:ascii="Segoe UI Emoji" w:hAnsi="Segoe UI Emoji" w:eastAsia="Times New Roman" w:cs="Segoe UI Emoji"/>
          <w:kern w:val="0"/>
          <w:sz w:val="24"/>
          <w:szCs w:val="24"/>
          <w:lang w:eastAsia="en-PH"/>
          <w14:ligatures w14:val="none"/>
        </w:rPr>
        <w:t>🚀</w:t>
      </w:r>
      <w:r w:rsidRPr="000F235C">
        <w:rPr>
          <w:rFonts w:eastAsia="Times New Roman" w:cs="Times New Roman"/>
          <w:kern w:val="0"/>
          <w:sz w:val="24"/>
          <w:szCs w:val="24"/>
          <w:lang w:eastAsia="en-PH"/>
          <w14:ligatures w14:val="none"/>
        </w:rPr>
        <w:t xml:space="preserve"> Keeps only the important details visible to the programmer.</w:t>
      </w:r>
    </w:p>
    <w:p w:rsidR="00A54723" w:rsidP="000F235C" w:rsidRDefault="00A54723" w14:paraId="087DD5E1"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A54723" w:rsidP="005E4004" w:rsidRDefault="00A54723" w14:paraId="3C8BD2C6" w14:textId="1C6BD153">
      <w:pPr>
        <w:pStyle w:val="ListParagraph"/>
        <w:numPr>
          <w:ilvl w:val="0"/>
          <w:numId w:val="74"/>
        </w:numPr>
        <w:spacing w:before="100" w:beforeAutospacing="1" w:after="100" w:afterAutospacing="1" w:line="240" w:lineRule="auto"/>
        <w:rPr>
          <w:rFonts w:eastAsia="Times New Roman" w:cs="Times New Roman"/>
          <w:b/>
          <w:bCs/>
          <w:kern w:val="0"/>
          <w:sz w:val="24"/>
          <w:szCs w:val="24"/>
          <w:lang w:eastAsia="en-PH"/>
          <w14:ligatures w14:val="none"/>
        </w:rPr>
      </w:pPr>
      <w:r w:rsidRPr="00A54723">
        <w:rPr>
          <w:rFonts w:eastAsia="Times New Roman" w:cs="Times New Roman"/>
          <w:b/>
          <w:bCs/>
          <w:kern w:val="0"/>
          <w:sz w:val="24"/>
          <w:szCs w:val="24"/>
          <w:lang w:eastAsia="en-PH"/>
          <w14:ligatures w14:val="none"/>
        </w:rPr>
        <w:t>Real-Life Example</w:t>
      </w:r>
    </w:p>
    <w:p w:rsidRPr="00682FBC" w:rsidR="00A54723" w:rsidP="00682FBC" w:rsidRDefault="00682FBC" w14:paraId="58D0BA5E" w14:textId="05E03B39">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682FBC">
        <w:rPr>
          <w:rFonts w:eastAsia="Times New Roman" w:cs="Times New Roman"/>
          <w:kern w:val="0"/>
          <w:sz w:val="24"/>
          <w:szCs w:val="24"/>
          <w:lang w:eastAsia="en-PH"/>
          <w14:ligatures w14:val="none"/>
        </w:rPr>
        <w:t>Think of abstraction like using a remote control. You press a button to change the channel, but you don’t need to see the wires and circuits inside. The remote shows only what you need to use, not how it works inside. Similarly, in Java, abstraction hides the complex code and shows only what is necessary to use in the program</w:t>
      </w:r>
    </w:p>
    <w:p w:rsidR="004A6864" w:rsidP="00523131" w:rsidRDefault="004A6864" w14:paraId="23EF495C" w14:textId="58924475">
      <w:pPr>
        <w:pStyle w:val="ListParagraph"/>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p>
    <w:p w:rsidR="00682FBC" w:rsidP="00682FBC" w:rsidRDefault="00682FBC" w14:paraId="1A064191" w14:textId="7C573C18">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Key Point to Remember</w:t>
      </w:r>
    </w:p>
    <w:tbl>
      <w:tblPr>
        <w:tblStyle w:val="TableGridLight"/>
        <w:tblW w:w="0" w:type="auto"/>
        <w:tblLook w:val="04A0" w:firstRow="1" w:lastRow="0" w:firstColumn="1" w:lastColumn="0" w:noHBand="0" w:noVBand="1"/>
      </w:tblPr>
      <w:tblGrid>
        <w:gridCol w:w="4675"/>
        <w:gridCol w:w="4675"/>
      </w:tblGrid>
      <w:tr w:rsidR="00682FBC" w:rsidTr="00682FBC" w14:paraId="75494C96" w14:textId="77777777">
        <w:tc>
          <w:tcPr>
            <w:tcW w:w="4680" w:type="dxa"/>
          </w:tcPr>
          <w:p w:rsidR="00682FBC" w:rsidP="00682FBC" w:rsidRDefault="00682FBC" w14:paraId="0DF30DF7" w14:textId="4ABDEB2F">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Concept</w:t>
            </w:r>
          </w:p>
        </w:tc>
        <w:tc>
          <w:tcPr>
            <w:tcW w:w="4680" w:type="dxa"/>
          </w:tcPr>
          <w:p w:rsidR="00682FBC" w:rsidP="00682FBC" w:rsidRDefault="00682FBC" w14:paraId="406B73E1" w14:textId="27AAB4E7">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Description</w:t>
            </w:r>
          </w:p>
        </w:tc>
      </w:tr>
      <w:tr w:rsidRPr="002F1B72" w:rsidR="00682FBC" w:rsidTr="00682FBC" w14:paraId="501F35CA" w14:textId="77777777">
        <w:tc>
          <w:tcPr>
            <w:tcW w:w="4680" w:type="dxa"/>
          </w:tcPr>
          <w:p w:rsidRPr="002F1B72" w:rsidR="00682FBC" w:rsidP="00682FBC" w:rsidRDefault="005B44FB" w14:paraId="180C0C22" w14:textId="266F670E">
            <w:pPr>
              <w:numPr>
                <w:ilvl w:val="0"/>
                <w:numId w:val="0"/>
              </w:numPr>
              <w:spacing w:before="100" w:beforeAutospacing="1" w:after="100" w:afterAutospacing="1"/>
              <w:rPr>
                <w:rFonts w:eastAsia="Times New Roman" w:cs="Times New Roman"/>
                <w:kern w:val="0"/>
                <w:sz w:val="24"/>
                <w:szCs w:val="24"/>
                <w:lang w:eastAsia="en-PH"/>
                <w14:ligatures w14:val="none"/>
              </w:rPr>
            </w:pPr>
            <w:r w:rsidRPr="002F1B72">
              <w:rPr>
                <w:rFonts w:eastAsia="Times New Roman" w:cs="Times New Roman"/>
                <w:kern w:val="0"/>
                <w:sz w:val="24"/>
                <w:szCs w:val="24"/>
                <w:lang w:eastAsia="en-PH"/>
                <w14:ligatures w14:val="none"/>
              </w:rPr>
              <w:t>Abstract Class</w:t>
            </w:r>
          </w:p>
        </w:tc>
        <w:tc>
          <w:tcPr>
            <w:tcW w:w="4680" w:type="dxa"/>
          </w:tcPr>
          <w:p w:rsidRPr="002F1B72" w:rsidR="00682FBC" w:rsidP="00682FBC" w:rsidRDefault="002F1B72" w14:paraId="213A2EB9" w14:textId="41864821">
            <w:pPr>
              <w:numPr>
                <w:ilvl w:val="0"/>
                <w:numId w:val="0"/>
              </w:numPr>
              <w:spacing w:before="100" w:beforeAutospacing="1" w:after="100" w:afterAutospacing="1"/>
              <w:rPr>
                <w:rFonts w:eastAsia="Times New Roman" w:cs="Times New Roman"/>
                <w:kern w:val="0"/>
                <w:sz w:val="24"/>
                <w:szCs w:val="24"/>
                <w:lang w:eastAsia="en-PH"/>
                <w14:ligatures w14:val="none"/>
              </w:rPr>
            </w:pPr>
            <w:r w:rsidRPr="002F1B72">
              <w:rPr>
                <w:rFonts w:eastAsia="Times New Roman" w:cs="Times New Roman"/>
                <w:kern w:val="0"/>
                <w:sz w:val="24"/>
                <w:szCs w:val="24"/>
                <w:lang w:eastAsia="en-PH"/>
                <w14:ligatures w14:val="none"/>
              </w:rPr>
              <w:t>A class that cannot be used to create objects directly.</w:t>
            </w:r>
          </w:p>
        </w:tc>
      </w:tr>
      <w:tr w:rsidRPr="002F1B72" w:rsidR="00682FBC" w:rsidTr="00682FBC" w14:paraId="4D2284B9" w14:textId="77777777">
        <w:tc>
          <w:tcPr>
            <w:tcW w:w="4680" w:type="dxa"/>
          </w:tcPr>
          <w:p w:rsidRPr="002F1B72" w:rsidR="00682FBC" w:rsidP="00682FBC" w:rsidRDefault="005B44FB" w14:paraId="585F6444" w14:textId="37E7B29C">
            <w:pPr>
              <w:numPr>
                <w:ilvl w:val="0"/>
                <w:numId w:val="0"/>
              </w:numPr>
              <w:spacing w:before="100" w:beforeAutospacing="1" w:after="100" w:afterAutospacing="1"/>
              <w:rPr>
                <w:rFonts w:eastAsia="Times New Roman" w:cs="Times New Roman"/>
                <w:kern w:val="0"/>
                <w:sz w:val="24"/>
                <w:szCs w:val="24"/>
                <w:lang w:eastAsia="en-PH"/>
                <w14:ligatures w14:val="none"/>
              </w:rPr>
            </w:pPr>
            <w:r w:rsidRPr="002F1B72">
              <w:rPr>
                <w:rFonts w:eastAsia="Times New Roman" w:cs="Times New Roman"/>
                <w:kern w:val="0"/>
                <w:sz w:val="24"/>
                <w:szCs w:val="24"/>
                <w:lang w:eastAsia="en-PH"/>
                <w14:ligatures w14:val="none"/>
              </w:rPr>
              <w:t>Abstract Method</w:t>
            </w:r>
          </w:p>
        </w:tc>
        <w:tc>
          <w:tcPr>
            <w:tcW w:w="4680" w:type="dxa"/>
          </w:tcPr>
          <w:p w:rsidRPr="002F1B72" w:rsidR="00682FBC" w:rsidP="00682FBC" w:rsidRDefault="006017AB" w14:paraId="5E967565" w14:textId="4B230093">
            <w:pPr>
              <w:numPr>
                <w:ilvl w:val="0"/>
                <w:numId w:val="0"/>
              </w:numPr>
              <w:spacing w:before="100" w:beforeAutospacing="1" w:after="100" w:afterAutospacing="1"/>
              <w:rPr>
                <w:rFonts w:eastAsia="Times New Roman" w:cs="Times New Roman"/>
                <w:kern w:val="0"/>
                <w:sz w:val="24"/>
                <w:szCs w:val="24"/>
                <w:lang w:eastAsia="en-PH"/>
                <w14:ligatures w14:val="none"/>
              </w:rPr>
            </w:pPr>
            <w:r w:rsidRPr="006017AB">
              <w:rPr>
                <w:rFonts w:eastAsia="Times New Roman" w:cs="Times New Roman"/>
                <w:kern w:val="0"/>
                <w:sz w:val="24"/>
                <w:szCs w:val="24"/>
                <w:lang w:eastAsia="en-PH"/>
                <w14:ligatures w14:val="none"/>
              </w:rPr>
              <w:t>A method with no body — only a name and declaration.</w:t>
            </w:r>
          </w:p>
        </w:tc>
      </w:tr>
      <w:tr w:rsidRPr="002F1B72" w:rsidR="00682FBC" w:rsidTr="00682FBC" w14:paraId="5DA202B8" w14:textId="77777777">
        <w:tc>
          <w:tcPr>
            <w:tcW w:w="4680" w:type="dxa"/>
          </w:tcPr>
          <w:p w:rsidRPr="002F1B72" w:rsidR="00682FBC" w:rsidP="00682FBC" w:rsidRDefault="005B44FB" w14:paraId="404A8FAA" w14:textId="3761A006">
            <w:pPr>
              <w:numPr>
                <w:ilvl w:val="0"/>
                <w:numId w:val="0"/>
              </w:numPr>
              <w:spacing w:before="100" w:beforeAutospacing="1" w:after="100" w:afterAutospacing="1"/>
              <w:rPr>
                <w:rFonts w:eastAsia="Times New Roman" w:cs="Times New Roman"/>
                <w:kern w:val="0"/>
                <w:sz w:val="24"/>
                <w:szCs w:val="24"/>
                <w:lang w:eastAsia="en-PH"/>
                <w14:ligatures w14:val="none"/>
              </w:rPr>
            </w:pPr>
            <w:r w:rsidRPr="002F1B72">
              <w:rPr>
                <w:rFonts w:eastAsia="Times New Roman" w:cs="Times New Roman"/>
                <w:kern w:val="0"/>
                <w:sz w:val="24"/>
                <w:szCs w:val="24"/>
                <w:lang w:eastAsia="en-PH"/>
                <w14:ligatures w14:val="none"/>
              </w:rPr>
              <w:t>Purpose</w:t>
            </w:r>
          </w:p>
        </w:tc>
        <w:tc>
          <w:tcPr>
            <w:tcW w:w="4680" w:type="dxa"/>
          </w:tcPr>
          <w:p w:rsidRPr="002F1B72" w:rsidR="00682FBC" w:rsidP="00682FBC" w:rsidRDefault="006017AB" w14:paraId="07763A2A" w14:textId="669E97A7">
            <w:pPr>
              <w:numPr>
                <w:ilvl w:val="0"/>
                <w:numId w:val="0"/>
              </w:numPr>
              <w:spacing w:before="100" w:beforeAutospacing="1" w:after="100" w:afterAutospacing="1"/>
              <w:rPr>
                <w:rFonts w:eastAsia="Times New Roman" w:cs="Times New Roman"/>
                <w:kern w:val="0"/>
                <w:sz w:val="24"/>
                <w:szCs w:val="24"/>
                <w:lang w:eastAsia="en-PH"/>
                <w14:ligatures w14:val="none"/>
              </w:rPr>
            </w:pPr>
            <w:r w:rsidRPr="006017AB">
              <w:rPr>
                <w:rFonts w:eastAsia="Times New Roman" w:cs="Times New Roman"/>
                <w:kern w:val="0"/>
                <w:sz w:val="24"/>
                <w:szCs w:val="24"/>
                <w:lang w:eastAsia="en-PH"/>
                <w14:ligatures w14:val="none"/>
              </w:rPr>
              <w:t>To show important parts and hide complex details.</w:t>
            </w:r>
          </w:p>
        </w:tc>
      </w:tr>
      <w:tr w:rsidRPr="002F1B72" w:rsidR="00682FBC" w:rsidTr="00682FBC" w14:paraId="799FD95A" w14:textId="77777777">
        <w:tc>
          <w:tcPr>
            <w:tcW w:w="4680" w:type="dxa"/>
          </w:tcPr>
          <w:p w:rsidRPr="002F1B72" w:rsidR="00682FBC" w:rsidP="00682FBC" w:rsidRDefault="005B44FB" w14:paraId="2B4F4627" w14:textId="5E4FC3D2">
            <w:pPr>
              <w:numPr>
                <w:ilvl w:val="0"/>
                <w:numId w:val="0"/>
              </w:numPr>
              <w:spacing w:before="100" w:beforeAutospacing="1" w:after="100" w:afterAutospacing="1"/>
              <w:rPr>
                <w:rFonts w:eastAsia="Times New Roman" w:cs="Times New Roman"/>
                <w:kern w:val="0"/>
                <w:sz w:val="24"/>
                <w:szCs w:val="24"/>
                <w:lang w:eastAsia="en-PH"/>
                <w14:ligatures w14:val="none"/>
              </w:rPr>
            </w:pPr>
            <w:r w:rsidRPr="002F1B72">
              <w:rPr>
                <w:rFonts w:eastAsia="Times New Roman" w:cs="Times New Roman"/>
                <w:kern w:val="0"/>
                <w:sz w:val="24"/>
                <w:szCs w:val="24"/>
                <w:lang w:eastAsia="en-PH"/>
                <w14:ligatures w14:val="none"/>
              </w:rPr>
              <w:t>Key</w:t>
            </w:r>
            <w:r w:rsidRPr="002F1B72" w:rsidR="002F1B72">
              <w:rPr>
                <w:rFonts w:eastAsia="Times New Roman" w:cs="Times New Roman"/>
                <w:kern w:val="0"/>
                <w:sz w:val="24"/>
                <w:szCs w:val="24"/>
                <w:lang w:eastAsia="en-PH"/>
                <w14:ligatures w14:val="none"/>
              </w:rPr>
              <w:t>word Used</w:t>
            </w:r>
          </w:p>
        </w:tc>
        <w:tc>
          <w:tcPr>
            <w:tcW w:w="4680" w:type="dxa"/>
          </w:tcPr>
          <w:p w:rsidRPr="002F1B72" w:rsidR="00682FBC" w:rsidP="00682FBC" w:rsidRDefault="006017AB" w14:paraId="1B4322EF" w14:textId="018C9827">
            <w:pPr>
              <w:numPr>
                <w:ilvl w:val="0"/>
                <w:numId w:val="0"/>
              </w:numPr>
              <w:spacing w:before="100" w:beforeAutospacing="1" w:after="100" w:afterAutospacing="1"/>
              <w:rPr>
                <w:rFonts w:eastAsia="Times New Roman" w:cs="Times New Roman"/>
                <w:kern w:val="0"/>
                <w:sz w:val="24"/>
                <w:szCs w:val="24"/>
                <w:lang w:eastAsia="en-PH"/>
                <w14:ligatures w14:val="none"/>
              </w:rPr>
            </w:pPr>
            <w:r w:rsidRPr="006017AB">
              <w:rPr>
                <w:rFonts w:eastAsia="Times New Roman" w:cs="Times New Roman"/>
                <w:kern w:val="0"/>
                <w:sz w:val="24"/>
                <w:szCs w:val="24"/>
                <w:highlight w:val="darkGray"/>
                <w:lang w:eastAsia="en-PH"/>
                <w14:ligatures w14:val="none"/>
              </w:rPr>
              <w:t>abstract</w:t>
            </w:r>
          </w:p>
        </w:tc>
      </w:tr>
      <w:tr w:rsidRPr="002F1B72" w:rsidR="00682FBC" w:rsidTr="00682FBC" w14:paraId="17C30DB9" w14:textId="77777777">
        <w:tc>
          <w:tcPr>
            <w:tcW w:w="4680" w:type="dxa"/>
          </w:tcPr>
          <w:p w:rsidRPr="002F1B72" w:rsidR="00682FBC" w:rsidP="00682FBC" w:rsidRDefault="002F1B72" w14:paraId="04624A2F" w14:textId="2F778854">
            <w:pPr>
              <w:numPr>
                <w:ilvl w:val="0"/>
                <w:numId w:val="0"/>
              </w:numPr>
              <w:spacing w:before="100" w:beforeAutospacing="1" w:after="100" w:afterAutospacing="1"/>
              <w:rPr>
                <w:rFonts w:eastAsia="Times New Roman" w:cs="Times New Roman"/>
                <w:kern w:val="0"/>
                <w:sz w:val="24"/>
                <w:szCs w:val="24"/>
                <w:lang w:eastAsia="en-PH"/>
                <w14:ligatures w14:val="none"/>
              </w:rPr>
            </w:pPr>
            <w:r w:rsidRPr="002F1B72">
              <w:rPr>
                <w:rFonts w:eastAsia="Times New Roman" w:cs="Times New Roman"/>
                <w:kern w:val="0"/>
                <w:sz w:val="24"/>
                <w:szCs w:val="24"/>
                <w:lang w:eastAsia="en-PH"/>
                <w14:ligatures w14:val="none"/>
              </w:rPr>
              <w:t>Object Creation</w:t>
            </w:r>
          </w:p>
        </w:tc>
        <w:tc>
          <w:tcPr>
            <w:tcW w:w="46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6017AB" w:rsidR="006017AB" w14:paraId="7409BBF0" w14:textId="77777777">
              <w:trPr>
                <w:tblCellSpacing w:w="15" w:type="dxa"/>
              </w:trPr>
              <w:tc>
                <w:tcPr>
                  <w:tcW w:w="0" w:type="auto"/>
                  <w:vAlign w:val="center"/>
                  <w:hideMark/>
                </w:tcPr>
                <w:p w:rsidRPr="006017AB" w:rsidR="006017AB" w:rsidP="006017AB" w:rsidRDefault="006017AB" w14:paraId="33F25DEA" w14:textId="77777777">
                  <w:pPr>
                    <w:numPr>
                      <w:ilvl w:val="0"/>
                      <w:numId w:val="0"/>
                    </w:numPr>
                    <w:spacing w:after="0" w:line="240" w:lineRule="auto"/>
                    <w:rPr>
                      <w:rFonts w:ascii="Times New Roman" w:hAnsi="Times New Roman" w:eastAsia="Times New Roman" w:cs="Times New Roman"/>
                      <w:kern w:val="0"/>
                      <w:sz w:val="24"/>
                      <w:szCs w:val="24"/>
                      <w:lang w:eastAsia="en-PH"/>
                      <w14:ligatures w14:val="none"/>
                    </w:rPr>
                  </w:pPr>
                </w:p>
              </w:tc>
            </w:tr>
          </w:tbl>
          <w:p w:rsidRPr="006017AB" w:rsidR="006017AB" w:rsidP="006017AB" w:rsidRDefault="006017AB" w14:paraId="347BE68A" w14:textId="77777777">
            <w:pPr>
              <w:numPr>
                <w:ilvl w:val="0"/>
                <w:numId w:val="10"/>
              </w:numPr>
              <w:ind w:left="0" w:firstLine="0"/>
              <w:rPr>
                <w:rFonts w:ascii="Times New Roman" w:hAnsi="Times New Roman" w:eastAsia="Times New Roman" w:cs="Times New Roman"/>
                <w:vanish/>
                <w:kern w:val="0"/>
                <w:sz w:val="24"/>
                <w:szCs w:val="24"/>
                <w:lang w:eastAsia="en-PH"/>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4"/>
            </w:tblGrid>
            <w:tr w:rsidRPr="006017AB" w:rsidR="006017AB" w14:paraId="395FF90B" w14:textId="77777777">
              <w:trPr>
                <w:tblCellSpacing w:w="15" w:type="dxa"/>
              </w:trPr>
              <w:tc>
                <w:tcPr>
                  <w:tcW w:w="0" w:type="auto"/>
                  <w:vAlign w:val="center"/>
                  <w:hideMark/>
                </w:tcPr>
                <w:p w:rsidRPr="006017AB" w:rsidR="006017AB" w:rsidP="006017AB" w:rsidRDefault="006017AB" w14:paraId="10481BD2" w14:textId="77777777">
                  <w:pPr>
                    <w:numPr>
                      <w:ilvl w:val="0"/>
                      <w:numId w:val="0"/>
                    </w:numPr>
                    <w:spacing w:after="0" w:line="240" w:lineRule="auto"/>
                    <w:rPr>
                      <w:rFonts w:ascii="Times New Roman" w:hAnsi="Times New Roman" w:eastAsia="Times New Roman" w:cs="Times New Roman"/>
                      <w:kern w:val="0"/>
                      <w:sz w:val="24"/>
                      <w:szCs w:val="24"/>
                      <w:lang w:eastAsia="en-PH"/>
                      <w14:ligatures w14:val="none"/>
                    </w:rPr>
                  </w:pPr>
                  <w:r w:rsidRPr="006017AB">
                    <w:rPr>
                      <w:rFonts w:eastAsia="Times New Roman" w:cs="Times New Roman"/>
                      <w:kern w:val="0"/>
                      <w:sz w:val="24"/>
                      <w:szCs w:val="24"/>
                      <w:lang w:eastAsia="en-PH"/>
                      <w14:ligatures w14:val="none"/>
                    </w:rPr>
                    <w:t xml:space="preserve">You cannot use </w:t>
                  </w:r>
                  <w:r w:rsidRPr="006017AB">
                    <w:rPr>
                      <w:rFonts w:eastAsia="Times New Roman" w:cs="Courier New"/>
                      <w:kern w:val="0"/>
                      <w:sz w:val="20"/>
                      <w:szCs w:val="20"/>
                      <w:highlight w:val="darkGray"/>
                      <w:lang w:eastAsia="en-PH"/>
                      <w14:ligatures w14:val="none"/>
                    </w:rPr>
                    <w:t>new</w:t>
                  </w:r>
                  <w:r w:rsidRPr="006017AB">
                    <w:rPr>
                      <w:rFonts w:eastAsia="Times New Roman" w:cs="Times New Roman"/>
                      <w:kern w:val="0"/>
                      <w:sz w:val="24"/>
                      <w:szCs w:val="24"/>
                      <w:lang w:eastAsia="en-PH"/>
                      <w14:ligatures w14:val="none"/>
                    </w:rPr>
                    <w:t xml:space="preserve"> with abstract classes</w:t>
                  </w:r>
                  <w:r w:rsidRPr="006017AB">
                    <w:rPr>
                      <w:rFonts w:ascii="Times New Roman" w:hAnsi="Times New Roman" w:eastAsia="Times New Roman" w:cs="Times New Roman"/>
                      <w:kern w:val="0"/>
                      <w:sz w:val="24"/>
                      <w:szCs w:val="24"/>
                      <w:lang w:eastAsia="en-PH"/>
                      <w14:ligatures w14:val="none"/>
                    </w:rPr>
                    <w:t>.</w:t>
                  </w:r>
                </w:p>
              </w:tc>
            </w:tr>
          </w:tbl>
          <w:p w:rsidRPr="002F1B72" w:rsidR="00682FBC" w:rsidP="00682FBC" w:rsidRDefault="00682FBC" w14:paraId="49C4A38C" w14:textId="77777777">
            <w:pPr>
              <w:numPr>
                <w:ilvl w:val="0"/>
                <w:numId w:val="0"/>
              </w:numPr>
              <w:spacing w:before="100" w:beforeAutospacing="1" w:after="100" w:afterAutospacing="1"/>
              <w:rPr>
                <w:rFonts w:eastAsia="Times New Roman" w:cs="Times New Roman"/>
                <w:kern w:val="0"/>
                <w:sz w:val="24"/>
                <w:szCs w:val="24"/>
                <w:lang w:eastAsia="en-PH"/>
                <w14:ligatures w14:val="none"/>
              </w:rPr>
            </w:pPr>
          </w:p>
        </w:tc>
      </w:tr>
    </w:tbl>
    <w:p w:rsidRPr="002F1B72" w:rsidR="00682FBC" w:rsidP="00682FBC" w:rsidRDefault="00682FBC" w14:paraId="2516C764"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4A6864" w:rsidP="00715280" w:rsidRDefault="004A6864" w14:paraId="0EEF577D"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00715280" w:rsidP="00715280" w:rsidRDefault="00715280" w14:paraId="067C7A38" w14:textId="637D79D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Tips:</w:t>
      </w:r>
    </w:p>
    <w:p w:rsidRPr="00715280" w:rsidR="00715280" w:rsidP="005E4004" w:rsidRDefault="00715280" w14:paraId="79F9F837" w14:textId="496751FE">
      <w:pPr>
        <w:pStyle w:val="ListParagraph"/>
        <w:numPr>
          <w:ilvl w:val="0"/>
          <w:numId w:val="74"/>
        </w:numPr>
        <w:spacing w:before="100" w:beforeAutospacing="1" w:after="100" w:afterAutospacing="1" w:line="240" w:lineRule="auto"/>
        <w:rPr>
          <w:rFonts w:eastAsia="Times New Roman" w:cs="Times New Roman"/>
          <w:kern w:val="0"/>
          <w:sz w:val="24"/>
          <w:szCs w:val="24"/>
          <w:lang w:eastAsia="en-PH"/>
          <w14:ligatures w14:val="none"/>
        </w:rPr>
      </w:pPr>
      <w:r w:rsidRPr="00715280">
        <w:rPr>
          <w:rFonts w:eastAsia="Times New Roman" w:cs="Times New Roman"/>
          <w:kern w:val="0"/>
          <w:sz w:val="24"/>
          <w:szCs w:val="24"/>
          <w:lang w:eastAsia="en-PH"/>
          <w14:ligatures w14:val="none"/>
        </w:rPr>
        <w:t xml:space="preserve">Always write the </w:t>
      </w:r>
      <w:r w:rsidRPr="00715280">
        <w:rPr>
          <w:rFonts w:eastAsia="Times New Roman" w:cs="Courier New"/>
          <w:kern w:val="0"/>
          <w:sz w:val="20"/>
          <w:szCs w:val="20"/>
          <w:highlight w:val="darkGray"/>
          <w:lang w:eastAsia="en-PH"/>
          <w14:ligatures w14:val="none"/>
        </w:rPr>
        <w:t>abstract</w:t>
      </w:r>
      <w:r w:rsidRPr="00715280">
        <w:rPr>
          <w:rFonts w:eastAsia="Times New Roman" w:cs="Times New Roman"/>
          <w:kern w:val="0"/>
          <w:sz w:val="24"/>
          <w:szCs w:val="24"/>
          <w:lang w:eastAsia="en-PH"/>
          <w14:ligatures w14:val="none"/>
        </w:rPr>
        <w:t xml:space="preserve"> keyword before an abstract class or method.</w:t>
      </w:r>
    </w:p>
    <w:p w:rsidRPr="00715280" w:rsidR="00715280" w:rsidP="005E4004" w:rsidRDefault="00715280" w14:paraId="05B45CB5" w14:textId="1BC164C0">
      <w:pPr>
        <w:pStyle w:val="ListParagraph"/>
        <w:numPr>
          <w:ilvl w:val="0"/>
          <w:numId w:val="74"/>
        </w:numPr>
        <w:spacing w:before="100" w:beforeAutospacing="1" w:after="100" w:afterAutospacing="1" w:line="240" w:lineRule="auto"/>
        <w:rPr>
          <w:rFonts w:eastAsia="Times New Roman" w:cs="Times New Roman"/>
          <w:kern w:val="0"/>
          <w:sz w:val="24"/>
          <w:szCs w:val="24"/>
          <w:lang w:eastAsia="en-PH"/>
          <w14:ligatures w14:val="none"/>
        </w:rPr>
      </w:pPr>
      <w:r w:rsidRPr="00715280">
        <w:rPr>
          <w:rFonts w:eastAsia="Times New Roman" w:cs="Times New Roman"/>
          <w:kern w:val="0"/>
          <w:sz w:val="24"/>
          <w:szCs w:val="24"/>
          <w:lang w:eastAsia="en-PH"/>
          <w14:ligatures w14:val="none"/>
        </w:rPr>
        <w:t>You cannot create an object directly from an abstract class.</w:t>
      </w:r>
    </w:p>
    <w:p w:rsidRPr="00715280" w:rsidR="00715280" w:rsidP="005E4004" w:rsidRDefault="00715280" w14:paraId="73552FA4" w14:textId="6542EDAB">
      <w:pPr>
        <w:pStyle w:val="ListParagraph"/>
        <w:numPr>
          <w:ilvl w:val="0"/>
          <w:numId w:val="74"/>
        </w:numPr>
        <w:spacing w:before="100" w:beforeAutospacing="1" w:after="100" w:afterAutospacing="1" w:line="240" w:lineRule="auto"/>
        <w:rPr>
          <w:rFonts w:eastAsia="Times New Roman" w:cs="Times New Roman"/>
          <w:kern w:val="0"/>
          <w:sz w:val="24"/>
          <w:szCs w:val="24"/>
          <w:lang w:eastAsia="en-PH"/>
          <w14:ligatures w14:val="none"/>
        </w:rPr>
      </w:pPr>
      <w:r w:rsidRPr="00715280">
        <w:rPr>
          <w:rFonts w:eastAsia="Times New Roman" w:cs="Times New Roman"/>
          <w:kern w:val="0"/>
          <w:sz w:val="24"/>
          <w:szCs w:val="24"/>
          <w:lang w:eastAsia="en-PH"/>
          <w14:ligatures w14:val="none"/>
        </w:rPr>
        <w:t xml:space="preserve">Every class that extends an abstract class must </w:t>
      </w:r>
      <w:r w:rsidRPr="00715280">
        <w:rPr>
          <w:rFonts w:eastAsia="Times New Roman" w:cs="Times New Roman"/>
          <w:b/>
          <w:bCs/>
          <w:kern w:val="0"/>
          <w:sz w:val="24"/>
          <w:szCs w:val="24"/>
          <w:lang w:eastAsia="en-PH"/>
          <w14:ligatures w14:val="none"/>
        </w:rPr>
        <w:t>complete</w:t>
      </w:r>
      <w:r w:rsidRPr="00715280">
        <w:rPr>
          <w:rFonts w:eastAsia="Times New Roman" w:cs="Times New Roman"/>
          <w:kern w:val="0"/>
          <w:sz w:val="24"/>
          <w:szCs w:val="24"/>
          <w:lang w:eastAsia="en-PH"/>
          <w14:ligatures w14:val="none"/>
        </w:rPr>
        <w:t xml:space="preserve"> the abstract methods.</w:t>
      </w:r>
    </w:p>
    <w:p w:rsidRPr="00715280" w:rsidR="00715280" w:rsidP="005E4004" w:rsidRDefault="00715280" w14:paraId="2611A702" w14:textId="53A4A3BE">
      <w:pPr>
        <w:pStyle w:val="ListParagraph"/>
        <w:numPr>
          <w:ilvl w:val="0"/>
          <w:numId w:val="74"/>
        </w:numPr>
        <w:spacing w:before="100" w:beforeAutospacing="1" w:after="100" w:afterAutospacing="1" w:line="240" w:lineRule="auto"/>
        <w:rPr>
          <w:rFonts w:eastAsia="Times New Roman" w:cs="Times New Roman"/>
          <w:kern w:val="0"/>
          <w:sz w:val="24"/>
          <w:szCs w:val="24"/>
          <w:lang w:eastAsia="en-PH"/>
          <w14:ligatures w14:val="none"/>
        </w:rPr>
      </w:pPr>
      <w:r w:rsidRPr="00715280">
        <w:rPr>
          <w:rFonts w:eastAsia="Times New Roman" w:cs="Times New Roman"/>
          <w:kern w:val="0"/>
          <w:sz w:val="24"/>
          <w:szCs w:val="24"/>
          <w:lang w:eastAsia="en-PH"/>
          <w14:ligatures w14:val="none"/>
        </w:rPr>
        <w:t xml:space="preserve">Abstract methods </w:t>
      </w:r>
      <w:r w:rsidRPr="00715280">
        <w:rPr>
          <w:rFonts w:eastAsia="Times New Roman" w:cs="Times New Roman"/>
          <w:b/>
          <w:bCs/>
          <w:kern w:val="0"/>
          <w:sz w:val="24"/>
          <w:szCs w:val="24"/>
          <w:lang w:eastAsia="en-PH"/>
          <w14:ligatures w14:val="none"/>
        </w:rPr>
        <w:t>don’t have curly braces</w:t>
      </w:r>
      <w:r w:rsidRPr="00715280">
        <w:rPr>
          <w:rFonts w:eastAsia="Times New Roman" w:cs="Times New Roman"/>
          <w:kern w:val="0"/>
          <w:sz w:val="24"/>
          <w:szCs w:val="24"/>
          <w:lang w:eastAsia="en-PH"/>
          <w14:ligatures w14:val="none"/>
        </w:rPr>
        <w:t xml:space="preserve"> — they end with a semicolon.</w:t>
      </w:r>
    </w:p>
    <w:p w:rsidRPr="00715280" w:rsidR="00715280" w:rsidP="005E4004" w:rsidRDefault="00715280" w14:paraId="0E40B818" w14:textId="6E2A9C11">
      <w:pPr>
        <w:pStyle w:val="ListParagraph"/>
        <w:numPr>
          <w:ilvl w:val="0"/>
          <w:numId w:val="74"/>
        </w:numPr>
        <w:spacing w:before="100" w:beforeAutospacing="1" w:after="100" w:afterAutospacing="1" w:line="240" w:lineRule="auto"/>
        <w:rPr>
          <w:rFonts w:eastAsia="Times New Roman" w:cs="Times New Roman"/>
          <w:kern w:val="0"/>
          <w:sz w:val="24"/>
          <w:szCs w:val="24"/>
          <w:lang w:eastAsia="en-PH"/>
          <w14:ligatures w14:val="none"/>
        </w:rPr>
      </w:pPr>
      <w:r w:rsidRPr="00715280">
        <w:rPr>
          <w:rFonts w:eastAsia="Times New Roman" w:cs="Times New Roman"/>
          <w:kern w:val="0"/>
          <w:sz w:val="24"/>
          <w:szCs w:val="24"/>
          <w:lang w:eastAsia="en-PH"/>
          <w14:ligatures w14:val="none"/>
        </w:rPr>
        <w:t>Use abstraction when you want to plan out what other classes should do.</w:t>
      </w:r>
    </w:p>
    <w:p w:rsidR="004A6864" w:rsidP="006731ED" w:rsidRDefault="004558A3" w14:paraId="40E12279" w14:textId="54D93450">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Video Link: </w:t>
      </w:r>
      <w:hyperlink w:history="1" r:id="rId40">
        <w:r w:rsidRPr="00FF62EB">
          <w:rPr>
            <w:rStyle w:val="Hyperlink"/>
            <w:rFonts w:eastAsia="Times New Roman" w:cs="Times New Roman"/>
            <w:b/>
            <w:bCs/>
            <w:kern w:val="0"/>
            <w:sz w:val="24"/>
            <w:szCs w:val="24"/>
            <w:lang w:eastAsia="en-PH"/>
            <w14:ligatures w14:val="none"/>
          </w:rPr>
          <w:t>https://youtu.be/HvPlEJ3LHgE?si=uyMyCo_SGaqsfGg7</w:t>
        </w:r>
      </w:hyperlink>
      <w:r>
        <w:rPr>
          <w:rFonts w:eastAsia="Times New Roman" w:cs="Times New Roman"/>
          <w:b/>
          <w:bCs/>
          <w:kern w:val="0"/>
          <w:sz w:val="24"/>
          <w:szCs w:val="24"/>
          <w:lang w:eastAsia="en-PH"/>
          <w14:ligatures w14:val="none"/>
        </w:rPr>
        <w:t xml:space="preserve"> </w:t>
      </w:r>
    </w:p>
    <w:p w:rsidRPr="004558A3" w:rsidR="004E2616" w:rsidP="004558A3" w:rsidRDefault="006731ED" w14:paraId="47613C93" w14:textId="01CF2444">
      <w:pPr>
        <w:numPr>
          <w:ilvl w:val="0"/>
          <w:numId w:val="0"/>
        </w:numPr>
        <w:spacing w:before="100" w:beforeAutospacing="1" w:after="100" w:afterAutospacing="1" w:line="240" w:lineRule="auto"/>
        <w:ind w:left="360" w:firstLine="360"/>
        <w:rPr>
          <w:rFonts w:eastAsia="Times New Roman" w:cs="Times New Roman"/>
          <w:kern w:val="0"/>
          <w:sz w:val="24"/>
          <w:szCs w:val="24"/>
          <w:lang w:eastAsia="en-PH"/>
          <w14:ligatures w14:val="none"/>
        </w:rPr>
      </w:pPr>
      <w:r>
        <w:rPr>
          <w:rFonts w:eastAsia="Times New Roman" w:cs="Times New Roman"/>
          <w:b/>
          <w:bCs/>
          <w:kern w:val="0"/>
          <w:sz w:val="24"/>
          <w:szCs w:val="24"/>
          <w:lang w:eastAsia="en-PH"/>
          <w14:ligatures w14:val="none"/>
        </w:rPr>
        <w:t xml:space="preserve">b. </w:t>
      </w:r>
      <w:r w:rsidR="00BE0731">
        <w:rPr>
          <w:rFonts w:eastAsia="Times New Roman" w:cs="Times New Roman"/>
          <w:b/>
          <w:bCs/>
          <w:kern w:val="0"/>
          <w:sz w:val="24"/>
          <w:szCs w:val="24"/>
          <w:lang w:eastAsia="en-PH"/>
          <w14:ligatures w14:val="none"/>
        </w:rPr>
        <w:t>Concept of an Interface</w:t>
      </w:r>
      <w:r w:rsidR="005B773E">
        <w:rPr>
          <w:rFonts w:eastAsia="Times New Roman" w:cs="Times New Roman"/>
          <w:b/>
          <w:bCs/>
          <w:kern w:val="0"/>
          <w:sz w:val="24"/>
          <w:szCs w:val="24"/>
          <w:lang w:eastAsia="en-PH"/>
          <w14:ligatures w14:val="none"/>
        </w:rPr>
        <w:br/>
      </w:r>
      <w:r w:rsidR="005B773E">
        <w:rPr>
          <w:rFonts w:eastAsia="Times New Roman" w:cs="Times New Roman"/>
          <w:b/>
          <w:bCs/>
          <w:kern w:val="0"/>
          <w:sz w:val="24"/>
          <w:szCs w:val="24"/>
          <w:lang w:eastAsia="en-PH"/>
          <w14:ligatures w14:val="none"/>
        </w:rPr>
        <w:t xml:space="preserve">- </w:t>
      </w:r>
      <w:r w:rsidRPr="004E2616" w:rsidR="004E2616">
        <w:rPr>
          <w:rFonts w:eastAsia="Times New Roman" w:cs="Times New Roman"/>
          <w:kern w:val="0"/>
          <w:sz w:val="24"/>
          <w:szCs w:val="24"/>
          <w:lang w:eastAsia="en-PH"/>
          <w14:ligatures w14:val="none"/>
        </w:rPr>
        <w:t>An interface in Java is like a contract that tells a class what actions it must perform, but not how to perform them. It is used to define methods without giving their code, so any class that uses the interface must provide its own version of those methods. Interfaces help make programs more organized and flexible because different classes can use the same interface but perform actions in their own way. They are commonly used when you want multiple classes to share the same set of methods, even if they are not related to each other. In short, an interface focuses on what needs to be done, not how it is done.</w:t>
      </w:r>
    </w:p>
    <w:p w:rsidR="004E2616" w:rsidP="005E4004" w:rsidRDefault="004E2616" w14:paraId="1F5E1243" w14:textId="4F3CD8F7">
      <w:pPr>
        <w:pStyle w:val="ListParagraph"/>
        <w:numPr>
          <w:ilvl w:val="0"/>
          <w:numId w:val="75"/>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Definition and Concept</w:t>
      </w:r>
    </w:p>
    <w:p w:rsidR="004E2616" w:rsidP="004E2616" w:rsidRDefault="00002F56" w14:paraId="2CB33A91" w14:textId="2BB23F5F">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002F56">
        <w:rPr>
          <w:rFonts w:eastAsia="Times New Roman" w:cs="Times New Roman"/>
          <w:kern w:val="0"/>
          <w:sz w:val="24"/>
          <w:szCs w:val="24"/>
          <w:lang w:eastAsia="en-PH"/>
          <w14:ligatures w14:val="none"/>
        </w:rPr>
        <w:t xml:space="preserve">An interface contains a list of method declarations (methods without a body) and constants. It is created using the keyword </w:t>
      </w:r>
      <w:r w:rsidRPr="00002F56">
        <w:rPr>
          <w:rFonts w:eastAsia="Times New Roman" w:cs="Times New Roman"/>
          <w:kern w:val="0"/>
          <w:sz w:val="24"/>
          <w:szCs w:val="24"/>
          <w:highlight w:val="darkGray"/>
          <w:lang w:eastAsia="en-PH"/>
          <w14:ligatures w14:val="none"/>
        </w:rPr>
        <w:t>interface</w:t>
      </w:r>
      <w:r w:rsidRPr="00002F56">
        <w:rPr>
          <w:rFonts w:eastAsia="Times New Roman" w:cs="Times New Roman"/>
          <w:kern w:val="0"/>
          <w:sz w:val="24"/>
          <w:szCs w:val="24"/>
          <w:lang w:eastAsia="en-PH"/>
          <w14:ligatures w14:val="none"/>
        </w:rPr>
        <w:t xml:space="preserve"> instead of </w:t>
      </w:r>
      <w:r w:rsidRPr="00002F56">
        <w:rPr>
          <w:rFonts w:eastAsia="Times New Roman" w:cs="Times New Roman"/>
          <w:kern w:val="0"/>
          <w:sz w:val="24"/>
          <w:szCs w:val="24"/>
          <w:highlight w:val="darkGray"/>
          <w:lang w:eastAsia="en-PH"/>
          <w14:ligatures w14:val="none"/>
        </w:rPr>
        <w:t>class</w:t>
      </w:r>
      <w:r w:rsidRPr="00002F56">
        <w:rPr>
          <w:rFonts w:eastAsia="Times New Roman" w:cs="Times New Roman"/>
          <w:kern w:val="0"/>
          <w:sz w:val="24"/>
          <w:szCs w:val="24"/>
          <w:lang w:eastAsia="en-PH"/>
          <w14:ligatures w14:val="none"/>
        </w:rPr>
        <w:t>.</w:t>
      </w:r>
      <w:r w:rsidRPr="00002F56">
        <w:rPr>
          <w:rFonts w:eastAsia="Times New Roman" w:cs="Times New Roman"/>
          <w:kern w:val="0"/>
          <w:sz w:val="24"/>
          <w:szCs w:val="24"/>
          <w:lang w:eastAsia="en-PH"/>
          <w14:ligatures w14:val="none"/>
        </w:rPr>
        <w:br/>
      </w:r>
      <w:r w:rsidRPr="00002F56">
        <w:rPr>
          <w:rFonts w:eastAsia="Times New Roman" w:cs="Times New Roman"/>
          <w:kern w:val="0"/>
          <w:sz w:val="24"/>
          <w:szCs w:val="24"/>
          <w:lang w:eastAsia="en-PH"/>
          <w14:ligatures w14:val="none"/>
        </w:rPr>
        <w:t xml:space="preserve">When a class uses an interface, it must use the keyword </w:t>
      </w:r>
      <w:r w:rsidRPr="00002F56">
        <w:rPr>
          <w:rFonts w:eastAsia="Times New Roman" w:cs="Times New Roman"/>
          <w:kern w:val="0"/>
          <w:sz w:val="24"/>
          <w:szCs w:val="24"/>
          <w:highlight w:val="darkGray"/>
          <w:lang w:eastAsia="en-PH"/>
          <w14:ligatures w14:val="none"/>
        </w:rPr>
        <w:t>implements</w:t>
      </w:r>
      <w:r w:rsidRPr="00002F56">
        <w:rPr>
          <w:rFonts w:eastAsia="Times New Roman" w:cs="Times New Roman"/>
          <w:kern w:val="0"/>
          <w:sz w:val="24"/>
          <w:szCs w:val="24"/>
          <w:lang w:eastAsia="en-PH"/>
          <w14:ligatures w14:val="none"/>
        </w:rPr>
        <w:t xml:space="preserve"> and provide the actual code for </w:t>
      </w:r>
      <w:proofErr w:type="gramStart"/>
      <w:r w:rsidRPr="00002F56">
        <w:rPr>
          <w:rFonts w:eastAsia="Times New Roman" w:cs="Times New Roman"/>
          <w:kern w:val="0"/>
          <w:sz w:val="24"/>
          <w:szCs w:val="24"/>
          <w:lang w:eastAsia="en-PH"/>
          <w14:ligatures w14:val="none"/>
        </w:rPr>
        <w:t>all of</w:t>
      </w:r>
      <w:proofErr w:type="gramEnd"/>
      <w:r w:rsidRPr="00002F56">
        <w:rPr>
          <w:rFonts w:eastAsia="Times New Roman" w:cs="Times New Roman"/>
          <w:kern w:val="0"/>
          <w:sz w:val="24"/>
          <w:szCs w:val="24"/>
          <w:lang w:eastAsia="en-PH"/>
          <w14:ligatures w14:val="none"/>
        </w:rPr>
        <w:t xml:space="preserve"> the interface’s methods.</w:t>
      </w:r>
      <w:r w:rsidRPr="00002F56">
        <w:rPr>
          <w:rFonts w:eastAsia="Times New Roman" w:cs="Times New Roman"/>
          <w:kern w:val="0"/>
          <w:sz w:val="24"/>
          <w:szCs w:val="24"/>
          <w:lang w:eastAsia="en-PH"/>
          <w14:ligatures w14:val="none"/>
        </w:rPr>
        <w:br/>
      </w:r>
      <w:r w:rsidRPr="00002F56">
        <w:rPr>
          <w:rFonts w:eastAsia="Times New Roman" w:cs="Times New Roman"/>
          <w:kern w:val="0"/>
          <w:sz w:val="24"/>
          <w:szCs w:val="24"/>
          <w:lang w:eastAsia="en-PH"/>
          <w14:ligatures w14:val="none"/>
        </w:rPr>
        <w:t>This ensures that all classes that implement the same interface follow the same structure, even if they behave differently.</w:t>
      </w:r>
    </w:p>
    <w:p w:rsidR="00002F56" w:rsidP="00B7315A" w:rsidRDefault="00B7315A" w14:paraId="045401D9" w14:textId="2926BB8F">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58331F">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B7315A">
        <w:rPr>
          <w:rFonts w:eastAsia="Times New Roman" w:cs="Times New Roman"/>
          <w:kern w:val="0"/>
          <w:sz w:val="24"/>
          <w:szCs w:val="24"/>
          <w:lang w:eastAsia="en-PH"/>
          <w14:ligatures w14:val="none"/>
        </w:rPr>
        <w:t>An interface acts as a rulebook that classes must follow by writing their own versions of the listed methods.</w:t>
      </w:r>
    </w:p>
    <w:p w:rsidRPr="0058331F" w:rsidR="00B7315A" w:rsidP="00B7315A" w:rsidRDefault="00B7315A" w14:paraId="274AA93C" w14:textId="62D484B4">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sidRPr="0058331F">
        <w:rPr>
          <w:rFonts w:eastAsia="Times New Roman" w:cs="Times New Roman"/>
          <w:b/>
          <w:bCs/>
          <w:kern w:val="0"/>
          <w:sz w:val="24"/>
          <w:szCs w:val="24"/>
          <w:lang w:eastAsia="en-PH"/>
          <w14:ligatures w14:val="none"/>
        </w:rPr>
        <w:t xml:space="preserve">Sample Code: </w:t>
      </w:r>
    </w:p>
    <w:p w:rsidRPr="0058331F" w:rsidR="00B7315A" w:rsidP="00B7315A" w:rsidRDefault="00B7315A" w14:paraId="58BD52A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Define the interface</w:t>
      </w:r>
    </w:p>
    <w:p w:rsidRPr="0058331F" w:rsidR="00B7315A" w:rsidP="00B7315A" w:rsidRDefault="00B7315A" w14:paraId="7217ADD9"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interface Animal {</w:t>
      </w:r>
    </w:p>
    <w:p w:rsidRPr="0058331F" w:rsidR="00B7315A" w:rsidP="00B7315A" w:rsidRDefault="00B7315A" w14:paraId="117542FD"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void </w:t>
      </w:r>
      <w:proofErr w:type="spellStart"/>
      <w:proofErr w:type="gramStart"/>
      <w:r w:rsidRPr="0058331F">
        <w:rPr>
          <w:rFonts w:eastAsia="Times New Roman" w:cs="Times New Roman"/>
          <w:kern w:val="0"/>
          <w:sz w:val="24"/>
          <w:szCs w:val="24"/>
          <w:highlight w:val="darkGray"/>
          <w:lang w:eastAsia="en-PH"/>
          <w14:ligatures w14:val="none"/>
        </w:rPr>
        <w:t>makeSound</w:t>
      </w:r>
      <w:proofErr w:type="spellEnd"/>
      <w:r w:rsidRPr="0058331F">
        <w:rPr>
          <w:rFonts w:eastAsia="Times New Roman" w:cs="Times New Roman"/>
          <w:kern w:val="0"/>
          <w:sz w:val="24"/>
          <w:szCs w:val="24"/>
          <w:highlight w:val="darkGray"/>
          <w:lang w:eastAsia="en-PH"/>
          <w14:ligatures w14:val="none"/>
        </w:rPr>
        <w:t>();  /</w:t>
      </w:r>
      <w:proofErr w:type="gramEnd"/>
      <w:r w:rsidRPr="0058331F">
        <w:rPr>
          <w:rFonts w:eastAsia="Times New Roman" w:cs="Times New Roman"/>
          <w:kern w:val="0"/>
          <w:sz w:val="24"/>
          <w:szCs w:val="24"/>
          <w:highlight w:val="darkGray"/>
          <w:lang w:eastAsia="en-PH"/>
          <w14:ligatures w14:val="none"/>
        </w:rPr>
        <w:t>/ Method without a body</w:t>
      </w:r>
    </w:p>
    <w:p w:rsidRPr="0058331F" w:rsidR="00B7315A" w:rsidP="00B7315A" w:rsidRDefault="00B7315A" w14:paraId="5A979FC7"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void </w:t>
      </w:r>
      <w:proofErr w:type="gramStart"/>
      <w:r w:rsidRPr="0058331F">
        <w:rPr>
          <w:rFonts w:eastAsia="Times New Roman" w:cs="Times New Roman"/>
          <w:kern w:val="0"/>
          <w:sz w:val="24"/>
          <w:szCs w:val="24"/>
          <w:highlight w:val="darkGray"/>
          <w:lang w:eastAsia="en-PH"/>
          <w14:ligatures w14:val="none"/>
        </w:rPr>
        <w:t xml:space="preserve">eat();   </w:t>
      </w:r>
      <w:proofErr w:type="gramEnd"/>
      <w:r w:rsidRPr="0058331F">
        <w:rPr>
          <w:rFonts w:eastAsia="Times New Roman" w:cs="Times New Roman"/>
          <w:kern w:val="0"/>
          <w:sz w:val="24"/>
          <w:szCs w:val="24"/>
          <w:highlight w:val="darkGray"/>
          <w:lang w:eastAsia="en-PH"/>
          <w14:ligatures w14:val="none"/>
        </w:rPr>
        <w:t xml:space="preserve">     // Another abstract method</w:t>
      </w:r>
    </w:p>
    <w:p w:rsidRPr="0058331F" w:rsidR="00B7315A" w:rsidP="00B7315A" w:rsidRDefault="00B7315A" w14:paraId="05D97428"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w:t>
      </w:r>
    </w:p>
    <w:p w:rsidRPr="0058331F" w:rsidR="00B7315A" w:rsidP="00B7315A" w:rsidRDefault="00B7315A" w14:paraId="0249D45D"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58331F" w:rsidR="00B7315A" w:rsidP="00B7315A" w:rsidRDefault="00B7315A" w14:paraId="65649F3E"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Class 1 implements the interface</w:t>
      </w:r>
    </w:p>
    <w:p w:rsidRPr="0058331F" w:rsidR="00B7315A" w:rsidP="00B7315A" w:rsidRDefault="00B7315A" w14:paraId="603DF4DA"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class Dog implements Animal {</w:t>
      </w:r>
    </w:p>
    <w:p w:rsidRPr="0058331F" w:rsidR="00B7315A" w:rsidP="00B7315A" w:rsidRDefault="00B7315A" w14:paraId="43E72C2E"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public void </w:t>
      </w:r>
      <w:proofErr w:type="spellStart"/>
      <w:proofErr w:type="gramStart"/>
      <w:r w:rsidRPr="0058331F">
        <w:rPr>
          <w:rFonts w:eastAsia="Times New Roman" w:cs="Times New Roman"/>
          <w:kern w:val="0"/>
          <w:sz w:val="24"/>
          <w:szCs w:val="24"/>
          <w:highlight w:val="darkGray"/>
          <w:lang w:eastAsia="en-PH"/>
          <w14:ligatures w14:val="none"/>
        </w:rPr>
        <w:t>makeSound</w:t>
      </w:r>
      <w:proofErr w:type="spellEnd"/>
      <w:r w:rsidRPr="0058331F">
        <w:rPr>
          <w:rFonts w:eastAsia="Times New Roman" w:cs="Times New Roman"/>
          <w:kern w:val="0"/>
          <w:sz w:val="24"/>
          <w:szCs w:val="24"/>
          <w:highlight w:val="darkGray"/>
          <w:lang w:eastAsia="en-PH"/>
          <w14:ligatures w14:val="none"/>
        </w:rPr>
        <w:t>(</w:t>
      </w:r>
      <w:proofErr w:type="gramEnd"/>
      <w:r w:rsidRPr="0058331F">
        <w:rPr>
          <w:rFonts w:eastAsia="Times New Roman" w:cs="Times New Roman"/>
          <w:kern w:val="0"/>
          <w:sz w:val="24"/>
          <w:szCs w:val="24"/>
          <w:highlight w:val="darkGray"/>
          <w:lang w:eastAsia="en-PH"/>
          <w14:ligatures w14:val="none"/>
        </w:rPr>
        <w:t>) {</w:t>
      </w:r>
    </w:p>
    <w:p w:rsidRPr="0058331F" w:rsidR="00B7315A" w:rsidP="00B7315A" w:rsidRDefault="00B7315A" w14:paraId="1696CA83"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w:t>
      </w:r>
      <w:proofErr w:type="spellStart"/>
      <w:r w:rsidRPr="0058331F">
        <w:rPr>
          <w:rFonts w:eastAsia="Times New Roman" w:cs="Times New Roman"/>
          <w:kern w:val="0"/>
          <w:sz w:val="24"/>
          <w:szCs w:val="24"/>
          <w:highlight w:val="darkGray"/>
          <w:lang w:eastAsia="en-PH"/>
          <w14:ligatures w14:val="none"/>
        </w:rPr>
        <w:t>System.out.println</w:t>
      </w:r>
      <w:proofErr w:type="spellEnd"/>
      <w:r w:rsidRPr="0058331F">
        <w:rPr>
          <w:rFonts w:eastAsia="Times New Roman" w:cs="Times New Roman"/>
          <w:kern w:val="0"/>
          <w:sz w:val="24"/>
          <w:szCs w:val="24"/>
          <w:highlight w:val="darkGray"/>
          <w:lang w:eastAsia="en-PH"/>
          <w14:ligatures w14:val="none"/>
        </w:rPr>
        <w:t>("The dog barks."</w:t>
      </w:r>
      <w:proofErr w:type="gramStart"/>
      <w:r w:rsidRPr="0058331F">
        <w:rPr>
          <w:rFonts w:eastAsia="Times New Roman" w:cs="Times New Roman"/>
          <w:kern w:val="0"/>
          <w:sz w:val="24"/>
          <w:szCs w:val="24"/>
          <w:highlight w:val="darkGray"/>
          <w:lang w:eastAsia="en-PH"/>
          <w14:ligatures w14:val="none"/>
        </w:rPr>
        <w:t>);</w:t>
      </w:r>
      <w:proofErr w:type="gramEnd"/>
    </w:p>
    <w:p w:rsidRPr="0058331F" w:rsidR="00B7315A" w:rsidP="00B7315A" w:rsidRDefault="00B7315A" w14:paraId="31E3C959"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w:t>
      </w:r>
    </w:p>
    <w:p w:rsidRPr="0058331F" w:rsidR="00B7315A" w:rsidP="00B7315A" w:rsidRDefault="00B7315A" w14:paraId="0AB0394C"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public void </w:t>
      </w:r>
      <w:proofErr w:type="gramStart"/>
      <w:r w:rsidRPr="0058331F">
        <w:rPr>
          <w:rFonts w:eastAsia="Times New Roman" w:cs="Times New Roman"/>
          <w:kern w:val="0"/>
          <w:sz w:val="24"/>
          <w:szCs w:val="24"/>
          <w:highlight w:val="darkGray"/>
          <w:lang w:eastAsia="en-PH"/>
          <w14:ligatures w14:val="none"/>
        </w:rPr>
        <w:t>eat(</w:t>
      </w:r>
      <w:proofErr w:type="gramEnd"/>
      <w:r w:rsidRPr="0058331F">
        <w:rPr>
          <w:rFonts w:eastAsia="Times New Roman" w:cs="Times New Roman"/>
          <w:kern w:val="0"/>
          <w:sz w:val="24"/>
          <w:szCs w:val="24"/>
          <w:highlight w:val="darkGray"/>
          <w:lang w:eastAsia="en-PH"/>
          <w14:ligatures w14:val="none"/>
        </w:rPr>
        <w:t>) {</w:t>
      </w:r>
    </w:p>
    <w:p w:rsidRPr="0058331F" w:rsidR="00B7315A" w:rsidP="00B7315A" w:rsidRDefault="00B7315A" w14:paraId="2592C38C"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w:t>
      </w:r>
      <w:proofErr w:type="spellStart"/>
      <w:r w:rsidRPr="0058331F">
        <w:rPr>
          <w:rFonts w:eastAsia="Times New Roman" w:cs="Times New Roman"/>
          <w:kern w:val="0"/>
          <w:sz w:val="24"/>
          <w:szCs w:val="24"/>
          <w:highlight w:val="darkGray"/>
          <w:lang w:eastAsia="en-PH"/>
          <w14:ligatures w14:val="none"/>
        </w:rPr>
        <w:t>System.out.println</w:t>
      </w:r>
      <w:proofErr w:type="spellEnd"/>
      <w:r w:rsidRPr="0058331F">
        <w:rPr>
          <w:rFonts w:eastAsia="Times New Roman" w:cs="Times New Roman"/>
          <w:kern w:val="0"/>
          <w:sz w:val="24"/>
          <w:szCs w:val="24"/>
          <w:highlight w:val="darkGray"/>
          <w:lang w:eastAsia="en-PH"/>
          <w14:ligatures w14:val="none"/>
        </w:rPr>
        <w:t>("The dog eats bones."</w:t>
      </w:r>
      <w:proofErr w:type="gramStart"/>
      <w:r w:rsidRPr="0058331F">
        <w:rPr>
          <w:rFonts w:eastAsia="Times New Roman" w:cs="Times New Roman"/>
          <w:kern w:val="0"/>
          <w:sz w:val="24"/>
          <w:szCs w:val="24"/>
          <w:highlight w:val="darkGray"/>
          <w:lang w:eastAsia="en-PH"/>
          <w14:ligatures w14:val="none"/>
        </w:rPr>
        <w:t>);</w:t>
      </w:r>
      <w:proofErr w:type="gramEnd"/>
    </w:p>
    <w:p w:rsidRPr="0058331F" w:rsidR="00B7315A" w:rsidP="00B7315A" w:rsidRDefault="00B7315A" w14:paraId="0A648869"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w:t>
      </w:r>
    </w:p>
    <w:p w:rsidRPr="0058331F" w:rsidR="00B7315A" w:rsidP="00B7315A" w:rsidRDefault="00B7315A" w14:paraId="4DD1E09C"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w:t>
      </w:r>
    </w:p>
    <w:p w:rsidRPr="0058331F" w:rsidR="00B7315A" w:rsidP="00B7315A" w:rsidRDefault="00B7315A" w14:paraId="07A2B0EB"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58331F" w:rsidR="00B7315A" w:rsidP="00B7315A" w:rsidRDefault="00B7315A" w14:paraId="0769DE99"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Class 2 implements the interface</w:t>
      </w:r>
    </w:p>
    <w:p w:rsidRPr="0058331F" w:rsidR="00B7315A" w:rsidP="00B7315A" w:rsidRDefault="00B7315A" w14:paraId="038D420B"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class Cat implements Animal {</w:t>
      </w:r>
    </w:p>
    <w:p w:rsidRPr="0058331F" w:rsidR="00B7315A" w:rsidP="00B7315A" w:rsidRDefault="00B7315A" w14:paraId="5D2B44C9"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public void </w:t>
      </w:r>
      <w:proofErr w:type="spellStart"/>
      <w:proofErr w:type="gramStart"/>
      <w:r w:rsidRPr="0058331F">
        <w:rPr>
          <w:rFonts w:eastAsia="Times New Roman" w:cs="Times New Roman"/>
          <w:kern w:val="0"/>
          <w:sz w:val="24"/>
          <w:szCs w:val="24"/>
          <w:highlight w:val="darkGray"/>
          <w:lang w:eastAsia="en-PH"/>
          <w14:ligatures w14:val="none"/>
        </w:rPr>
        <w:t>makeSound</w:t>
      </w:r>
      <w:proofErr w:type="spellEnd"/>
      <w:r w:rsidRPr="0058331F">
        <w:rPr>
          <w:rFonts w:eastAsia="Times New Roman" w:cs="Times New Roman"/>
          <w:kern w:val="0"/>
          <w:sz w:val="24"/>
          <w:szCs w:val="24"/>
          <w:highlight w:val="darkGray"/>
          <w:lang w:eastAsia="en-PH"/>
          <w14:ligatures w14:val="none"/>
        </w:rPr>
        <w:t>(</w:t>
      </w:r>
      <w:proofErr w:type="gramEnd"/>
      <w:r w:rsidRPr="0058331F">
        <w:rPr>
          <w:rFonts w:eastAsia="Times New Roman" w:cs="Times New Roman"/>
          <w:kern w:val="0"/>
          <w:sz w:val="24"/>
          <w:szCs w:val="24"/>
          <w:highlight w:val="darkGray"/>
          <w:lang w:eastAsia="en-PH"/>
          <w14:ligatures w14:val="none"/>
        </w:rPr>
        <w:t>) {</w:t>
      </w:r>
    </w:p>
    <w:p w:rsidRPr="0058331F" w:rsidR="00B7315A" w:rsidP="00B7315A" w:rsidRDefault="00B7315A" w14:paraId="5FFAB3FA"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w:t>
      </w:r>
      <w:proofErr w:type="spellStart"/>
      <w:r w:rsidRPr="0058331F">
        <w:rPr>
          <w:rFonts w:eastAsia="Times New Roman" w:cs="Times New Roman"/>
          <w:kern w:val="0"/>
          <w:sz w:val="24"/>
          <w:szCs w:val="24"/>
          <w:highlight w:val="darkGray"/>
          <w:lang w:eastAsia="en-PH"/>
          <w14:ligatures w14:val="none"/>
        </w:rPr>
        <w:t>System.out.println</w:t>
      </w:r>
      <w:proofErr w:type="spellEnd"/>
      <w:r w:rsidRPr="0058331F">
        <w:rPr>
          <w:rFonts w:eastAsia="Times New Roman" w:cs="Times New Roman"/>
          <w:kern w:val="0"/>
          <w:sz w:val="24"/>
          <w:szCs w:val="24"/>
          <w:highlight w:val="darkGray"/>
          <w:lang w:eastAsia="en-PH"/>
          <w14:ligatures w14:val="none"/>
        </w:rPr>
        <w:t>("The cat meows."</w:t>
      </w:r>
      <w:proofErr w:type="gramStart"/>
      <w:r w:rsidRPr="0058331F">
        <w:rPr>
          <w:rFonts w:eastAsia="Times New Roman" w:cs="Times New Roman"/>
          <w:kern w:val="0"/>
          <w:sz w:val="24"/>
          <w:szCs w:val="24"/>
          <w:highlight w:val="darkGray"/>
          <w:lang w:eastAsia="en-PH"/>
          <w14:ligatures w14:val="none"/>
        </w:rPr>
        <w:t>);</w:t>
      </w:r>
      <w:proofErr w:type="gramEnd"/>
    </w:p>
    <w:p w:rsidRPr="0058331F" w:rsidR="00B7315A" w:rsidP="00B7315A" w:rsidRDefault="00B7315A" w14:paraId="2FD7594F"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w:t>
      </w:r>
    </w:p>
    <w:p w:rsidRPr="0058331F" w:rsidR="00B7315A" w:rsidP="00B7315A" w:rsidRDefault="00B7315A" w14:paraId="7389FD38"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public void </w:t>
      </w:r>
      <w:proofErr w:type="gramStart"/>
      <w:r w:rsidRPr="0058331F">
        <w:rPr>
          <w:rFonts w:eastAsia="Times New Roman" w:cs="Times New Roman"/>
          <w:kern w:val="0"/>
          <w:sz w:val="24"/>
          <w:szCs w:val="24"/>
          <w:highlight w:val="darkGray"/>
          <w:lang w:eastAsia="en-PH"/>
          <w14:ligatures w14:val="none"/>
        </w:rPr>
        <w:t>eat(</w:t>
      </w:r>
      <w:proofErr w:type="gramEnd"/>
      <w:r w:rsidRPr="0058331F">
        <w:rPr>
          <w:rFonts w:eastAsia="Times New Roman" w:cs="Times New Roman"/>
          <w:kern w:val="0"/>
          <w:sz w:val="24"/>
          <w:szCs w:val="24"/>
          <w:highlight w:val="darkGray"/>
          <w:lang w:eastAsia="en-PH"/>
          <w14:ligatures w14:val="none"/>
        </w:rPr>
        <w:t>) {</w:t>
      </w:r>
    </w:p>
    <w:p w:rsidRPr="0058331F" w:rsidR="00B7315A" w:rsidP="00B7315A" w:rsidRDefault="00B7315A" w14:paraId="0FC43F2A"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w:t>
      </w:r>
      <w:proofErr w:type="spellStart"/>
      <w:r w:rsidRPr="0058331F">
        <w:rPr>
          <w:rFonts w:eastAsia="Times New Roman" w:cs="Times New Roman"/>
          <w:kern w:val="0"/>
          <w:sz w:val="24"/>
          <w:szCs w:val="24"/>
          <w:highlight w:val="darkGray"/>
          <w:lang w:eastAsia="en-PH"/>
          <w14:ligatures w14:val="none"/>
        </w:rPr>
        <w:t>System.out.println</w:t>
      </w:r>
      <w:proofErr w:type="spellEnd"/>
      <w:r w:rsidRPr="0058331F">
        <w:rPr>
          <w:rFonts w:eastAsia="Times New Roman" w:cs="Times New Roman"/>
          <w:kern w:val="0"/>
          <w:sz w:val="24"/>
          <w:szCs w:val="24"/>
          <w:highlight w:val="darkGray"/>
          <w:lang w:eastAsia="en-PH"/>
          <w14:ligatures w14:val="none"/>
        </w:rPr>
        <w:t>("The cat eats fish."</w:t>
      </w:r>
      <w:proofErr w:type="gramStart"/>
      <w:r w:rsidRPr="0058331F">
        <w:rPr>
          <w:rFonts w:eastAsia="Times New Roman" w:cs="Times New Roman"/>
          <w:kern w:val="0"/>
          <w:sz w:val="24"/>
          <w:szCs w:val="24"/>
          <w:highlight w:val="darkGray"/>
          <w:lang w:eastAsia="en-PH"/>
          <w14:ligatures w14:val="none"/>
        </w:rPr>
        <w:t>);</w:t>
      </w:r>
      <w:proofErr w:type="gramEnd"/>
    </w:p>
    <w:p w:rsidRPr="0058331F" w:rsidR="00B7315A" w:rsidP="00B7315A" w:rsidRDefault="00B7315A" w14:paraId="76B7DE6F"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w:t>
      </w:r>
    </w:p>
    <w:p w:rsidRPr="0058331F" w:rsidR="00B7315A" w:rsidP="00B7315A" w:rsidRDefault="00B7315A" w14:paraId="06DD40AA"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w:t>
      </w:r>
    </w:p>
    <w:p w:rsidRPr="0058331F" w:rsidR="00B7315A" w:rsidP="00B7315A" w:rsidRDefault="00B7315A" w14:paraId="71066271"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58331F" w:rsidR="00B7315A" w:rsidP="00B7315A" w:rsidRDefault="00B7315A" w14:paraId="1CFB7B18"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Main program</w:t>
      </w:r>
    </w:p>
    <w:p w:rsidRPr="0058331F" w:rsidR="00B7315A" w:rsidP="00B7315A" w:rsidRDefault="00B7315A" w14:paraId="76AE0CE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public class Main {</w:t>
      </w:r>
    </w:p>
    <w:p w:rsidRPr="0058331F" w:rsidR="00B7315A" w:rsidP="00B7315A" w:rsidRDefault="00B7315A" w14:paraId="0E30E052"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public static void </w:t>
      </w:r>
      <w:proofErr w:type="gramStart"/>
      <w:r w:rsidRPr="0058331F">
        <w:rPr>
          <w:rFonts w:eastAsia="Times New Roman" w:cs="Times New Roman"/>
          <w:kern w:val="0"/>
          <w:sz w:val="24"/>
          <w:szCs w:val="24"/>
          <w:highlight w:val="darkGray"/>
          <w:lang w:eastAsia="en-PH"/>
          <w14:ligatures w14:val="none"/>
        </w:rPr>
        <w:t>main(String[</w:t>
      </w:r>
      <w:proofErr w:type="gramEnd"/>
      <w:r w:rsidRPr="0058331F">
        <w:rPr>
          <w:rFonts w:eastAsia="Times New Roman" w:cs="Times New Roman"/>
          <w:kern w:val="0"/>
          <w:sz w:val="24"/>
          <w:szCs w:val="24"/>
          <w:highlight w:val="darkGray"/>
          <w:lang w:eastAsia="en-PH"/>
          <w14:ligatures w14:val="none"/>
        </w:rPr>
        <w:t xml:space="preserve">] </w:t>
      </w:r>
      <w:proofErr w:type="spellStart"/>
      <w:r w:rsidRPr="0058331F">
        <w:rPr>
          <w:rFonts w:eastAsia="Times New Roman" w:cs="Times New Roman"/>
          <w:kern w:val="0"/>
          <w:sz w:val="24"/>
          <w:szCs w:val="24"/>
          <w:highlight w:val="darkGray"/>
          <w:lang w:eastAsia="en-PH"/>
          <w14:ligatures w14:val="none"/>
        </w:rPr>
        <w:t>args</w:t>
      </w:r>
      <w:proofErr w:type="spellEnd"/>
      <w:r w:rsidRPr="0058331F">
        <w:rPr>
          <w:rFonts w:eastAsia="Times New Roman" w:cs="Times New Roman"/>
          <w:kern w:val="0"/>
          <w:sz w:val="24"/>
          <w:szCs w:val="24"/>
          <w:highlight w:val="darkGray"/>
          <w:lang w:eastAsia="en-PH"/>
          <w14:ligatures w14:val="none"/>
        </w:rPr>
        <w:t>) {</w:t>
      </w:r>
    </w:p>
    <w:p w:rsidRPr="0058331F" w:rsidR="00B7315A" w:rsidP="00B7315A" w:rsidRDefault="00B7315A" w14:paraId="041A4F7B"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Animal dog = new </w:t>
      </w:r>
      <w:proofErr w:type="gramStart"/>
      <w:r w:rsidRPr="0058331F">
        <w:rPr>
          <w:rFonts w:eastAsia="Times New Roman" w:cs="Times New Roman"/>
          <w:kern w:val="0"/>
          <w:sz w:val="24"/>
          <w:szCs w:val="24"/>
          <w:highlight w:val="darkGray"/>
          <w:lang w:eastAsia="en-PH"/>
          <w14:ligatures w14:val="none"/>
        </w:rPr>
        <w:t>Dog();</w:t>
      </w:r>
      <w:proofErr w:type="gramEnd"/>
    </w:p>
    <w:p w:rsidRPr="0058331F" w:rsidR="00B7315A" w:rsidP="00B7315A" w:rsidRDefault="00B7315A" w14:paraId="0067E32D"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Animal cat = new </w:t>
      </w:r>
      <w:proofErr w:type="gramStart"/>
      <w:r w:rsidRPr="0058331F">
        <w:rPr>
          <w:rFonts w:eastAsia="Times New Roman" w:cs="Times New Roman"/>
          <w:kern w:val="0"/>
          <w:sz w:val="24"/>
          <w:szCs w:val="24"/>
          <w:highlight w:val="darkGray"/>
          <w:lang w:eastAsia="en-PH"/>
          <w14:ligatures w14:val="none"/>
        </w:rPr>
        <w:t>Cat();</w:t>
      </w:r>
      <w:proofErr w:type="gramEnd"/>
    </w:p>
    <w:p w:rsidRPr="0058331F" w:rsidR="00B7315A" w:rsidP="00B7315A" w:rsidRDefault="00B7315A" w14:paraId="2C82DF62"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58331F" w:rsidR="00B7315A" w:rsidP="00B7315A" w:rsidRDefault="00B7315A" w14:paraId="33C0889F"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w:t>
      </w:r>
      <w:proofErr w:type="spellStart"/>
      <w:proofErr w:type="gramStart"/>
      <w:r w:rsidRPr="0058331F">
        <w:rPr>
          <w:rFonts w:eastAsia="Times New Roman" w:cs="Times New Roman"/>
          <w:kern w:val="0"/>
          <w:sz w:val="24"/>
          <w:szCs w:val="24"/>
          <w:highlight w:val="darkGray"/>
          <w:lang w:eastAsia="en-PH"/>
          <w14:ligatures w14:val="none"/>
        </w:rPr>
        <w:t>dog.makeSound</w:t>
      </w:r>
      <w:proofErr w:type="spellEnd"/>
      <w:proofErr w:type="gramEnd"/>
      <w:r w:rsidRPr="0058331F">
        <w:rPr>
          <w:rFonts w:eastAsia="Times New Roman" w:cs="Times New Roman"/>
          <w:kern w:val="0"/>
          <w:sz w:val="24"/>
          <w:szCs w:val="24"/>
          <w:highlight w:val="darkGray"/>
          <w:lang w:eastAsia="en-PH"/>
          <w14:ligatures w14:val="none"/>
        </w:rPr>
        <w:t>(</w:t>
      </w:r>
      <w:proofErr w:type="gramStart"/>
      <w:r w:rsidRPr="0058331F">
        <w:rPr>
          <w:rFonts w:eastAsia="Times New Roman" w:cs="Times New Roman"/>
          <w:kern w:val="0"/>
          <w:sz w:val="24"/>
          <w:szCs w:val="24"/>
          <w:highlight w:val="darkGray"/>
          <w:lang w:eastAsia="en-PH"/>
          <w14:ligatures w14:val="none"/>
        </w:rPr>
        <w:t>);</w:t>
      </w:r>
      <w:proofErr w:type="gramEnd"/>
    </w:p>
    <w:p w:rsidRPr="0058331F" w:rsidR="00B7315A" w:rsidP="00B7315A" w:rsidRDefault="00B7315A" w14:paraId="7C4611B3"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w:t>
      </w:r>
      <w:proofErr w:type="spellStart"/>
      <w:proofErr w:type="gramStart"/>
      <w:r w:rsidRPr="0058331F">
        <w:rPr>
          <w:rFonts w:eastAsia="Times New Roman" w:cs="Times New Roman"/>
          <w:kern w:val="0"/>
          <w:sz w:val="24"/>
          <w:szCs w:val="24"/>
          <w:highlight w:val="darkGray"/>
          <w:lang w:eastAsia="en-PH"/>
          <w14:ligatures w14:val="none"/>
        </w:rPr>
        <w:t>dog.eat</w:t>
      </w:r>
      <w:proofErr w:type="spellEnd"/>
      <w:r w:rsidRPr="0058331F">
        <w:rPr>
          <w:rFonts w:eastAsia="Times New Roman" w:cs="Times New Roman"/>
          <w:kern w:val="0"/>
          <w:sz w:val="24"/>
          <w:szCs w:val="24"/>
          <w:highlight w:val="darkGray"/>
          <w:lang w:eastAsia="en-PH"/>
          <w14:ligatures w14:val="none"/>
        </w:rPr>
        <w:t>();</w:t>
      </w:r>
      <w:proofErr w:type="gramEnd"/>
    </w:p>
    <w:p w:rsidRPr="0058331F" w:rsidR="00B7315A" w:rsidP="00B7315A" w:rsidRDefault="00B7315A" w14:paraId="27220D58"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w:t>
      </w:r>
      <w:proofErr w:type="spellStart"/>
      <w:proofErr w:type="gramStart"/>
      <w:r w:rsidRPr="0058331F">
        <w:rPr>
          <w:rFonts w:eastAsia="Times New Roman" w:cs="Times New Roman"/>
          <w:kern w:val="0"/>
          <w:sz w:val="24"/>
          <w:szCs w:val="24"/>
          <w:highlight w:val="darkGray"/>
          <w:lang w:eastAsia="en-PH"/>
          <w14:ligatures w14:val="none"/>
        </w:rPr>
        <w:t>cat.makeSound</w:t>
      </w:r>
      <w:proofErr w:type="spellEnd"/>
      <w:proofErr w:type="gramEnd"/>
      <w:r w:rsidRPr="0058331F">
        <w:rPr>
          <w:rFonts w:eastAsia="Times New Roman" w:cs="Times New Roman"/>
          <w:kern w:val="0"/>
          <w:sz w:val="24"/>
          <w:szCs w:val="24"/>
          <w:highlight w:val="darkGray"/>
          <w:lang w:eastAsia="en-PH"/>
          <w14:ligatures w14:val="none"/>
        </w:rPr>
        <w:t>(</w:t>
      </w:r>
      <w:proofErr w:type="gramStart"/>
      <w:r w:rsidRPr="0058331F">
        <w:rPr>
          <w:rFonts w:eastAsia="Times New Roman" w:cs="Times New Roman"/>
          <w:kern w:val="0"/>
          <w:sz w:val="24"/>
          <w:szCs w:val="24"/>
          <w:highlight w:val="darkGray"/>
          <w:lang w:eastAsia="en-PH"/>
          <w14:ligatures w14:val="none"/>
        </w:rPr>
        <w:t>);</w:t>
      </w:r>
      <w:proofErr w:type="gramEnd"/>
    </w:p>
    <w:p w:rsidRPr="0058331F" w:rsidR="00B7315A" w:rsidP="00B7315A" w:rsidRDefault="00B7315A" w14:paraId="6066B29F"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w:t>
      </w:r>
      <w:proofErr w:type="spellStart"/>
      <w:proofErr w:type="gramStart"/>
      <w:r w:rsidRPr="0058331F">
        <w:rPr>
          <w:rFonts w:eastAsia="Times New Roman" w:cs="Times New Roman"/>
          <w:kern w:val="0"/>
          <w:sz w:val="24"/>
          <w:szCs w:val="24"/>
          <w:highlight w:val="darkGray"/>
          <w:lang w:eastAsia="en-PH"/>
          <w14:ligatures w14:val="none"/>
        </w:rPr>
        <w:t>cat.eat</w:t>
      </w:r>
      <w:proofErr w:type="spellEnd"/>
      <w:r w:rsidRPr="0058331F">
        <w:rPr>
          <w:rFonts w:eastAsia="Times New Roman" w:cs="Times New Roman"/>
          <w:kern w:val="0"/>
          <w:sz w:val="24"/>
          <w:szCs w:val="24"/>
          <w:highlight w:val="darkGray"/>
          <w:lang w:eastAsia="en-PH"/>
          <w14:ligatures w14:val="none"/>
        </w:rPr>
        <w:t>();</w:t>
      </w:r>
      <w:proofErr w:type="gramEnd"/>
    </w:p>
    <w:p w:rsidRPr="0058331F" w:rsidR="00B7315A" w:rsidP="00B7315A" w:rsidRDefault="00B7315A" w14:paraId="5EDF6CCE"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 xml:space="preserve">    }</w:t>
      </w:r>
    </w:p>
    <w:p w:rsidR="00B7315A" w:rsidP="00B7315A" w:rsidRDefault="00B7315A" w14:paraId="5F11B2DE" w14:textId="3C5DFC05">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58331F">
        <w:rPr>
          <w:rFonts w:eastAsia="Times New Roman" w:cs="Times New Roman"/>
          <w:kern w:val="0"/>
          <w:sz w:val="24"/>
          <w:szCs w:val="24"/>
          <w:highlight w:val="darkGray"/>
          <w:lang w:eastAsia="en-PH"/>
          <w14:ligatures w14:val="none"/>
        </w:rPr>
        <w:t>}</w:t>
      </w:r>
    </w:p>
    <w:p w:rsidR="00B7315A" w:rsidP="00B7315A" w:rsidRDefault="00B7315A" w14:paraId="67485C23" w14:textId="777777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p>
    <w:p w:rsidRPr="00E2661D" w:rsidR="00B7315A" w:rsidP="00B7315A" w:rsidRDefault="00B7315A" w14:paraId="78CDE2A4" w14:textId="474622BD">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sidRPr="00E2661D">
        <w:rPr>
          <w:rFonts w:eastAsia="Times New Roman" w:cs="Times New Roman"/>
          <w:b/>
          <w:bCs/>
          <w:kern w:val="0"/>
          <w:sz w:val="24"/>
          <w:szCs w:val="24"/>
          <w:lang w:eastAsia="en-PH"/>
          <w14:ligatures w14:val="none"/>
        </w:rPr>
        <w:t>Output:</w:t>
      </w:r>
    </w:p>
    <w:p w:rsidRPr="0058331F" w:rsidR="00B7315A" w:rsidP="00B7315A" w:rsidRDefault="00B7315A" w14:paraId="1797AE3A"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The dog barks.</w:t>
      </w:r>
    </w:p>
    <w:p w:rsidRPr="0058331F" w:rsidR="00B7315A" w:rsidP="00B7315A" w:rsidRDefault="00B7315A" w14:paraId="3103B3F3"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The dog eats bones.</w:t>
      </w:r>
    </w:p>
    <w:p w:rsidRPr="0058331F" w:rsidR="00B7315A" w:rsidP="00B7315A" w:rsidRDefault="00B7315A" w14:paraId="761B32B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58331F">
        <w:rPr>
          <w:rFonts w:eastAsia="Times New Roman" w:cs="Times New Roman"/>
          <w:kern w:val="0"/>
          <w:sz w:val="24"/>
          <w:szCs w:val="24"/>
          <w:highlight w:val="darkGray"/>
          <w:lang w:eastAsia="en-PH"/>
          <w14:ligatures w14:val="none"/>
        </w:rPr>
        <w:t>The cat meows.</w:t>
      </w:r>
    </w:p>
    <w:p w:rsidR="00B7315A" w:rsidP="00B7315A" w:rsidRDefault="00B7315A" w14:paraId="328DD9BD" w14:textId="0C7479BC">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58331F">
        <w:rPr>
          <w:rFonts w:eastAsia="Times New Roman" w:cs="Times New Roman"/>
          <w:kern w:val="0"/>
          <w:sz w:val="24"/>
          <w:szCs w:val="24"/>
          <w:highlight w:val="darkGray"/>
          <w:lang w:eastAsia="en-PH"/>
          <w14:ligatures w14:val="none"/>
        </w:rPr>
        <w:t>The cat eats fish.</w:t>
      </w:r>
    </w:p>
    <w:p w:rsidRPr="00E2661D" w:rsidR="00B7315A" w:rsidP="00B7315A" w:rsidRDefault="00B7315A" w14:paraId="5C650CC6" w14:textId="1AC7C7C2">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sidRPr="00E2661D">
        <w:rPr>
          <w:rFonts w:eastAsia="Times New Roman" w:cs="Times New Roman"/>
          <w:b/>
          <w:bCs/>
          <w:kern w:val="0"/>
          <w:sz w:val="24"/>
          <w:szCs w:val="24"/>
          <w:lang w:eastAsia="en-PH"/>
          <w14:ligatures w14:val="none"/>
        </w:rPr>
        <w:t xml:space="preserve">Explanation: </w:t>
      </w:r>
    </w:p>
    <w:p w:rsidR="007428A3" w:rsidP="007428A3" w:rsidRDefault="007428A3" w14:paraId="7B8A84AB"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428A3">
        <w:rPr>
          <w:rFonts w:eastAsia="Times New Roman" w:cs="Times New Roman"/>
          <w:kern w:val="0"/>
          <w:sz w:val="24"/>
          <w:szCs w:val="24"/>
          <w:lang w:eastAsia="en-PH"/>
          <w14:ligatures w14:val="none"/>
        </w:rPr>
        <w:t xml:space="preserve">In this program, </w:t>
      </w:r>
      <w:r w:rsidRPr="007428A3">
        <w:rPr>
          <w:rFonts w:eastAsia="Times New Roman" w:cs="Times New Roman"/>
          <w:kern w:val="0"/>
          <w:sz w:val="24"/>
          <w:szCs w:val="24"/>
          <w:highlight w:val="darkGray"/>
          <w:lang w:eastAsia="en-PH"/>
          <w14:ligatures w14:val="none"/>
        </w:rPr>
        <w:t>Animal</w:t>
      </w:r>
      <w:r w:rsidRPr="007428A3">
        <w:rPr>
          <w:rFonts w:eastAsia="Times New Roman" w:cs="Times New Roman"/>
          <w:kern w:val="0"/>
          <w:sz w:val="24"/>
          <w:szCs w:val="24"/>
          <w:lang w:eastAsia="en-PH"/>
          <w14:ligatures w14:val="none"/>
        </w:rPr>
        <w:t xml:space="preserve"> is an </w:t>
      </w:r>
      <w:r w:rsidRPr="007428A3">
        <w:rPr>
          <w:rFonts w:eastAsia="Times New Roman" w:cs="Times New Roman"/>
          <w:b/>
          <w:bCs/>
          <w:kern w:val="0"/>
          <w:sz w:val="24"/>
          <w:szCs w:val="24"/>
          <w:lang w:eastAsia="en-PH"/>
          <w14:ligatures w14:val="none"/>
        </w:rPr>
        <w:t>interface</w:t>
      </w:r>
      <w:r w:rsidRPr="007428A3">
        <w:rPr>
          <w:rFonts w:eastAsia="Times New Roman" w:cs="Times New Roman"/>
          <w:kern w:val="0"/>
          <w:sz w:val="24"/>
          <w:szCs w:val="24"/>
          <w:lang w:eastAsia="en-PH"/>
          <w14:ligatures w14:val="none"/>
        </w:rPr>
        <w:t xml:space="preserve"> that lists two methods: </w:t>
      </w:r>
      <w:proofErr w:type="spellStart"/>
      <w:proofErr w:type="gramStart"/>
      <w:r w:rsidRPr="007428A3">
        <w:rPr>
          <w:rFonts w:eastAsia="Times New Roman" w:cs="Times New Roman"/>
          <w:kern w:val="0"/>
          <w:sz w:val="24"/>
          <w:szCs w:val="24"/>
          <w:highlight w:val="darkGray"/>
          <w:lang w:eastAsia="en-PH"/>
          <w14:ligatures w14:val="none"/>
        </w:rPr>
        <w:t>makeSound</w:t>
      </w:r>
      <w:proofErr w:type="spellEnd"/>
      <w:r w:rsidRPr="007428A3">
        <w:rPr>
          <w:rFonts w:eastAsia="Times New Roman" w:cs="Times New Roman"/>
          <w:kern w:val="0"/>
          <w:sz w:val="24"/>
          <w:szCs w:val="24"/>
          <w:highlight w:val="darkGray"/>
          <w:lang w:eastAsia="en-PH"/>
          <w14:ligatures w14:val="none"/>
        </w:rPr>
        <w:t>(</w:t>
      </w:r>
      <w:proofErr w:type="gramEnd"/>
      <w:r w:rsidRPr="007428A3">
        <w:rPr>
          <w:rFonts w:eastAsia="Times New Roman" w:cs="Times New Roman"/>
          <w:kern w:val="0"/>
          <w:sz w:val="24"/>
          <w:szCs w:val="24"/>
          <w:highlight w:val="darkGray"/>
          <w:lang w:eastAsia="en-PH"/>
          <w14:ligatures w14:val="none"/>
        </w:rPr>
        <w:t>)</w:t>
      </w:r>
      <w:r w:rsidRPr="007428A3">
        <w:rPr>
          <w:rFonts w:eastAsia="Times New Roman" w:cs="Times New Roman"/>
          <w:kern w:val="0"/>
          <w:sz w:val="24"/>
          <w:szCs w:val="24"/>
          <w:lang w:eastAsia="en-PH"/>
          <w14:ligatures w14:val="none"/>
        </w:rPr>
        <w:t xml:space="preserve"> and </w:t>
      </w:r>
      <w:proofErr w:type="gramStart"/>
      <w:r w:rsidRPr="007428A3">
        <w:rPr>
          <w:rFonts w:eastAsia="Times New Roman" w:cs="Times New Roman"/>
          <w:kern w:val="0"/>
          <w:sz w:val="24"/>
          <w:szCs w:val="24"/>
          <w:highlight w:val="darkGray"/>
          <w:lang w:eastAsia="en-PH"/>
          <w14:ligatures w14:val="none"/>
        </w:rPr>
        <w:t>eat(</w:t>
      </w:r>
      <w:proofErr w:type="gramEnd"/>
      <w:r w:rsidRPr="007428A3">
        <w:rPr>
          <w:rFonts w:eastAsia="Times New Roman" w:cs="Times New Roman"/>
          <w:kern w:val="0"/>
          <w:sz w:val="24"/>
          <w:szCs w:val="24"/>
          <w:highlight w:val="darkGray"/>
          <w:lang w:eastAsia="en-PH"/>
          <w14:ligatures w14:val="none"/>
        </w:rPr>
        <w:t>).</w:t>
      </w:r>
    </w:p>
    <w:p w:rsidR="007428A3" w:rsidP="007428A3" w:rsidRDefault="007428A3" w14:paraId="3F877055"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428A3">
        <w:rPr>
          <w:rFonts w:eastAsia="Times New Roman" w:cs="Times New Roman"/>
          <w:kern w:val="0"/>
          <w:sz w:val="24"/>
          <w:szCs w:val="24"/>
          <w:lang w:eastAsia="en-PH"/>
          <w14:ligatures w14:val="none"/>
        </w:rPr>
        <w:t xml:space="preserve">The classes </w:t>
      </w:r>
      <w:r w:rsidRPr="007428A3">
        <w:rPr>
          <w:rFonts w:eastAsia="Times New Roman" w:cs="Times New Roman"/>
          <w:kern w:val="0"/>
          <w:sz w:val="24"/>
          <w:szCs w:val="24"/>
          <w:highlight w:val="darkGray"/>
          <w:lang w:eastAsia="en-PH"/>
          <w14:ligatures w14:val="none"/>
        </w:rPr>
        <w:t>Dog</w:t>
      </w:r>
      <w:r w:rsidRPr="007428A3">
        <w:rPr>
          <w:rFonts w:eastAsia="Times New Roman" w:cs="Times New Roman"/>
          <w:kern w:val="0"/>
          <w:sz w:val="24"/>
          <w:szCs w:val="24"/>
          <w:lang w:eastAsia="en-PH"/>
          <w14:ligatures w14:val="none"/>
        </w:rPr>
        <w:t xml:space="preserve"> and </w:t>
      </w:r>
      <w:r w:rsidRPr="007428A3">
        <w:rPr>
          <w:rFonts w:eastAsia="Times New Roman" w:cs="Times New Roman"/>
          <w:kern w:val="0"/>
          <w:sz w:val="24"/>
          <w:szCs w:val="24"/>
          <w:highlight w:val="darkGray"/>
          <w:lang w:eastAsia="en-PH"/>
          <w14:ligatures w14:val="none"/>
        </w:rPr>
        <w:t>Cat</w:t>
      </w:r>
      <w:r w:rsidRPr="007428A3">
        <w:rPr>
          <w:rFonts w:eastAsia="Times New Roman" w:cs="Times New Roman"/>
          <w:kern w:val="0"/>
          <w:sz w:val="24"/>
          <w:szCs w:val="24"/>
          <w:lang w:eastAsia="en-PH"/>
          <w14:ligatures w14:val="none"/>
        </w:rPr>
        <w:t xml:space="preserve"> both </w:t>
      </w:r>
      <w:r w:rsidRPr="007428A3">
        <w:rPr>
          <w:rFonts w:eastAsia="Times New Roman" w:cs="Times New Roman"/>
          <w:b/>
          <w:bCs/>
          <w:kern w:val="0"/>
          <w:sz w:val="24"/>
          <w:szCs w:val="24"/>
          <w:lang w:eastAsia="en-PH"/>
          <w14:ligatures w14:val="none"/>
        </w:rPr>
        <w:t>implement</w:t>
      </w:r>
      <w:r w:rsidRPr="007428A3">
        <w:rPr>
          <w:rFonts w:eastAsia="Times New Roman" w:cs="Times New Roman"/>
          <w:kern w:val="0"/>
          <w:sz w:val="24"/>
          <w:szCs w:val="24"/>
          <w:lang w:eastAsia="en-PH"/>
          <w14:ligatures w14:val="none"/>
        </w:rPr>
        <w:t xml:space="preserve"> this interface using the keyword </w:t>
      </w:r>
      <w:r w:rsidRPr="00E2661D">
        <w:rPr>
          <w:rFonts w:eastAsia="Times New Roman" w:cs="Times New Roman"/>
          <w:kern w:val="0"/>
          <w:sz w:val="24"/>
          <w:szCs w:val="24"/>
          <w:highlight w:val="darkGray"/>
          <w:lang w:eastAsia="en-PH"/>
          <w14:ligatures w14:val="none"/>
        </w:rPr>
        <w:t>implements</w:t>
      </w:r>
      <w:r w:rsidRPr="007428A3">
        <w:rPr>
          <w:rFonts w:eastAsia="Times New Roman" w:cs="Times New Roman"/>
          <w:kern w:val="0"/>
          <w:sz w:val="24"/>
          <w:szCs w:val="24"/>
          <w:lang w:eastAsia="en-PH"/>
          <w14:ligatures w14:val="none"/>
        </w:rPr>
        <w:t xml:space="preserve"> and provide their own code for each method.</w:t>
      </w:r>
    </w:p>
    <w:p w:rsidR="007428A3" w:rsidP="007428A3" w:rsidRDefault="007428A3" w14:paraId="326C27D8"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428A3">
        <w:rPr>
          <w:rFonts w:eastAsia="Times New Roman" w:cs="Times New Roman"/>
          <w:kern w:val="0"/>
          <w:sz w:val="24"/>
          <w:szCs w:val="24"/>
          <w:lang w:eastAsia="en-PH"/>
          <w14:ligatures w14:val="none"/>
        </w:rPr>
        <w:t>This means both classes follow the same structure but behave differently when the program runs.</w:t>
      </w:r>
    </w:p>
    <w:p w:rsidR="007428A3" w:rsidP="007428A3" w:rsidRDefault="007428A3" w14:paraId="1F942A48" w14:textId="2F1ACE61">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428A3">
        <w:rPr>
          <w:rFonts w:eastAsia="Times New Roman" w:cs="Times New Roman"/>
          <w:kern w:val="0"/>
          <w:sz w:val="24"/>
          <w:szCs w:val="24"/>
          <w:lang w:eastAsia="en-PH"/>
          <w14:ligatures w14:val="none"/>
        </w:rPr>
        <w:t>Interfaces make the program cleaner because all animals must have the same actions, even though the actual behavior is different for each one.</w:t>
      </w:r>
    </w:p>
    <w:p w:rsidR="000578E9" w:rsidP="000578E9" w:rsidRDefault="000578E9" w14:paraId="0C41A964"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386E01" w:rsidR="000578E9" w:rsidP="000578E9" w:rsidRDefault="00B97E71" w14:paraId="69C75127" w14:textId="7C5208D4">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386E01">
        <w:rPr>
          <w:rFonts w:eastAsia="Times New Roman" w:cs="Times New Roman"/>
          <w:b/>
          <w:bCs/>
          <w:kern w:val="0"/>
          <w:sz w:val="24"/>
          <w:szCs w:val="24"/>
          <w:lang w:eastAsia="en-PH"/>
          <w14:ligatures w14:val="none"/>
        </w:rPr>
        <w:t>Advantages of Using Interface:</w:t>
      </w:r>
    </w:p>
    <w:p w:rsidRPr="00B97E71" w:rsidR="00B97E71" w:rsidP="005E4004" w:rsidRDefault="00B97E71" w14:paraId="724B80FC" w14:textId="77777777">
      <w:pPr>
        <w:numPr>
          <w:ilvl w:val="0"/>
          <w:numId w:val="76"/>
        </w:numPr>
        <w:spacing w:before="100" w:beforeAutospacing="1" w:after="100" w:afterAutospacing="1" w:line="240" w:lineRule="auto"/>
        <w:rPr>
          <w:rFonts w:eastAsia="Times New Roman" w:cs="Times New Roman"/>
          <w:kern w:val="0"/>
          <w:sz w:val="24"/>
          <w:szCs w:val="24"/>
          <w:lang w:eastAsia="en-PH"/>
          <w14:ligatures w14:val="none"/>
        </w:rPr>
      </w:pPr>
      <w:r w:rsidRPr="00B97E71">
        <w:rPr>
          <w:rFonts w:ascii="Segoe UI Emoji" w:hAnsi="Segoe UI Emoji" w:eastAsia="Times New Roman" w:cs="Segoe UI Emoji"/>
          <w:kern w:val="0"/>
          <w:sz w:val="24"/>
          <w:szCs w:val="24"/>
          <w:lang w:eastAsia="en-PH"/>
          <w14:ligatures w14:val="none"/>
        </w:rPr>
        <w:t>✅</w:t>
      </w:r>
      <w:r w:rsidRPr="00B97E71">
        <w:rPr>
          <w:rFonts w:eastAsia="Times New Roman" w:cs="Times New Roman"/>
          <w:kern w:val="0"/>
          <w:sz w:val="24"/>
          <w:szCs w:val="24"/>
          <w:lang w:eastAsia="en-PH"/>
          <w14:ligatures w14:val="none"/>
        </w:rPr>
        <w:t xml:space="preserve"> Allows multiple classes to share the same set of methods.</w:t>
      </w:r>
    </w:p>
    <w:p w:rsidRPr="00B97E71" w:rsidR="00B97E71" w:rsidP="005E4004" w:rsidRDefault="00B97E71" w14:paraId="55A049E4" w14:textId="77777777">
      <w:pPr>
        <w:numPr>
          <w:ilvl w:val="0"/>
          <w:numId w:val="76"/>
        </w:numPr>
        <w:spacing w:before="100" w:beforeAutospacing="1" w:after="100" w:afterAutospacing="1" w:line="240" w:lineRule="auto"/>
        <w:rPr>
          <w:rFonts w:eastAsia="Times New Roman" w:cs="Times New Roman"/>
          <w:kern w:val="0"/>
          <w:sz w:val="24"/>
          <w:szCs w:val="24"/>
          <w:lang w:eastAsia="en-PH"/>
          <w14:ligatures w14:val="none"/>
        </w:rPr>
      </w:pPr>
      <w:r w:rsidRPr="00B97E71">
        <w:rPr>
          <w:rFonts w:ascii="Segoe UI Emoji" w:hAnsi="Segoe UI Emoji" w:eastAsia="Times New Roman" w:cs="Segoe UI Emoji"/>
          <w:kern w:val="0"/>
          <w:sz w:val="24"/>
          <w:szCs w:val="24"/>
          <w:lang w:eastAsia="en-PH"/>
          <w14:ligatures w14:val="none"/>
        </w:rPr>
        <w:t>🧩</w:t>
      </w:r>
      <w:r w:rsidRPr="00B97E71">
        <w:rPr>
          <w:rFonts w:eastAsia="Times New Roman" w:cs="Times New Roman"/>
          <w:kern w:val="0"/>
          <w:sz w:val="24"/>
          <w:szCs w:val="24"/>
          <w:lang w:eastAsia="en-PH"/>
          <w14:ligatures w14:val="none"/>
        </w:rPr>
        <w:t xml:space="preserve"> Helps organize programs by defining clear rules.</w:t>
      </w:r>
    </w:p>
    <w:p w:rsidRPr="00B97E71" w:rsidR="00B97E71" w:rsidP="005E4004" w:rsidRDefault="00B97E71" w14:paraId="013FA3E5" w14:textId="77777777">
      <w:pPr>
        <w:numPr>
          <w:ilvl w:val="0"/>
          <w:numId w:val="76"/>
        </w:numPr>
        <w:spacing w:before="100" w:beforeAutospacing="1" w:after="100" w:afterAutospacing="1" w:line="240" w:lineRule="auto"/>
        <w:rPr>
          <w:rFonts w:eastAsia="Times New Roman" w:cs="Times New Roman"/>
          <w:kern w:val="0"/>
          <w:sz w:val="24"/>
          <w:szCs w:val="24"/>
          <w:lang w:eastAsia="en-PH"/>
          <w14:ligatures w14:val="none"/>
        </w:rPr>
      </w:pPr>
      <w:r w:rsidRPr="00B97E71">
        <w:rPr>
          <w:rFonts w:ascii="Segoe UI Emoji" w:hAnsi="Segoe UI Emoji" w:eastAsia="Times New Roman" w:cs="Segoe UI Emoji"/>
          <w:kern w:val="0"/>
          <w:sz w:val="24"/>
          <w:szCs w:val="24"/>
          <w:lang w:eastAsia="en-PH"/>
          <w14:ligatures w14:val="none"/>
        </w:rPr>
        <w:t>⚙️</w:t>
      </w:r>
      <w:r w:rsidRPr="00B97E71">
        <w:rPr>
          <w:rFonts w:eastAsia="Times New Roman" w:cs="Times New Roman"/>
          <w:kern w:val="0"/>
          <w:sz w:val="24"/>
          <w:szCs w:val="24"/>
          <w:lang w:eastAsia="en-PH"/>
          <w14:ligatures w14:val="none"/>
        </w:rPr>
        <w:t xml:space="preserve"> Makes programs easier to update or expand.</w:t>
      </w:r>
    </w:p>
    <w:p w:rsidRPr="00B97E71" w:rsidR="00B97E71" w:rsidP="005E4004" w:rsidRDefault="00B97E71" w14:paraId="017F4988" w14:textId="77777777">
      <w:pPr>
        <w:numPr>
          <w:ilvl w:val="0"/>
          <w:numId w:val="76"/>
        </w:numPr>
        <w:spacing w:before="100" w:beforeAutospacing="1" w:after="100" w:afterAutospacing="1" w:line="240" w:lineRule="auto"/>
        <w:rPr>
          <w:rFonts w:eastAsia="Times New Roman" w:cs="Times New Roman"/>
          <w:kern w:val="0"/>
          <w:sz w:val="24"/>
          <w:szCs w:val="24"/>
          <w:lang w:eastAsia="en-PH"/>
          <w14:ligatures w14:val="none"/>
        </w:rPr>
      </w:pPr>
      <w:r w:rsidRPr="00B97E71">
        <w:rPr>
          <w:rFonts w:ascii="Segoe UI Emoji" w:hAnsi="Segoe UI Emoji" w:eastAsia="Times New Roman" w:cs="Segoe UI Emoji"/>
          <w:kern w:val="0"/>
          <w:sz w:val="24"/>
          <w:szCs w:val="24"/>
          <w:lang w:eastAsia="en-PH"/>
          <w14:ligatures w14:val="none"/>
        </w:rPr>
        <w:t>🧠</w:t>
      </w:r>
      <w:r w:rsidRPr="00B97E71">
        <w:rPr>
          <w:rFonts w:eastAsia="Times New Roman" w:cs="Times New Roman"/>
          <w:kern w:val="0"/>
          <w:sz w:val="24"/>
          <w:szCs w:val="24"/>
          <w:lang w:eastAsia="en-PH"/>
          <w14:ligatures w14:val="none"/>
        </w:rPr>
        <w:t xml:space="preserve"> Promotes flexibility by letting classes act differently with the same methods.</w:t>
      </w:r>
    </w:p>
    <w:p w:rsidR="00B97E71" w:rsidP="005E4004" w:rsidRDefault="00B97E71" w14:paraId="0B34A8DF" w14:textId="77777777">
      <w:pPr>
        <w:numPr>
          <w:ilvl w:val="0"/>
          <w:numId w:val="76"/>
        </w:numPr>
        <w:spacing w:before="100" w:beforeAutospacing="1" w:after="100" w:afterAutospacing="1" w:line="240" w:lineRule="auto"/>
        <w:rPr>
          <w:rFonts w:eastAsia="Times New Roman" w:cs="Times New Roman"/>
          <w:kern w:val="0"/>
          <w:sz w:val="24"/>
          <w:szCs w:val="24"/>
          <w:lang w:eastAsia="en-PH"/>
          <w14:ligatures w14:val="none"/>
        </w:rPr>
      </w:pPr>
      <w:r w:rsidRPr="00B97E71">
        <w:rPr>
          <w:rFonts w:ascii="Segoe UI Emoji" w:hAnsi="Segoe UI Emoji" w:eastAsia="Times New Roman" w:cs="Segoe UI Emoji"/>
          <w:kern w:val="0"/>
          <w:sz w:val="24"/>
          <w:szCs w:val="24"/>
          <w:lang w:eastAsia="en-PH"/>
          <w14:ligatures w14:val="none"/>
        </w:rPr>
        <w:t>🚀</w:t>
      </w:r>
      <w:r w:rsidRPr="00B97E71">
        <w:rPr>
          <w:rFonts w:eastAsia="Times New Roman" w:cs="Times New Roman"/>
          <w:kern w:val="0"/>
          <w:sz w:val="24"/>
          <w:szCs w:val="24"/>
          <w:lang w:eastAsia="en-PH"/>
          <w14:ligatures w14:val="none"/>
        </w:rPr>
        <w:t xml:space="preserve"> Encourages code consistency and reduces errors.</w:t>
      </w:r>
    </w:p>
    <w:p w:rsidR="00386E01" w:rsidP="00386E01" w:rsidRDefault="00386E01" w14:paraId="3D5BAC6E"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3B4109" w:rsidR="00386E01" w:rsidP="00386E01" w:rsidRDefault="00386E01" w14:paraId="26D319FD" w14:textId="72B9F0F2">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3B4109">
        <w:rPr>
          <w:rFonts w:eastAsia="Times New Roman" w:cs="Times New Roman"/>
          <w:b/>
          <w:bCs/>
          <w:kern w:val="0"/>
          <w:sz w:val="24"/>
          <w:szCs w:val="24"/>
          <w:lang w:eastAsia="en-PH"/>
          <w14:ligatures w14:val="none"/>
        </w:rPr>
        <w:t>Real-Life Example:</w:t>
      </w:r>
    </w:p>
    <w:p w:rsidR="00386E01" w:rsidP="00386E01" w:rsidRDefault="003B4109" w14:paraId="3608B6F9" w14:textId="18A4EF16">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3B4109">
        <w:rPr>
          <w:rFonts w:eastAsia="Times New Roman" w:cs="Times New Roman"/>
          <w:kern w:val="0"/>
          <w:sz w:val="24"/>
          <w:szCs w:val="24"/>
          <w:lang w:eastAsia="en-PH"/>
          <w14:ligatures w14:val="none"/>
        </w:rPr>
        <w:t xml:space="preserve">Think of an </w:t>
      </w:r>
      <w:r w:rsidRPr="003B4109">
        <w:rPr>
          <w:rFonts w:eastAsia="Times New Roman" w:cs="Times New Roman"/>
          <w:b/>
          <w:bCs/>
          <w:kern w:val="0"/>
          <w:sz w:val="24"/>
          <w:szCs w:val="24"/>
          <w:lang w:eastAsia="en-PH"/>
          <w14:ligatures w14:val="none"/>
        </w:rPr>
        <w:t>interface</w:t>
      </w:r>
      <w:r w:rsidRPr="003B4109">
        <w:rPr>
          <w:rFonts w:eastAsia="Times New Roman" w:cs="Times New Roman"/>
          <w:kern w:val="0"/>
          <w:sz w:val="24"/>
          <w:szCs w:val="24"/>
          <w:lang w:eastAsia="en-PH"/>
          <w14:ligatures w14:val="none"/>
        </w:rPr>
        <w:t xml:space="preserve"> like a </w:t>
      </w:r>
      <w:r w:rsidRPr="003B4109">
        <w:rPr>
          <w:rFonts w:eastAsia="Times New Roman" w:cs="Times New Roman"/>
          <w:b/>
          <w:bCs/>
          <w:kern w:val="0"/>
          <w:sz w:val="24"/>
          <w:szCs w:val="24"/>
          <w:lang w:eastAsia="en-PH"/>
          <w14:ligatures w14:val="none"/>
        </w:rPr>
        <w:t>job description</w:t>
      </w:r>
      <w:r w:rsidRPr="003B4109">
        <w:rPr>
          <w:rFonts w:eastAsia="Times New Roman" w:cs="Times New Roman"/>
          <w:kern w:val="0"/>
          <w:sz w:val="24"/>
          <w:szCs w:val="24"/>
          <w:lang w:eastAsia="en-PH"/>
          <w14:ligatures w14:val="none"/>
        </w:rPr>
        <w:t>. A company might require that all employees “work,” “attend meetings,” and “submit reports.”</w:t>
      </w:r>
      <w:r w:rsidRPr="003B4109">
        <w:rPr>
          <w:rFonts w:eastAsia="Times New Roman" w:cs="Times New Roman"/>
          <w:kern w:val="0"/>
          <w:sz w:val="24"/>
          <w:szCs w:val="24"/>
          <w:lang w:eastAsia="en-PH"/>
          <w14:ligatures w14:val="none"/>
        </w:rPr>
        <w:br/>
      </w:r>
      <w:r w:rsidRPr="003B4109">
        <w:rPr>
          <w:rFonts w:eastAsia="Times New Roman" w:cs="Times New Roman"/>
          <w:kern w:val="0"/>
          <w:sz w:val="24"/>
          <w:szCs w:val="24"/>
          <w:lang w:eastAsia="en-PH"/>
          <w14:ligatures w14:val="none"/>
        </w:rPr>
        <w:t>Each employee (like a programmer, manager, or designer) performs these tasks differently, but they all follow the same job requirements.</w:t>
      </w:r>
      <w:r w:rsidRPr="003B4109">
        <w:rPr>
          <w:rFonts w:eastAsia="Times New Roman" w:cs="Times New Roman"/>
          <w:kern w:val="0"/>
          <w:sz w:val="24"/>
          <w:szCs w:val="24"/>
          <w:lang w:eastAsia="en-PH"/>
          <w14:ligatures w14:val="none"/>
        </w:rPr>
        <w:br/>
      </w:r>
      <w:r w:rsidRPr="003B4109">
        <w:rPr>
          <w:rFonts w:eastAsia="Times New Roman" w:cs="Times New Roman"/>
          <w:kern w:val="0"/>
          <w:sz w:val="24"/>
          <w:szCs w:val="24"/>
          <w:lang w:eastAsia="en-PH"/>
          <w14:ligatures w14:val="none"/>
        </w:rPr>
        <w:t>Similarly, in Java, an interface lists the required methods, but each class decides how to carry them out.</w:t>
      </w:r>
    </w:p>
    <w:p w:rsidR="003B4109" w:rsidP="00386E01" w:rsidRDefault="003B4109" w14:paraId="6A4BB5ED"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3B4109" w:rsidP="00386E01" w:rsidRDefault="003B4109" w14:paraId="142BCF1B" w14:textId="5A07264C">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3B4109">
        <w:rPr>
          <w:rFonts w:eastAsia="Times New Roman" w:cs="Times New Roman"/>
          <w:b/>
          <w:bCs/>
          <w:kern w:val="0"/>
          <w:sz w:val="24"/>
          <w:szCs w:val="24"/>
          <w:lang w:eastAsia="en-PH"/>
          <w14:ligatures w14:val="none"/>
        </w:rPr>
        <w:t>Key Points to Remember</w:t>
      </w:r>
    </w:p>
    <w:tbl>
      <w:tblPr>
        <w:tblStyle w:val="TableGridLight"/>
        <w:tblW w:w="0" w:type="auto"/>
        <w:tblLook w:val="04A0" w:firstRow="1" w:lastRow="0" w:firstColumn="1" w:lastColumn="0" w:noHBand="0" w:noVBand="1"/>
      </w:tblPr>
      <w:tblGrid>
        <w:gridCol w:w="4675"/>
        <w:gridCol w:w="4675"/>
      </w:tblGrid>
      <w:tr w:rsidR="00F261AB" w:rsidTr="00F261AB" w14:paraId="66AFA27A" w14:textId="77777777">
        <w:tc>
          <w:tcPr>
            <w:tcW w:w="4680" w:type="dxa"/>
          </w:tcPr>
          <w:p w:rsidR="00F261AB" w:rsidP="00F261AB" w:rsidRDefault="00F261AB" w14:paraId="308B6B09" w14:textId="4A60196C">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Concept</w:t>
            </w:r>
          </w:p>
        </w:tc>
        <w:tc>
          <w:tcPr>
            <w:tcW w:w="4680" w:type="dxa"/>
          </w:tcPr>
          <w:p w:rsidR="00F261AB" w:rsidP="00F261AB" w:rsidRDefault="00F261AB" w14:paraId="6F95F39C" w14:textId="3B1CE649">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Description</w:t>
            </w:r>
          </w:p>
        </w:tc>
      </w:tr>
      <w:tr w:rsidR="00F261AB" w:rsidTr="00F261AB" w14:paraId="71325E6A" w14:textId="77777777">
        <w:tc>
          <w:tcPr>
            <w:tcW w:w="4680" w:type="dxa"/>
          </w:tcPr>
          <w:p w:rsidRPr="00C87CB9" w:rsidR="00F261AB" w:rsidP="00386E01" w:rsidRDefault="00F261AB" w14:paraId="7AF9176E" w14:textId="3F2EE55D">
            <w:pPr>
              <w:numPr>
                <w:ilvl w:val="0"/>
                <w:numId w:val="0"/>
              </w:numPr>
              <w:spacing w:before="100" w:beforeAutospacing="1" w:after="100" w:afterAutospacing="1"/>
              <w:rPr>
                <w:rFonts w:eastAsia="Times New Roman" w:cs="Times New Roman"/>
                <w:kern w:val="0"/>
                <w:sz w:val="24"/>
                <w:szCs w:val="24"/>
                <w:lang w:eastAsia="en-PH"/>
                <w14:ligatures w14:val="none"/>
              </w:rPr>
            </w:pPr>
            <w:r w:rsidRPr="00C87CB9">
              <w:rPr>
                <w:rFonts w:eastAsia="Times New Roman" w:cs="Times New Roman"/>
                <w:kern w:val="0"/>
                <w:sz w:val="24"/>
                <w:szCs w:val="24"/>
                <w:lang w:eastAsia="en-PH"/>
                <w14:ligatures w14:val="none"/>
              </w:rPr>
              <w:t>Interface</w:t>
            </w:r>
          </w:p>
        </w:tc>
        <w:tc>
          <w:tcPr>
            <w:tcW w:w="4680" w:type="dxa"/>
          </w:tcPr>
          <w:p w:rsidRPr="00C87CB9" w:rsidR="00F261AB" w:rsidP="00386E01" w:rsidRDefault="005973F6" w14:paraId="4104D37E" w14:textId="12232550">
            <w:pPr>
              <w:numPr>
                <w:ilvl w:val="0"/>
                <w:numId w:val="0"/>
              </w:numPr>
              <w:spacing w:before="100" w:beforeAutospacing="1" w:after="100" w:afterAutospacing="1"/>
              <w:rPr>
                <w:rFonts w:eastAsia="Times New Roman" w:cs="Times New Roman"/>
                <w:kern w:val="0"/>
                <w:sz w:val="24"/>
                <w:szCs w:val="24"/>
                <w:lang w:eastAsia="en-PH"/>
                <w14:ligatures w14:val="none"/>
              </w:rPr>
            </w:pPr>
            <w:r w:rsidRPr="00C87CB9">
              <w:rPr>
                <w:rFonts w:eastAsia="Times New Roman" w:cs="Times New Roman"/>
                <w:kern w:val="0"/>
                <w:sz w:val="24"/>
                <w:szCs w:val="24"/>
                <w:lang w:eastAsia="en-PH"/>
                <w14:ligatures w14:val="none"/>
              </w:rPr>
              <w:t>A collection of method declarations (no body).</w:t>
            </w:r>
          </w:p>
        </w:tc>
      </w:tr>
      <w:tr w:rsidR="00F261AB" w:rsidTr="00F261AB" w14:paraId="53EF050D" w14:textId="77777777">
        <w:tc>
          <w:tcPr>
            <w:tcW w:w="4680" w:type="dxa"/>
          </w:tcPr>
          <w:p w:rsidRPr="00C87CB9" w:rsidR="00F261AB" w:rsidP="00386E01" w:rsidRDefault="00F261AB" w14:paraId="345CF9F3" w14:textId="676215C8">
            <w:pPr>
              <w:numPr>
                <w:ilvl w:val="0"/>
                <w:numId w:val="0"/>
              </w:numPr>
              <w:spacing w:before="100" w:beforeAutospacing="1" w:after="100" w:afterAutospacing="1"/>
              <w:rPr>
                <w:rFonts w:eastAsia="Times New Roman" w:cs="Times New Roman"/>
                <w:kern w:val="0"/>
                <w:sz w:val="24"/>
                <w:szCs w:val="24"/>
                <w:lang w:eastAsia="en-PH"/>
                <w14:ligatures w14:val="none"/>
              </w:rPr>
            </w:pPr>
            <w:r w:rsidRPr="00C87CB9">
              <w:rPr>
                <w:rFonts w:eastAsia="Times New Roman" w:cs="Times New Roman"/>
                <w:kern w:val="0"/>
                <w:sz w:val="24"/>
                <w:szCs w:val="24"/>
                <w:lang w:eastAsia="en-PH"/>
                <w14:ligatures w14:val="none"/>
              </w:rPr>
              <w:t>Keyword</w:t>
            </w:r>
            <w:r w:rsidRPr="00C87CB9" w:rsidR="005973F6">
              <w:rPr>
                <w:rFonts w:eastAsia="Times New Roman" w:cs="Times New Roman"/>
                <w:kern w:val="0"/>
                <w:sz w:val="24"/>
                <w:szCs w:val="24"/>
                <w:lang w:eastAsia="en-PH"/>
                <w14:ligatures w14:val="none"/>
              </w:rPr>
              <w:t xml:space="preserve"> Used</w:t>
            </w:r>
          </w:p>
        </w:tc>
        <w:tc>
          <w:tcPr>
            <w:tcW w:w="46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C87CB9" w:rsidR="00C87CB9" w14:paraId="668EB5F0" w14:textId="77777777">
              <w:trPr>
                <w:tblCellSpacing w:w="15" w:type="dxa"/>
              </w:trPr>
              <w:tc>
                <w:tcPr>
                  <w:tcW w:w="0" w:type="auto"/>
                  <w:vAlign w:val="center"/>
                  <w:hideMark/>
                </w:tcPr>
                <w:p w:rsidRPr="00C87CB9" w:rsidR="00C87CB9" w:rsidP="00C87CB9" w:rsidRDefault="00C87CB9" w14:paraId="3B13180E" w14:textId="77777777">
                  <w:pPr>
                    <w:numPr>
                      <w:ilvl w:val="0"/>
                      <w:numId w:val="0"/>
                    </w:numPr>
                    <w:spacing w:after="0" w:line="240" w:lineRule="auto"/>
                    <w:rPr>
                      <w:rFonts w:ascii="Times New Roman" w:hAnsi="Times New Roman" w:eastAsia="Times New Roman" w:cs="Times New Roman"/>
                      <w:kern w:val="0"/>
                      <w:sz w:val="24"/>
                      <w:szCs w:val="24"/>
                      <w:lang w:eastAsia="en-PH"/>
                      <w14:ligatures w14:val="none"/>
                    </w:rPr>
                  </w:pPr>
                </w:p>
              </w:tc>
            </w:tr>
          </w:tbl>
          <w:p w:rsidRPr="00C87CB9" w:rsidR="00C87CB9" w:rsidP="00C87CB9" w:rsidRDefault="00C87CB9" w14:paraId="0BE6A4C3" w14:textId="77777777">
            <w:pPr>
              <w:numPr>
                <w:ilvl w:val="0"/>
                <w:numId w:val="10"/>
              </w:numPr>
              <w:ind w:left="0" w:firstLine="0"/>
              <w:rPr>
                <w:rFonts w:ascii="Times New Roman" w:hAnsi="Times New Roman" w:eastAsia="Times New Roman" w:cs="Times New Roman"/>
                <w:vanish/>
                <w:kern w:val="0"/>
                <w:sz w:val="24"/>
                <w:szCs w:val="24"/>
                <w:lang w:eastAsia="en-PH"/>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tblGrid>
            <w:tr w:rsidRPr="00C87CB9" w:rsidR="00C87CB9" w14:paraId="2EA8C809" w14:textId="77777777">
              <w:trPr>
                <w:tblCellSpacing w:w="15" w:type="dxa"/>
              </w:trPr>
              <w:tc>
                <w:tcPr>
                  <w:tcW w:w="0" w:type="auto"/>
                  <w:vAlign w:val="center"/>
                  <w:hideMark/>
                </w:tcPr>
                <w:p w:rsidRPr="00C87CB9" w:rsidR="00C87CB9" w:rsidP="00C87CB9" w:rsidRDefault="00C87CB9" w14:paraId="2A4B87E3" w14:textId="17B7F980">
                  <w:pPr>
                    <w:numPr>
                      <w:ilvl w:val="0"/>
                      <w:numId w:val="0"/>
                    </w:numPr>
                    <w:spacing w:after="0" w:line="240" w:lineRule="auto"/>
                    <w:rPr>
                      <w:rFonts w:eastAsia="Times New Roman" w:cs="Times New Roman"/>
                      <w:kern w:val="0"/>
                      <w:sz w:val="24"/>
                      <w:szCs w:val="24"/>
                      <w:lang w:eastAsia="en-PH"/>
                      <w14:ligatures w14:val="none"/>
                    </w:rPr>
                  </w:pPr>
                  <w:r w:rsidRPr="00C87CB9">
                    <w:rPr>
                      <w:rFonts w:eastAsia="Times New Roman" w:cs="Courier New"/>
                      <w:kern w:val="0"/>
                      <w:sz w:val="20"/>
                      <w:szCs w:val="20"/>
                      <w:highlight w:val="darkGray"/>
                      <w:lang w:eastAsia="en-PH"/>
                      <w14:ligatures w14:val="none"/>
                    </w:rPr>
                    <w:t>interface</w:t>
                  </w:r>
                  <w:r w:rsidRPr="00C87CB9">
                    <w:rPr>
                      <w:rFonts w:eastAsia="Times New Roman" w:cs="Times New Roman"/>
                      <w:kern w:val="0"/>
                      <w:sz w:val="24"/>
                      <w:szCs w:val="24"/>
                      <w:lang w:eastAsia="en-PH"/>
                      <w14:ligatures w14:val="none"/>
                    </w:rPr>
                    <w:t xml:space="preserve"> and </w:t>
                  </w:r>
                  <w:r w:rsidRPr="00C87CB9">
                    <w:rPr>
                      <w:rFonts w:eastAsia="Times New Roman" w:cs="Courier New"/>
                      <w:kern w:val="0"/>
                      <w:sz w:val="20"/>
                      <w:szCs w:val="20"/>
                      <w:highlight w:val="darkGray"/>
                      <w:lang w:eastAsia="en-PH"/>
                      <w14:ligatures w14:val="none"/>
                    </w:rPr>
                    <w:t>implements</w:t>
                  </w:r>
                </w:p>
              </w:tc>
            </w:tr>
          </w:tbl>
          <w:p w:rsidRPr="00C87CB9" w:rsidR="00F261AB" w:rsidP="00386E01" w:rsidRDefault="00F261AB" w14:paraId="6DEDB96A" w14:textId="77777777">
            <w:pPr>
              <w:numPr>
                <w:ilvl w:val="0"/>
                <w:numId w:val="0"/>
              </w:numPr>
              <w:spacing w:before="100" w:beforeAutospacing="1" w:after="100" w:afterAutospacing="1"/>
              <w:rPr>
                <w:rFonts w:eastAsia="Times New Roman" w:cs="Times New Roman"/>
                <w:kern w:val="0"/>
                <w:sz w:val="24"/>
                <w:szCs w:val="24"/>
                <w:lang w:eastAsia="en-PH"/>
                <w14:ligatures w14:val="none"/>
              </w:rPr>
            </w:pPr>
          </w:p>
        </w:tc>
      </w:tr>
      <w:tr w:rsidR="00F261AB" w:rsidTr="00F261AB" w14:paraId="7EB3B372" w14:textId="77777777">
        <w:tc>
          <w:tcPr>
            <w:tcW w:w="4680" w:type="dxa"/>
          </w:tcPr>
          <w:p w:rsidRPr="00C87CB9" w:rsidR="00F261AB" w:rsidP="00386E01" w:rsidRDefault="005973F6" w14:paraId="13A1B325" w14:textId="2ACB8A0F">
            <w:pPr>
              <w:numPr>
                <w:ilvl w:val="0"/>
                <w:numId w:val="0"/>
              </w:numPr>
              <w:spacing w:before="100" w:beforeAutospacing="1" w:after="100" w:afterAutospacing="1"/>
              <w:rPr>
                <w:rFonts w:eastAsia="Times New Roman" w:cs="Times New Roman"/>
                <w:kern w:val="0"/>
                <w:sz w:val="24"/>
                <w:szCs w:val="24"/>
                <w:lang w:eastAsia="en-PH"/>
                <w14:ligatures w14:val="none"/>
              </w:rPr>
            </w:pPr>
            <w:r w:rsidRPr="00C87CB9">
              <w:rPr>
                <w:rFonts w:eastAsia="Times New Roman" w:cs="Times New Roman"/>
                <w:kern w:val="0"/>
                <w:sz w:val="24"/>
                <w:szCs w:val="24"/>
                <w:lang w:eastAsia="en-PH"/>
                <w14:ligatures w14:val="none"/>
              </w:rPr>
              <w:t>Purpose</w:t>
            </w:r>
          </w:p>
        </w:tc>
        <w:tc>
          <w:tcPr>
            <w:tcW w:w="4680" w:type="dxa"/>
          </w:tcPr>
          <w:p w:rsidRPr="00C87CB9" w:rsidR="00F261AB" w:rsidP="00386E01" w:rsidRDefault="00C87CB9" w14:paraId="3D6249BD" w14:textId="46F8AF9F">
            <w:pPr>
              <w:numPr>
                <w:ilvl w:val="0"/>
                <w:numId w:val="0"/>
              </w:numPr>
              <w:spacing w:before="100" w:beforeAutospacing="1" w:after="100" w:afterAutospacing="1"/>
              <w:rPr>
                <w:rFonts w:eastAsia="Times New Roman" w:cs="Times New Roman"/>
                <w:kern w:val="0"/>
                <w:sz w:val="24"/>
                <w:szCs w:val="24"/>
                <w:lang w:eastAsia="en-PH"/>
                <w14:ligatures w14:val="none"/>
              </w:rPr>
            </w:pPr>
            <w:r w:rsidRPr="00C87CB9">
              <w:rPr>
                <w:rFonts w:eastAsia="Times New Roman" w:cs="Times New Roman"/>
                <w:kern w:val="0"/>
                <w:sz w:val="24"/>
                <w:szCs w:val="24"/>
                <w:lang w:eastAsia="en-PH"/>
                <w14:ligatures w14:val="none"/>
              </w:rPr>
              <w:t>To define what a class must do, not how it does it.</w:t>
            </w:r>
          </w:p>
        </w:tc>
      </w:tr>
      <w:tr w:rsidR="00F261AB" w:rsidTr="00F261AB" w14:paraId="549BD85F" w14:textId="77777777">
        <w:tc>
          <w:tcPr>
            <w:tcW w:w="4680" w:type="dxa"/>
          </w:tcPr>
          <w:p w:rsidRPr="00C87CB9" w:rsidR="00F261AB" w:rsidP="00386E01" w:rsidRDefault="005973F6" w14:paraId="4EF809CF" w14:textId="07EC398A">
            <w:pPr>
              <w:numPr>
                <w:ilvl w:val="0"/>
                <w:numId w:val="0"/>
              </w:numPr>
              <w:spacing w:before="100" w:beforeAutospacing="1" w:after="100" w:afterAutospacing="1"/>
              <w:rPr>
                <w:rFonts w:eastAsia="Times New Roman" w:cs="Times New Roman"/>
                <w:kern w:val="0"/>
                <w:sz w:val="24"/>
                <w:szCs w:val="24"/>
                <w:lang w:eastAsia="en-PH"/>
                <w14:ligatures w14:val="none"/>
              </w:rPr>
            </w:pPr>
            <w:r w:rsidRPr="00C87CB9">
              <w:rPr>
                <w:rFonts w:eastAsia="Times New Roman" w:cs="Times New Roman"/>
                <w:kern w:val="0"/>
                <w:sz w:val="24"/>
                <w:szCs w:val="24"/>
                <w:lang w:eastAsia="en-PH"/>
                <w14:ligatures w14:val="none"/>
              </w:rPr>
              <w:t>Object Creation</w:t>
            </w:r>
          </w:p>
        </w:tc>
        <w:tc>
          <w:tcPr>
            <w:tcW w:w="4680" w:type="dxa"/>
          </w:tcPr>
          <w:p w:rsidRPr="00C87CB9" w:rsidR="00F261AB" w:rsidP="00386E01" w:rsidRDefault="00C87CB9" w14:paraId="1C9D2B89" w14:textId="10505F03">
            <w:pPr>
              <w:numPr>
                <w:ilvl w:val="0"/>
                <w:numId w:val="0"/>
              </w:numPr>
              <w:spacing w:before="100" w:beforeAutospacing="1" w:after="100" w:afterAutospacing="1"/>
              <w:rPr>
                <w:rFonts w:eastAsia="Times New Roman" w:cs="Times New Roman"/>
                <w:kern w:val="0"/>
                <w:sz w:val="24"/>
                <w:szCs w:val="24"/>
                <w:lang w:eastAsia="en-PH"/>
                <w14:ligatures w14:val="none"/>
              </w:rPr>
            </w:pPr>
            <w:r w:rsidRPr="00C87CB9">
              <w:rPr>
                <w:rFonts w:eastAsia="Times New Roman" w:cs="Times New Roman"/>
                <w:kern w:val="0"/>
                <w:sz w:val="24"/>
                <w:szCs w:val="24"/>
                <w:lang w:eastAsia="en-PH"/>
                <w14:ligatures w14:val="none"/>
              </w:rPr>
              <w:t>You cannot create an object of an interface.</w:t>
            </w:r>
          </w:p>
        </w:tc>
      </w:tr>
      <w:tr w:rsidR="00F261AB" w:rsidTr="00F261AB" w14:paraId="4332E1C3" w14:textId="77777777">
        <w:tc>
          <w:tcPr>
            <w:tcW w:w="4680" w:type="dxa"/>
          </w:tcPr>
          <w:p w:rsidRPr="00C87CB9" w:rsidR="00F261AB" w:rsidP="00386E01" w:rsidRDefault="005973F6" w14:paraId="79C897CA" w14:textId="07EA71E2">
            <w:pPr>
              <w:numPr>
                <w:ilvl w:val="0"/>
                <w:numId w:val="0"/>
              </w:numPr>
              <w:spacing w:before="100" w:beforeAutospacing="1" w:after="100" w:afterAutospacing="1"/>
              <w:rPr>
                <w:rFonts w:eastAsia="Times New Roman" w:cs="Times New Roman"/>
                <w:kern w:val="0"/>
                <w:sz w:val="24"/>
                <w:szCs w:val="24"/>
                <w:lang w:eastAsia="en-PH"/>
                <w14:ligatures w14:val="none"/>
              </w:rPr>
            </w:pPr>
            <w:r w:rsidRPr="00C87CB9">
              <w:rPr>
                <w:rFonts w:eastAsia="Times New Roman" w:cs="Times New Roman"/>
                <w:kern w:val="0"/>
                <w:sz w:val="24"/>
                <w:szCs w:val="24"/>
                <w:lang w:eastAsia="en-PH"/>
                <w14:ligatures w14:val="none"/>
              </w:rPr>
              <w:t>Methos Type</w:t>
            </w:r>
          </w:p>
        </w:tc>
        <w:tc>
          <w:tcPr>
            <w:tcW w:w="4680" w:type="dxa"/>
          </w:tcPr>
          <w:p w:rsidRPr="00C87CB9" w:rsidR="00F261AB" w:rsidP="00386E01" w:rsidRDefault="00C87CB9" w14:paraId="1F741413" w14:textId="14BB05A9">
            <w:pPr>
              <w:numPr>
                <w:ilvl w:val="0"/>
                <w:numId w:val="0"/>
              </w:numPr>
              <w:spacing w:before="100" w:beforeAutospacing="1" w:after="100" w:afterAutospacing="1"/>
              <w:rPr>
                <w:rFonts w:eastAsia="Times New Roman" w:cs="Times New Roman"/>
                <w:kern w:val="0"/>
                <w:sz w:val="24"/>
                <w:szCs w:val="24"/>
                <w:lang w:eastAsia="en-PH"/>
                <w14:ligatures w14:val="none"/>
              </w:rPr>
            </w:pPr>
            <w:r w:rsidRPr="00C87CB9">
              <w:rPr>
                <w:rFonts w:eastAsia="Times New Roman" w:cs="Times New Roman"/>
                <w:kern w:val="0"/>
                <w:sz w:val="24"/>
                <w:szCs w:val="24"/>
                <w:lang w:eastAsia="en-PH"/>
                <w14:ligatures w14:val="none"/>
              </w:rPr>
              <w:t>All methods are abstract by default.</w:t>
            </w:r>
          </w:p>
        </w:tc>
      </w:tr>
    </w:tbl>
    <w:p w:rsidR="003B4109" w:rsidP="00386E01" w:rsidRDefault="003B4109" w14:paraId="5D06C80D"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00C87CB9" w:rsidP="00386E01" w:rsidRDefault="00C87CB9" w14:paraId="24571B39"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00C87CB9" w:rsidP="00386E01" w:rsidRDefault="00C87CB9" w14:paraId="16A5C67D" w14:textId="4A6EE7D8">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Tips:</w:t>
      </w:r>
    </w:p>
    <w:p w:rsidRPr="0005371F" w:rsidR="0005371F" w:rsidP="005E4004" w:rsidRDefault="0005371F" w14:paraId="6B7981ED" w14:textId="6A2A5038">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05371F">
        <w:rPr>
          <w:rFonts w:eastAsia="Times New Roman" w:cs="Times New Roman"/>
          <w:kern w:val="0"/>
          <w:sz w:val="24"/>
          <w:szCs w:val="24"/>
          <w:lang w:eastAsia="en-PH"/>
          <w14:ligatures w14:val="none"/>
        </w:rPr>
        <w:t xml:space="preserve">Use the keyword </w:t>
      </w:r>
      <w:r w:rsidRPr="0005371F">
        <w:rPr>
          <w:rFonts w:eastAsia="Times New Roman" w:cs="Courier New"/>
          <w:kern w:val="0"/>
          <w:sz w:val="20"/>
          <w:szCs w:val="20"/>
          <w:highlight w:val="darkGray"/>
          <w:lang w:eastAsia="en-PH"/>
          <w14:ligatures w14:val="none"/>
        </w:rPr>
        <w:t>interface</w:t>
      </w:r>
      <w:r w:rsidRPr="0005371F">
        <w:rPr>
          <w:rFonts w:eastAsia="Times New Roman" w:cs="Times New Roman"/>
          <w:kern w:val="0"/>
          <w:sz w:val="24"/>
          <w:szCs w:val="24"/>
          <w:lang w:eastAsia="en-PH"/>
          <w14:ligatures w14:val="none"/>
        </w:rPr>
        <w:t xml:space="preserve"> when defining an interface.</w:t>
      </w:r>
    </w:p>
    <w:p w:rsidRPr="0005371F" w:rsidR="0005371F" w:rsidP="005E4004" w:rsidRDefault="0005371F" w14:paraId="2F7A50D1" w14:textId="74545C1E">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05371F">
        <w:rPr>
          <w:rFonts w:eastAsia="Times New Roman" w:cs="Times New Roman"/>
          <w:kern w:val="0"/>
          <w:sz w:val="24"/>
          <w:szCs w:val="24"/>
          <w:lang w:eastAsia="en-PH"/>
          <w14:ligatures w14:val="none"/>
        </w:rPr>
        <w:t xml:space="preserve">Use the keyword </w:t>
      </w:r>
      <w:r w:rsidRPr="0005371F">
        <w:rPr>
          <w:rFonts w:eastAsia="Times New Roman" w:cs="Courier New"/>
          <w:kern w:val="0"/>
          <w:sz w:val="20"/>
          <w:szCs w:val="20"/>
          <w:highlight w:val="darkGray"/>
          <w:lang w:eastAsia="en-PH"/>
          <w14:ligatures w14:val="none"/>
        </w:rPr>
        <w:t>implements</w:t>
      </w:r>
      <w:r w:rsidRPr="0005371F">
        <w:rPr>
          <w:rFonts w:eastAsia="Times New Roman" w:cs="Times New Roman"/>
          <w:kern w:val="0"/>
          <w:sz w:val="24"/>
          <w:szCs w:val="24"/>
          <w:lang w:eastAsia="en-PH"/>
          <w14:ligatures w14:val="none"/>
        </w:rPr>
        <w:t xml:space="preserve"> when a class uses an interface.</w:t>
      </w:r>
    </w:p>
    <w:p w:rsidRPr="0005371F" w:rsidR="0005371F" w:rsidP="005E4004" w:rsidRDefault="0005371F" w14:paraId="027B352D" w14:textId="635EDAB1">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05371F">
        <w:rPr>
          <w:rFonts w:eastAsia="Times New Roman" w:cs="Times New Roman"/>
          <w:kern w:val="0"/>
          <w:sz w:val="24"/>
          <w:szCs w:val="24"/>
          <w:lang w:eastAsia="en-PH"/>
          <w14:ligatures w14:val="none"/>
        </w:rPr>
        <w:t xml:space="preserve">All methods in an interface are </w:t>
      </w:r>
      <w:r w:rsidRPr="0005371F">
        <w:rPr>
          <w:rFonts w:eastAsia="Times New Roman" w:cs="Times New Roman"/>
          <w:b/>
          <w:bCs/>
          <w:kern w:val="0"/>
          <w:sz w:val="24"/>
          <w:szCs w:val="24"/>
          <w:lang w:eastAsia="en-PH"/>
          <w14:ligatures w14:val="none"/>
        </w:rPr>
        <w:t>public and abstract</w:t>
      </w:r>
      <w:r w:rsidRPr="0005371F">
        <w:rPr>
          <w:rFonts w:eastAsia="Times New Roman" w:cs="Times New Roman"/>
          <w:kern w:val="0"/>
          <w:sz w:val="24"/>
          <w:szCs w:val="24"/>
          <w:lang w:eastAsia="en-PH"/>
          <w14:ligatures w14:val="none"/>
        </w:rPr>
        <w:t xml:space="preserve"> by default.</w:t>
      </w:r>
    </w:p>
    <w:p w:rsidRPr="0005371F" w:rsidR="0005371F" w:rsidP="005E4004" w:rsidRDefault="0005371F" w14:paraId="4BB3AB41" w14:textId="48F89270">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05371F">
        <w:rPr>
          <w:rFonts w:eastAsia="Times New Roman" w:cs="Times New Roman"/>
          <w:kern w:val="0"/>
          <w:sz w:val="24"/>
          <w:szCs w:val="24"/>
          <w:lang w:eastAsia="en-PH"/>
          <w14:ligatures w14:val="none"/>
        </w:rPr>
        <w:t xml:space="preserve">A class can </w:t>
      </w:r>
      <w:r w:rsidRPr="0005371F">
        <w:rPr>
          <w:rFonts w:eastAsia="Times New Roman" w:cs="Times New Roman"/>
          <w:b/>
          <w:bCs/>
          <w:kern w:val="0"/>
          <w:sz w:val="24"/>
          <w:szCs w:val="24"/>
          <w:lang w:eastAsia="en-PH"/>
          <w14:ligatures w14:val="none"/>
        </w:rPr>
        <w:t>implement multiple interfaces</w:t>
      </w:r>
      <w:r w:rsidRPr="0005371F">
        <w:rPr>
          <w:rFonts w:eastAsia="Times New Roman" w:cs="Times New Roman"/>
          <w:kern w:val="0"/>
          <w:sz w:val="24"/>
          <w:szCs w:val="24"/>
          <w:lang w:eastAsia="en-PH"/>
          <w14:ligatures w14:val="none"/>
        </w:rPr>
        <w:t xml:space="preserve"> in Java.</w:t>
      </w:r>
    </w:p>
    <w:p w:rsidRPr="0005371F" w:rsidR="0005371F" w:rsidP="005E4004" w:rsidRDefault="0005371F" w14:paraId="46BDC763" w14:textId="0316C03D">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05371F">
        <w:rPr>
          <w:rFonts w:eastAsia="Times New Roman" w:cs="Times New Roman"/>
          <w:kern w:val="0"/>
          <w:sz w:val="24"/>
          <w:szCs w:val="24"/>
          <w:lang w:eastAsia="en-PH"/>
          <w14:ligatures w14:val="none"/>
        </w:rPr>
        <w:t xml:space="preserve">Interfaces are best used when you want </w:t>
      </w:r>
      <w:r w:rsidRPr="0005371F">
        <w:rPr>
          <w:rFonts w:eastAsia="Times New Roman" w:cs="Times New Roman"/>
          <w:b/>
          <w:bCs/>
          <w:kern w:val="0"/>
          <w:sz w:val="24"/>
          <w:szCs w:val="24"/>
          <w:lang w:eastAsia="en-PH"/>
          <w14:ligatures w14:val="none"/>
        </w:rPr>
        <w:t>different classes to share the same method names</w:t>
      </w:r>
      <w:r w:rsidRPr="0005371F">
        <w:rPr>
          <w:rFonts w:eastAsia="Times New Roman" w:cs="Times New Roman"/>
          <w:kern w:val="0"/>
          <w:sz w:val="24"/>
          <w:szCs w:val="24"/>
          <w:lang w:eastAsia="en-PH"/>
          <w14:ligatures w14:val="none"/>
        </w:rPr>
        <w:t xml:space="preserve"> but with </w:t>
      </w:r>
      <w:r w:rsidRPr="0005371F">
        <w:rPr>
          <w:rFonts w:eastAsia="Times New Roman" w:cs="Times New Roman"/>
          <w:b/>
          <w:bCs/>
          <w:kern w:val="0"/>
          <w:sz w:val="24"/>
          <w:szCs w:val="24"/>
          <w:lang w:eastAsia="en-PH"/>
          <w14:ligatures w14:val="none"/>
        </w:rPr>
        <w:t>different behaviors</w:t>
      </w:r>
      <w:r w:rsidRPr="0005371F">
        <w:rPr>
          <w:rFonts w:eastAsia="Times New Roman" w:cs="Times New Roman"/>
          <w:kern w:val="0"/>
          <w:sz w:val="24"/>
          <w:szCs w:val="24"/>
          <w:lang w:eastAsia="en-PH"/>
          <w14:ligatures w14:val="none"/>
        </w:rPr>
        <w:t>.</w:t>
      </w:r>
    </w:p>
    <w:p w:rsidR="00220744" w:rsidP="00386E01" w:rsidRDefault="00763B28" w14:paraId="13E83CC2" w14:textId="3C4FDF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Video Link:</w:t>
      </w:r>
      <w:r w:rsidRPr="00763B28">
        <w:t xml:space="preserve"> </w:t>
      </w:r>
      <w:hyperlink w:history="1" r:id="rId41">
        <w:r w:rsidRPr="00FF62EB">
          <w:rPr>
            <w:rStyle w:val="Hyperlink"/>
            <w:rFonts w:eastAsia="Times New Roman" w:cs="Times New Roman"/>
            <w:b/>
            <w:bCs/>
            <w:kern w:val="0"/>
            <w:sz w:val="24"/>
            <w:szCs w:val="24"/>
            <w:lang w:eastAsia="en-PH"/>
            <w14:ligatures w14:val="none"/>
          </w:rPr>
          <w:t>https://youtu.be/c2sTQk9opO8?si=nrs9RRG5wZn2QD42</w:t>
        </w:r>
      </w:hyperlink>
      <w:r>
        <w:rPr>
          <w:rFonts w:eastAsia="Times New Roman" w:cs="Times New Roman"/>
          <w:b/>
          <w:bCs/>
          <w:kern w:val="0"/>
          <w:sz w:val="24"/>
          <w:szCs w:val="24"/>
          <w:lang w:eastAsia="en-PH"/>
          <w14:ligatures w14:val="none"/>
        </w:rPr>
        <w:t xml:space="preserve"> </w:t>
      </w:r>
    </w:p>
    <w:p w:rsidR="000A29A5" w:rsidP="000A29A5" w:rsidRDefault="00220744" w14:paraId="4431E944" w14:textId="4C8736FB">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c. Implementing </w:t>
      </w:r>
      <w:r w:rsidR="000A29A5">
        <w:rPr>
          <w:rFonts w:eastAsia="Times New Roman" w:cs="Times New Roman"/>
          <w:b/>
          <w:bCs/>
          <w:kern w:val="0"/>
          <w:sz w:val="24"/>
          <w:szCs w:val="24"/>
          <w:lang w:eastAsia="en-PH"/>
          <w14:ligatures w14:val="none"/>
        </w:rPr>
        <w:t>Interfaces (Interface Inheritance)</w:t>
      </w:r>
    </w:p>
    <w:p w:rsidR="00C747E3" w:rsidP="00215E09" w:rsidRDefault="00215E09" w14:paraId="299EE93F" w14:textId="11EE38DF">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Pr>
          <w:rFonts w:ascii="Times New Roman" w:hAnsi="Times New Roman" w:eastAsia="Times New Roman" w:cs="Times New Roman"/>
          <w:kern w:val="0"/>
          <w:sz w:val="24"/>
          <w:szCs w:val="24"/>
          <w:lang w:eastAsia="en-PH"/>
          <w14:ligatures w14:val="none"/>
        </w:rPr>
        <w:t xml:space="preserve">- </w:t>
      </w:r>
      <w:r w:rsidRPr="00C747E3" w:rsidR="00C747E3">
        <w:rPr>
          <w:rFonts w:eastAsia="Times New Roman" w:cs="Times New Roman"/>
          <w:kern w:val="0"/>
          <w:sz w:val="24"/>
          <w:szCs w:val="24"/>
          <w:lang w:eastAsia="en-PH"/>
          <w14:ligatures w14:val="none"/>
        </w:rPr>
        <w:t xml:space="preserve">In Java, </w:t>
      </w:r>
      <w:r w:rsidRPr="00C747E3" w:rsidR="00C747E3">
        <w:rPr>
          <w:rFonts w:eastAsia="Times New Roman" w:cs="Times New Roman"/>
          <w:b/>
          <w:bCs/>
          <w:kern w:val="0"/>
          <w:sz w:val="24"/>
          <w:szCs w:val="24"/>
          <w:lang w:eastAsia="en-PH"/>
          <w14:ligatures w14:val="none"/>
        </w:rPr>
        <w:t>interface inheritance</w:t>
      </w:r>
      <w:r w:rsidRPr="00C747E3" w:rsidR="00C747E3">
        <w:rPr>
          <w:rFonts w:eastAsia="Times New Roman" w:cs="Times New Roman"/>
          <w:kern w:val="0"/>
          <w:sz w:val="24"/>
          <w:szCs w:val="24"/>
          <w:lang w:eastAsia="en-PH"/>
          <w14:ligatures w14:val="none"/>
        </w:rPr>
        <w:t xml:space="preserve"> means that </w:t>
      </w:r>
      <w:r w:rsidRPr="00C747E3" w:rsidR="00C747E3">
        <w:rPr>
          <w:rFonts w:eastAsia="Times New Roman" w:cs="Times New Roman"/>
          <w:b/>
          <w:bCs/>
          <w:kern w:val="0"/>
          <w:sz w:val="24"/>
          <w:szCs w:val="24"/>
          <w:lang w:eastAsia="en-PH"/>
          <w14:ligatures w14:val="none"/>
        </w:rPr>
        <w:t>one interface can inherit another interface</w:t>
      </w:r>
      <w:r w:rsidRPr="00C747E3" w:rsidR="00C747E3">
        <w:rPr>
          <w:rFonts w:eastAsia="Times New Roman" w:cs="Times New Roman"/>
          <w:kern w:val="0"/>
          <w:sz w:val="24"/>
          <w:szCs w:val="24"/>
          <w:lang w:eastAsia="en-PH"/>
          <w14:ligatures w14:val="none"/>
        </w:rPr>
        <w:t xml:space="preserve">, and a </w:t>
      </w:r>
      <w:r w:rsidRPr="00C747E3" w:rsidR="00C747E3">
        <w:rPr>
          <w:rFonts w:eastAsia="Times New Roman" w:cs="Times New Roman"/>
          <w:b/>
          <w:bCs/>
          <w:kern w:val="0"/>
          <w:sz w:val="24"/>
          <w:szCs w:val="24"/>
          <w:lang w:eastAsia="en-PH"/>
          <w14:ligatures w14:val="none"/>
        </w:rPr>
        <w:t>class can implement one or more interfaces</w:t>
      </w:r>
      <w:r w:rsidRPr="00C747E3" w:rsidR="00C747E3">
        <w:rPr>
          <w:rFonts w:eastAsia="Times New Roman" w:cs="Times New Roman"/>
          <w:kern w:val="0"/>
          <w:sz w:val="24"/>
          <w:szCs w:val="24"/>
          <w:lang w:eastAsia="en-PH"/>
          <w14:ligatures w14:val="none"/>
        </w:rPr>
        <w:t>.</w:t>
      </w:r>
      <w:r w:rsidRPr="00C747E3" w:rsidR="00C747E3">
        <w:rPr>
          <w:rFonts w:eastAsia="Times New Roman" w:cs="Times New Roman"/>
          <w:kern w:val="0"/>
          <w:sz w:val="24"/>
          <w:szCs w:val="24"/>
          <w:lang w:eastAsia="en-PH"/>
          <w14:ligatures w14:val="none"/>
        </w:rPr>
        <w:br/>
      </w:r>
      <w:r w:rsidRPr="00C747E3" w:rsidR="00C747E3">
        <w:rPr>
          <w:rFonts w:eastAsia="Times New Roman" w:cs="Times New Roman"/>
          <w:kern w:val="0"/>
          <w:sz w:val="24"/>
          <w:szCs w:val="24"/>
          <w:lang w:eastAsia="en-PH"/>
          <w14:ligatures w14:val="none"/>
        </w:rPr>
        <w:t>This allows a program to use the same structure in many parts of the code while keeping each part flexible and organized.</w:t>
      </w:r>
      <w:r w:rsidRPr="00C747E3" w:rsidR="00C747E3">
        <w:rPr>
          <w:rFonts w:eastAsia="Times New Roman" w:cs="Times New Roman"/>
          <w:kern w:val="0"/>
          <w:sz w:val="24"/>
          <w:szCs w:val="24"/>
          <w:lang w:eastAsia="en-PH"/>
          <w14:ligatures w14:val="none"/>
        </w:rPr>
        <w:br/>
      </w:r>
      <w:r w:rsidRPr="00C747E3" w:rsidR="00C747E3">
        <w:rPr>
          <w:rFonts w:eastAsia="Times New Roman" w:cs="Times New Roman"/>
          <w:kern w:val="0"/>
          <w:sz w:val="24"/>
          <w:szCs w:val="24"/>
          <w:lang w:eastAsia="en-PH"/>
          <w14:ligatures w14:val="none"/>
        </w:rPr>
        <w:t>When an interface inherits another, it automatically gets all the methods of the parent interface.</w:t>
      </w:r>
      <w:r w:rsidRPr="00C747E3" w:rsidR="00C747E3">
        <w:rPr>
          <w:rFonts w:eastAsia="Times New Roman" w:cs="Times New Roman"/>
          <w:kern w:val="0"/>
          <w:sz w:val="24"/>
          <w:szCs w:val="24"/>
          <w:lang w:eastAsia="en-PH"/>
          <w14:ligatures w14:val="none"/>
        </w:rPr>
        <w:br/>
      </w:r>
      <w:r w:rsidRPr="00C747E3" w:rsidR="00C747E3">
        <w:rPr>
          <w:rFonts w:eastAsia="Times New Roman" w:cs="Times New Roman"/>
          <w:kern w:val="0"/>
          <w:sz w:val="24"/>
          <w:szCs w:val="24"/>
          <w:lang w:eastAsia="en-PH"/>
          <w14:ligatures w14:val="none"/>
        </w:rPr>
        <w:t xml:space="preserve">A class that implements this interface must provide code for </w:t>
      </w:r>
      <w:r w:rsidRPr="00C747E3" w:rsidR="00C747E3">
        <w:rPr>
          <w:rFonts w:eastAsia="Times New Roman" w:cs="Times New Roman"/>
          <w:b/>
          <w:bCs/>
          <w:kern w:val="0"/>
          <w:sz w:val="24"/>
          <w:szCs w:val="24"/>
          <w:lang w:eastAsia="en-PH"/>
          <w14:ligatures w14:val="none"/>
        </w:rPr>
        <w:t>all inherited methods</w:t>
      </w:r>
      <w:r w:rsidRPr="00C747E3" w:rsidR="00C747E3">
        <w:rPr>
          <w:rFonts w:eastAsia="Times New Roman" w:cs="Times New Roman"/>
          <w:kern w:val="0"/>
          <w:sz w:val="24"/>
          <w:szCs w:val="24"/>
          <w:lang w:eastAsia="en-PH"/>
          <w14:ligatures w14:val="none"/>
        </w:rPr>
        <w:t>.</w:t>
      </w:r>
      <w:r w:rsidRPr="00C747E3" w:rsidR="00C747E3">
        <w:rPr>
          <w:rFonts w:eastAsia="Times New Roman" w:cs="Times New Roman"/>
          <w:kern w:val="0"/>
          <w:sz w:val="24"/>
          <w:szCs w:val="24"/>
          <w:lang w:eastAsia="en-PH"/>
          <w14:ligatures w14:val="none"/>
        </w:rPr>
        <w:br/>
      </w:r>
      <w:r w:rsidRPr="00C747E3" w:rsidR="00C747E3">
        <w:rPr>
          <w:rFonts w:eastAsia="Times New Roman" w:cs="Times New Roman"/>
          <w:kern w:val="0"/>
          <w:sz w:val="24"/>
          <w:szCs w:val="24"/>
          <w:lang w:eastAsia="en-PH"/>
          <w14:ligatures w14:val="none"/>
        </w:rPr>
        <w:t>This makes Java programs more reusable, structured, and easier to expand.</w:t>
      </w:r>
    </w:p>
    <w:p w:rsidRPr="00D45280" w:rsidR="00215E09" w:rsidP="005E4004" w:rsidRDefault="00E96B02" w14:paraId="1325B808" w14:textId="5C462B84">
      <w:pPr>
        <w:pStyle w:val="ListParagraph"/>
        <w:numPr>
          <w:ilvl w:val="1"/>
          <w:numId w:val="75"/>
        </w:numPr>
        <w:spacing w:before="100" w:beforeAutospacing="1" w:after="100" w:afterAutospacing="1" w:line="240" w:lineRule="auto"/>
        <w:rPr>
          <w:rFonts w:eastAsia="Times New Roman" w:cs="Times New Roman"/>
          <w:b/>
          <w:bCs/>
          <w:kern w:val="0"/>
          <w:sz w:val="24"/>
          <w:szCs w:val="24"/>
          <w:lang w:eastAsia="en-PH"/>
          <w14:ligatures w14:val="none"/>
        </w:rPr>
      </w:pPr>
      <w:r w:rsidRPr="00D45280">
        <w:rPr>
          <w:rFonts w:eastAsia="Times New Roman" w:cs="Times New Roman"/>
          <w:b/>
          <w:bCs/>
          <w:kern w:val="0"/>
          <w:sz w:val="24"/>
          <w:szCs w:val="24"/>
          <w:lang w:eastAsia="en-PH"/>
          <w14:ligatures w14:val="none"/>
        </w:rPr>
        <w:t>Definition and Concept</w:t>
      </w:r>
    </w:p>
    <w:p w:rsidR="00E96B02" w:rsidP="00E96B02" w:rsidRDefault="00E96B02" w14:paraId="273AB575" w14:textId="370003D5">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E96B02">
        <w:rPr>
          <w:rFonts w:eastAsia="Times New Roman" w:cs="Times New Roman"/>
          <w:kern w:val="0"/>
          <w:sz w:val="24"/>
          <w:szCs w:val="24"/>
          <w:lang w:eastAsia="en-PH"/>
          <w14:ligatures w14:val="none"/>
        </w:rPr>
        <w:t xml:space="preserve">Just like classes, interfaces can also have a </w:t>
      </w:r>
      <w:r w:rsidRPr="00E96B02">
        <w:rPr>
          <w:rFonts w:eastAsia="Times New Roman" w:cs="Times New Roman"/>
          <w:b/>
          <w:bCs/>
          <w:kern w:val="0"/>
          <w:sz w:val="24"/>
          <w:szCs w:val="24"/>
          <w:lang w:eastAsia="en-PH"/>
          <w14:ligatures w14:val="none"/>
        </w:rPr>
        <w:t>parent-child relationship</w:t>
      </w:r>
      <w:r w:rsidRPr="00E96B02">
        <w:rPr>
          <w:rFonts w:eastAsia="Times New Roman" w:cs="Times New Roman"/>
          <w:kern w:val="0"/>
          <w:sz w:val="24"/>
          <w:szCs w:val="24"/>
          <w:lang w:eastAsia="en-PH"/>
          <w14:ligatures w14:val="none"/>
        </w:rPr>
        <w:t>.</w:t>
      </w:r>
      <w:r w:rsidRPr="00E96B02">
        <w:rPr>
          <w:rFonts w:eastAsia="Times New Roman" w:cs="Times New Roman"/>
          <w:kern w:val="0"/>
          <w:sz w:val="24"/>
          <w:szCs w:val="24"/>
          <w:lang w:eastAsia="en-PH"/>
          <w14:ligatures w14:val="none"/>
        </w:rPr>
        <w:br/>
      </w:r>
      <w:r w:rsidRPr="00E96B02">
        <w:rPr>
          <w:rFonts w:eastAsia="Times New Roman" w:cs="Times New Roman"/>
          <w:kern w:val="0"/>
          <w:sz w:val="24"/>
          <w:szCs w:val="24"/>
          <w:lang w:eastAsia="en-PH"/>
          <w14:ligatures w14:val="none"/>
        </w:rPr>
        <w:t xml:space="preserve">An interface can use the keyword </w:t>
      </w:r>
      <w:r w:rsidRPr="00D45280">
        <w:rPr>
          <w:rFonts w:eastAsia="Times New Roman" w:cs="Times New Roman"/>
          <w:b/>
          <w:bCs/>
          <w:kern w:val="0"/>
          <w:sz w:val="24"/>
          <w:szCs w:val="24"/>
          <w:highlight w:val="darkGray"/>
          <w:lang w:eastAsia="en-PH"/>
          <w14:ligatures w14:val="none"/>
        </w:rPr>
        <w:t>extends</w:t>
      </w:r>
      <w:r w:rsidRPr="00E96B02">
        <w:rPr>
          <w:rFonts w:eastAsia="Times New Roman" w:cs="Times New Roman"/>
          <w:kern w:val="0"/>
          <w:sz w:val="24"/>
          <w:szCs w:val="24"/>
          <w:lang w:eastAsia="en-PH"/>
          <w14:ligatures w14:val="none"/>
        </w:rPr>
        <w:t xml:space="preserve"> to inherit from another interface.</w:t>
      </w:r>
      <w:r w:rsidRPr="00E96B02">
        <w:rPr>
          <w:rFonts w:eastAsia="Times New Roman" w:cs="Times New Roman"/>
          <w:kern w:val="0"/>
          <w:sz w:val="24"/>
          <w:szCs w:val="24"/>
          <w:lang w:eastAsia="en-PH"/>
          <w14:ligatures w14:val="none"/>
        </w:rPr>
        <w:br/>
      </w:r>
      <w:r w:rsidRPr="00E96B02">
        <w:rPr>
          <w:rFonts w:eastAsia="Times New Roman" w:cs="Times New Roman"/>
          <w:kern w:val="0"/>
          <w:sz w:val="24"/>
          <w:szCs w:val="24"/>
          <w:lang w:eastAsia="en-PH"/>
          <w14:ligatures w14:val="none"/>
        </w:rPr>
        <w:t xml:space="preserve">A class then uses the keyword </w:t>
      </w:r>
      <w:r w:rsidRPr="00D45280">
        <w:rPr>
          <w:rFonts w:eastAsia="Times New Roman" w:cs="Times New Roman"/>
          <w:b/>
          <w:bCs/>
          <w:kern w:val="0"/>
          <w:sz w:val="24"/>
          <w:szCs w:val="24"/>
          <w:highlight w:val="darkGray"/>
          <w:lang w:eastAsia="en-PH"/>
          <w14:ligatures w14:val="none"/>
        </w:rPr>
        <w:t>implements</w:t>
      </w:r>
      <w:r w:rsidRPr="00E96B02">
        <w:rPr>
          <w:rFonts w:eastAsia="Times New Roman" w:cs="Times New Roman"/>
          <w:kern w:val="0"/>
          <w:sz w:val="24"/>
          <w:szCs w:val="24"/>
          <w:lang w:eastAsia="en-PH"/>
          <w14:ligatures w14:val="none"/>
        </w:rPr>
        <w:t xml:space="preserve"> to use one or more interfaces.</w:t>
      </w:r>
      <w:r w:rsidRPr="00E96B02">
        <w:rPr>
          <w:rFonts w:eastAsia="Times New Roman" w:cs="Times New Roman"/>
          <w:kern w:val="0"/>
          <w:sz w:val="24"/>
          <w:szCs w:val="24"/>
          <w:lang w:eastAsia="en-PH"/>
          <w14:ligatures w14:val="none"/>
        </w:rPr>
        <w:br/>
      </w:r>
      <w:r w:rsidRPr="00E96B02">
        <w:rPr>
          <w:rFonts w:eastAsia="Times New Roman" w:cs="Times New Roman"/>
          <w:kern w:val="0"/>
          <w:sz w:val="24"/>
          <w:szCs w:val="24"/>
          <w:lang w:eastAsia="en-PH"/>
          <w14:ligatures w14:val="none"/>
        </w:rPr>
        <w:t xml:space="preserve">When a class implements an interface that inherits another, it must give a </w:t>
      </w:r>
      <w:r w:rsidRPr="00E96B02">
        <w:rPr>
          <w:rFonts w:eastAsia="Times New Roman" w:cs="Times New Roman"/>
          <w:b/>
          <w:bCs/>
          <w:kern w:val="0"/>
          <w:sz w:val="24"/>
          <w:szCs w:val="24"/>
          <w:lang w:eastAsia="en-PH"/>
          <w14:ligatures w14:val="none"/>
        </w:rPr>
        <w:t>method body</w:t>
      </w:r>
      <w:r w:rsidRPr="00E96B02">
        <w:rPr>
          <w:rFonts w:eastAsia="Times New Roman" w:cs="Times New Roman"/>
          <w:kern w:val="0"/>
          <w:sz w:val="24"/>
          <w:szCs w:val="24"/>
          <w:lang w:eastAsia="en-PH"/>
          <w14:ligatures w14:val="none"/>
        </w:rPr>
        <w:t xml:space="preserve"> to all the methods from both interfaces.</w:t>
      </w:r>
      <w:r w:rsidRPr="00E96B02">
        <w:rPr>
          <w:rFonts w:eastAsia="Times New Roman" w:cs="Times New Roman"/>
          <w:kern w:val="0"/>
          <w:sz w:val="24"/>
          <w:szCs w:val="24"/>
          <w:lang w:eastAsia="en-PH"/>
          <w14:ligatures w14:val="none"/>
        </w:rPr>
        <w:br/>
      </w:r>
      <w:r w:rsidRPr="00E96B02">
        <w:rPr>
          <w:rFonts w:eastAsia="Times New Roman" w:cs="Times New Roman"/>
          <w:kern w:val="0"/>
          <w:sz w:val="24"/>
          <w:szCs w:val="24"/>
          <w:lang w:eastAsia="en-PH"/>
          <w14:ligatures w14:val="none"/>
        </w:rPr>
        <w:t xml:space="preserve">This process allows Java to support </w:t>
      </w:r>
      <w:r w:rsidRPr="00E96B02">
        <w:rPr>
          <w:rFonts w:eastAsia="Times New Roman" w:cs="Times New Roman"/>
          <w:b/>
          <w:bCs/>
          <w:kern w:val="0"/>
          <w:sz w:val="24"/>
          <w:szCs w:val="24"/>
          <w:lang w:eastAsia="en-PH"/>
          <w14:ligatures w14:val="none"/>
        </w:rPr>
        <w:t>multiple inheritance</w:t>
      </w:r>
      <w:r w:rsidRPr="00E96B02">
        <w:rPr>
          <w:rFonts w:eastAsia="Times New Roman" w:cs="Times New Roman"/>
          <w:kern w:val="0"/>
          <w:sz w:val="24"/>
          <w:szCs w:val="24"/>
          <w:lang w:eastAsia="en-PH"/>
          <w14:ligatures w14:val="none"/>
        </w:rPr>
        <w:t xml:space="preserve"> because a class can implement several interfaces at the same time.</w:t>
      </w:r>
    </w:p>
    <w:p w:rsidR="00D45280" w:rsidP="00D45280" w:rsidRDefault="00D45280" w14:paraId="61E58FDB" w14:textId="3A49CAAC">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A37B1D">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FB5A0B" w:rsidR="00FB5A0B">
        <w:rPr>
          <w:rFonts w:eastAsia="Times New Roman" w:cs="Times New Roman"/>
          <w:kern w:val="0"/>
          <w:sz w:val="24"/>
          <w:szCs w:val="24"/>
          <w:lang w:eastAsia="en-PH"/>
          <w14:ligatures w14:val="none"/>
        </w:rPr>
        <w:t>Interface inheritance lets one interface build on another, creating a stronger connection between related methods.</w:t>
      </w:r>
    </w:p>
    <w:p w:rsidRPr="00A37B1D" w:rsidR="00FB5A0B" w:rsidP="00D45280" w:rsidRDefault="00FB5A0B" w14:paraId="60EFD6AD" w14:textId="79B880F3">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sidRPr="00A37B1D">
        <w:rPr>
          <w:rFonts w:eastAsia="Times New Roman" w:cs="Times New Roman"/>
          <w:b/>
          <w:bCs/>
          <w:kern w:val="0"/>
          <w:sz w:val="24"/>
          <w:szCs w:val="24"/>
          <w:lang w:eastAsia="en-PH"/>
          <w14:ligatures w14:val="none"/>
        </w:rPr>
        <w:t xml:space="preserve">Sample code: </w:t>
      </w:r>
    </w:p>
    <w:p w:rsidRPr="00A37B1D" w:rsidR="00FB5A0B" w:rsidP="00FB5A0B" w:rsidRDefault="00FB5A0B" w14:paraId="3EF25508"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Parent interface</w:t>
      </w:r>
    </w:p>
    <w:p w:rsidRPr="00A37B1D" w:rsidR="00FB5A0B" w:rsidP="00FB5A0B" w:rsidRDefault="00FB5A0B" w14:paraId="71B4F7A2"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interface Animal {</w:t>
      </w:r>
    </w:p>
    <w:p w:rsidRPr="00A37B1D" w:rsidR="00FB5A0B" w:rsidP="00FB5A0B" w:rsidRDefault="00FB5A0B" w14:paraId="468CF8FD"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xml:space="preserve">    void </w:t>
      </w:r>
      <w:proofErr w:type="gramStart"/>
      <w:r w:rsidRPr="00A37B1D">
        <w:rPr>
          <w:rFonts w:eastAsia="Times New Roman" w:cs="Times New Roman"/>
          <w:kern w:val="0"/>
          <w:sz w:val="24"/>
          <w:szCs w:val="24"/>
          <w:highlight w:val="darkGray"/>
          <w:lang w:eastAsia="en-PH"/>
          <w14:ligatures w14:val="none"/>
        </w:rPr>
        <w:t>eat();</w:t>
      </w:r>
      <w:proofErr w:type="gramEnd"/>
    </w:p>
    <w:p w:rsidRPr="00A37B1D" w:rsidR="00FB5A0B" w:rsidP="00FB5A0B" w:rsidRDefault="00FB5A0B" w14:paraId="2938D48F"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w:t>
      </w:r>
    </w:p>
    <w:p w:rsidRPr="00A37B1D" w:rsidR="00FB5A0B" w:rsidP="00FB5A0B" w:rsidRDefault="00FB5A0B" w14:paraId="043F32D7"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A37B1D" w:rsidR="00FB5A0B" w:rsidP="00FB5A0B" w:rsidRDefault="00FB5A0B" w14:paraId="078E212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Child interface inherits the parent</w:t>
      </w:r>
    </w:p>
    <w:p w:rsidRPr="00A37B1D" w:rsidR="00FB5A0B" w:rsidP="00FB5A0B" w:rsidRDefault="00FB5A0B" w14:paraId="729972E2"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interface Pet extends Animal {</w:t>
      </w:r>
    </w:p>
    <w:p w:rsidRPr="00A37B1D" w:rsidR="00FB5A0B" w:rsidP="00FB5A0B" w:rsidRDefault="00FB5A0B" w14:paraId="03D93307"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xml:space="preserve">    void </w:t>
      </w:r>
      <w:proofErr w:type="gramStart"/>
      <w:r w:rsidRPr="00A37B1D">
        <w:rPr>
          <w:rFonts w:eastAsia="Times New Roman" w:cs="Times New Roman"/>
          <w:kern w:val="0"/>
          <w:sz w:val="24"/>
          <w:szCs w:val="24"/>
          <w:highlight w:val="darkGray"/>
          <w:lang w:eastAsia="en-PH"/>
          <w14:ligatures w14:val="none"/>
        </w:rPr>
        <w:t>play();</w:t>
      </w:r>
      <w:proofErr w:type="gramEnd"/>
    </w:p>
    <w:p w:rsidRPr="00A37B1D" w:rsidR="00FB5A0B" w:rsidP="00FB5A0B" w:rsidRDefault="00FB5A0B" w14:paraId="3E874ED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w:t>
      </w:r>
    </w:p>
    <w:p w:rsidRPr="00A37B1D" w:rsidR="00FB5A0B" w:rsidP="00FB5A0B" w:rsidRDefault="00FB5A0B" w14:paraId="67E74F09"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A37B1D" w:rsidR="00FB5A0B" w:rsidP="00FB5A0B" w:rsidRDefault="00FB5A0B" w14:paraId="2FD0056E"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Class implements the child interface</w:t>
      </w:r>
    </w:p>
    <w:p w:rsidRPr="00A37B1D" w:rsidR="00FB5A0B" w:rsidP="00FB5A0B" w:rsidRDefault="00FB5A0B" w14:paraId="5A6D1BC9"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class Dog implements Pet {</w:t>
      </w:r>
    </w:p>
    <w:p w:rsidRPr="00A37B1D" w:rsidR="00FB5A0B" w:rsidP="00FB5A0B" w:rsidRDefault="00FB5A0B" w14:paraId="26CFCB28"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xml:space="preserve">    public void </w:t>
      </w:r>
      <w:proofErr w:type="gramStart"/>
      <w:r w:rsidRPr="00A37B1D">
        <w:rPr>
          <w:rFonts w:eastAsia="Times New Roman" w:cs="Times New Roman"/>
          <w:kern w:val="0"/>
          <w:sz w:val="24"/>
          <w:szCs w:val="24"/>
          <w:highlight w:val="darkGray"/>
          <w:lang w:eastAsia="en-PH"/>
          <w14:ligatures w14:val="none"/>
        </w:rPr>
        <w:t>eat(</w:t>
      </w:r>
      <w:proofErr w:type="gramEnd"/>
      <w:r w:rsidRPr="00A37B1D">
        <w:rPr>
          <w:rFonts w:eastAsia="Times New Roman" w:cs="Times New Roman"/>
          <w:kern w:val="0"/>
          <w:sz w:val="24"/>
          <w:szCs w:val="24"/>
          <w:highlight w:val="darkGray"/>
          <w:lang w:eastAsia="en-PH"/>
          <w14:ligatures w14:val="none"/>
        </w:rPr>
        <w:t>) {</w:t>
      </w:r>
    </w:p>
    <w:p w:rsidRPr="00A37B1D" w:rsidR="00FB5A0B" w:rsidP="00FB5A0B" w:rsidRDefault="00FB5A0B" w14:paraId="0CB18EE8"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xml:space="preserve">        </w:t>
      </w:r>
      <w:proofErr w:type="spellStart"/>
      <w:r w:rsidRPr="00A37B1D">
        <w:rPr>
          <w:rFonts w:eastAsia="Times New Roman" w:cs="Times New Roman"/>
          <w:kern w:val="0"/>
          <w:sz w:val="24"/>
          <w:szCs w:val="24"/>
          <w:highlight w:val="darkGray"/>
          <w:lang w:eastAsia="en-PH"/>
          <w14:ligatures w14:val="none"/>
        </w:rPr>
        <w:t>System.out.println</w:t>
      </w:r>
      <w:proofErr w:type="spellEnd"/>
      <w:r w:rsidRPr="00A37B1D">
        <w:rPr>
          <w:rFonts w:eastAsia="Times New Roman" w:cs="Times New Roman"/>
          <w:kern w:val="0"/>
          <w:sz w:val="24"/>
          <w:szCs w:val="24"/>
          <w:highlight w:val="darkGray"/>
          <w:lang w:eastAsia="en-PH"/>
          <w14:ligatures w14:val="none"/>
        </w:rPr>
        <w:t>("The dog eats dog food."</w:t>
      </w:r>
      <w:proofErr w:type="gramStart"/>
      <w:r w:rsidRPr="00A37B1D">
        <w:rPr>
          <w:rFonts w:eastAsia="Times New Roman" w:cs="Times New Roman"/>
          <w:kern w:val="0"/>
          <w:sz w:val="24"/>
          <w:szCs w:val="24"/>
          <w:highlight w:val="darkGray"/>
          <w:lang w:eastAsia="en-PH"/>
          <w14:ligatures w14:val="none"/>
        </w:rPr>
        <w:t>);</w:t>
      </w:r>
      <w:proofErr w:type="gramEnd"/>
    </w:p>
    <w:p w:rsidRPr="00A37B1D" w:rsidR="00FB5A0B" w:rsidP="00FB5A0B" w:rsidRDefault="00FB5A0B" w14:paraId="12C417CD"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xml:space="preserve">    }</w:t>
      </w:r>
    </w:p>
    <w:p w:rsidRPr="00A37B1D" w:rsidR="00FB5A0B" w:rsidP="00FB5A0B" w:rsidRDefault="00FB5A0B" w14:paraId="07D1CBD3"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A37B1D" w:rsidR="00FB5A0B" w:rsidP="00FB5A0B" w:rsidRDefault="00FB5A0B" w14:paraId="1685018C"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xml:space="preserve">    public void </w:t>
      </w:r>
      <w:proofErr w:type="gramStart"/>
      <w:r w:rsidRPr="00A37B1D">
        <w:rPr>
          <w:rFonts w:eastAsia="Times New Roman" w:cs="Times New Roman"/>
          <w:kern w:val="0"/>
          <w:sz w:val="24"/>
          <w:szCs w:val="24"/>
          <w:highlight w:val="darkGray"/>
          <w:lang w:eastAsia="en-PH"/>
          <w14:ligatures w14:val="none"/>
        </w:rPr>
        <w:t>play(</w:t>
      </w:r>
      <w:proofErr w:type="gramEnd"/>
      <w:r w:rsidRPr="00A37B1D">
        <w:rPr>
          <w:rFonts w:eastAsia="Times New Roman" w:cs="Times New Roman"/>
          <w:kern w:val="0"/>
          <w:sz w:val="24"/>
          <w:szCs w:val="24"/>
          <w:highlight w:val="darkGray"/>
          <w:lang w:eastAsia="en-PH"/>
          <w14:ligatures w14:val="none"/>
        </w:rPr>
        <w:t>) {</w:t>
      </w:r>
    </w:p>
    <w:p w:rsidRPr="00A37B1D" w:rsidR="00FB5A0B" w:rsidP="00FB5A0B" w:rsidRDefault="00FB5A0B" w14:paraId="07990B9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xml:space="preserve">        </w:t>
      </w:r>
      <w:proofErr w:type="spellStart"/>
      <w:r w:rsidRPr="00A37B1D">
        <w:rPr>
          <w:rFonts w:eastAsia="Times New Roman" w:cs="Times New Roman"/>
          <w:kern w:val="0"/>
          <w:sz w:val="24"/>
          <w:szCs w:val="24"/>
          <w:highlight w:val="darkGray"/>
          <w:lang w:eastAsia="en-PH"/>
          <w14:ligatures w14:val="none"/>
        </w:rPr>
        <w:t>System.out.println</w:t>
      </w:r>
      <w:proofErr w:type="spellEnd"/>
      <w:r w:rsidRPr="00A37B1D">
        <w:rPr>
          <w:rFonts w:eastAsia="Times New Roman" w:cs="Times New Roman"/>
          <w:kern w:val="0"/>
          <w:sz w:val="24"/>
          <w:szCs w:val="24"/>
          <w:highlight w:val="darkGray"/>
          <w:lang w:eastAsia="en-PH"/>
          <w14:ligatures w14:val="none"/>
        </w:rPr>
        <w:t>("The dog loves to play fetch."</w:t>
      </w:r>
      <w:proofErr w:type="gramStart"/>
      <w:r w:rsidRPr="00A37B1D">
        <w:rPr>
          <w:rFonts w:eastAsia="Times New Roman" w:cs="Times New Roman"/>
          <w:kern w:val="0"/>
          <w:sz w:val="24"/>
          <w:szCs w:val="24"/>
          <w:highlight w:val="darkGray"/>
          <w:lang w:eastAsia="en-PH"/>
          <w14:ligatures w14:val="none"/>
        </w:rPr>
        <w:t>);</w:t>
      </w:r>
      <w:proofErr w:type="gramEnd"/>
    </w:p>
    <w:p w:rsidRPr="00A37B1D" w:rsidR="00FB5A0B" w:rsidP="00FB5A0B" w:rsidRDefault="00FB5A0B" w14:paraId="155D5387"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xml:space="preserve">    }</w:t>
      </w:r>
    </w:p>
    <w:p w:rsidRPr="00A37B1D" w:rsidR="00FB5A0B" w:rsidP="00FB5A0B" w:rsidRDefault="00FB5A0B" w14:paraId="385A2F12"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w:t>
      </w:r>
    </w:p>
    <w:p w:rsidRPr="00A37B1D" w:rsidR="00FB5A0B" w:rsidP="00FB5A0B" w:rsidRDefault="00FB5A0B" w14:paraId="76CC94E3"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A37B1D" w:rsidR="00FB5A0B" w:rsidP="00FB5A0B" w:rsidRDefault="00FB5A0B" w14:paraId="2178B005"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Main program</w:t>
      </w:r>
    </w:p>
    <w:p w:rsidRPr="00A37B1D" w:rsidR="00FB5A0B" w:rsidP="00FB5A0B" w:rsidRDefault="00FB5A0B" w14:paraId="2E05647E"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public class Main {</w:t>
      </w:r>
    </w:p>
    <w:p w:rsidRPr="00A37B1D" w:rsidR="00FB5A0B" w:rsidP="00FB5A0B" w:rsidRDefault="00FB5A0B" w14:paraId="1FED03DA"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xml:space="preserve">    public static void </w:t>
      </w:r>
      <w:proofErr w:type="gramStart"/>
      <w:r w:rsidRPr="00A37B1D">
        <w:rPr>
          <w:rFonts w:eastAsia="Times New Roman" w:cs="Times New Roman"/>
          <w:kern w:val="0"/>
          <w:sz w:val="24"/>
          <w:szCs w:val="24"/>
          <w:highlight w:val="darkGray"/>
          <w:lang w:eastAsia="en-PH"/>
          <w14:ligatures w14:val="none"/>
        </w:rPr>
        <w:t>main(String[</w:t>
      </w:r>
      <w:proofErr w:type="gramEnd"/>
      <w:r w:rsidRPr="00A37B1D">
        <w:rPr>
          <w:rFonts w:eastAsia="Times New Roman" w:cs="Times New Roman"/>
          <w:kern w:val="0"/>
          <w:sz w:val="24"/>
          <w:szCs w:val="24"/>
          <w:highlight w:val="darkGray"/>
          <w:lang w:eastAsia="en-PH"/>
          <w14:ligatures w14:val="none"/>
        </w:rPr>
        <w:t xml:space="preserve">] </w:t>
      </w:r>
      <w:proofErr w:type="spellStart"/>
      <w:r w:rsidRPr="00A37B1D">
        <w:rPr>
          <w:rFonts w:eastAsia="Times New Roman" w:cs="Times New Roman"/>
          <w:kern w:val="0"/>
          <w:sz w:val="24"/>
          <w:szCs w:val="24"/>
          <w:highlight w:val="darkGray"/>
          <w:lang w:eastAsia="en-PH"/>
          <w14:ligatures w14:val="none"/>
        </w:rPr>
        <w:t>args</w:t>
      </w:r>
      <w:proofErr w:type="spellEnd"/>
      <w:r w:rsidRPr="00A37B1D">
        <w:rPr>
          <w:rFonts w:eastAsia="Times New Roman" w:cs="Times New Roman"/>
          <w:kern w:val="0"/>
          <w:sz w:val="24"/>
          <w:szCs w:val="24"/>
          <w:highlight w:val="darkGray"/>
          <w:lang w:eastAsia="en-PH"/>
          <w14:ligatures w14:val="none"/>
        </w:rPr>
        <w:t>) {</w:t>
      </w:r>
    </w:p>
    <w:p w:rsidRPr="00A37B1D" w:rsidR="00FB5A0B" w:rsidP="00FB5A0B" w:rsidRDefault="00FB5A0B" w14:paraId="62B98002"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xml:space="preserve">        Dog </w:t>
      </w:r>
      <w:proofErr w:type="spellStart"/>
      <w:r w:rsidRPr="00A37B1D">
        <w:rPr>
          <w:rFonts w:eastAsia="Times New Roman" w:cs="Times New Roman"/>
          <w:kern w:val="0"/>
          <w:sz w:val="24"/>
          <w:szCs w:val="24"/>
          <w:highlight w:val="darkGray"/>
          <w:lang w:eastAsia="en-PH"/>
          <w14:ligatures w14:val="none"/>
        </w:rPr>
        <w:t>myDog</w:t>
      </w:r>
      <w:proofErr w:type="spellEnd"/>
      <w:r w:rsidRPr="00A37B1D">
        <w:rPr>
          <w:rFonts w:eastAsia="Times New Roman" w:cs="Times New Roman"/>
          <w:kern w:val="0"/>
          <w:sz w:val="24"/>
          <w:szCs w:val="24"/>
          <w:highlight w:val="darkGray"/>
          <w:lang w:eastAsia="en-PH"/>
          <w14:ligatures w14:val="none"/>
        </w:rPr>
        <w:t xml:space="preserve"> = new </w:t>
      </w:r>
      <w:proofErr w:type="gramStart"/>
      <w:r w:rsidRPr="00A37B1D">
        <w:rPr>
          <w:rFonts w:eastAsia="Times New Roman" w:cs="Times New Roman"/>
          <w:kern w:val="0"/>
          <w:sz w:val="24"/>
          <w:szCs w:val="24"/>
          <w:highlight w:val="darkGray"/>
          <w:lang w:eastAsia="en-PH"/>
          <w14:ligatures w14:val="none"/>
        </w:rPr>
        <w:t>Dog();</w:t>
      </w:r>
      <w:proofErr w:type="gramEnd"/>
    </w:p>
    <w:p w:rsidRPr="00A37B1D" w:rsidR="00FB5A0B" w:rsidP="00FB5A0B" w:rsidRDefault="00FB5A0B" w14:paraId="0170C75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xml:space="preserve">        </w:t>
      </w:r>
      <w:proofErr w:type="spellStart"/>
      <w:proofErr w:type="gramStart"/>
      <w:r w:rsidRPr="00A37B1D">
        <w:rPr>
          <w:rFonts w:eastAsia="Times New Roman" w:cs="Times New Roman"/>
          <w:kern w:val="0"/>
          <w:sz w:val="24"/>
          <w:szCs w:val="24"/>
          <w:highlight w:val="darkGray"/>
          <w:lang w:eastAsia="en-PH"/>
          <w14:ligatures w14:val="none"/>
        </w:rPr>
        <w:t>myDog.eat</w:t>
      </w:r>
      <w:proofErr w:type="spellEnd"/>
      <w:r w:rsidRPr="00A37B1D">
        <w:rPr>
          <w:rFonts w:eastAsia="Times New Roman" w:cs="Times New Roman"/>
          <w:kern w:val="0"/>
          <w:sz w:val="24"/>
          <w:szCs w:val="24"/>
          <w:highlight w:val="darkGray"/>
          <w:lang w:eastAsia="en-PH"/>
          <w14:ligatures w14:val="none"/>
        </w:rPr>
        <w:t>();</w:t>
      </w:r>
      <w:proofErr w:type="gramEnd"/>
    </w:p>
    <w:p w:rsidRPr="00A37B1D" w:rsidR="00FB5A0B" w:rsidP="00FB5A0B" w:rsidRDefault="00FB5A0B" w14:paraId="5E9B01D5"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xml:space="preserve">        </w:t>
      </w:r>
      <w:proofErr w:type="spellStart"/>
      <w:r w:rsidRPr="00A37B1D">
        <w:rPr>
          <w:rFonts w:eastAsia="Times New Roman" w:cs="Times New Roman"/>
          <w:kern w:val="0"/>
          <w:sz w:val="24"/>
          <w:szCs w:val="24"/>
          <w:highlight w:val="darkGray"/>
          <w:lang w:eastAsia="en-PH"/>
          <w14:ligatures w14:val="none"/>
        </w:rPr>
        <w:t>myDog.play</w:t>
      </w:r>
      <w:proofErr w:type="spellEnd"/>
      <w:r w:rsidRPr="00A37B1D">
        <w:rPr>
          <w:rFonts w:eastAsia="Times New Roman" w:cs="Times New Roman"/>
          <w:kern w:val="0"/>
          <w:sz w:val="24"/>
          <w:szCs w:val="24"/>
          <w:highlight w:val="darkGray"/>
          <w:lang w:eastAsia="en-PH"/>
          <w14:ligatures w14:val="none"/>
        </w:rPr>
        <w:t>(</w:t>
      </w:r>
      <w:proofErr w:type="gramStart"/>
      <w:r w:rsidRPr="00A37B1D">
        <w:rPr>
          <w:rFonts w:eastAsia="Times New Roman" w:cs="Times New Roman"/>
          <w:kern w:val="0"/>
          <w:sz w:val="24"/>
          <w:szCs w:val="24"/>
          <w:highlight w:val="darkGray"/>
          <w:lang w:eastAsia="en-PH"/>
          <w14:ligatures w14:val="none"/>
        </w:rPr>
        <w:t>);</w:t>
      </w:r>
      <w:proofErr w:type="gramEnd"/>
    </w:p>
    <w:p w:rsidRPr="00A37B1D" w:rsidR="00FB5A0B" w:rsidP="00FB5A0B" w:rsidRDefault="00FB5A0B" w14:paraId="7BA223F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 xml:space="preserve">    }</w:t>
      </w:r>
    </w:p>
    <w:p w:rsidR="00FB5A0B" w:rsidP="00FB5A0B" w:rsidRDefault="00FB5A0B" w14:paraId="16B30A78" w14:textId="1649B882">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A37B1D">
        <w:rPr>
          <w:rFonts w:eastAsia="Times New Roman" w:cs="Times New Roman"/>
          <w:kern w:val="0"/>
          <w:sz w:val="24"/>
          <w:szCs w:val="24"/>
          <w:highlight w:val="darkGray"/>
          <w:lang w:eastAsia="en-PH"/>
          <w14:ligatures w14:val="none"/>
        </w:rPr>
        <w:t>}</w:t>
      </w:r>
    </w:p>
    <w:p w:rsidRPr="00A37B1D" w:rsidR="00FB5A0B" w:rsidP="00FB5A0B" w:rsidRDefault="00FB5A0B" w14:paraId="5BB5DC3E" w14:textId="4E3AD21E">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sidRPr="00A37B1D">
        <w:rPr>
          <w:rFonts w:eastAsia="Times New Roman" w:cs="Times New Roman"/>
          <w:b/>
          <w:bCs/>
          <w:kern w:val="0"/>
          <w:sz w:val="24"/>
          <w:szCs w:val="24"/>
          <w:lang w:eastAsia="en-PH"/>
          <w14:ligatures w14:val="none"/>
        </w:rPr>
        <w:t>Output:</w:t>
      </w:r>
    </w:p>
    <w:p w:rsidRPr="00A37B1D" w:rsidR="00FB5A0B" w:rsidP="00FB5A0B" w:rsidRDefault="00FB5A0B" w14:paraId="5367B88A"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37B1D">
        <w:rPr>
          <w:rFonts w:eastAsia="Times New Roman" w:cs="Times New Roman"/>
          <w:kern w:val="0"/>
          <w:sz w:val="24"/>
          <w:szCs w:val="24"/>
          <w:highlight w:val="darkGray"/>
          <w:lang w:eastAsia="en-PH"/>
          <w14:ligatures w14:val="none"/>
        </w:rPr>
        <w:t>The dog eats dog food.</w:t>
      </w:r>
    </w:p>
    <w:p w:rsidR="00FB5A0B" w:rsidP="00FB5A0B" w:rsidRDefault="00FB5A0B" w14:paraId="0C9F08BD" w14:textId="4D1F7819">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A37B1D">
        <w:rPr>
          <w:rFonts w:eastAsia="Times New Roman" w:cs="Times New Roman"/>
          <w:kern w:val="0"/>
          <w:sz w:val="24"/>
          <w:szCs w:val="24"/>
          <w:highlight w:val="darkGray"/>
          <w:lang w:eastAsia="en-PH"/>
          <w14:ligatures w14:val="none"/>
        </w:rPr>
        <w:t>The dog loves to play fetch.</w:t>
      </w:r>
    </w:p>
    <w:p w:rsidRPr="00A37B1D" w:rsidR="00FB5A0B" w:rsidP="00FB5A0B" w:rsidRDefault="00FB5A0B" w14:paraId="267D85F7" w14:textId="2818C778">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sidRPr="00A37B1D">
        <w:rPr>
          <w:rFonts w:eastAsia="Times New Roman" w:cs="Times New Roman"/>
          <w:b/>
          <w:bCs/>
          <w:kern w:val="0"/>
          <w:sz w:val="24"/>
          <w:szCs w:val="24"/>
          <w:lang w:eastAsia="en-PH"/>
          <w14:ligatures w14:val="none"/>
        </w:rPr>
        <w:t xml:space="preserve">Explanation: </w:t>
      </w:r>
    </w:p>
    <w:p w:rsidR="00E701F1" w:rsidP="00E701F1" w:rsidRDefault="00E701F1" w14:paraId="50BCFD45"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E701F1">
        <w:rPr>
          <w:rFonts w:eastAsia="Times New Roman" w:cs="Times New Roman"/>
          <w:kern w:val="0"/>
          <w:sz w:val="24"/>
          <w:szCs w:val="24"/>
          <w:lang w:eastAsia="en-PH"/>
          <w14:ligatures w14:val="none"/>
        </w:rPr>
        <w:t xml:space="preserve">In this program, the interface </w:t>
      </w:r>
      <w:r w:rsidRPr="00E701F1">
        <w:rPr>
          <w:rFonts w:eastAsia="Times New Roman" w:cs="Times New Roman"/>
          <w:kern w:val="0"/>
          <w:sz w:val="24"/>
          <w:szCs w:val="24"/>
          <w:highlight w:val="darkGray"/>
          <w:lang w:eastAsia="en-PH"/>
          <w14:ligatures w14:val="none"/>
        </w:rPr>
        <w:t>Pet</w:t>
      </w:r>
      <w:r w:rsidRPr="00E701F1">
        <w:rPr>
          <w:rFonts w:eastAsia="Times New Roman" w:cs="Times New Roman"/>
          <w:kern w:val="0"/>
          <w:sz w:val="24"/>
          <w:szCs w:val="24"/>
          <w:lang w:eastAsia="en-PH"/>
          <w14:ligatures w14:val="none"/>
        </w:rPr>
        <w:t xml:space="preserve"> inherits from the interface </w:t>
      </w:r>
      <w:r w:rsidRPr="00E701F1">
        <w:rPr>
          <w:rFonts w:eastAsia="Times New Roman" w:cs="Times New Roman"/>
          <w:kern w:val="0"/>
          <w:sz w:val="24"/>
          <w:szCs w:val="24"/>
          <w:highlight w:val="darkGray"/>
          <w:lang w:eastAsia="en-PH"/>
          <w14:ligatures w14:val="none"/>
        </w:rPr>
        <w:t>Animal</w:t>
      </w:r>
      <w:r w:rsidRPr="00E701F1">
        <w:rPr>
          <w:rFonts w:eastAsia="Times New Roman" w:cs="Times New Roman"/>
          <w:kern w:val="0"/>
          <w:sz w:val="24"/>
          <w:szCs w:val="24"/>
          <w:lang w:eastAsia="en-PH"/>
          <w14:ligatures w14:val="none"/>
        </w:rPr>
        <w:t xml:space="preserve"> using the keyword </w:t>
      </w:r>
      <w:r w:rsidRPr="00E701F1">
        <w:rPr>
          <w:rFonts w:eastAsia="Times New Roman" w:cs="Times New Roman"/>
          <w:b/>
          <w:bCs/>
          <w:kern w:val="0"/>
          <w:sz w:val="24"/>
          <w:szCs w:val="24"/>
          <w:highlight w:val="darkGray"/>
          <w:lang w:eastAsia="en-PH"/>
          <w14:ligatures w14:val="none"/>
        </w:rPr>
        <w:t>extends</w:t>
      </w:r>
      <w:r w:rsidRPr="00E701F1">
        <w:rPr>
          <w:rFonts w:eastAsia="Times New Roman" w:cs="Times New Roman"/>
          <w:kern w:val="0"/>
          <w:sz w:val="24"/>
          <w:szCs w:val="24"/>
          <w:lang w:eastAsia="en-PH"/>
          <w14:ligatures w14:val="none"/>
        </w:rPr>
        <w:t>.</w:t>
      </w:r>
    </w:p>
    <w:p w:rsidR="00E701F1" w:rsidP="00E701F1" w:rsidRDefault="00E701F1" w14:paraId="2D275E2E"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E701F1">
        <w:rPr>
          <w:rFonts w:eastAsia="Times New Roman" w:cs="Times New Roman"/>
          <w:kern w:val="0"/>
          <w:sz w:val="24"/>
          <w:szCs w:val="24"/>
          <w:lang w:eastAsia="en-PH"/>
          <w14:ligatures w14:val="none"/>
        </w:rPr>
        <w:t xml:space="preserve">This means that </w:t>
      </w:r>
      <w:r w:rsidRPr="00E701F1">
        <w:rPr>
          <w:rFonts w:eastAsia="Times New Roman" w:cs="Times New Roman"/>
          <w:kern w:val="0"/>
          <w:sz w:val="24"/>
          <w:szCs w:val="24"/>
          <w:highlight w:val="darkGray"/>
          <w:lang w:eastAsia="en-PH"/>
          <w14:ligatures w14:val="none"/>
        </w:rPr>
        <w:t>Pet</w:t>
      </w:r>
      <w:r w:rsidRPr="00E701F1">
        <w:rPr>
          <w:rFonts w:eastAsia="Times New Roman" w:cs="Times New Roman"/>
          <w:kern w:val="0"/>
          <w:sz w:val="24"/>
          <w:szCs w:val="24"/>
          <w:lang w:eastAsia="en-PH"/>
          <w14:ligatures w14:val="none"/>
        </w:rPr>
        <w:t xml:space="preserve"> automatically includes all the methods of </w:t>
      </w:r>
      <w:r w:rsidRPr="00E701F1">
        <w:rPr>
          <w:rFonts w:eastAsia="Times New Roman" w:cs="Times New Roman"/>
          <w:kern w:val="0"/>
          <w:sz w:val="24"/>
          <w:szCs w:val="24"/>
          <w:highlight w:val="darkGray"/>
          <w:lang w:eastAsia="en-PH"/>
          <w14:ligatures w14:val="none"/>
        </w:rPr>
        <w:t>Animal</w:t>
      </w:r>
      <w:r w:rsidRPr="00E701F1">
        <w:rPr>
          <w:rFonts w:eastAsia="Times New Roman" w:cs="Times New Roman"/>
          <w:kern w:val="0"/>
          <w:sz w:val="24"/>
          <w:szCs w:val="24"/>
          <w:lang w:eastAsia="en-PH"/>
          <w14:ligatures w14:val="none"/>
        </w:rPr>
        <w:t>.</w:t>
      </w:r>
    </w:p>
    <w:p w:rsidR="00E701F1" w:rsidP="00E701F1" w:rsidRDefault="00E701F1" w14:paraId="710735BD"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E701F1">
        <w:rPr>
          <w:rFonts w:eastAsia="Times New Roman" w:cs="Times New Roman"/>
          <w:kern w:val="0"/>
          <w:sz w:val="24"/>
          <w:szCs w:val="24"/>
          <w:lang w:eastAsia="en-PH"/>
          <w14:ligatures w14:val="none"/>
        </w:rPr>
        <w:t xml:space="preserve">The class </w:t>
      </w:r>
      <w:r w:rsidRPr="00E701F1">
        <w:rPr>
          <w:rFonts w:eastAsia="Times New Roman" w:cs="Times New Roman"/>
          <w:kern w:val="0"/>
          <w:sz w:val="24"/>
          <w:szCs w:val="24"/>
          <w:highlight w:val="darkGray"/>
          <w:lang w:eastAsia="en-PH"/>
          <w14:ligatures w14:val="none"/>
        </w:rPr>
        <w:t>Dog</w:t>
      </w:r>
      <w:r w:rsidRPr="00E701F1">
        <w:rPr>
          <w:rFonts w:eastAsia="Times New Roman" w:cs="Times New Roman"/>
          <w:kern w:val="0"/>
          <w:sz w:val="24"/>
          <w:szCs w:val="24"/>
          <w:lang w:eastAsia="en-PH"/>
          <w14:ligatures w14:val="none"/>
        </w:rPr>
        <w:t xml:space="preserve"> implements the </w:t>
      </w:r>
      <w:r w:rsidRPr="00A37B1D">
        <w:rPr>
          <w:rFonts w:eastAsia="Times New Roman" w:cs="Times New Roman"/>
          <w:kern w:val="0"/>
          <w:sz w:val="24"/>
          <w:szCs w:val="24"/>
          <w:highlight w:val="darkGray"/>
          <w:lang w:eastAsia="en-PH"/>
          <w14:ligatures w14:val="none"/>
        </w:rPr>
        <w:t>Pet</w:t>
      </w:r>
      <w:r w:rsidRPr="00E701F1">
        <w:rPr>
          <w:rFonts w:eastAsia="Times New Roman" w:cs="Times New Roman"/>
          <w:kern w:val="0"/>
          <w:sz w:val="24"/>
          <w:szCs w:val="24"/>
          <w:lang w:eastAsia="en-PH"/>
          <w14:ligatures w14:val="none"/>
        </w:rPr>
        <w:t xml:space="preserve"> interface, so it must provide code for both the </w:t>
      </w:r>
      <w:proofErr w:type="gramStart"/>
      <w:r w:rsidRPr="00A37B1D">
        <w:rPr>
          <w:rFonts w:eastAsia="Times New Roman" w:cs="Times New Roman"/>
          <w:kern w:val="0"/>
          <w:sz w:val="24"/>
          <w:szCs w:val="24"/>
          <w:highlight w:val="darkGray"/>
          <w:lang w:eastAsia="en-PH"/>
          <w14:ligatures w14:val="none"/>
        </w:rPr>
        <w:t>eat(</w:t>
      </w:r>
      <w:proofErr w:type="gramEnd"/>
      <w:r w:rsidRPr="00A37B1D">
        <w:rPr>
          <w:rFonts w:eastAsia="Times New Roman" w:cs="Times New Roman"/>
          <w:kern w:val="0"/>
          <w:sz w:val="24"/>
          <w:szCs w:val="24"/>
          <w:highlight w:val="darkGray"/>
          <w:lang w:eastAsia="en-PH"/>
          <w14:ligatures w14:val="none"/>
        </w:rPr>
        <w:t>)</w:t>
      </w:r>
      <w:r w:rsidRPr="00E701F1">
        <w:rPr>
          <w:rFonts w:eastAsia="Times New Roman" w:cs="Times New Roman"/>
          <w:kern w:val="0"/>
          <w:sz w:val="24"/>
          <w:szCs w:val="24"/>
          <w:lang w:eastAsia="en-PH"/>
          <w14:ligatures w14:val="none"/>
        </w:rPr>
        <w:t xml:space="preserve"> method (from </w:t>
      </w:r>
      <w:r w:rsidRPr="00A37B1D">
        <w:rPr>
          <w:rFonts w:eastAsia="Times New Roman" w:cs="Times New Roman"/>
          <w:kern w:val="0"/>
          <w:sz w:val="24"/>
          <w:szCs w:val="24"/>
          <w:highlight w:val="darkGray"/>
          <w:lang w:eastAsia="en-PH"/>
          <w14:ligatures w14:val="none"/>
        </w:rPr>
        <w:t>Animal</w:t>
      </w:r>
      <w:r w:rsidRPr="00E701F1">
        <w:rPr>
          <w:rFonts w:eastAsia="Times New Roman" w:cs="Times New Roman"/>
          <w:kern w:val="0"/>
          <w:sz w:val="24"/>
          <w:szCs w:val="24"/>
          <w:lang w:eastAsia="en-PH"/>
          <w14:ligatures w14:val="none"/>
        </w:rPr>
        <w:t xml:space="preserve">) and the </w:t>
      </w:r>
      <w:proofErr w:type="gramStart"/>
      <w:r w:rsidRPr="00A37B1D">
        <w:rPr>
          <w:rFonts w:eastAsia="Times New Roman" w:cs="Times New Roman"/>
          <w:kern w:val="0"/>
          <w:sz w:val="24"/>
          <w:szCs w:val="24"/>
          <w:highlight w:val="darkGray"/>
          <w:lang w:eastAsia="en-PH"/>
          <w14:ligatures w14:val="none"/>
        </w:rPr>
        <w:t>play(</w:t>
      </w:r>
      <w:proofErr w:type="gramEnd"/>
      <w:r w:rsidRPr="00A37B1D">
        <w:rPr>
          <w:rFonts w:eastAsia="Times New Roman" w:cs="Times New Roman"/>
          <w:kern w:val="0"/>
          <w:sz w:val="24"/>
          <w:szCs w:val="24"/>
          <w:highlight w:val="darkGray"/>
          <w:lang w:eastAsia="en-PH"/>
          <w14:ligatures w14:val="none"/>
        </w:rPr>
        <w:t>)</w:t>
      </w:r>
      <w:r w:rsidRPr="00E701F1">
        <w:rPr>
          <w:rFonts w:eastAsia="Times New Roman" w:cs="Times New Roman"/>
          <w:kern w:val="0"/>
          <w:sz w:val="24"/>
          <w:szCs w:val="24"/>
          <w:lang w:eastAsia="en-PH"/>
          <w14:ligatures w14:val="none"/>
        </w:rPr>
        <w:t xml:space="preserve"> method (from </w:t>
      </w:r>
      <w:r w:rsidRPr="00A37B1D">
        <w:rPr>
          <w:rFonts w:eastAsia="Times New Roman" w:cs="Times New Roman"/>
          <w:kern w:val="0"/>
          <w:sz w:val="24"/>
          <w:szCs w:val="24"/>
          <w:highlight w:val="darkGray"/>
          <w:lang w:eastAsia="en-PH"/>
          <w14:ligatures w14:val="none"/>
        </w:rPr>
        <w:t>Pet</w:t>
      </w:r>
      <w:r w:rsidRPr="00E701F1">
        <w:rPr>
          <w:rFonts w:eastAsia="Times New Roman" w:cs="Times New Roman"/>
          <w:kern w:val="0"/>
          <w:sz w:val="24"/>
          <w:szCs w:val="24"/>
          <w:lang w:eastAsia="en-PH"/>
          <w14:ligatures w14:val="none"/>
        </w:rPr>
        <w:t>).</w:t>
      </w:r>
    </w:p>
    <w:p w:rsidR="00E701F1" w:rsidP="00E701F1" w:rsidRDefault="00E701F1" w14:paraId="643B1380"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E701F1">
        <w:rPr>
          <w:rFonts w:eastAsia="Times New Roman" w:cs="Times New Roman"/>
          <w:kern w:val="0"/>
          <w:sz w:val="24"/>
          <w:szCs w:val="24"/>
          <w:lang w:eastAsia="en-PH"/>
          <w14:ligatures w14:val="none"/>
        </w:rPr>
        <w:t xml:space="preserve">This shows how </w:t>
      </w:r>
      <w:r w:rsidRPr="00E701F1">
        <w:rPr>
          <w:rFonts w:eastAsia="Times New Roman" w:cs="Times New Roman"/>
          <w:b/>
          <w:bCs/>
          <w:kern w:val="0"/>
          <w:sz w:val="24"/>
          <w:szCs w:val="24"/>
          <w:lang w:eastAsia="en-PH"/>
          <w14:ligatures w14:val="none"/>
        </w:rPr>
        <w:t>interface inheritance</w:t>
      </w:r>
      <w:r w:rsidRPr="00E701F1">
        <w:rPr>
          <w:rFonts w:eastAsia="Times New Roman" w:cs="Times New Roman"/>
          <w:kern w:val="0"/>
          <w:sz w:val="24"/>
          <w:szCs w:val="24"/>
          <w:lang w:eastAsia="en-PH"/>
          <w14:ligatures w14:val="none"/>
        </w:rPr>
        <w:t xml:space="preserve"> allows one interface to build upon another while keeping the code organized and reusable.</w:t>
      </w:r>
    </w:p>
    <w:p w:rsidRPr="00E701F1" w:rsidR="00FB5A0B" w:rsidP="00E701F1" w:rsidRDefault="00E701F1" w14:paraId="433DAE52" w14:textId="36A7F3A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E701F1">
        <w:rPr>
          <w:rFonts w:eastAsia="Times New Roman" w:cs="Times New Roman"/>
          <w:kern w:val="0"/>
          <w:sz w:val="24"/>
          <w:szCs w:val="24"/>
          <w:lang w:eastAsia="en-PH"/>
          <w14:ligatures w14:val="none"/>
        </w:rPr>
        <w:t xml:space="preserve">When the program runs, </w:t>
      </w:r>
      <w:r w:rsidRPr="00A37B1D">
        <w:rPr>
          <w:rFonts w:eastAsia="Times New Roman" w:cs="Times New Roman"/>
          <w:kern w:val="0"/>
          <w:sz w:val="24"/>
          <w:szCs w:val="24"/>
          <w:highlight w:val="darkGray"/>
          <w:lang w:eastAsia="en-PH"/>
          <w14:ligatures w14:val="none"/>
        </w:rPr>
        <w:t>Dog</w:t>
      </w:r>
      <w:r w:rsidRPr="00E701F1">
        <w:rPr>
          <w:rFonts w:eastAsia="Times New Roman" w:cs="Times New Roman"/>
          <w:kern w:val="0"/>
          <w:sz w:val="24"/>
          <w:szCs w:val="24"/>
          <w:lang w:eastAsia="en-PH"/>
          <w14:ligatures w14:val="none"/>
        </w:rPr>
        <w:t xml:space="preserve"> performs both actions defined by the interfaces it implements.</w:t>
      </w:r>
    </w:p>
    <w:p w:rsidR="00C747E3" w:rsidP="00C747E3" w:rsidRDefault="00DE642D" w14:paraId="2C006545" w14:textId="53AF9F5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Advantages of Interface Inheritance</w:t>
      </w:r>
    </w:p>
    <w:p w:rsidRPr="0032789A" w:rsidR="0032789A" w:rsidP="0032789A" w:rsidRDefault="0032789A" w14:paraId="6D63383B" w14:textId="3E9593E9">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32789A">
        <w:rPr>
          <w:rFonts w:ascii="Segoe UI Emoji" w:hAnsi="Segoe UI Emoji" w:eastAsia="Times New Roman" w:cs="Segoe UI Emoji"/>
          <w:kern w:val="0"/>
          <w:sz w:val="24"/>
          <w:szCs w:val="24"/>
          <w:lang w:eastAsia="en-PH"/>
          <w14:ligatures w14:val="none"/>
        </w:rPr>
        <w:t>✅</w:t>
      </w:r>
      <w:r w:rsidRPr="0032789A">
        <w:rPr>
          <w:rFonts w:eastAsia="Times New Roman" w:cs="Times New Roman"/>
          <w:kern w:val="0"/>
          <w:sz w:val="24"/>
          <w:szCs w:val="24"/>
          <w:lang w:eastAsia="en-PH"/>
          <w14:ligatures w14:val="none"/>
        </w:rPr>
        <w:t xml:space="preserve"> </w:t>
      </w:r>
      <w:r w:rsidRPr="0032789A">
        <w:rPr>
          <w:rFonts w:eastAsia="Times New Roman" w:cs="Times New Roman"/>
          <w:b/>
          <w:bCs/>
          <w:kern w:val="0"/>
          <w:sz w:val="24"/>
          <w:szCs w:val="24"/>
          <w:lang w:eastAsia="en-PH"/>
          <w14:ligatures w14:val="none"/>
        </w:rPr>
        <w:t>Code Reusability</w:t>
      </w:r>
      <w:r w:rsidRPr="0032789A">
        <w:rPr>
          <w:rFonts w:eastAsia="Times New Roman" w:cs="Times New Roman"/>
          <w:kern w:val="0"/>
          <w:sz w:val="24"/>
          <w:szCs w:val="24"/>
          <w:lang w:eastAsia="en-PH"/>
          <w14:ligatures w14:val="none"/>
        </w:rPr>
        <w:t xml:space="preserve"> – Interfaces can build on each other without rewriting code.</w:t>
      </w:r>
    </w:p>
    <w:p w:rsidRPr="0032789A" w:rsidR="0032789A" w:rsidP="0032789A" w:rsidRDefault="0032789A" w14:paraId="127126F3" w14:textId="0B58196E">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32789A">
        <w:rPr>
          <w:rFonts w:ascii="Segoe UI Emoji" w:hAnsi="Segoe UI Emoji" w:eastAsia="Times New Roman" w:cs="Segoe UI Emoji"/>
          <w:kern w:val="0"/>
          <w:sz w:val="24"/>
          <w:szCs w:val="24"/>
          <w:lang w:eastAsia="en-PH"/>
          <w14:ligatures w14:val="none"/>
        </w:rPr>
        <w:t>🧩</w:t>
      </w:r>
      <w:r w:rsidRPr="0032789A">
        <w:rPr>
          <w:rFonts w:eastAsia="Times New Roman" w:cs="Times New Roman"/>
          <w:kern w:val="0"/>
          <w:sz w:val="24"/>
          <w:szCs w:val="24"/>
          <w:lang w:eastAsia="en-PH"/>
          <w14:ligatures w14:val="none"/>
        </w:rPr>
        <w:t xml:space="preserve"> </w:t>
      </w:r>
      <w:r w:rsidRPr="0032789A">
        <w:rPr>
          <w:rFonts w:eastAsia="Times New Roman" w:cs="Times New Roman"/>
          <w:b/>
          <w:bCs/>
          <w:kern w:val="0"/>
          <w:sz w:val="24"/>
          <w:szCs w:val="24"/>
          <w:lang w:eastAsia="en-PH"/>
          <w14:ligatures w14:val="none"/>
        </w:rPr>
        <w:t>Flexibility</w:t>
      </w:r>
      <w:r w:rsidRPr="0032789A">
        <w:rPr>
          <w:rFonts w:eastAsia="Times New Roman" w:cs="Times New Roman"/>
          <w:kern w:val="0"/>
          <w:sz w:val="24"/>
          <w:szCs w:val="24"/>
          <w:lang w:eastAsia="en-PH"/>
          <w14:ligatures w14:val="none"/>
        </w:rPr>
        <w:t xml:space="preserve"> – A class can implement many interfaces at once.</w:t>
      </w:r>
    </w:p>
    <w:p w:rsidRPr="0032789A" w:rsidR="0032789A" w:rsidP="0032789A" w:rsidRDefault="0032789A" w14:paraId="19EFE0F7" w14:textId="4DD444E3">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32789A">
        <w:rPr>
          <w:rFonts w:ascii="Segoe UI Emoji" w:hAnsi="Segoe UI Emoji" w:eastAsia="Times New Roman" w:cs="Segoe UI Emoji"/>
          <w:kern w:val="0"/>
          <w:sz w:val="24"/>
          <w:szCs w:val="24"/>
          <w:lang w:eastAsia="en-PH"/>
          <w14:ligatures w14:val="none"/>
        </w:rPr>
        <w:t>⚙️</w:t>
      </w:r>
      <w:r w:rsidRPr="0032789A">
        <w:rPr>
          <w:rFonts w:eastAsia="Times New Roman" w:cs="Times New Roman"/>
          <w:kern w:val="0"/>
          <w:sz w:val="24"/>
          <w:szCs w:val="24"/>
          <w:lang w:eastAsia="en-PH"/>
          <w14:ligatures w14:val="none"/>
        </w:rPr>
        <w:t xml:space="preserve"> </w:t>
      </w:r>
      <w:r w:rsidRPr="0032789A">
        <w:rPr>
          <w:rFonts w:eastAsia="Times New Roman" w:cs="Times New Roman"/>
          <w:b/>
          <w:bCs/>
          <w:kern w:val="0"/>
          <w:sz w:val="24"/>
          <w:szCs w:val="24"/>
          <w:lang w:eastAsia="en-PH"/>
          <w14:ligatures w14:val="none"/>
        </w:rPr>
        <w:t>Better Organization</w:t>
      </w:r>
      <w:r w:rsidRPr="0032789A">
        <w:rPr>
          <w:rFonts w:eastAsia="Times New Roman" w:cs="Times New Roman"/>
          <w:kern w:val="0"/>
          <w:sz w:val="24"/>
          <w:szCs w:val="24"/>
          <w:lang w:eastAsia="en-PH"/>
          <w14:ligatures w14:val="none"/>
        </w:rPr>
        <w:t xml:space="preserve"> – Related behaviors are grouped together.</w:t>
      </w:r>
    </w:p>
    <w:p w:rsidRPr="0032789A" w:rsidR="0032789A" w:rsidP="0032789A" w:rsidRDefault="0032789A" w14:paraId="22962F69" w14:textId="63638D95">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32789A">
        <w:rPr>
          <w:rFonts w:ascii="Segoe UI Emoji" w:hAnsi="Segoe UI Emoji" w:eastAsia="Times New Roman" w:cs="Segoe UI Emoji"/>
          <w:kern w:val="0"/>
          <w:sz w:val="24"/>
          <w:szCs w:val="24"/>
          <w:lang w:eastAsia="en-PH"/>
          <w14:ligatures w14:val="none"/>
        </w:rPr>
        <w:t>🧠</w:t>
      </w:r>
      <w:r w:rsidRPr="0032789A">
        <w:rPr>
          <w:rFonts w:eastAsia="Times New Roman" w:cs="Times New Roman"/>
          <w:kern w:val="0"/>
          <w:sz w:val="24"/>
          <w:szCs w:val="24"/>
          <w:lang w:eastAsia="en-PH"/>
          <w14:ligatures w14:val="none"/>
        </w:rPr>
        <w:t xml:space="preserve"> </w:t>
      </w:r>
      <w:r w:rsidRPr="0032789A">
        <w:rPr>
          <w:rFonts w:eastAsia="Times New Roman" w:cs="Times New Roman"/>
          <w:b/>
          <w:bCs/>
          <w:kern w:val="0"/>
          <w:sz w:val="24"/>
          <w:szCs w:val="24"/>
          <w:lang w:eastAsia="en-PH"/>
          <w14:ligatures w14:val="none"/>
        </w:rPr>
        <w:t>Consistency</w:t>
      </w:r>
      <w:r w:rsidRPr="0032789A">
        <w:rPr>
          <w:rFonts w:eastAsia="Times New Roman" w:cs="Times New Roman"/>
          <w:kern w:val="0"/>
          <w:sz w:val="24"/>
          <w:szCs w:val="24"/>
          <w:lang w:eastAsia="en-PH"/>
          <w14:ligatures w14:val="none"/>
        </w:rPr>
        <w:t xml:space="preserve"> – Classes that implement the same interfaces follow the same structure.</w:t>
      </w:r>
    </w:p>
    <w:p w:rsidRPr="0032789A" w:rsidR="0032789A" w:rsidP="0032789A" w:rsidRDefault="0032789A" w14:paraId="76A59427" w14:textId="7D3B742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32789A">
        <w:rPr>
          <w:rFonts w:ascii="Segoe UI Emoji" w:hAnsi="Segoe UI Emoji" w:eastAsia="Times New Roman" w:cs="Segoe UI Emoji"/>
          <w:kern w:val="0"/>
          <w:sz w:val="24"/>
          <w:szCs w:val="24"/>
          <w:lang w:eastAsia="en-PH"/>
          <w14:ligatures w14:val="none"/>
        </w:rPr>
        <w:t>🚀</w:t>
      </w:r>
      <w:r w:rsidRPr="0032789A">
        <w:rPr>
          <w:rFonts w:eastAsia="Times New Roman" w:cs="Times New Roman"/>
          <w:kern w:val="0"/>
          <w:sz w:val="24"/>
          <w:szCs w:val="24"/>
          <w:lang w:eastAsia="en-PH"/>
          <w14:ligatures w14:val="none"/>
        </w:rPr>
        <w:t xml:space="preserve"> </w:t>
      </w:r>
      <w:r w:rsidRPr="0032789A">
        <w:rPr>
          <w:rFonts w:eastAsia="Times New Roman" w:cs="Times New Roman"/>
          <w:b/>
          <w:bCs/>
          <w:kern w:val="0"/>
          <w:sz w:val="24"/>
          <w:szCs w:val="24"/>
          <w:lang w:eastAsia="en-PH"/>
          <w14:ligatures w14:val="none"/>
        </w:rPr>
        <w:t>Expandability</w:t>
      </w:r>
      <w:r w:rsidRPr="0032789A">
        <w:rPr>
          <w:rFonts w:eastAsia="Times New Roman" w:cs="Times New Roman"/>
          <w:kern w:val="0"/>
          <w:sz w:val="24"/>
          <w:szCs w:val="24"/>
          <w:lang w:eastAsia="en-PH"/>
          <w14:ligatures w14:val="none"/>
        </w:rPr>
        <w:t xml:space="preserve"> – You can easily add new methods in new interfaces.</w:t>
      </w:r>
    </w:p>
    <w:p w:rsidRPr="00B97E71" w:rsidR="00DE642D" w:rsidP="00C747E3" w:rsidRDefault="00DE642D" w14:paraId="001F814A"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Pr="001754EE" w:rsidR="0032789A" w:rsidP="000578E9" w:rsidRDefault="0032789A" w14:paraId="08DDFE57" w14:textId="3299AC86">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1754EE">
        <w:rPr>
          <w:rFonts w:eastAsia="Times New Roman" w:cs="Times New Roman"/>
          <w:b/>
          <w:bCs/>
          <w:kern w:val="0"/>
          <w:sz w:val="24"/>
          <w:szCs w:val="24"/>
          <w:lang w:eastAsia="en-PH"/>
          <w14:ligatures w14:val="none"/>
        </w:rPr>
        <w:t>Real-Life Example:</w:t>
      </w:r>
    </w:p>
    <w:p w:rsidRPr="000578E9" w:rsidR="0032789A" w:rsidP="000578E9" w:rsidRDefault="008217A2" w14:paraId="5996DE70" w14:textId="2A97E054">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8217A2">
        <w:rPr>
          <w:rFonts w:eastAsia="Times New Roman" w:cs="Times New Roman"/>
          <w:kern w:val="0"/>
          <w:sz w:val="24"/>
          <w:szCs w:val="24"/>
          <w:lang w:eastAsia="en-PH"/>
          <w14:ligatures w14:val="none"/>
        </w:rPr>
        <w:t xml:space="preserve">Imagine a </w:t>
      </w:r>
      <w:r w:rsidRPr="008217A2">
        <w:rPr>
          <w:rFonts w:eastAsia="Times New Roman" w:cs="Times New Roman"/>
          <w:b/>
          <w:bCs/>
          <w:kern w:val="0"/>
          <w:sz w:val="24"/>
          <w:szCs w:val="24"/>
          <w:lang w:eastAsia="en-PH"/>
          <w14:ligatures w14:val="none"/>
        </w:rPr>
        <w:t>mobile phone</w:t>
      </w:r>
      <w:r w:rsidRPr="008217A2">
        <w:rPr>
          <w:rFonts w:eastAsia="Times New Roman" w:cs="Times New Roman"/>
          <w:kern w:val="0"/>
          <w:sz w:val="24"/>
          <w:szCs w:val="24"/>
          <w:lang w:eastAsia="en-PH"/>
          <w14:ligatures w14:val="none"/>
        </w:rPr>
        <w:t>.</w:t>
      </w:r>
      <w:r>
        <w:rPr>
          <w:rFonts w:eastAsia="Times New Roman" w:cs="Times New Roman"/>
          <w:kern w:val="0"/>
          <w:sz w:val="24"/>
          <w:szCs w:val="24"/>
          <w:lang w:eastAsia="en-PH"/>
          <w14:ligatures w14:val="none"/>
        </w:rPr>
        <w:t xml:space="preserve"> </w:t>
      </w:r>
      <w:r w:rsidRPr="008217A2">
        <w:rPr>
          <w:rFonts w:eastAsia="Times New Roman" w:cs="Times New Roman"/>
          <w:kern w:val="0"/>
          <w:sz w:val="24"/>
          <w:szCs w:val="24"/>
          <w:lang w:eastAsia="en-PH"/>
          <w14:ligatures w14:val="none"/>
        </w:rPr>
        <w:t xml:space="preserve">It can have a </w:t>
      </w:r>
      <w:proofErr w:type="spellStart"/>
      <w:r w:rsidRPr="008217A2">
        <w:rPr>
          <w:rFonts w:eastAsia="Times New Roman" w:cs="Times New Roman"/>
          <w:b/>
          <w:bCs/>
          <w:kern w:val="0"/>
          <w:sz w:val="24"/>
          <w:szCs w:val="24"/>
          <w:lang w:eastAsia="en-PH"/>
          <w14:ligatures w14:val="none"/>
        </w:rPr>
        <w:t>BasicFunctions</w:t>
      </w:r>
      <w:proofErr w:type="spellEnd"/>
      <w:r w:rsidRPr="008217A2">
        <w:rPr>
          <w:rFonts w:eastAsia="Times New Roman" w:cs="Times New Roman"/>
          <w:kern w:val="0"/>
          <w:sz w:val="24"/>
          <w:szCs w:val="24"/>
          <w:lang w:eastAsia="en-PH"/>
          <w14:ligatures w14:val="none"/>
        </w:rPr>
        <w:t xml:space="preserve"> interface (with methods like </w:t>
      </w:r>
      <w:proofErr w:type="gramStart"/>
      <w:r w:rsidRPr="008217A2">
        <w:rPr>
          <w:rFonts w:eastAsia="Times New Roman" w:cs="Times New Roman"/>
          <w:kern w:val="0"/>
          <w:sz w:val="24"/>
          <w:szCs w:val="24"/>
          <w:highlight w:val="darkGray"/>
          <w:lang w:eastAsia="en-PH"/>
          <w14:ligatures w14:val="none"/>
        </w:rPr>
        <w:t>call(</w:t>
      </w:r>
      <w:proofErr w:type="gramEnd"/>
      <w:r w:rsidRPr="008217A2">
        <w:rPr>
          <w:rFonts w:eastAsia="Times New Roman" w:cs="Times New Roman"/>
          <w:kern w:val="0"/>
          <w:sz w:val="24"/>
          <w:szCs w:val="24"/>
          <w:highlight w:val="darkGray"/>
          <w:lang w:eastAsia="en-PH"/>
          <w14:ligatures w14:val="none"/>
        </w:rPr>
        <w:t>)</w:t>
      </w:r>
      <w:r w:rsidRPr="008217A2">
        <w:rPr>
          <w:rFonts w:eastAsia="Times New Roman" w:cs="Times New Roman"/>
          <w:kern w:val="0"/>
          <w:sz w:val="24"/>
          <w:szCs w:val="24"/>
          <w:lang w:eastAsia="en-PH"/>
          <w14:ligatures w14:val="none"/>
        </w:rPr>
        <w:t xml:space="preserve"> and </w:t>
      </w:r>
      <w:proofErr w:type="gramStart"/>
      <w:r w:rsidRPr="008217A2">
        <w:rPr>
          <w:rFonts w:eastAsia="Times New Roman" w:cs="Times New Roman"/>
          <w:kern w:val="0"/>
          <w:sz w:val="24"/>
          <w:szCs w:val="24"/>
          <w:highlight w:val="darkGray"/>
          <w:lang w:eastAsia="en-PH"/>
          <w14:ligatures w14:val="none"/>
        </w:rPr>
        <w:t>text(</w:t>
      </w:r>
      <w:proofErr w:type="gramEnd"/>
      <w:r w:rsidRPr="008217A2">
        <w:rPr>
          <w:rFonts w:eastAsia="Times New Roman" w:cs="Times New Roman"/>
          <w:kern w:val="0"/>
          <w:sz w:val="24"/>
          <w:szCs w:val="24"/>
          <w:highlight w:val="darkGray"/>
          <w:lang w:eastAsia="en-PH"/>
          <w14:ligatures w14:val="none"/>
        </w:rPr>
        <w:t>)</w:t>
      </w:r>
      <w:r w:rsidRPr="008217A2">
        <w:rPr>
          <w:rFonts w:eastAsia="Times New Roman" w:cs="Times New Roman"/>
          <w:kern w:val="0"/>
          <w:sz w:val="24"/>
          <w:szCs w:val="24"/>
          <w:lang w:eastAsia="en-PH"/>
          <w14:ligatures w14:val="none"/>
        </w:rPr>
        <w:t xml:space="preserve">), and another interface </w:t>
      </w:r>
      <w:proofErr w:type="spellStart"/>
      <w:r w:rsidRPr="008217A2">
        <w:rPr>
          <w:rFonts w:eastAsia="Times New Roman" w:cs="Times New Roman"/>
          <w:b/>
          <w:bCs/>
          <w:kern w:val="0"/>
          <w:sz w:val="24"/>
          <w:szCs w:val="24"/>
          <w:lang w:eastAsia="en-PH"/>
          <w14:ligatures w14:val="none"/>
        </w:rPr>
        <w:t>SmartFeatures</w:t>
      </w:r>
      <w:proofErr w:type="spellEnd"/>
      <w:r w:rsidRPr="008217A2">
        <w:rPr>
          <w:rFonts w:eastAsia="Times New Roman" w:cs="Times New Roman"/>
          <w:kern w:val="0"/>
          <w:sz w:val="24"/>
          <w:szCs w:val="24"/>
          <w:lang w:eastAsia="en-PH"/>
          <w14:ligatures w14:val="none"/>
        </w:rPr>
        <w:t xml:space="preserve"> that extends it (adding methods like </w:t>
      </w:r>
      <w:proofErr w:type="gramStart"/>
      <w:r w:rsidRPr="008217A2">
        <w:rPr>
          <w:rFonts w:eastAsia="Times New Roman" w:cs="Times New Roman"/>
          <w:kern w:val="0"/>
          <w:sz w:val="24"/>
          <w:szCs w:val="24"/>
          <w:highlight w:val="darkGray"/>
          <w:lang w:eastAsia="en-PH"/>
          <w14:ligatures w14:val="none"/>
        </w:rPr>
        <w:t>browse(</w:t>
      </w:r>
      <w:proofErr w:type="gramEnd"/>
      <w:r w:rsidRPr="008217A2">
        <w:rPr>
          <w:rFonts w:eastAsia="Times New Roman" w:cs="Times New Roman"/>
          <w:kern w:val="0"/>
          <w:sz w:val="24"/>
          <w:szCs w:val="24"/>
          <w:highlight w:val="darkGray"/>
          <w:lang w:eastAsia="en-PH"/>
          <w14:ligatures w14:val="none"/>
        </w:rPr>
        <w:t>)</w:t>
      </w:r>
      <w:r w:rsidRPr="008217A2">
        <w:rPr>
          <w:rFonts w:eastAsia="Times New Roman" w:cs="Times New Roman"/>
          <w:kern w:val="0"/>
          <w:sz w:val="24"/>
          <w:szCs w:val="24"/>
          <w:lang w:eastAsia="en-PH"/>
          <w14:ligatures w14:val="none"/>
        </w:rPr>
        <w:t xml:space="preserve"> and </w:t>
      </w:r>
      <w:proofErr w:type="spellStart"/>
      <w:proofErr w:type="gramStart"/>
      <w:r w:rsidRPr="008217A2">
        <w:rPr>
          <w:rFonts w:eastAsia="Times New Roman" w:cs="Times New Roman"/>
          <w:kern w:val="0"/>
          <w:sz w:val="24"/>
          <w:szCs w:val="24"/>
          <w:highlight w:val="darkGray"/>
          <w:lang w:eastAsia="en-PH"/>
          <w14:ligatures w14:val="none"/>
        </w:rPr>
        <w:t>takePhoto</w:t>
      </w:r>
      <w:proofErr w:type="spellEnd"/>
      <w:r w:rsidRPr="008217A2">
        <w:rPr>
          <w:rFonts w:eastAsia="Times New Roman" w:cs="Times New Roman"/>
          <w:kern w:val="0"/>
          <w:sz w:val="24"/>
          <w:szCs w:val="24"/>
          <w:highlight w:val="darkGray"/>
          <w:lang w:eastAsia="en-PH"/>
          <w14:ligatures w14:val="none"/>
        </w:rPr>
        <w:t>(</w:t>
      </w:r>
      <w:proofErr w:type="gramEnd"/>
      <w:r w:rsidRPr="008217A2">
        <w:rPr>
          <w:rFonts w:eastAsia="Times New Roman" w:cs="Times New Roman"/>
          <w:kern w:val="0"/>
          <w:sz w:val="24"/>
          <w:szCs w:val="24"/>
          <w:highlight w:val="darkGray"/>
          <w:lang w:eastAsia="en-PH"/>
          <w14:ligatures w14:val="none"/>
        </w:rPr>
        <w:t>)</w:t>
      </w:r>
      <w:r w:rsidRPr="008217A2">
        <w:rPr>
          <w:rFonts w:eastAsia="Times New Roman" w:cs="Times New Roman"/>
          <w:kern w:val="0"/>
          <w:sz w:val="24"/>
          <w:szCs w:val="24"/>
          <w:lang w:eastAsia="en-PH"/>
          <w14:ligatures w14:val="none"/>
        </w:rPr>
        <w:t>).</w:t>
      </w:r>
      <w:r>
        <w:rPr>
          <w:rFonts w:eastAsia="Times New Roman" w:cs="Times New Roman"/>
          <w:kern w:val="0"/>
          <w:sz w:val="24"/>
          <w:szCs w:val="24"/>
          <w:lang w:eastAsia="en-PH"/>
          <w14:ligatures w14:val="none"/>
        </w:rPr>
        <w:t xml:space="preserve"> </w:t>
      </w:r>
      <w:r w:rsidRPr="008217A2">
        <w:rPr>
          <w:rFonts w:eastAsia="Times New Roman" w:cs="Times New Roman"/>
          <w:kern w:val="0"/>
          <w:sz w:val="24"/>
          <w:szCs w:val="24"/>
          <w:lang w:eastAsia="en-PH"/>
          <w14:ligatures w14:val="none"/>
        </w:rPr>
        <w:t xml:space="preserve">A smartphone class that implements </w:t>
      </w:r>
      <w:proofErr w:type="spellStart"/>
      <w:r w:rsidRPr="008217A2">
        <w:rPr>
          <w:rFonts w:eastAsia="Times New Roman" w:cs="Times New Roman"/>
          <w:b/>
          <w:bCs/>
          <w:kern w:val="0"/>
          <w:sz w:val="24"/>
          <w:szCs w:val="24"/>
          <w:lang w:eastAsia="en-PH"/>
          <w14:ligatures w14:val="none"/>
        </w:rPr>
        <w:t>SmartFeatures</w:t>
      </w:r>
      <w:proofErr w:type="spellEnd"/>
      <w:r w:rsidRPr="008217A2">
        <w:rPr>
          <w:rFonts w:eastAsia="Times New Roman" w:cs="Times New Roman"/>
          <w:kern w:val="0"/>
          <w:sz w:val="24"/>
          <w:szCs w:val="24"/>
          <w:lang w:eastAsia="en-PH"/>
          <w14:ligatures w14:val="none"/>
        </w:rPr>
        <w:t xml:space="preserve"> automatically includes both the basic and advanced features — </w:t>
      </w:r>
      <w:proofErr w:type="gramStart"/>
      <w:r w:rsidRPr="008217A2">
        <w:rPr>
          <w:rFonts w:eastAsia="Times New Roman" w:cs="Times New Roman"/>
          <w:kern w:val="0"/>
          <w:sz w:val="24"/>
          <w:szCs w:val="24"/>
          <w:lang w:eastAsia="en-PH"/>
          <w14:ligatures w14:val="none"/>
        </w:rPr>
        <w:t>similar to</w:t>
      </w:r>
      <w:proofErr w:type="gramEnd"/>
      <w:r w:rsidRPr="008217A2">
        <w:rPr>
          <w:rFonts w:eastAsia="Times New Roman" w:cs="Times New Roman"/>
          <w:kern w:val="0"/>
          <w:sz w:val="24"/>
          <w:szCs w:val="24"/>
          <w:lang w:eastAsia="en-PH"/>
          <w14:ligatures w14:val="none"/>
        </w:rPr>
        <w:t xml:space="preserve"> how a class inherits methods through interface inheritance.</w:t>
      </w:r>
    </w:p>
    <w:p w:rsidRPr="00002F56" w:rsidR="00484C31" w:rsidP="00484C31" w:rsidRDefault="00484C31" w14:paraId="0D942391" w14:textId="77777777">
      <w:pPr>
        <w:numPr>
          <w:ilvl w:val="0"/>
          <w:numId w:val="0"/>
        </w:numPr>
        <w:spacing w:before="100" w:beforeAutospacing="1" w:after="100" w:afterAutospacing="1" w:line="240" w:lineRule="auto"/>
        <w:ind w:left="4680" w:hanging="1800"/>
        <w:rPr>
          <w:rFonts w:eastAsia="Times New Roman" w:cs="Times New Roman"/>
          <w:kern w:val="0"/>
          <w:sz w:val="24"/>
          <w:szCs w:val="24"/>
          <w:lang w:eastAsia="en-PH"/>
          <w14:ligatures w14:val="none"/>
        </w:rPr>
      </w:pPr>
    </w:p>
    <w:p w:rsidR="00484C31" w:rsidP="001754EE" w:rsidRDefault="001754EE" w14:paraId="352390F5" w14:textId="3AC79B29">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Key Points to Remember</w:t>
      </w:r>
    </w:p>
    <w:tbl>
      <w:tblPr>
        <w:tblStyle w:val="TableGridLight"/>
        <w:tblW w:w="0" w:type="auto"/>
        <w:tblLook w:val="04A0" w:firstRow="1" w:lastRow="0" w:firstColumn="1" w:lastColumn="0" w:noHBand="0" w:noVBand="1"/>
      </w:tblPr>
      <w:tblGrid>
        <w:gridCol w:w="4675"/>
        <w:gridCol w:w="4675"/>
      </w:tblGrid>
      <w:tr w:rsidR="001754EE" w:rsidTr="001754EE" w14:paraId="260A200A" w14:textId="77777777">
        <w:tc>
          <w:tcPr>
            <w:tcW w:w="4680" w:type="dxa"/>
          </w:tcPr>
          <w:p w:rsidR="001754EE" w:rsidP="001754EE" w:rsidRDefault="001754EE" w14:paraId="16B2CC93" w14:textId="5A96B602">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Concept</w:t>
            </w:r>
          </w:p>
        </w:tc>
        <w:tc>
          <w:tcPr>
            <w:tcW w:w="4680" w:type="dxa"/>
          </w:tcPr>
          <w:p w:rsidR="001754EE" w:rsidP="001754EE" w:rsidRDefault="001754EE" w14:paraId="645EDB26" w14:textId="7050FAFA">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Description</w:t>
            </w:r>
          </w:p>
        </w:tc>
      </w:tr>
      <w:tr w:rsidR="001754EE" w:rsidTr="001754EE" w14:paraId="18A63780" w14:textId="77777777">
        <w:tc>
          <w:tcPr>
            <w:tcW w:w="4680" w:type="dxa"/>
          </w:tcPr>
          <w:p w:rsidRPr="00B42A67" w:rsidR="001754EE" w:rsidP="001754EE" w:rsidRDefault="001754EE" w14:paraId="6D7BF44D" w14:textId="30FB44D4">
            <w:pPr>
              <w:numPr>
                <w:ilvl w:val="0"/>
                <w:numId w:val="0"/>
              </w:numPr>
              <w:spacing w:before="100" w:beforeAutospacing="1" w:after="100" w:afterAutospacing="1"/>
              <w:rPr>
                <w:rFonts w:eastAsia="Times New Roman" w:cs="Times New Roman"/>
                <w:kern w:val="0"/>
                <w:sz w:val="24"/>
                <w:szCs w:val="24"/>
                <w:lang w:eastAsia="en-PH"/>
                <w14:ligatures w14:val="none"/>
              </w:rPr>
            </w:pPr>
            <w:r w:rsidRPr="00B42A67">
              <w:rPr>
                <w:rFonts w:eastAsia="Times New Roman" w:cs="Times New Roman"/>
                <w:kern w:val="0"/>
                <w:sz w:val="24"/>
                <w:szCs w:val="24"/>
                <w:lang w:eastAsia="en-PH"/>
                <w14:ligatures w14:val="none"/>
              </w:rPr>
              <w:t>Keyword Used</w:t>
            </w:r>
          </w:p>
        </w:tc>
        <w:tc>
          <w:tcPr>
            <w:tcW w:w="4680" w:type="dxa"/>
          </w:tcPr>
          <w:p w:rsidRPr="00B42A67" w:rsidR="001754EE" w:rsidP="001754EE" w:rsidRDefault="00140299" w14:paraId="4758118D" w14:textId="0896B415">
            <w:pPr>
              <w:numPr>
                <w:ilvl w:val="0"/>
                <w:numId w:val="0"/>
              </w:numPr>
              <w:spacing w:before="100" w:beforeAutospacing="1" w:after="100" w:afterAutospacing="1"/>
              <w:rPr>
                <w:rFonts w:eastAsia="Times New Roman" w:cs="Times New Roman"/>
                <w:kern w:val="0"/>
                <w:sz w:val="24"/>
                <w:szCs w:val="24"/>
                <w:lang w:eastAsia="en-PH"/>
                <w14:ligatures w14:val="none"/>
              </w:rPr>
            </w:pPr>
            <w:r w:rsidRPr="00B42A67">
              <w:rPr>
                <w:rFonts w:eastAsia="Times New Roman" w:cs="Times New Roman"/>
                <w:kern w:val="0"/>
                <w:sz w:val="24"/>
                <w:szCs w:val="24"/>
                <w:highlight w:val="darkGray"/>
                <w:lang w:eastAsia="en-PH"/>
                <w14:ligatures w14:val="none"/>
              </w:rPr>
              <w:t>extends</w:t>
            </w:r>
            <w:r w:rsidRPr="00B42A67">
              <w:rPr>
                <w:rFonts w:eastAsia="Times New Roman" w:cs="Times New Roman"/>
                <w:kern w:val="0"/>
                <w:sz w:val="24"/>
                <w:szCs w:val="24"/>
                <w:lang w:eastAsia="en-PH"/>
                <w14:ligatures w14:val="none"/>
              </w:rPr>
              <w:t xml:space="preserve"> for interface-to-interface, </w:t>
            </w:r>
            <w:r w:rsidRPr="00B42A67">
              <w:rPr>
                <w:rFonts w:eastAsia="Times New Roman" w:cs="Times New Roman"/>
                <w:kern w:val="0"/>
                <w:sz w:val="24"/>
                <w:szCs w:val="24"/>
                <w:highlight w:val="darkGray"/>
                <w:lang w:eastAsia="en-PH"/>
                <w14:ligatures w14:val="none"/>
              </w:rPr>
              <w:t>implements</w:t>
            </w:r>
            <w:r w:rsidRPr="00B42A67">
              <w:rPr>
                <w:rFonts w:eastAsia="Times New Roman" w:cs="Times New Roman"/>
                <w:kern w:val="0"/>
                <w:sz w:val="24"/>
                <w:szCs w:val="24"/>
                <w:lang w:eastAsia="en-PH"/>
                <w14:ligatures w14:val="none"/>
              </w:rPr>
              <w:t xml:space="preserve"> for class-to-interface</w:t>
            </w:r>
          </w:p>
        </w:tc>
      </w:tr>
      <w:tr w:rsidR="001754EE" w:rsidTr="001754EE" w14:paraId="0D510DB0" w14:textId="77777777">
        <w:tc>
          <w:tcPr>
            <w:tcW w:w="4680" w:type="dxa"/>
          </w:tcPr>
          <w:p w:rsidRPr="00B42A67" w:rsidR="001754EE" w:rsidP="001754EE" w:rsidRDefault="001754EE" w14:paraId="3BABE4D8" w14:textId="63B71050">
            <w:pPr>
              <w:numPr>
                <w:ilvl w:val="0"/>
                <w:numId w:val="0"/>
              </w:numPr>
              <w:spacing w:before="100" w:beforeAutospacing="1" w:after="100" w:afterAutospacing="1"/>
              <w:rPr>
                <w:rFonts w:eastAsia="Times New Roman" w:cs="Times New Roman"/>
                <w:kern w:val="0"/>
                <w:sz w:val="24"/>
                <w:szCs w:val="24"/>
                <w:lang w:eastAsia="en-PH"/>
                <w14:ligatures w14:val="none"/>
              </w:rPr>
            </w:pPr>
            <w:r w:rsidRPr="00B42A67">
              <w:rPr>
                <w:rFonts w:eastAsia="Times New Roman" w:cs="Times New Roman"/>
                <w:kern w:val="0"/>
                <w:sz w:val="24"/>
                <w:szCs w:val="24"/>
                <w:lang w:eastAsia="en-PH"/>
                <w14:ligatures w14:val="none"/>
              </w:rPr>
              <w:t>Purpose</w:t>
            </w:r>
          </w:p>
        </w:tc>
        <w:tc>
          <w:tcPr>
            <w:tcW w:w="4680" w:type="dxa"/>
          </w:tcPr>
          <w:p w:rsidRPr="00B42A67" w:rsidR="001754EE" w:rsidP="001754EE" w:rsidRDefault="00140299" w14:paraId="4C7706EA" w14:textId="3A9A42C2">
            <w:pPr>
              <w:numPr>
                <w:ilvl w:val="0"/>
                <w:numId w:val="0"/>
              </w:numPr>
              <w:spacing w:before="100" w:beforeAutospacing="1" w:after="100" w:afterAutospacing="1"/>
              <w:rPr>
                <w:rFonts w:eastAsia="Times New Roman" w:cs="Times New Roman"/>
                <w:kern w:val="0"/>
                <w:sz w:val="24"/>
                <w:szCs w:val="24"/>
                <w:lang w:eastAsia="en-PH"/>
                <w14:ligatures w14:val="none"/>
              </w:rPr>
            </w:pPr>
            <w:r w:rsidRPr="00B42A67">
              <w:rPr>
                <w:rFonts w:eastAsia="Times New Roman" w:cs="Times New Roman"/>
                <w:kern w:val="0"/>
                <w:sz w:val="24"/>
                <w:szCs w:val="24"/>
                <w:lang w:eastAsia="en-PH"/>
                <w14:ligatures w14:val="none"/>
              </w:rPr>
              <w:t>To inherit methods from one interface to another</w:t>
            </w:r>
          </w:p>
        </w:tc>
      </w:tr>
      <w:tr w:rsidR="001754EE" w:rsidTr="001754EE" w14:paraId="2F9C91A1" w14:textId="77777777">
        <w:tc>
          <w:tcPr>
            <w:tcW w:w="4680" w:type="dxa"/>
          </w:tcPr>
          <w:p w:rsidRPr="00B42A67" w:rsidR="001754EE" w:rsidP="001754EE" w:rsidRDefault="001754EE" w14:paraId="7986C1C5" w14:textId="639EA591">
            <w:pPr>
              <w:numPr>
                <w:ilvl w:val="0"/>
                <w:numId w:val="0"/>
              </w:numPr>
              <w:spacing w:before="100" w:beforeAutospacing="1" w:after="100" w:afterAutospacing="1"/>
              <w:rPr>
                <w:rFonts w:eastAsia="Times New Roman" w:cs="Times New Roman"/>
                <w:kern w:val="0"/>
                <w:sz w:val="24"/>
                <w:szCs w:val="24"/>
                <w:lang w:eastAsia="en-PH"/>
                <w14:ligatures w14:val="none"/>
              </w:rPr>
            </w:pPr>
            <w:r w:rsidRPr="00B42A67">
              <w:rPr>
                <w:rFonts w:eastAsia="Times New Roman" w:cs="Times New Roman"/>
                <w:kern w:val="0"/>
                <w:sz w:val="24"/>
                <w:szCs w:val="24"/>
                <w:lang w:eastAsia="en-PH"/>
                <w14:ligatures w14:val="none"/>
              </w:rPr>
              <w:t>Object Creation</w:t>
            </w:r>
          </w:p>
        </w:tc>
        <w:tc>
          <w:tcPr>
            <w:tcW w:w="4680" w:type="dxa"/>
          </w:tcPr>
          <w:p w:rsidRPr="00B42A67" w:rsidR="001754EE" w:rsidP="001754EE" w:rsidRDefault="00140299" w14:paraId="41C4A28B" w14:textId="096E616A">
            <w:pPr>
              <w:numPr>
                <w:ilvl w:val="0"/>
                <w:numId w:val="0"/>
              </w:numPr>
              <w:spacing w:before="100" w:beforeAutospacing="1" w:after="100" w:afterAutospacing="1"/>
              <w:rPr>
                <w:rFonts w:eastAsia="Times New Roman" w:cs="Times New Roman"/>
                <w:kern w:val="0"/>
                <w:sz w:val="24"/>
                <w:szCs w:val="24"/>
                <w:lang w:eastAsia="en-PH"/>
                <w14:ligatures w14:val="none"/>
              </w:rPr>
            </w:pPr>
            <w:r w:rsidRPr="00B42A67">
              <w:rPr>
                <w:rFonts w:eastAsia="Times New Roman" w:cs="Times New Roman"/>
                <w:kern w:val="0"/>
                <w:sz w:val="24"/>
                <w:szCs w:val="24"/>
                <w:lang w:eastAsia="en-PH"/>
                <w14:ligatures w14:val="none"/>
              </w:rPr>
              <w:t>You cannot create objects of an interface</w:t>
            </w:r>
          </w:p>
        </w:tc>
      </w:tr>
      <w:tr w:rsidR="001754EE" w:rsidTr="001754EE" w14:paraId="0E97EE6D" w14:textId="77777777">
        <w:tc>
          <w:tcPr>
            <w:tcW w:w="4680" w:type="dxa"/>
          </w:tcPr>
          <w:p w:rsidRPr="00B42A67" w:rsidR="001754EE" w:rsidP="001754EE" w:rsidRDefault="001754EE" w14:paraId="248B8CE1" w14:textId="3A57FDA3">
            <w:pPr>
              <w:numPr>
                <w:ilvl w:val="0"/>
                <w:numId w:val="0"/>
              </w:numPr>
              <w:spacing w:before="100" w:beforeAutospacing="1" w:after="100" w:afterAutospacing="1"/>
              <w:rPr>
                <w:rFonts w:eastAsia="Times New Roman" w:cs="Times New Roman"/>
                <w:kern w:val="0"/>
                <w:sz w:val="24"/>
                <w:szCs w:val="24"/>
                <w:lang w:eastAsia="en-PH"/>
                <w14:ligatures w14:val="none"/>
              </w:rPr>
            </w:pPr>
            <w:r w:rsidRPr="00B42A67">
              <w:rPr>
                <w:rFonts w:eastAsia="Times New Roman" w:cs="Times New Roman"/>
                <w:kern w:val="0"/>
                <w:sz w:val="24"/>
                <w:szCs w:val="24"/>
                <w:lang w:eastAsia="en-PH"/>
                <w14:ligatures w14:val="none"/>
              </w:rPr>
              <w:t>Multiple Interfaces</w:t>
            </w:r>
          </w:p>
        </w:tc>
        <w:tc>
          <w:tcPr>
            <w:tcW w:w="4680" w:type="dxa"/>
          </w:tcPr>
          <w:p w:rsidRPr="00B42A67" w:rsidR="001754EE" w:rsidP="001754EE" w:rsidRDefault="00B42A67" w14:paraId="18A860D8" w14:textId="034A9471">
            <w:pPr>
              <w:numPr>
                <w:ilvl w:val="0"/>
                <w:numId w:val="0"/>
              </w:numPr>
              <w:spacing w:before="100" w:beforeAutospacing="1" w:after="100" w:afterAutospacing="1"/>
              <w:rPr>
                <w:rFonts w:eastAsia="Times New Roman" w:cs="Times New Roman"/>
                <w:kern w:val="0"/>
                <w:sz w:val="24"/>
                <w:szCs w:val="24"/>
                <w:lang w:eastAsia="en-PH"/>
                <w14:ligatures w14:val="none"/>
              </w:rPr>
            </w:pPr>
            <w:r w:rsidRPr="00B42A67">
              <w:rPr>
                <w:rFonts w:eastAsia="Times New Roman" w:cs="Times New Roman"/>
                <w:kern w:val="0"/>
                <w:sz w:val="24"/>
                <w:szCs w:val="24"/>
                <w:lang w:eastAsia="en-PH"/>
                <w14:ligatures w14:val="none"/>
              </w:rPr>
              <w:t>A class can implement more than one interface</w:t>
            </w:r>
          </w:p>
        </w:tc>
      </w:tr>
      <w:tr w:rsidR="001754EE" w:rsidTr="001754EE" w14:paraId="7B9D4BF1" w14:textId="77777777">
        <w:tc>
          <w:tcPr>
            <w:tcW w:w="4680" w:type="dxa"/>
          </w:tcPr>
          <w:p w:rsidRPr="00B42A67" w:rsidR="001754EE" w:rsidP="001754EE" w:rsidRDefault="001754EE" w14:paraId="75A288A9" w14:textId="65694BA9">
            <w:pPr>
              <w:numPr>
                <w:ilvl w:val="0"/>
                <w:numId w:val="0"/>
              </w:numPr>
              <w:spacing w:before="100" w:beforeAutospacing="1" w:after="100" w:afterAutospacing="1"/>
              <w:rPr>
                <w:rFonts w:eastAsia="Times New Roman" w:cs="Times New Roman"/>
                <w:kern w:val="0"/>
                <w:sz w:val="24"/>
                <w:szCs w:val="24"/>
                <w:lang w:eastAsia="en-PH"/>
                <w14:ligatures w14:val="none"/>
              </w:rPr>
            </w:pPr>
            <w:r w:rsidRPr="00B42A67">
              <w:rPr>
                <w:rFonts w:eastAsia="Times New Roman" w:cs="Times New Roman"/>
                <w:kern w:val="0"/>
                <w:sz w:val="24"/>
                <w:szCs w:val="24"/>
                <w:lang w:eastAsia="en-PH"/>
                <w14:ligatures w14:val="none"/>
              </w:rPr>
              <w:t>Method Implementation</w:t>
            </w:r>
          </w:p>
        </w:tc>
        <w:tc>
          <w:tcPr>
            <w:tcW w:w="4680" w:type="dxa"/>
          </w:tcPr>
          <w:p w:rsidRPr="00B42A67" w:rsidR="001754EE" w:rsidP="001754EE" w:rsidRDefault="00B42A67" w14:paraId="7761BD04" w14:textId="417E191B">
            <w:pPr>
              <w:numPr>
                <w:ilvl w:val="0"/>
                <w:numId w:val="0"/>
              </w:numPr>
              <w:spacing w:before="100" w:beforeAutospacing="1" w:after="100" w:afterAutospacing="1"/>
              <w:rPr>
                <w:rFonts w:eastAsia="Times New Roman" w:cs="Times New Roman"/>
                <w:kern w:val="0"/>
                <w:sz w:val="24"/>
                <w:szCs w:val="24"/>
                <w:lang w:eastAsia="en-PH"/>
                <w14:ligatures w14:val="none"/>
              </w:rPr>
            </w:pPr>
            <w:r w:rsidRPr="00B42A67">
              <w:rPr>
                <w:rFonts w:eastAsia="Times New Roman" w:cs="Times New Roman"/>
                <w:kern w:val="0"/>
                <w:sz w:val="24"/>
                <w:szCs w:val="24"/>
                <w:lang w:eastAsia="en-PH"/>
                <w14:ligatures w14:val="none"/>
              </w:rPr>
              <w:t>The class must provide code for all inherited methods</w:t>
            </w:r>
          </w:p>
        </w:tc>
      </w:tr>
    </w:tbl>
    <w:p w:rsidR="00484C31" w:rsidP="00B42A67" w:rsidRDefault="008331A8" w14:paraId="3E18DAB0" w14:textId="38E0247B">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Tips:</w:t>
      </w:r>
    </w:p>
    <w:p w:rsidRPr="008331A8" w:rsidR="008331A8" w:rsidP="005E4004" w:rsidRDefault="008331A8" w14:paraId="00FCC6AE" w14:textId="27268FE7">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8331A8">
        <w:rPr>
          <w:rFonts w:eastAsia="Times New Roman" w:cs="Times New Roman"/>
          <w:kern w:val="0"/>
          <w:sz w:val="24"/>
          <w:szCs w:val="24"/>
          <w:lang w:eastAsia="en-PH"/>
          <w14:ligatures w14:val="none"/>
        </w:rPr>
        <w:t xml:space="preserve">Use </w:t>
      </w:r>
      <w:r w:rsidRPr="00B5653F">
        <w:rPr>
          <w:rFonts w:eastAsia="Times New Roman" w:cs="Courier New"/>
          <w:kern w:val="0"/>
          <w:sz w:val="20"/>
          <w:szCs w:val="20"/>
          <w:highlight w:val="darkGray"/>
          <w:lang w:eastAsia="en-PH"/>
          <w14:ligatures w14:val="none"/>
        </w:rPr>
        <w:t>extends</w:t>
      </w:r>
      <w:r w:rsidRPr="008331A8">
        <w:rPr>
          <w:rFonts w:eastAsia="Times New Roman" w:cs="Times New Roman"/>
          <w:kern w:val="0"/>
          <w:sz w:val="24"/>
          <w:szCs w:val="24"/>
          <w:lang w:eastAsia="en-PH"/>
          <w14:ligatures w14:val="none"/>
        </w:rPr>
        <w:t xml:space="preserve"> when one interface inherits another.</w:t>
      </w:r>
    </w:p>
    <w:p w:rsidRPr="008331A8" w:rsidR="008331A8" w:rsidP="005E4004" w:rsidRDefault="008331A8" w14:paraId="7C5EC47E" w14:textId="0D6B4585">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8331A8">
        <w:rPr>
          <w:rFonts w:eastAsia="Times New Roman" w:cs="Times New Roman"/>
          <w:kern w:val="0"/>
          <w:sz w:val="24"/>
          <w:szCs w:val="24"/>
          <w:lang w:eastAsia="en-PH"/>
          <w14:ligatures w14:val="none"/>
        </w:rPr>
        <w:t xml:space="preserve">Use </w:t>
      </w:r>
      <w:r w:rsidRPr="00B5653F">
        <w:rPr>
          <w:rFonts w:eastAsia="Times New Roman" w:cs="Courier New"/>
          <w:kern w:val="0"/>
          <w:sz w:val="20"/>
          <w:szCs w:val="20"/>
          <w:highlight w:val="darkGray"/>
          <w:lang w:eastAsia="en-PH"/>
          <w14:ligatures w14:val="none"/>
        </w:rPr>
        <w:t>implements</w:t>
      </w:r>
      <w:r w:rsidRPr="008331A8">
        <w:rPr>
          <w:rFonts w:eastAsia="Times New Roman" w:cs="Times New Roman"/>
          <w:kern w:val="0"/>
          <w:sz w:val="24"/>
          <w:szCs w:val="24"/>
          <w:lang w:eastAsia="en-PH"/>
          <w14:ligatures w14:val="none"/>
        </w:rPr>
        <w:t xml:space="preserve"> when a class uses an interface.</w:t>
      </w:r>
    </w:p>
    <w:p w:rsidRPr="008331A8" w:rsidR="008331A8" w:rsidP="005E4004" w:rsidRDefault="008331A8" w14:paraId="5AA51A52" w14:textId="6756C66C">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8331A8">
        <w:rPr>
          <w:rFonts w:eastAsia="Times New Roman" w:cs="Times New Roman"/>
          <w:kern w:val="0"/>
          <w:sz w:val="24"/>
          <w:szCs w:val="24"/>
          <w:lang w:eastAsia="en-PH"/>
          <w14:ligatures w14:val="none"/>
        </w:rPr>
        <w:t xml:space="preserve">A class can implement </w:t>
      </w:r>
      <w:r w:rsidRPr="008331A8">
        <w:rPr>
          <w:rFonts w:eastAsia="Times New Roman" w:cs="Times New Roman"/>
          <w:b/>
          <w:bCs/>
          <w:kern w:val="0"/>
          <w:sz w:val="24"/>
          <w:szCs w:val="24"/>
          <w:lang w:eastAsia="en-PH"/>
          <w14:ligatures w14:val="none"/>
        </w:rPr>
        <w:t>multiple interfaces</w:t>
      </w:r>
      <w:r w:rsidRPr="008331A8">
        <w:rPr>
          <w:rFonts w:eastAsia="Times New Roman" w:cs="Times New Roman"/>
          <w:kern w:val="0"/>
          <w:sz w:val="24"/>
          <w:szCs w:val="24"/>
          <w:lang w:eastAsia="en-PH"/>
          <w14:ligatures w14:val="none"/>
        </w:rPr>
        <w:t xml:space="preserve">, separated by commas (e.g., </w:t>
      </w:r>
      <w:r w:rsidRPr="00B5653F">
        <w:rPr>
          <w:rFonts w:eastAsia="Times New Roman" w:cs="Courier New"/>
          <w:kern w:val="0"/>
          <w:sz w:val="20"/>
          <w:szCs w:val="20"/>
          <w:highlight w:val="darkGray"/>
          <w:lang w:eastAsia="en-PH"/>
          <w14:ligatures w14:val="none"/>
        </w:rPr>
        <w:t>class Car implements Engine, Wheels</w:t>
      </w:r>
      <w:r w:rsidRPr="008331A8">
        <w:rPr>
          <w:rFonts w:eastAsia="Times New Roman" w:cs="Times New Roman"/>
          <w:kern w:val="0"/>
          <w:sz w:val="24"/>
          <w:szCs w:val="24"/>
          <w:lang w:eastAsia="en-PH"/>
          <w14:ligatures w14:val="none"/>
        </w:rPr>
        <w:t>).</w:t>
      </w:r>
    </w:p>
    <w:p w:rsidRPr="008331A8" w:rsidR="008331A8" w:rsidP="005E4004" w:rsidRDefault="008331A8" w14:paraId="0AEFAD9C" w14:textId="0707058A">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8331A8">
        <w:rPr>
          <w:rFonts w:eastAsia="Times New Roman" w:cs="Times New Roman"/>
          <w:kern w:val="0"/>
          <w:sz w:val="24"/>
          <w:szCs w:val="24"/>
          <w:lang w:eastAsia="en-PH"/>
          <w14:ligatures w14:val="none"/>
        </w:rPr>
        <w:t xml:space="preserve">All methods in interfaces are </w:t>
      </w:r>
      <w:r w:rsidRPr="008331A8">
        <w:rPr>
          <w:rFonts w:eastAsia="Times New Roman" w:cs="Times New Roman"/>
          <w:b/>
          <w:bCs/>
          <w:kern w:val="0"/>
          <w:sz w:val="24"/>
          <w:szCs w:val="24"/>
          <w:lang w:eastAsia="en-PH"/>
          <w14:ligatures w14:val="none"/>
        </w:rPr>
        <w:t>abstract</w:t>
      </w:r>
      <w:r w:rsidRPr="008331A8">
        <w:rPr>
          <w:rFonts w:eastAsia="Times New Roman" w:cs="Times New Roman"/>
          <w:kern w:val="0"/>
          <w:sz w:val="24"/>
          <w:szCs w:val="24"/>
          <w:lang w:eastAsia="en-PH"/>
          <w14:ligatures w14:val="none"/>
        </w:rPr>
        <w:t xml:space="preserve"> and </w:t>
      </w:r>
      <w:r w:rsidRPr="008331A8">
        <w:rPr>
          <w:rFonts w:eastAsia="Times New Roman" w:cs="Times New Roman"/>
          <w:b/>
          <w:bCs/>
          <w:kern w:val="0"/>
          <w:sz w:val="24"/>
          <w:szCs w:val="24"/>
          <w:lang w:eastAsia="en-PH"/>
          <w14:ligatures w14:val="none"/>
        </w:rPr>
        <w:t>public</w:t>
      </w:r>
      <w:r w:rsidRPr="008331A8">
        <w:rPr>
          <w:rFonts w:eastAsia="Times New Roman" w:cs="Times New Roman"/>
          <w:kern w:val="0"/>
          <w:sz w:val="24"/>
          <w:szCs w:val="24"/>
          <w:lang w:eastAsia="en-PH"/>
          <w14:ligatures w14:val="none"/>
        </w:rPr>
        <w:t xml:space="preserve"> by default.</w:t>
      </w:r>
    </w:p>
    <w:p w:rsidRPr="008331A8" w:rsidR="008331A8" w:rsidP="005E4004" w:rsidRDefault="008331A8" w14:paraId="27E3E9C7" w14:textId="336C2C9E">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8331A8">
        <w:rPr>
          <w:rFonts w:eastAsia="Times New Roman" w:cs="Times New Roman"/>
          <w:kern w:val="0"/>
          <w:sz w:val="24"/>
          <w:szCs w:val="24"/>
          <w:lang w:eastAsia="en-PH"/>
          <w14:ligatures w14:val="none"/>
        </w:rPr>
        <w:t>Interface inheritance helps when designing programs with shared or related actions.</w:t>
      </w:r>
    </w:p>
    <w:p w:rsidR="00484C31" w:rsidP="00B5653F" w:rsidRDefault="00763B28" w14:paraId="0D3B4D1D" w14:textId="00372DE0">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Video Link: </w:t>
      </w:r>
      <w:hyperlink w:history="1" r:id="rId42">
        <w:r w:rsidRPr="00FF62EB">
          <w:rPr>
            <w:rStyle w:val="Hyperlink"/>
            <w:rFonts w:eastAsia="Times New Roman" w:cs="Times New Roman"/>
            <w:b/>
            <w:bCs/>
            <w:kern w:val="0"/>
            <w:sz w:val="24"/>
            <w:szCs w:val="24"/>
            <w:lang w:eastAsia="en-PH"/>
            <w14:ligatures w14:val="none"/>
          </w:rPr>
          <w:t>https://youtu.be/mSjAJn4hUqg?si=5wnh711NDnwzJQY-</w:t>
        </w:r>
      </w:hyperlink>
      <w:r>
        <w:rPr>
          <w:rFonts w:eastAsia="Times New Roman" w:cs="Times New Roman"/>
          <w:b/>
          <w:bCs/>
          <w:kern w:val="0"/>
          <w:sz w:val="24"/>
          <w:szCs w:val="24"/>
          <w:lang w:eastAsia="en-PH"/>
          <w14:ligatures w14:val="none"/>
        </w:rPr>
        <w:t xml:space="preserve"> </w:t>
      </w:r>
    </w:p>
    <w:p w:rsidR="00E30C99" w:rsidP="00E30C99" w:rsidRDefault="006F1566" w14:paraId="50CAB3AF" w14:textId="77777777">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 Character and String Manipulation Methods</w:t>
      </w:r>
    </w:p>
    <w:p w:rsidRPr="00B92CAF" w:rsidR="00B92CAF" w:rsidP="00E30C99" w:rsidRDefault="00E30C99" w14:paraId="05B36375" w14:textId="7F9F96CA">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Pr>
          <w:rFonts w:eastAsia="Times New Roman" w:cs="Times New Roman"/>
          <w:kern w:val="0"/>
          <w:sz w:val="24"/>
          <w:szCs w:val="24"/>
          <w:lang w:eastAsia="en-PH"/>
          <w14:ligatures w14:val="none"/>
        </w:rPr>
        <w:t xml:space="preserve">- </w:t>
      </w:r>
      <w:r w:rsidRPr="00B92CAF" w:rsidR="00B92CAF">
        <w:rPr>
          <w:rFonts w:eastAsia="Times New Roman" w:cs="Times New Roman"/>
          <w:kern w:val="0"/>
          <w:sz w:val="24"/>
          <w:szCs w:val="24"/>
          <w:lang w:eastAsia="en-PH"/>
          <w14:ligatures w14:val="none"/>
        </w:rPr>
        <w:t xml:space="preserve">In Java, </w:t>
      </w:r>
      <w:r w:rsidRPr="00B92CAF" w:rsidR="00B92CAF">
        <w:rPr>
          <w:rFonts w:eastAsia="Times New Roman" w:cs="Times New Roman"/>
          <w:b/>
          <w:bCs/>
          <w:kern w:val="0"/>
          <w:sz w:val="24"/>
          <w:szCs w:val="24"/>
          <w:lang w:eastAsia="en-PH"/>
          <w14:ligatures w14:val="none"/>
        </w:rPr>
        <w:t>character and string manipulation</w:t>
      </w:r>
      <w:r w:rsidRPr="00B92CAF" w:rsidR="00B92CAF">
        <w:rPr>
          <w:rFonts w:eastAsia="Times New Roman" w:cs="Times New Roman"/>
          <w:kern w:val="0"/>
          <w:sz w:val="24"/>
          <w:szCs w:val="24"/>
          <w:lang w:eastAsia="en-PH"/>
          <w14:ligatures w14:val="none"/>
        </w:rPr>
        <w:t xml:space="preserve"> means performing different operations to </w:t>
      </w:r>
      <w:r w:rsidRPr="00B92CAF" w:rsidR="00B92CAF">
        <w:rPr>
          <w:rFonts w:eastAsia="Times New Roman" w:cs="Times New Roman"/>
          <w:b/>
          <w:bCs/>
          <w:kern w:val="0"/>
          <w:sz w:val="24"/>
          <w:szCs w:val="24"/>
          <w:lang w:eastAsia="en-PH"/>
          <w14:ligatures w14:val="none"/>
        </w:rPr>
        <w:t>analyze, change, or handle text</w:t>
      </w:r>
      <w:r w:rsidRPr="00B92CAF" w:rsidR="00B92CAF">
        <w:rPr>
          <w:rFonts w:eastAsia="Times New Roman" w:cs="Times New Roman"/>
          <w:kern w:val="0"/>
          <w:sz w:val="24"/>
          <w:szCs w:val="24"/>
          <w:lang w:eastAsia="en-PH"/>
          <w14:ligatures w14:val="none"/>
        </w:rPr>
        <w:t>.</w:t>
      </w:r>
      <w:r>
        <w:rPr>
          <w:rFonts w:eastAsia="Times New Roman" w:cs="Times New Roman"/>
          <w:kern w:val="0"/>
          <w:sz w:val="24"/>
          <w:szCs w:val="24"/>
          <w:lang w:eastAsia="en-PH"/>
          <w14:ligatures w14:val="none"/>
        </w:rPr>
        <w:t xml:space="preserve"> </w:t>
      </w:r>
      <w:r w:rsidRPr="00B92CAF" w:rsidR="00B92CAF">
        <w:rPr>
          <w:rFonts w:eastAsia="Times New Roman" w:cs="Times New Roman"/>
          <w:kern w:val="0"/>
          <w:sz w:val="24"/>
          <w:szCs w:val="24"/>
          <w:lang w:eastAsia="en-PH"/>
          <w14:ligatures w14:val="none"/>
        </w:rPr>
        <w:t xml:space="preserve">A </w:t>
      </w:r>
      <w:r w:rsidRPr="00B92CAF" w:rsidR="00B92CAF">
        <w:rPr>
          <w:rFonts w:eastAsia="Times New Roman" w:cs="Times New Roman"/>
          <w:b/>
          <w:bCs/>
          <w:kern w:val="0"/>
          <w:sz w:val="24"/>
          <w:szCs w:val="24"/>
          <w:lang w:eastAsia="en-PH"/>
          <w14:ligatures w14:val="none"/>
        </w:rPr>
        <w:t>character</w:t>
      </w:r>
      <w:r w:rsidRPr="00B92CAF" w:rsidR="00B92CAF">
        <w:rPr>
          <w:rFonts w:eastAsia="Times New Roman" w:cs="Times New Roman"/>
          <w:kern w:val="0"/>
          <w:sz w:val="24"/>
          <w:szCs w:val="24"/>
          <w:lang w:eastAsia="en-PH"/>
          <w14:ligatures w14:val="none"/>
        </w:rPr>
        <w:t xml:space="preserve"> represents a single symbol (like ‘A’, ‘b’, or ‘9’), while a </w:t>
      </w:r>
      <w:r w:rsidRPr="00B92CAF" w:rsidR="00B92CAF">
        <w:rPr>
          <w:rFonts w:eastAsia="Times New Roman" w:cs="Times New Roman"/>
          <w:b/>
          <w:bCs/>
          <w:kern w:val="0"/>
          <w:sz w:val="24"/>
          <w:szCs w:val="24"/>
          <w:lang w:eastAsia="en-PH"/>
          <w14:ligatures w14:val="none"/>
        </w:rPr>
        <w:t>string</w:t>
      </w:r>
      <w:r w:rsidRPr="00B92CAF" w:rsidR="00B92CAF">
        <w:rPr>
          <w:rFonts w:eastAsia="Times New Roman" w:cs="Times New Roman"/>
          <w:kern w:val="0"/>
          <w:sz w:val="24"/>
          <w:szCs w:val="24"/>
          <w:lang w:eastAsia="en-PH"/>
          <w14:ligatures w14:val="none"/>
        </w:rPr>
        <w:t xml:space="preserve"> is a group of characters (like “Hello” or “Java”).</w:t>
      </w:r>
      <w:r>
        <w:rPr>
          <w:rFonts w:eastAsia="Times New Roman" w:cs="Times New Roman"/>
          <w:kern w:val="0"/>
          <w:sz w:val="24"/>
          <w:szCs w:val="24"/>
          <w:lang w:eastAsia="en-PH"/>
          <w14:ligatures w14:val="none"/>
        </w:rPr>
        <w:t xml:space="preserve"> </w:t>
      </w:r>
      <w:r w:rsidRPr="00B92CAF" w:rsidR="00B92CAF">
        <w:rPr>
          <w:rFonts w:eastAsia="Times New Roman" w:cs="Times New Roman"/>
          <w:kern w:val="0"/>
          <w:sz w:val="24"/>
          <w:szCs w:val="24"/>
          <w:lang w:eastAsia="en-PH"/>
          <w14:ligatures w14:val="none"/>
        </w:rPr>
        <w:t xml:space="preserve">Java provides many </w:t>
      </w:r>
      <w:r w:rsidRPr="00B92CAF" w:rsidR="00B92CAF">
        <w:rPr>
          <w:rFonts w:eastAsia="Times New Roman" w:cs="Times New Roman"/>
          <w:b/>
          <w:bCs/>
          <w:kern w:val="0"/>
          <w:sz w:val="24"/>
          <w:szCs w:val="24"/>
          <w:lang w:eastAsia="en-PH"/>
          <w14:ligatures w14:val="none"/>
        </w:rPr>
        <w:t>built-in methods</w:t>
      </w:r>
      <w:r w:rsidRPr="00B92CAF" w:rsidR="00B92CAF">
        <w:rPr>
          <w:rFonts w:eastAsia="Times New Roman" w:cs="Times New Roman"/>
          <w:kern w:val="0"/>
          <w:sz w:val="24"/>
          <w:szCs w:val="24"/>
          <w:lang w:eastAsia="en-PH"/>
          <w14:ligatures w14:val="none"/>
        </w:rPr>
        <w:t xml:space="preserve"> to work with both characters (</w:t>
      </w:r>
      <w:r w:rsidRPr="00B92CAF" w:rsidR="00B92CAF">
        <w:rPr>
          <w:rFonts w:eastAsia="Times New Roman" w:cs="Courier New"/>
          <w:kern w:val="0"/>
          <w:sz w:val="20"/>
          <w:szCs w:val="20"/>
          <w:highlight w:val="darkGray"/>
          <w:lang w:eastAsia="en-PH"/>
          <w14:ligatures w14:val="none"/>
        </w:rPr>
        <w:t>char</w:t>
      </w:r>
      <w:r w:rsidRPr="00B92CAF" w:rsidR="00B92CAF">
        <w:rPr>
          <w:rFonts w:eastAsia="Times New Roman" w:cs="Times New Roman"/>
          <w:kern w:val="0"/>
          <w:sz w:val="24"/>
          <w:szCs w:val="24"/>
          <w:lang w:eastAsia="en-PH"/>
          <w14:ligatures w14:val="none"/>
        </w:rPr>
        <w:t>) and strings (</w:t>
      </w:r>
      <w:r w:rsidRPr="00B92CAF" w:rsidR="00B92CAF">
        <w:rPr>
          <w:rFonts w:eastAsia="Times New Roman" w:cs="Courier New"/>
          <w:kern w:val="0"/>
          <w:sz w:val="20"/>
          <w:szCs w:val="20"/>
          <w:highlight w:val="darkGray"/>
          <w:lang w:eastAsia="en-PH"/>
          <w14:ligatures w14:val="none"/>
        </w:rPr>
        <w:t>String</w:t>
      </w:r>
      <w:r w:rsidRPr="00B92CAF" w:rsidR="00B92CAF">
        <w:rPr>
          <w:rFonts w:eastAsia="Times New Roman" w:cs="Times New Roman"/>
          <w:kern w:val="0"/>
          <w:sz w:val="24"/>
          <w:szCs w:val="24"/>
          <w:lang w:eastAsia="en-PH"/>
          <w14:ligatures w14:val="none"/>
        </w:rPr>
        <w:t>).</w:t>
      </w:r>
      <w:r>
        <w:rPr>
          <w:rFonts w:eastAsia="Times New Roman" w:cs="Times New Roman"/>
          <w:kern w:val="0"/>
          <w:sz w:val="24"/>
          <w:szCs w:val="24"/>
          <w:lang w:eastAsia="en-PH"/>
          <w14:ligatures w14:val="none"/>
        </w:rPr>
        <w:t xml:space="preserve"> </w:t>
      </w:r>
      <w:r w:rsidRPr="00B92CAF" w:rsidR="00B92CAF">
        <w:rPr>
          <w:rFonts w:eastAsia="Times New Roman" w:cs="Times New Roman"/>
          <w:kern w:val="0"/>
          <w:sz w:val="24"/>
          <w:szCs w:val="24"/>
          <w:lang w:eastAsia="en-PH"/>
          <w14:ligatures w14:val="none"/>
        </w:rPr>
        <w:t>These methods make it easy to count letters, change cases, compare words, or extract parts of text.</w:t>
      </w:r>
      <w:r>
        <w:rPr>
          <w:rFonts w:eastAsia="Times New Roman" w:cs="Times New Roman"/>
          <w:kern w:val="0"/>
          <w:sz w:val="24"/>
          <w:szCs w:val="24"/>
          <w:lang w:eastAsia="en-PH"/>
          <w14:ligatures w14:val="none"/>
        </w:rPr>
        <w:t xml:space="preserve"> </w:t>
      </w:r>
      <w:r w:rsidRPr="00B92CAF" w:rsidR="00B92CAF">
        <w:rPr>
          <w:rFonts w:eastAsia="Times New Roman" w:cs="Times New Roman"/>
          <w:kern w:val="0"/>
          <w:sz w:val="24"/>
          <w:szCs w:val="24"/>
          <w:lang w:eastAsia="en-PH"/>
          <w14:ligatures w14:val="none"/>
        </w:rPr>
        <w:t>Understanding these methods helps you manage and process text effectively in any program.</w:t>
      </w:r>
    </w:p>
    <w:p w:rsidR="00B92CAF" w:rsidP="00B92CAF" w:rsidRDefault="00B92CAF" w14:paraId="2680534C"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003126BA" w:rsidP="005E4004" w:rsidRDefault="00194BC6" w14:paraId="3F157015" w14:textId="49E32896">
      <w:pPr>
        <w:pStyle w:val="ListParagraph"/>
        <w:numPr>
          <w:ilvl w:val="0"/>
          <w:numId w:val="75"/>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Definition and Concept</w:t>
      </w:r>
    </w:p>
    <w:p w:rsidRPr="00194BC6" w:rsidR="00194BC6" w:rsidP="00194BC6" w:rsidRDefault="00194BC6" w14:paraId="41E200A4"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194BC6">
        <w:rPr>
          <w:rFonts w:eastAsia="Times New Roman" w:cs="Times New Roman"/>
          <w:kern w:val="0"/>
          <w:sz w:val="24"/>
          <w:szCs w:val="24"/>
          <w:lang w:eastAsia="en-PH"/>
          <w14:ligatures w14:val="none"/>
        </w:rPr>
        <w:t xml:space="preserve">Character manipulation involves using methods from the </w:t>
      </w:r>
      <w:r w:rsidRPr="00A0080F">
        <w:rPr>
          <w:rFonts w:eastAsia="Times New Roman" w:cs="Times New Roman"/>
          <w:kern w:val="0"/>
          <w:sz w:val="24"/>
          <w:szCs w:val="24"/>
          <w:highlight w:val="darkGray"/>
          <w:lang w:eastAsia="en-PH"/>
          <w14:ligatures w14:val="none"/>
        </w:rPr>
        <w:t>Character</w:t>
      </w:r>
      <w:r w:rsidRPr="00194BC6">
        <w:rPr>
          <w:rFonts w:eastAsia="Times New Roman" w:cs="Times New Roman"/>
          <w:kern w:val="0"/>
          <w:sz w:val="24"/>
          <w:szCs w:val="24"/>
          <w:lang w:eastAsia="en-PH"/>
          <w14:ligatures w14:val="none"/>
        </w:rPr>
        <w:t xml:space="preserve"> class to check or convert characters (like uppercase, lowercase, digit, or letter).</w:t>
      </w:r>
    </w:p>
    <w:p w:rsidRPr="00194BC6" w:rsidR="00194BC6" w:rsidP="00194BC6" w:rsidRDefault="00194BC6" w14:paraId="752F2CC8"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194BC6">
        <w:rPr>
          <w:rFonts w:eastAsia="Times New Roman" w:cs="Times New Roman"/>
          <w:kern w:val="0"/>
          <w:sz w:val="24"/>
          <w:szCs w:val="24"/>
          <w:lang w:eastAsia="en-PH"/>
          <w14:ligatures w14:val="none"/>
        </w:rPr>
        <w:t xml:space="preserve">String manipulation, on the other hand, uses methods from the </w:t>
      </w:r>
      <w:r w:rsidRPr="00A0080F">
        <w:rPr>
          <w:rFonts w:eastAsia="Times New Roman" w:cs="Times New Roman"/>
          <w:kern w:val="0"/>
          <w:sz w:val="24"/>
          <w:szCs w:val="24"/>
          <w:highlight w:val="darkGray"/>
          <w:lang w:eastAsia="en-PH"/>
          <w14:ligatures w14:val="none"/>
        </w:rPr>
        <w:t>String</w:t>
      </w:r>
      <w:r w:rsidRPr="00194BC6">
        <w:rPr>
          <w:rFonts w:eastAsia="Times New Roman" w:cs="Times New Roman"/>
          <w:kern w:val="0"/>
          <w:sz w:val="24"/>
          <w:szCs w:val="24"/>
          <w:lang w:eastAsia="en-PH"/>
          <w14:ligatures w14:val="none"/>
        </w:rPr>
        <w:t xml:space="preserve"> class to handle words or sentences.</w:t>
      </w:r>
    </w:p>
    <w:p w:rsidRPr="00194BC6" w:rsidR="00194BC6" w:rsidP="00194BC6" w:rsidRDefault="00194BC6" w14:paraId="1B7B03D6"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194BC6">
        <w:rPr>
          <w:rFonts w:eastAsia="Times New Roman" w:cs="Times New Roman"/>
          <w:kern w:val="0"/>
          <w:sz w:val="24"/>
          <w:szCs w:val="24"/>
          <w:lang w:eastAsia="en-PH"/>
          <w14:ligatures w14:val="none"/>
        </w:rPr>
        <w:t>With these methods, programmers can search, compare, replace, and split strings in simple ways.</w:t>
      </w:r>
    </w:p>
    <w:p w:rsidRPr="00194BC6" w:rsidR="00194BC6" w:rsidP="00194BC6" w:rsidRDefault="00194BC6" w14:paraId="2AAA2C41"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194BC6">
        <w:rPr>
          <w:rFonts w:eastAsia="Times New Roman" w:cs="Times New Roman"/>
          <w:kern w:val="0"/>
          <w:sz w:val="24"/>
          <w:szCs w:val="24"/>
          <w:lang w:eastAsia="en-PH"/>
          <w14:ligatures w14:val="none"/>
        </w:rPr>
        <w:t>These tools are essential when working with user input, text files, or displaying messages.</w:t>
      </w:r>
    </w:p>
    <w:p w:rsidR="00194BC6" w:rsidP="00194BC6" w:rsidRDefault="00194BC6" w14:paraId="4831F90E" w14:textId="41DBDC96">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194BC6">
        <w:rPr>
          <w:rFonts w:eastAsia="Times New Roman" w:cs="Times New Roman"/>
          <w:kern w:val="0"/>
          <w:sz w:val="24"/>
          <w:szCs w:val="24"/>
          <w:lang w:eastAsia="en-PH"/>
          <w14:ligatures w14:val="none"/>
        </w:rPr>
        <w:t>In short, they make text processing faster and more convenient.</w:t>
      </w:r>
    </w:p>
    <w:p w:rsidR="00A0080F" w:rsidP="00A0080F" w:rsidRDefault="00A0080F" w14:paraId="5A542A90" w14:textId="71BE5466">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A0080F">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A0080F">
        <w:rPr>
          <w:rFonts w:eastAsia="Times New Roman" w:cs="Times New Roman"/>
          <w:kern w:val="0"/>
          <w:sz w:val="24"/>
          <w:szCs w:val="24"/>
          <w:lang w:eastAsia="en-PH"/>
          <w14:ligatures w14:val="none"/>
        </w:rPr>
        <w:t>String manipulation allows a program to modify or check parts of text quickly and easily.</w:t>
      </w:r>
    </w:p>
    <w:p w:rsidRPr="00A0080F" w:rsidR="00A0080F" w:rsidP="00A0080F" w:rsidRDefault="00A0080F" w14:paraId="6B857B6D" w14:textId="1EF8B3CE">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sidRPr="00A0080F">
        <w:rPr>
          <w:rFonts w:eastAsia="Times New Roman" w:cs="Times New Roman"/>
          <w:b/>
          <w:bCs/>
          <w:kern w:val="0"/>
          <w:sz w:val="24"/>
          <w:szCs w:val="24"/>
          <w:lang w:eastAsia="en-PH"/>
          <w14:ligatures w14:val="none"/>
        </w:rPr>
        <w:t>Sample code:</w:t>
      </w:r>
    </w:p>
    <w:p w:rsidRPr="00A0080F" w:rsidR="00A0080F" w:rsidP="00A0080F" w:rsidRDefault="00A0080F" w14:paraId="6C5D9BED"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0080F">
        <w:rPr>
          <w:rFonts w:eastAsia="Times New Roman" w:cs="Times New Roman"/>
          <w:kern w:val="0"/>
          <w:sz w:val="24"/>
          <w:szCs w:val="24"/>
          <w:highlight w:val="darkGray"/>
          <w:lang w:eastAsia="en-PH"/>
          <w14:ligatures w14:val="none"/>
        </w:rPr>
        <w:t xml:space="preserve">public class </w:t>
      </w:r>
      <w:proofErr w:type="spellStart"/>
      <w:r w:rsidRPr="00A0080F">
        <w:rPr>
          <w:rFonts w:eastAsia="Times New Roman" w:cs="Times New Roman"/>
          <w:kern w:val="0"/>
          <w:sz w:val="24"/>
          <w:szCs w:val="24"/>
          <w:highlight w:val="darkGray"/>
          <w:lang w:eastAsia="en-PH"/>
          <w14:ligatures w14:val="none"/>
        </w:rPr>
        <w:t>CharExample</w:t>
      </w:r>
      <w:proofErr w:type="spellEnd"/>
      <w:r w:rsidRPr="00A0080F">
        <w:rPr>
          <w:rFonts w:eastAsia="Times New Roman" w:cs="Times New Roman"/>
          <w:kern w:val="0"/>
          <w:sz w:val="24"/>
          <w:szCs w:val="24"/>
          <w:highlight w:val="darkGray"/>
          <w:lang w:eastAsia="en-PH"/>
          <w14:ligatures w14:val="none"/>
        </w:rPr>
        <w:t xml:space="preserve"> {</w:t>
      </w:r>
    </w:p>
    <w:p w:rsidRPr="00A0080F" w:rsidR="00A0080F" w:rsidP="00A0080F" w:rsidRDefault="00A0080F" w14:paraId="5E33C703"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0080F">
        <w:rPr>
          <w:rFonts w:eastAsia="Times New Roman" w:cs="Times New Roman"/>
          <w:kern w:val="0"/>
          <w:sz w:val="24"/>
          <w:szCs w:val="24"/>
          <w:highlight w:val="darkGray"/>
          <w:lang w:eastAsia="en-PH"/>
          <w14:ligatures w14:val="none"/>
        </w:rPr>
        <w:t xml:space="preserve">    public static void </w:t>
      </w:r>
      <w:proofErr w:type="gramStart"/>
      <w:r w:rsidRPr="00A0080F">
        <w:rPr>
          <w:rFonts w:eastAsia="Times New Roman" w:cs="Times New Roman"/>
          <w:kern w:val="0"/>
          <w:sz w:val="24"/>
          <w:szCs w:val="24"/>
          <w:highlight w:val="darkGray"/>
          <w:lang w:eastAsia="en-PH"/>
          <w14:ligatures w14:val="none"/>
        </w:rPr>
        <w:t>main(String[</w:t>
      </w:r>
      <w:proofErr w:type="gramEnd"/>
      <w:r w:rsidRPr="00A0080F">
        <w:rPr>
          <w:rFonts w:eastAsia="Times New Roman" w:cs="Times New Roman"/>
          <w:kern w:val="0"/>
          <w:sz w:val="24"/>
          <w:szCs w:val="24"/>
          <w:highlight w:val="darkGray"/>
          <w:lang w:eastAsia="en-PH"/>
          <w14:ligatures w14:val="none"/>
        </w:rPr>
        <w:t xml:space="preserve">] </w:t>
      </w:r>
      <w:proofErr w:type="spellStart"/>
      <w:r w:rsidRPr="00A0080F">
        <w:rPr>
          <w:rFonts w:eastAsia="Times New Roman" w:cs="Times New Roman"/>
          <w:kern w:val="0"/>
          <w:sz w:val="24"/>
          <w:szCs w:val="24"/>
          <w:highlight w:val="darkGray"/>
          <w:lang w:eastAsia="en-PH"/>
          <w14:ligatures w14:val="none"/>
        </w:rPr>
        <w:t>args</w:t>
      </w:r>
      <w:proofErr w:type="spellEnd"/>
      <w:r w:rsidRPr="00A0080F">
        <w:rPr>
          <w:rFonts w:eastAsia="Times New Roman" w:cs="Times New Roman"/>
          <w:kern w:val="0"/>
          <w:sz w:val="24"/>
          <w:szCs w:val="24"/>
          <w:highlight w:val="darkGray"/>
          <w:lang w:eastAsia="en-PH"/>
          <w14:ligatures w14:val="none"/>
        </w:rPr>
        <w:t>) {</w:t>
      </w:r>
    </w:p>
    <w:p w:rsidRPr="00A0080F" w:rsidR="00A0080F" w:rsidP="00A0080F" w:rsidRDefault="00A0080F" w14:paraId="036697EF"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0080F">
        <w:rPr>
          <w:rFonts w:eastAsia="Times New Roman" w:cs="Times New Roman"/>
          <w:kern w:val="0"/>
          <w:sz w:val="24"/>
          <w:szCs w:val="24"/>
          <w:highlight w:val="darkGray"/>
          <w:lang w:eastAsia="en-PH"/>
          <w14:ligatures w14:val="none"/>
        </w:rPr>
        <w:t xml:space="preserve">        char letter = 'A</w:t>
      </w:r>
      <w:proofErr w:type="gramStart"/>
      <w:r w:rsidRPr="00A0080F">
        <w:rPr>
          <w:rFonts w:eastAsia="Times New Roman" w:cs="Times New Roman"/>
          <w:kern w:val="0"/>
          <w:sz w:val="24"/>
          <w:szCs w:val="24"/>
          <w:highlight w:val="darkGray"/>
          <w:lang w:eastAsia="en-PH"/>
          <w14:ligatures w14:val="none"/>
        </w:rPr>
        <w:t>';</w:t>
      </w:r>
      <w:proofErr w:type="gramEnd"/>
    </w:p>
    <w:p w:rsidRPr="00A0080F" w:rsidR="00A0080F" w:rsidP="00A0080F" w:rsidRDefault="00A0080F" w14:paraId="11DF5723"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0080F">
        <w:rPr>
          <w:rFonts w:eastAsia="Times New Roman" w:cs="Times New Roman"/>
          <w:kern w:val="0"/>
          <w:sz w:val="24"/>
          <w:szCs w:val="24"/>
          <w:highlight w:val="darkGray"/>
          <w:lang w:eastAsia="en-PH"/>
          <w14:ligatures w14:val="none"/>
        </w:rPr>
        <w:t xml:space="preserve">        char number = '5</w:t>
      </w:r>
      <w:proofErr w:type="gramStart"/>
      <w:r w:rsidRPr="00A0080F">
        <w:rPr>
          <w:rFonts w:eastAsia="Times New Roman" w:cs="Times New Roman"/>
          <w:kern w:val="0"/>
          <w:sz w:val="24"/>
          <w:szCs w:val="24"/>
          <w:highlight w:val="darkGray"/>
          <w:lang w:eastAsia="en-PH"/>
          <w14:ligatures w14:val="none"/>
        </w:rPr>
        <w:t>';</w:t>
      </w:r>
      <w:proofErr w:type="gramEnd"/>
    </w:p>
    <w:p w:rsidRPr="00A0080F" w:rsidR="00A0080F" w:rsidP="00A0080F" w:rsidRDefault="00A0080F" w14:paraId="401E8CBE"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A0080F" w:rsidR="00A0080F" w:rsidP="00A0080F" w:rsidRDefault="00A0080F" w14:paraId="6F0A233F"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0080F">
        <w:rPr>
          <w:rFonts w:eastAsia="Times New Roman" w:cs="Times New Roman"/>
          <w:kern w:val="0"/>
          <w:sz w:val="24"/>
          <w:szCs w:val="24"/>
          <w:highlight w:val="darkGray"/>
          <w:lang w:eastAsia="en-PH"/>
          <w14:ligatures w14:val="none"/>
        </w:rPr>
        <w:t xml:space="preserve">        </w:t>
      </w:r>
      <w:proofErr w:type="spellStart"/>
      <w:r w:rsidRPr="00A0080F">
        <w:rPr>
          <w:rFonts w:eastAsia="Times New Roman" w:cs="Times New Roman"/>
          <w:kern w:val="0"/>
          <w:sz w:val="24"/>
          <w:szCs w:val="24"/>
          <w:highlight w:val="darkGray"/>
          <w:lang w:eastAsia="en-PH"/>
          <w14:ligatures w14:val="none"/>
        </w:rPr>
        <w:t>System.out.println</w:t>
      </w:r>
      <w:proofErr w:type="spellEnd"/>
      <w:r w:rsidRPr="00A0080F">
        <w:rPr>
          <w:rFonts w:eastAsia="Times New Roman" w:cs="Times New Roman"/>
          <w:kern w:val="0"/>
          <w:sz w:val="24"/>
          <w:szCs w:val="24"/>
          <w:highlight w:val="darkGray"/>
          <w:lang w:eastAsia="en-PH"/>
          <w14:ligatures w14:val="none"/>
        </w:rPr>
        <w:t>(</w:t>
      </w:r>
      <w:proofErr w:type="spellStart"/>
      <w:r w:rsidRPr="00A0080F">
        <w:rPr>
          <w:rFonts w:eastAsia="Times New Roman" w:cs="Times New Roman"/>
          <w:kern w:val="0"/>
          <w:sz w:val="24"/>
          <w:szCs w:val="24"/>
          <w:highlight w:val="darkGray"/>
          <w:lang w:eastAsia="en-PH"/>
          <w14:ligatures w14:val="none"/>
        </w:rPr>
        <w:t>Character.isLetter</w:t>
      </w:r>
      <w:proofErr w:type="spellEnd"/>
      <w:r w:rsidRPr="00A0080F">
        <w:rPr>
          <w:rFonts w:eastAsia="Times New Roman" w:cs="Times New Roman"/>
          <w:kern w:val="0"/>
          <w:sz w:val="24"/>
          <w:szCs w:val="24"/>
          <w:highlight w:val="darkGray"/>
          <w:lang w:eastAsia="en-PH"/>
          <w14:ligatures w14:val="none"/>
        </w:rPr>
        <w:t>(letter)</w:t>
      </w:r>
      <w:proofErr w:type="gramStart"/>
      <w:r w:rsidRPr="00A0080F">
        <w:rPr>
          <w:rFonts w:eastAsia="Times New Roman" w:cs="Times New Roman"/>
          <w:kern w:val="0"/>
          <w:sz w:val="24"/>
          <w:szCs w:val="24"/>
          <w:highlight w:val="darkGray"/>
          <w:lang w:eastAsia="en-PH"/>
          <w14:ligatures w14:val="none"/>
        </w:rPr>
        <w:t>);  /</w:t>
      </w:r>
      <w:proofErr w:type="gramEnd"/>
      <w:r w:rsidRPr="00A0080F">
        <w:rPr>
          <w:rFonts w:eastAsia="Times New Roman" w:cs="Times New Roman"/>
          <w:kern w:val="0"/>
          <w:sz w:val="24"/>
          <w:szCs w:val="24"/>
          <w:highlight w:val="darkGray"/>
          <w:lang w:eastAsia="en-PH"/>
          <w14:ligatures w14:val="none"/>
        </w:rPr>
        <w:t>/ Checks if it's a letter</w:t>
      </w:r>
    </w:p>
    <w:p w:rsidRPr="00A0080F" w:rsidR="00A0080F" w:rsidP="00A0080F" w:rsidRDefault="00A0080F" w14:paraId="72F71A0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0080F">
        <w:rPr>
          <w:rFonts w:eastAsia="Times New Roman" w:cs="Times New Roman"/>
          <w:kern w:val="0"/>
          <w:sz w:val="24"/>
          <w:szCs w:val="24"/>
          <w:highlight w:val="darkGray"/>
          <w:lang w:eastAsia="en-PH"/>
          <w14:ligatures w14:val="none"/>
        </w:rPr>
        <w:t xml:space="preserve">        </w:t>
      </w:r>
      <w:proofErr w:type="spellStart"/>
      <w:r w:rsidRPr="00A0080F">
        <w:rPr>
          <w:rFonts w:eastAsia="Times New Roman" w:cs="Times New Roman"/>
          <w:kern w:val="0"/>
          <w:sz w:val="24"/>
          <w:szCs w:val="24"/>
          <w:highlight w:val="darkGray"/>
          <w:lang w:eastAsia="en-PH"/>
          <w14:ligatures w14:val="none"/>
        </w:rPr>
        <w:t>System.out.println</w:t>
      </w:r>
      <w:proofErr w:type="spellEnd"/>
      <w:r w:rsidRPr="00A0080F">
        <w:rPr>
          <w:rFonts w:eastAsia="Times New Roman" w:cs="Times New Roman"/>
          <w:kern w:val="0"/>
          <w:sz w:val="24"/>
          <w:szCs w:val="24"/>
          <w:highlight w:val="darkGray"/>
          <w:lang w:eastAsia="en-PH"/>
          <w14:ligatures w14:val="none"/>
        </w:rPr>
        <w:t>(</w:t>
      </w:r>
      <w:proofErr w:type="spellStart"/>
      <w:r w:rsidRPr="00A0080F">
        <w:rPr>
          <w:rFonts w:eastAsia="Times New Roman" w:cs="Times New Roman"/>
          <w:kern w:val="0"/>
          <w:sz w:val="24"/>
          <w:szCs w:val="24"/>
          <w:highlight w:val="darkGray"/>
          <w:lang w:eastAsia="en-PH"/>
          <w14:ligatures w14:val="none"/>
        </w:rPr>
        <w:t>Character.isDigit</w:t>
      </w:r>
      <w:proofErr w:type="spellEnd"/>
      <w:r w:rsidRPr="00A0080F">
        <w:rPr>
          <w:rFonts w:eastAsia="Times New Roman" w:cs="Times New Roman"/>
          <w:kern w:val="0"/>
          <w:sz w:val="24"/>
          <w:szCs w:val="24"/>
          <w:highlight w:val="darkGray"/>
          <w:lang w:eastAsia="en-PH"/>
          <w14:ligatures w14:val="none"/>
        </w:rPr>
        <w:t>(number)</w:t>
      </w:r>
      <w:proofErr w:type="gramStart"/>
      <w:r w:rsidRPr="00A0080F">
        <w:rPr>
          <w:rFonts w:eastAsia="Times New Roman" w:cs="Times New Roman"/>
          <w:kern w:val="0"/>
          <w:sz w:val="24"/>
          <w:szCs w:val="24"/>
          <w:highlight w:val="darkGray"/>
          <w:lang w:eastAsia="en-PH"/>
          <w14:ligatures w14:val="none"/>
        </w:rPr>
        <w:t xml:space="preserve">);   </w:t>
      </w:r>
      <w:proofErr w:type="gramEnd"/>
      <w:r w:rsidRPr="00A0080F">
        <w:rPr>
          <w:rFonts w:eastAsia="Times New Roman" w:cs="Times New Roman"/>
          <w:kern w:val="0"/>
          <w:sz w:val="24"/>
          <w:szCs w:val="24"/>
          <w:highlight w:val="darkGray"/>
          <w:lang w:eastAsia="en-PH"/>
          <w14:ligatures w14:val="none"/>
        </w:rPr>
        <w:t>// Checks if it's a digit</w:t>
      </w:r>
    </w:p>
    <w:p w:rsidRPr="00A0080F" w:rsidR="00A0080F" w:rsidP="00A0080F" w:rsidRDefault="00A0080F" w14:paraId="0CAD646B"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0080F">
        <w:rPr>
          <w:rFonts w:eastAsia="Times New Roman" w:cs="Times New Roman"/>
          <w:kern w:val="0"/>
          <w:sz w:val="24"/>
          <w:szCs w:val="24"/>
          <w:highlight w:val="darkGray"/>
          <w:lang w:eastAsia="en-PH"/>
          <w14:ligatures w14:val="none"/>
        </w:rPr>
        <w:t xml:space="preserve">        </w:t>
      </w:r>
      <w:proofErr w:type="spellStart"/>
      <w:r w:rsidRPr="00A0080F">
        <w:rPr>
          <w:rFonts w:eastAsia="Times New Roman" w:cs="Times New Roman"/>
          <w:kern w:val="0"/>
          <w:sz w:val="24"/>
          <w:szCs w:val="24"/>
          <w:highlight w:val="darkGray"/>
          <w:lang w:eastAsia="en-PH"/>
          <w14:ligatures w14:val="none"/>
        </w:rPr>
        <w:t>System.out.println</w:t>
      </w:r>
      <w:proofErr w:type="spellEnd"/>
      <w:r w:rsidRPr="00A0080F">
        <w:rPr>
          <w:rFonts w:eastAsia="Times New Roman" w:cs="Times New Roman"/>
          <w:kern w:val="0"/>
          <w:sz w:val="24"/>
          <w:szCs w:val="24"/>
          <w:highlight w:val="darkGray"/>
          <w:lang w:eastAsia="en-PH"/>
          <w14:ligatures w14:val="none"/>
        </w:rPr>
        <w:t>(</w:t>
      </w:r>
      <w:proofErr w:type="spellStart"/>
      <w:r w:rsidRPr="00A0080F">
        <w:rPr>
          <w:rFonts w:eastAsia="Times New Roman" w:cs="Times New Roman"/>
          <w:kern w:val="0"/>
          <w:sz w:val="24"/>
          <w:szCs w:val="24"/>
          <w:highlight w:val="darkGray"/>
          <w:lang w:eastAsia="en-PH"/>
          <w14:ligatures w14:val="none"/>
        </w:rPr>
        <w:t>Character.toLowerCase</w:t>
      </w:r>
      <w:proofErr w:type="spellEnd"/>
      <w:r w:rsidRPr="00A0080F">
        <w:rPr>
          <w:rFonts w:eastAsia="Times New Roman" w:cs="Times New Roman"/>
          <w:kern w:val="0"/>
          <w:sz w:val="24"/>
          <w:szCs w:val="24"/>
          <w:highlight w:val="darkGray"/>
          <w:lang w:eastAsia="en-PH"/>
          <w14:ligatures w14:val="none"/>
        </w:rPr>
        <w:t>(letter)); // Converts to lowercase</w:t>
      </w:r>
    </w:p>
    <w:p w:rsidRPr="00A0080F" w:rsidR="00A0080F" w:rsidP="00A0080F" w:rsidRDefault="00A0080F" w14:paraId="72F21E6E"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0080F">
        <w:rPr>
          <w:rFonts w:eastAsia="Times New Roman" w:cs="Times New Roman"/>
          <w:kern w:val="0"/>
          <w:sz w:val="24"/>
          <w:szCs w:val="24"/>
          <w:highlight w:val="darkGray"/>
          <w:lang w:eastAsia="en-PH"/>
          <w14:ligatures w14:val="none"/>
        </w:rPr>
        <w:t xml:space="preserve">    }</w:t>
      </w:r>
    </w:p>
    <w:p w:rsidR="00A0080F" w:rsidP="00A0080F" w:rsidRDefault="00A0080F" w14:paraId="6C57BFFB" w14:textId="4D865FB1">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A0080F">
        <w:rPr>
          <w:rFonts w:eastAsia="Times New Roman" w:cs="Times New Roman"/>
          <w:kern w:val="0"/>
          <w:sz w:val="24"/>
          <w:szCs w:val="24"/>
          <w:highlight w:val="darkGray"/>
          <w:lang w:eastAsia="en-PH"/>
          <w14:ligatures w14:val="none"/>
        </w:rPr>
        <w:t>}</w:t>
      </w:r>
    </w:p>
    <w:p w:rsidRPr="00A0080F" w:rsidR="00A0080F" w:rsidP="00A0080F" w:rsidRDefault="00A0080F" w14:paraId="3399E22F" w14:textId="6F3DB116">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sidRPr="00A0080F">
        <w:rPr>
          <w:rFonts w:eastAsia="Times New Roman" w:cs="Times New Roman"/>
          <w:b/>
          <w:bCs/>
          <w:kern w:val="0"/>
          <w:sz w:val="24"/>
          <w:szCs w:val="24"/>
          <w:lang w:eastAsia="en-PH"/>
          <w14:ligatures w14:val="none"/>
        </w:rPr>
        <w:t>Output:</w:t>
      </w:r>
    </w:p>
    <w:p w:rsidRPr="00A0080F" w:rsidR="00A0080F" w:rsidP="00A0080F" w:rsidRDefault="00A0080F" w14:paraId="1F75A8FE"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0080F">
        <w:rPr>
          <w:rFonts w:eastAsia="Times New Roman" w:cs="Times New Roman"/>
          <w:kern w:val="0"/>
          <w:sz w:val="24"/>
          <w:szCs w:val="24"/>
          <w:highlight w:val="darkGray"/>
          <w:lang w:eastAsia="en-PH"/>
          <w14:ligatures w14:val="none"/>
        </w:rPr>
        <w:t>true</w:t>
      </w:r>
    </w:p>
    <w:p w:rsidRPr="00A0080F" w:rsidR="00A0080F" w:rsidP="00A0080F" w:rsidRDefault="00A0080F" w14:paraId="7FE0C86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A0080F">
        <w:rPr>
          <w:rFonts w:eastAsia="Times New Roman" w:cs="Times New Roman"/>
          <w:kern w:val="0"/>
          <w:sz w:val="24"/>
          <w:szCs w:val="24"/>
          <w:highlight w:val="darkGray"/>
          <w:lang w:eastAsia="en-PH"/>
          <w14:ligatures w14:val="none"/>
        </w:rPr>
        <w:t>true</w:t>
      </w:r>
    </w:p>
    <w:p w:rsidR="00A0080F" w:rsidP="00A0080F" w:rsidRDefault="00A0080F" w14:paraId="4BB2D85D" w14:textId="6D73FC3D">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A0080F">
        <w:rPr>
          <w:rFonts w:eastAsia="Times New Roman" w:cs="Times New Roman"/>
          <w:kern w:val="0"/>
          <w:sz w:val="24"/>
          <w:szCs w:val="24"/>
          <w:highlight w:val="darkGray"/>
          <w:lang w:eastAsia="en-PH"/>
          <w14:ligatures w14:val="none"/>
        </w:rPr>
        <w:t>a</w:t>
      </w:r>
    </w:p>
    <w:p w:rsidR="00B23469" w:rsidP="00B23469" w:rsidRDefault="00A0080F" w14:paraId="36A8DC89" w14:textId="777777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Explanation: </w:t>
      </w:r>
    </w:p>
    <w:p w:rsidRPr="00B23469" w:rsidR="00B23469" w:rsidP="00B23469" w:rsidRDefault="00B23469" w14:paraId="7016CBFC"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B23469">
        <w:rPr>
          <w:rFonts w:eastAsia="Times New Roman" w:cs="Times New Roman"/>
          <w:kern w:val="0"/>
          <w:sz w:val="24"/>
          <w:szCs w:val="24"/>
          <w:lang w:eastAsia="en-PH"/>
          <w14:ligatures w14:val="none"/>
        </w:rPr>
        <w:t xml:space="preserve">The </w:t>
      </w:r>
      <w:r w:rsidRPr="00A8669D">
        <w:rPr>
          <w:rFonts w:eastAsia="Times New Roman" w:cs="Courier New"/>
          <w:kern w:val="0"/>
          <w:sz w:val="20"/>
          <w:szCs w:val="20"/>
          <w:highlight w:val="darkGray"/>
          <w:lang w:eastAsia="en-PH"/>
          <w14:ligatures w14:val="none"/>
        </w:rPr>
        <w:t>Character</w:t>
      </w:r>
      <w:r w:rsidRPr="00B23469">
        <w:rPr>
          <w:rFonts w:eastAsia="Times New Roman" w:cs="Times New Roman"/>
          <w:kern w:val="0"/>
          <w:sz w:val="24"/>
          <w:szCs w:val="24"/>
          <w:lang w:eastAsia="en-PH"/>
          <w14:ligatures w14:val="none"/>
        </w:rPr>
        <w:t xml:space="preserve"> class helps check and convert single characters.</w:t>
      </w:r>
    </w:p>
    <w:p w:rsidRPr="00B23469" w:rsidR="00B23469" w:rsidP="00B23469" w:rsidRDefault="00B23469" w14:paraId="5D888807"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proofErr w:type="spellStart"/>
      <w:proofErr w:type="gramStart"/>
      <w:r w:rsidRPr="00A8669D">
        <w:rPr>
          <w:rFonts w:eastAsia="Times New Roman" w:cs="Courier New"/>
          <w:kern w:val="0"/>
          <w:sz w:val="20"/>
          <w:szCs w:val="20"/>
          <w:highlight w:val="darkGray"/>
          <w:lang w:eastAsia="en-PH"/>
          <w14:ligatures w14:val="none"/>
        </w:rPr>
        <w:t>isLetter</w:t>
      </w:r>
      <w:proofErr w:type="spellEnd"/>
      <w:r w:rsidRPr="00A8669D">
        <w:rPr>
          <w:rFonts w:eastAsia="Times New Roman" w:cs="Courier New"/>
          <w:kern w:val="0"/>
          <w:sz w:val="20"/>
          <w:szCs w:val="20"/>
          <w:highlight w:val="darkGray"/>
          <w:lang w:eastAsia="en-PH"/>
          <w14:ligatures w14:val="none"/>
        </w:rPr>
        <w:t>(</w:t>
      </w:r>
      <w:proofErr w:type="gramEnd"/>
      <w:r w:rsidRPr="00A8669D">
        <w:rPr>
          <w:rFonts w:eastAsia="Times New Roman" w:cs="Courier New"/>
          <w:kern w:val="0"/>
          <w:sz w:val="20"/>
          <w:szCs w:val="20"/>
          <w:highlight w:val="darkGray"/>
          <w:lang w:eastAsia="en-PH"/>
          <w14:ligatures w14:val="none"/>
        </w:rPr>
        <w:t>)</w:t>
      </w:r>
      <w:r w:rsidRPr="00B23469">
        <w:rPr>
          <w:rFonts w:eastAsia="Times New Roman" w:cs="Times New Roman"/>
          <w:kern w:val="0"/>
          <w:sz w:val="24"/>
          <w:szCs w:val="24"/>
          <w:lang w:eastAsia="en-PH"/>
          <w14:ligatures w14:val="none"/>
        </w:rPr>
        <w:t xml:space="preserve"> returns true because ‘A’ is a letter.</w:t>
      </w:r>
    </w:p>
    <w:p w:rsidRPr="00B23469" w:rsidR="00B23469" w:rsidP="00B23469" w:rsidRDefault="00B23469" w14:paraId="27884A2D"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proofErr w:type="spellStart"/>
      <w:proofErr w:type="gramStart"/>
      <w:r w:rsidRPr="00A8669D">
        <w:rPr>
          <w:rFonts w:eastAsia="Times New Roman" w:cs="Courier New"/>
          <w:kern w:val="0"/>
          <w:sz w:val="20"/>
          <w:szCs w:val="20"/>
          <w:highlight w:val="darkGray"/>
          <w:lang w:eastAsia="en-PH"/>
          <w14:ligatures w14:val="none"/>
        </w:rPr>
        <w:t>isDigit</w:t>
      </w:r>
      <w:proofErr w:type="spellEnd"/>
      <w:r w:rsidRPr="00A8669D">
        <w:rPr>
          <w:rFonts w:eastAsia="Times New Roman" w:cs="Courier New"/>
          <w:kern w:val="0"/>
          <w:sz w:val="20"/>
          <w:szCs w:val="20"/>
          <w:highlight w:val="darkGray"/>
          <w:lang w:eastAsia="en-PH"/>
          <w14:ligatures w14:val="none"/>
        </w:rPr>
        <w:t>(</w:t>
      </w:r>
      <w:proofErr w:type="gramEnd"/>
      <w:r w:rsidRPr="00A8669D">
        <w:rPr>
          <w:rFonts w:eastAsia="Times New Roman" w:cs="Courier New"/>
          <w:kern w:val="0"/>
          <w:sz w:val="20"/>
          <w:szCs w:val="20"/>
          <w:highlight w:val="darkGray"/>
          <w:lang w:eastAsia="en-PH"/>
          <w14:ligatures w14:val="none"/>
        </w:rPr>
        <w:t>)</w:t>
      </w:r>
      <w:r w:rsidRPr="00B23469">
        <w:rPr>
          <w:rFonts w:eastAsia="Times New Roman" w:cs="Times New Roman"/>
          <w:kern w:val="0"/>
          <w:sz w:val="24"/>
          <w:szCs w:val="24"/>
          <w:lang w:eastAsia="en-PH"/>
          <w14:ligatures w14:val="none"/>
        </w:rPr>
        <w:t xml:space="preserve"> returns true because ‘5’ is a number.</w:t>
      </w:r>
    </w:p>
    <w:p w:rsidR="00B23469" w:rsidP="00B23469" w:rsidRDefault="00B23469" w14:paraId="3B27105F" w14:textId="378FED1D">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proofErr w:type="spellStart"/>
      <w:proofErr w:type="gramStart"/>
      <w:r w:rsidRPr="00A8669D">
        <w:rPr>
          <w:rFonts w:eastAsia="Times New Roman" w:cs="Courier New"/>
          <w:kern w:val="0"/>
          <w:sz w:val="20"/>
          <w:szCs w:val="20"/>
          <w:highlight w:val="darkGray"/>
          <w:lang w:eastAsia="en-PH"/>
          <w14:ligatures w14:val="none"/>
        </w:rPr>
        <w:t>toLowerCase</w:t>
      </w:r>
      <w:proofErr w:type="spellEnd"/>
      <w:r w:rsidRPr="00A8669D">
        <w:rPr>
          <w:rFonts w:eastAsia="Times New Roman" w:cs="Courier New"/>
          <w:kern w:val="0"/>
          <w:sz w:val="20"/>
          <w:szCs w:val="20"/>
          <w:highlight w:val="darkGray"/>
          <w:lang w:eastAsia="en-PH"/>
          <w14:ligatures w14:val="none"/>
        </w:rPr>
        <w:t>(</w:t>
      </w:r>
      <w:proofErr w:type="gramEnd"/>
      <w:r w:rsidRPr="00A8669D">
        <w:rPr>
          <w:rFonts w:eastAsia="Times New Roman" w:cs="Courier New"/>
          <w:kern w:val="0"/>
          <w:sz w:val="20"/>
          <w:szCs w:val="20"/>
          <w:highlight w:val="darkGray"/>
          <w:lang w:eastAsia="en-PH"/>
          <w14:ligatures w14:val="none"/>
        </w:rPr>
        <w:t>)</w:t>
      </w:r>
      <w:r w:rsidRPr="00B23469">
        <w:rPr>
          <w:rFonts w:eastAsia="Times New Roman" w:cs="Times New Roman"/>
          <w:kern w:val="0"/>
          <w:sz w:val="24"/>
          <w:szCs w:val="24"/>
          <w:lang w:eastAsia="en-PH"/>
          <w14:ligatures w14:val="none"/>
        </w:rPr>
        <w:t xml:space="preserve"> converts an uppercase letter into lowercase.</w:t>
      </w:r>
    </w:p>
    <w:p w:rsidR="00A8669D" w:rsidP="00A8669D" w:rsidRDefault="00A8669D" w14:paraId="375F831C"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D72391" w:rsidR="00A8669D" w:rsidP="00A8669D" w:rsidRDefault="00D72391" w14:paraId="067C4ED9" w14:textId="64252122">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D72391">
        <w:rPr>
          <w:rFonts w:eastAsia="Times New Roman" w:cs="Times New Roman"/>
          <w:b/>
          <w:bCs/>
          <w:kern w:val="0"/>
          <w:sz w:val="24"/>
          <w:szCs w:val="24"/>
          <w:lang w:eastAsia="en-PH"/>
          <w14:ligatures w14:val="none"/>
        </w:rPr>
        <w:t>String Manipulation Example:</w:t>
      </w:r>
    </w:p>
    <w:p w:rsidRPr="00D72391" w:rsidR="00D72391" w:rsidP="00D72391" w:rsidRDefault="00D72391" w14:paraId="3AABEB9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 xml:space="preserve">public class </w:t>
      </w:r>
      <w:proofErr w:type="spellStart"/>
      <w:r w:rsidRPr="00D72391">
        <w:rPr>
          <w:rFonts w:eastAsia="Times New Roman" w:cs="Times New Roman"/>
          <w:kern w:val="0"/>
          <w:sz w:val="24"/>
          <w:szCs w:val="24"/>
          <w:highlight w:val="darkGray"/>
          <w:lang w:eastAsia="en-PH"/>
          <w14:ligatures w14:val="none"/>
        </w:rPr>
        <w:t>StringExample</w:t>
      </w:r>
      <w:proofErr w:type="spellEnd"/>
      <w:r w:rsidRPr="00D72391">
        <w:rPr>
          <w:rFonts w:eastAsia="Times New Roman" w:cs="Times New Roman"/>
          <w:kern w:val="0"/>
          <w:sz w:val="24"/>
          <w:szCs w:val="24"/>
          <w:highlight w:val="darkGray"/>
          <w:lang w:eastAsia="en-PH"/>
          <w14:ligatures w14:val="none"/>
        </w:rPr>
        <w:t xml:space="preserve"> {</w:t>
      </w:r>
    </w:p>
    <w:p w:rsidRPr="00D72391" w:rsidR="00D72391" w:rsidP="00D72391" w:rsidRDefault="00D72391" w14:paraId="707A5F2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 xml:space="preserve">    public static void </w:t>
      </w:r>
      <w:proofErr w:type="gramStart"/>
      <w:r w:rsidRPr="00D72391">
        <w:rPr>
          <w:rFonts w:eastAsia="Times New Roman" w:cs="Times New Roman"/>
          <w:kern w:val="0"/>
          <w:sz w:val="24"/>
          <w:szCs w:val="24"/>
          <w:highlight w:val="darkGray"/>
          <w:lang w:eastAsia="en-PH"/>
          <w14:ligatures w14:val="none"/>
        </w:rPr>
        <w:t>main(String[</w:t>
      </w:r>
      <w:proofErr w:type="gramEnd"/>
      <w:r w:rsidRPr="00D72391">
        <w:rPr>
          <w:rFonts w:eastAsia="Times New Roman" w:cs="Times New Roman"/>
          <w:kern w:val="0"/>
          <w:sz w:val="24"/>
          <w:szCs w:val="24"/>
          <w:highlight w:val="darkGray"/>
          <w:lang w:eastAsia="en-PH"/>
          <w14:ligatures w14:val="none"/>
        </w:rPr>
        <w:t xml:space="preserve">] </w:t>
      </w:r>
      <w:proofErr w:type="spellStart"/>
      <w:r w:rsidRPr="00D72391">
        <w:rPr>
          <w:rFonts w:eastAsia="Times New Roman" w:cs="Times New Roman"/>
          <w:kern w:val="0"/>
          <w:sz w:val="24"/>
          <w:szCs w:val="24"/>
          <w:highlight w:val="darkGray"/>
          <w:lang w:eastAsia="en-PH"/>
          <w14:ligatures w14:val="none"/>
        </w:rPr>
        <w:t>args</w:t>
      </w:r>
      <w:proofErr w:type="spellEnd"/>
      <w:r w:rsidRPr="00D72391">
        <w:rPr>
          <w:rFonts w:eastAsia="Times New Roman" w:cs="Times New Roman"/>
          <w:kern w:val="0"/>
          <w:sz w:val="24"/>
          <w:szCs w:val="24"/>
          <w:highlight w:val="darkGray"/>
          <w:lang w:eastAsia="en-PH"/>
          <w14:ligatures w14:val="none"/>
        </w:rPr>
        <w:t>) {</w:t>
      </w:r>
    </w:p>
    <w:p w:rsidRPr="00D72391" w:rsidR="00D72391" w:rsidP="00D72391" w:rsidRDefault="00D72391" w14:paraId="21A0CD0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 xml:space="preserve">        String word = "Hello Java</w:t>
      </w:r>
      <w:proofErr w:type="gramStart"/>
      <w:r w:rsidRPr="00D72391">
        <w:rPr>
          <w:rFonts w:eastAsia="Times New Roman" w:cs="Times New Roman"/>
          <w:kern w:val="0"/>
          <w:sz w:val="24"/>
          <w:szCs w:val="24"/>
          <w:highlight w:val="darkGray"/>
          <w:lang w:eastAsia="en-PH"/>
          <w14:ligatures w14:val="none"/>
        </w:rPr>
        <w:t>";</w:t>
      </w:r>
      <w:proofErr w:type="gramEnd"/>
    </w:p>
    <w:p w:rsidRPr="00D72391" w:rsidR="00D72391" w:rsidP="00D72391" w:rsidRDefault="00D72391" w14:paraId="30E592F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D72391" w:rsidR="00D72391" w:rsidP="00D72391" w:rsidRDefault="00D72391" w14:paraId="7244651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 xml:space="preserve">        </w:t>
      </w:r>
      <w:proofErr w:type="spellStart"/>
      <w:r w:rsidRPr="00D72391">
        <w:rPr>
          <w:rFonts w:eastAsia="Times New Roman" w:cs="Times New Roman"/>
          <w:kern w:val="0"/>
          <w:sz w:val="24"/>
          <w:szCs w:val="24"/>
          <w:highlight w:val="darkGray"/>
          <w:lang w:eastAsia="en-PH"/>
          <w14:ligatures w14:val="none"/>
        </w:rPr>
        <w:t>System.out.println</w:t>
      </w:r>
      <w:proofErr w:type="spellEnd"/>
      <w:r w:rsidRPr="00D72391">
        <w:rPr>
          <w:rFonts w:eastAsia="Times New Roman" w:cs="Times New Roman"/>
          <w:kern w:val="0"/>
          <w:sz w:val="24"/>
          <w:szCs w:val="24"/>
          <w:highlight w:val="darkGray"/>
          <w:lang w:eastAsia="en-PH"/>
          <w14:ligatures w14:val="none"/>
        </w:rPr>
        <w:t>(</w:t>
      </w:r>
      <w:proofErr w:type="spellStart"/>
      <w:proofErr w:type="gramStart"/>
      <w:r w:rsidRPr="00D72391">
        <w:rPr>
          <w:rFonts w:eastAsia="Times New Roman" w:cs="Times New Roman"/>
          <w:kern w:val="0"/>
          <w:sz w:val="24"/>
          <w:szCs w:val="24"/>
          <w:highlight w:val="darkGray"/>
          <w:lang w:eastAsia="en-PH"/>
          <w14:ligatures w14:val="none"/>
        </w:rPr>
        <w:t>word.length</w:t>
      </w:r>
      <w:proofErr w:type="spellEnd"/>
      <w:proofErr w:type="gramEnd"/>
      <w:r w:rsidRPr="00D72391">
        <w:rPr>
          <w:rFonts w:eastAsia="Times New Roman" w:cs="Times New Roman"/>
          <w:kern w:val="0"/>
          <w:sz w:val="24"/>
          <w:szCs w:val="24"/>
          <w:highlight w:val="darkGray"/>
          <w:lang w:eastAsia="en-PH"/>
          <w14:ligatures w14:val="none"/>
        </w:rPr>
        <w:t>()</w:t>
      </w:r>
      <w:proofErr w:type="gramStart"/>
      <w:r w:rsidRPr="00D72391">
        <w:rPr>
          <w:rFonts w:eastAsia="Times New Roman" w:cs="Times New Roman"/>
          <w:kern w:val="0"/>
          <w:sz w:val="24"/>
          <w:szCs w:val="24"/>
          <w:highlight w:val="darkGray"/>
          <w:lang w:eastAsia="en-PH"/>
          <w14:ligatures w14:val="none"/>
        </w:rPr>
        <w:t xml:space="preserve">);   </w:t>
      </w:r>
      <w:proofErr w:type="gramEnd"/>
      <w:r w:rsidRPr="00D72391">
        <w:rPr>
          <w:rFonts w:eastAsia="Times New Roman" w:cs="Times New Roman"/>
          <w:kern w:val="0"/>
          <w:sz w:val="24"/>
          <w:szCs w:val="24"/>
          <w:highlight w:val="darkGray"/>
          <w:lang w:eastAsia="en-PH"/>
          <w14:ligatures w14:val="none"/>
        </w:rPr>
        <w:t xml:space="preserve">      // Counts the number of characters</w:t>
      </w:r>
    </w:p>
    <w:p w:rsidRPr="00D72391" w:rsidR="00D72391" w:rsidP="00D72391" w:rsidRDefault="00D72391" w14:paraId="44E6651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 xml:space="preserve">        </w:t>
      </w:r>
      <w:proofErr w:type="spellStart"/>
      <w:r w:rsidRPr="00D72391">
        <w:rPr>
          <w:rFonts w:eastAsia="Times New Roman" w:cs="Times New Roman"/>
          <w:kern w:val="0"/>
          <w:sz w:val="24"/>
          <w:szCs w:val="24"/>
          <w:highlight w:val="darkGray"/>
          <w:lang w:eastAsia="en-PH"/>
          <w14:ligatures w14:val="none"/>
        </w:rPr>
        <w:t>System.out.println</w:t>
      </w:r>
      <w:proofErr w:type="spellEnd"/>
      <w:r w:rsidRPr="00D72391">
        <w:rPr>
          <w:rFonts w:eastAsia="Times New Roman" w:cs="Times New Roman"/>
          <w:kern w:val="0"/>
          <w:sz w:val="24"/>
          <w:szCs w:val="24"/>
          <w:highlight w:val="darkGray"/>
          <w:lang w:eastAsia="en-PH"/>
          <w14:ligatures w14:val="none"/>
        </w:rPr>
        <w:t>(</w:t>
      </w:r>
      <w:proofErr w:type="spellStart"/>
      <w:proofErr w:type="gramStart"/>
      <w:r w:rsidRPr="00D72391">
        <w:rPr>
          <w:rFonts w:eastAsia="Times New Roman" w:cs="Times New Roman"/>
          <w:kern w:val="0"/>
          <w:sz w:val="24"/>
          <w:szCs w:val="24"/>
          <w:highlight w:val="darkGray"/>
          <w:lang w:eastAsia="en-PH"/>
          <w14:ligatures w14:val="none"/>
        </w:rPr>
        <w:t>word.toUpperCase</w:t>
      </w:r>
      <w:proofErr w:type="spellEnd"/>
      <w:proofErr w:type="gramEnd"/>
      <w:r w:rsidRPr="00D72391">
        <w:rPr>
          <w:rFonts w:eastAsia="Times New Roman" w:cs="Times New Roman"/>
          <w:kern w:val="0"/>
          <w:sz w:val="24"/>
          <w:szCs w:val="24"/>
          <w:highlight w:val="darkGray"/>
          <w:lang w:eastAsia="en-PH"/>
          <w14:ligatures w14:val="none"/>
        </w:rPr>
        <w:t>()</w:t>
      </w:r>
      <w:proofErr w:type="gramStart"/>
      <w:r w:rsidRPr="00D72391">
        <w:rPr>
          <w:rFonts w:eastAsia="Times New Roman" w:cs="Times New Roman"/>
          <w:kern w:val="0"/>
          <w:sz w:val="24"/>
          <w:szCs w:val="24"/>
          <w:highlight w:val="darkGray"/>
          <w:lang w:eastAsia="en-PH"/>
          <w14:ligatures w14:val="none"/>
        </w:rPr>
        <w:t xml:space="preserve">);   </w:t>
      </w:r>
      <w:proofErr w:type="gramEnd"/>
      <w:r w:rsidRPr="00D72391">
        <w:rPr>
          <w:rFonts w:eastAsia="Times New Roman" w:cs="Times New Roman"/>
          <w:kern w:val="0"/>
          <w:sz w:val="24"/>
          <w:szCs w:val="24"/>
          <w:highlight w:val="darkGray"/>
          <w:lang w:eastAsia="en-PH"/>
          <w14:ligatures w14:val="none"/>
        </w:rPr>
        <w:t xml:space="preserve"> // Converts to uppercase</w:t>
      </w:r>
    </w:p>
    <w:p w:rsidRPr="00D72391" w:rsidR="00D72391" w:rsidP="00D72391" w:rsidRDefault="00D72391" w14:paraId="55C0FF7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 xml:space="preserve">        </w:t>
      </w:r>
      <w:proofErr w:type="spellStart"/>
      <w:r w:rsidRPr="00D72391">
        <w:rPr>
          <w:rFonts w:eastAsia="Times New Roman" w:cs="Times New Roman"/>
          <w:kern w:val="0"/>
          <w:sz w:val="24"/>
          <w:szCs w:val="24"/>
          <w:highlight w:val="darkGray"/>
          <w:lang w:eastAsia="en-PH"/>
          <w14:ligatures w14:val="none"/>
        </w:rPr>
        <w:t>System.out.println</w:t>
      </w:r>
      <w:proofErr w:type="spellEnd"/>
      <w:r w:rsidRPr="00D72391">
        <w:rPr>
          <w:rFonts w:eastAsia="Times New Roman" w:cs="Times New Roman"/>
          <w:kern w:val="0"/>
          <w:sz w:val="24"/>
          <w:szCs w:val="24"/>
          <w:highlight w:val="darkGray"/>
          <w:lang w:eastAsia="en-PH"/>
          <w14:ligatures w14:val="none"/>
        </w:rPr>
        <w:t>(</w:t>
      </w:r>
      <w:proofErr w:type="spellStart"/>
      <w:proofErr w:type="gramStart"/>
      <w:r w:rsidRPr="00D72391">
        <w:rPr>
          <w:rFonts w:eastAsia="Times New Roman" w:cs="Times New Roman"/>
          <w:kern w:val="0"/>
          <w:sz w:val="24"/>
          <w:szCs w:val="24"/>
          <w:highlight w:val="darkGray"/>
          <w:lang w:eastAsia="en-PH"/>
          <w14:ligatures w14:val="none"/>
        </w:rPr>
        <w:t>word.toLowerCase</w:t>
      </w:r>
      <w:proofErr w:type="spellEnd"/>
      <w:proofErr w:type="gramEnd"/>
      <w:r w:rsidRPr="00D72391">
        <w:rPr>
          <w:rFonts w:eastAsia="Times New Roman" w:cs="Times New Roman"/>
          <w:kern w:val="0"/>
          <w:sz w:val="24"/>
          <w:szCs w:val="24"/>
          <w:highlight w:val="darkGray"/>
          <w:lang w:eastAsia="en-PH"/>
          <w14:ligatures w14:val="none"/>
        </w:rPr>
        <w:t>()</w:t>
      </w:r>
      <w:proofErr w:type="gramStart"/>
      <w:r w:rsidRPr="00D72391">
        <w:rPr>
          <w:rFonts w:eastAsia="Times New Roman" w:cs="Times New Roman"/>
          <w:kern w:val="0"/>
          <w:sz w:val="24"/>
          <w:szCs w:val="24"/>
          <w:highlight w:val="darkGray"/>
          <w:lang w:eastAsia="en-PH"/>
          <w14:ligatures w14:val="none"/>
        </w:rPr>
        <w:t xml:space="preserve">);   </w:t>
      </w:r>
      <w:proofErr w:type="gramEnd"/>
      <w:r w:rsidRPr="00D72391">
        <w:rPr>
          <w:rFonts w:eastAsia="Times New Roman" w:cs="Times New Roman"/>
          <w:kern w:val="0"/>
          <w:sz w:val="24"/>
          <w:szCs w:val="24"/>
          <w:highlight w:val="darkGray"/>
          <w:lang w:eastAsia="en-PH"/>
          <w14:ligatures w14:val="none"/>
        </w:rPr>
        <w:t xml:space="preserve"> // Converts to lowercase</w:t>
      </w:r>
    </w:p>
    <w:p w:rsidRPr="00D72391" w:rsidR="00D72391" w:rsidP="00D72391" w:rsidRDefault="00D72391" w14:paraId="681474F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 xml:space="preserve">        </w:t>
      </w:r>
      <w:proofErr w:type="spellStart"/>
      <w:r w:rsidRPr="00D72391">
        <w:rPr>
          <w:rFonts w:eastAsia="Times New Roman" w:cs="Times New Roman"/>
          <w:kern w:val="0"/>
          <w:sz w:val="24"/>
          <w:szCs w:val="24"/>
          <w:highlight w:val="darkGray"/>
          <w:lang w:eastAsia="en-PH"/>
          <w14:ligatures w14:val="none"/>
        </w:rPr>
        <w:t>System.out.println</w:t>
      </w:r>
      <w:proofErr w:type="spellEnd"/>
      <w:r w:rsidRPr="00D72391">
        <w:rPr>
          <w:rFonts w:eastAsia="Times New Roman" w:cs="Times New Roman"/>
          <w:kern w:val="0"/>
          <w:sz w:val="24"/>
          <w:szCs w:val="24"/>
          <w:highlight w:val="darkGray"/>
          <w:lang w:eastAsia="en-PH"/>
          <w14:ligatures w14:val="none"/>
        </w:rPr>
        <w:t>(</w:t>
      </w:r>
      <w:proofErr w:type="spellStart"/>
      <w:proofErr w:type="gramStart"/>
      <w:r w:rsidRPr="00D72391">
        <w:rPr>
          <w:rFonts w:eastAsia="Times New Roman" w:cs="Times New Roman"/>
          <w:kern w:val="0"/>
          <w:sz w:val="24"/>
          <w:szCs w:val="24"/>
          <w:highlight w:val="darkGray"/>
          <w:lang w:eastAsia="en-PH"/>
          <w14:ligatures w14:val="none"/>
        </w:rPr>
        <w:t>word.charAt</w:t>
      </w:r>
      <w:proofErr w:type="spellEnd"/>
      <w:proofErr w:type="gramEnd"/>
      <w:r w:rsidRPr="00D72391">
        <w:rPr>
          <w:rFonts w:eastAsia="Times New Roman" w:cs="Times New Roman"/>
          <w:kern w:val="0"/>
          <w:sz w:val="24"/>
          <w:szCs w:val="24"/>
          <w:highlight w:val="darkGray"/>
          <w:lang w:eastAsia="en-PH"/>
          <w14:ligatures w14:val="none"/>
        </w:rPr>
        <w:t>(0)</w:t>
      </w:r>
      <w:proofErr w:type="gramStart"/>
      <w:r w:rsidRPr="00D72391">
        <w:rPr>
          <w:rFonts w:eastAsia="Times New Roman" w:cs="Times New Roman"/>
          <w:kern w:val="0"/>
          <w:sz w:val="24"/>
          <w:szCs w:val="24"/>
          <w:highlight w:val="darkGray"/>
          <w:lang w:eastAsia="en-PH"/>
          <w14:ligatures w14:val="none"/>
        </w:rPr>
        <w:t xml:space="preserve">);   </w:t>
      </w:r>
      <w:proofErr w:type="gramEnd"/>
      <w:r w:rsidRPr="00D72391">
        <w:rPr>
          <w:rFonts w:eastAsia="Times New Roman" w:cs="Times New Roman"/>
          <w:kern w:val="0"/>
          <w:sz w:val="24"/>
          <w:szCs w:val="24"/>
          <w:highlight w:val="darkGray"/>
          <w:lang w:eastAsia="en-PH"/>
          <w14:ligatures w14:val="none"/>
        </w:rPr>
        <w:t xml:space="preserve">     // Gets the first character</w:t>
      </w:r>
    </w:p>
    <w:p w:rsidRPr="00D72391" w:rsidR="00D72391" w:rsidP="00D72391" w:rsidRDefault="00D72391" w14:paraId="73D7ABD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 xml:space="preserve">        </w:t>
      </w:r>
      <w:proofErr w:type="spellStart"/>
      <w:r w:rsidRPr="00D72391">
        <w:rPr>
          <w:rFonts w:eastAsia="Times New Roman" w:cs="Times New Roman"/>
          <w:kern w:val="0"/>
          <w:sz w:val="24"/>
          <w:szCs w:val="24"/>
          <w:highlight w:val="darkGray"/>
          <w:lang w:eastAsia="en-PH"/>
          <w14:ligatures w14:val="none"/>
        </w:rPr>
        <w:t>System.out.println</w:t>
      </w:r>
      <w:proofErr w:type="spellEnd"/>
      <w:r w:rsidRPr="00D72391">
        <w:rPr>
          <w:rFonts w:eastAsia="Times New Roman" w:cs="Times New Roman"/>
          <w:kern w:val="0"/>
          <w:sz w:val="24"/>
          <w:szCs w:val="24"/>
          <w:highlight w:val="darkGray"/>
          <w:lang w:eastAsia="en-PH"/>
          <w14:ligatures w14:val="none"/>
        </w:rPr>
        <w:t>(</w:t>
      </w:r>
      <w:proofErr w:type="spellStart"/>
      <w:proofErr w:type="gramStart"/>
      <w:r w:rsidRPr="00D72391">
        <w:rPr>
          <w:rFonts w:eastAsia="Times New Roman" w:cs="Times New Roman"/>
          <w:kern w:val="0"/>
          <w:sz w:val="24"/>
          <w:szCs w:val="24"/>
          <w:highlight w:val="darkGray"/>
          <w:lang w:eastAsia="en-PH"/>
          <w14:ligatures w14:val="none"/>
        </w:rPr>
        <w:t>word.substring</w:t>
      </w:r>
      <w:proofErr w:type="spellEnd"/>
      <w:proofErr w:type="gramEnd"/>
      <w:r w:rsidRPr="00D72391">
        <w:rPr>
          <w:rFonts w:eastAsia="Times New Roman" w:cs="Times New Roman"/>
          <w:kern w:val="0"/>
          <w:sz w:val="24"/>
          <w:szCs w:val="24"/>
          <w:highlight w:val="darkGray"/>
          <w:lang w:eastAsia="en-PH"/>
          <w14:ligatures w14:val="none"/>
        </w:rPr>
        <w:t>(6)</w:t>
      </w:r>
      <w:proofErr w:type="gramStart"/>
      <w:r w:rsidRPr="00D72391">
        <w:rPr>
          <w:rFonts w:eastAsia="Times New Roman" w:cs="Times New Roman"/>
          <w:kern w:val="0"/>
          <w:sz w:val="24"/>
          <w:szCs w:val="24"/>
          <w:highlight w:val="darkGray"/>
          <w:lang w:eastAsia="en-PH"/>
          <w14:ligatures w14:val="none"/>
        </w:rPr>
        <w:t xml:space="preserve">);   </w:t>
      </w:r>
      <w:proofErr w:type="gramEnd"/>
      <w:r w:rsidRPr="00D72391">
        <w:rPr>
          <w:rFonts w:eastAsia="Times New Roman" w:cs="Times New Roman"/>
          <w:kern w:val="0"/>
          <w:sz w:val="24"/>
          <w:szCs w:val="24"/>
          <w:highlight w:val="darkGray"/>
          <w:lang w:eastAsia="en-PH"/>
          <w14:ligatures w14:val="none"/>
        </w:rPr>
        <w:t xml:space="preserve">  // Extracts "Java"</w:t>
      </w:r>
    </w:p>
    <w:p w:rsidRPr="00D72391" w:rsidR="00D72391" w:rsidP="00D72391" w:rsidRDefault="00D72391" w14:paraId="33E8A3A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 xml:space="preserve">        </w:t>
      </w:r>
      <w:proofErr w:type="spellStart"/>
      <w:r w:rsidRPr="00D72391">
        <w:rPr>
          <w:rFonts w:eastAsia="Times New Roman" w:cs="Times New Roman"/>
          <w:kern w:val="0"/>
          <w:sz w:val="24"/>
          <w:szCs w:val="24"/>
          <w:highlight w:val="darkGray"/>
          <w:lang w:eastAsia="en-PH"/>
          <w14:ligatures w14:val="none"/>
        </w:rPr>
        <w:t>System.out.println</w:t>
      </w:r>
      <w:proofErr w:type="spellEnd"/>
      <w:r w:rsidRPr="00D72391">
        <w:rPr>
          <w:rFonts w:eastAsia="Times New Roman" w:cs="Times New Roman"/>
          <w:kern w:val="0"/>
          <w:sz w:val="24"/>
          <w:szCs w:val="24"/>
          <w:highlight w:val="darkGray"/>
          <w:lang w:eastAsia="en-PH"/>
          <w14:ligatures w14:val="none"/>
        </w:rPr>
        <w:t>(</w:t>
      </w:r>
      <w:proofErr w:type="spellStart"/>
      <w:proofErr w:type="gramStart"/>
      <w:r w:rsidRPr="00D72391">
        <w:rPr>
          <w:rFonts w:eastAsia="Times New Roman" w:cs="Times New Roman"/>
          <w:kern w:val="0"/>
          <w:sz w:val="24"/>
          <w:szCs w:val="24"/>
          <w:highlight w:val="darkGray"/>
          <w:lang w:eastAsia="en-PH"/>
          <w14:ligatures w14:val="none"/>
        </w:rPr>
        <w:t>word.replace</w:t>
      </w:r>
      <w:proofErr w:type="spellEnd"/>
      <w:proofErr w:type="gramEnd"/>
      <w:r w:rsidRPr="00D72391">
        <w:rPr>
          <w:rFonts w:eastAsia="Times New Roman" w:cs="Times New Roman"/>
          <w:kern w:val="0"/>
          <w:sz w:val="24"/>
          <w:szCs w:val="24"/>
          <w:highlight w:val="darkGray"/>
          <w:lang w:eastAsia="en-PH"/>
          <w14:ligatures w14:val="none"/>
        </w:rPr>
        <w:t>("Hello", "Hi")); // Replaces text</w:t>
      </w:r>
    </w:p>
    <w:p w:rsidRPr="00D72391" w:rsidR="00D72391" w:rsidP="00D72391" w:rsidRDefault="00D72391" w14:paraId="7EDB5FB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 xml:space="preserve">    }</w:t>
      </w:r>
    </w:p>
    <w:p w:rsidR="00D72391" w:rsidP="00D72391" w:rsidRDefault="00D72391" w14:paraId="48FF834F" w14:textId="0414972F">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D72391">
        <w:rPr>
          <w:rFonts w:eastAsia="Times New Roman" w:cs="Times New Roman"/>
          <w:kern w:val="0"/>
          <w:sz w:val="24"/>
          <w:szCs w:val="24"/>
          <w:highlight w:val="darkGray"/>
          <w:lang w:eastAsia="en-PH"/>
          <w14:ligatures w14:val="none"/>
        </w:rPr>
        <w:t>}</w:t>
      </w:r>
    </w:p>
    <w:p w:rsidRPr="00D72391" w:rsidR="00D72391" w:rsidP="00D72391" w:rsidRDefault="00D72391" w14:paraId="71E513D9" w14:textId="2F239856">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D72391">
        <w:rPr>
          <w:rFonts w:eastAsia="Times New Roman" w:cs="Times New Roman"/>
          <w:b/>
          <w:bCs/>
          <w:kern w:val="0"/>
          <w:sz w:val="24"/>
          <w:szCs w:val="24"/>
          <w:lang w:eastAsia="en-PH"/>
          <w14:ligatures w14:val="none"/>
        </w:rPr>
        <w:t>Output:</w:t>
      </w:r>
    </w:p>
    <w:p w:rsidRPr="00D72391" w:rsidR="00D72391" w:rsidP="00D72391" w:rsidRDefault="00D72391" w14:paraId="62B095BD"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10</w:t>
      </w:r>
    </w:p>
    <w:p w:rsidRPr="00D72391" w:rsidR="00D72391" w:rsidP="00D72391" w:rsidRDefault="00D72391" w14:paraId="2B6D51B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HELLO JAVA</w:t>
      </w:r>
    </w:p>
    <w:p w:rsidRPr="00D72391" w:rsidR="00D72391" w:rsidP="00D72391" w:rsidRDefault="00D72391" w14:paraId="1BE3F1E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hello java</w:t>
      </w:r>
    </w:p>
    <w:p w:rsidRPr="00D72391" w:rsidR="00D72391" w:rsidP="00D72391" w:rsidRDefault="00D72391" w14:paraId="12C5104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H</w:t>
      </w:r>
    </w:p>
    <w:p w:rsidRPr="00D72391" w:rsidR="00D72391" w:rsidP="00D72391" w:rsidRDefault="00D72391" w14:paraId="2D0D4A7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72391">
        <w:rPr>
          <w:rFonts w:eastAsia="Times New Roman" w:cs="Times New Roman"/>
          <w:kern w:val="0"/>
          <w:sz w:val="24"/>
          <w:szCs w:val="24"/>
          <w:highlight w:val="darkGray"/>
          <w:lang w:eastAsia="en-PH"/>
          <w14:ligatures w14:val="none"/>
        </w:rPr>
        <w:t>Java</w:t>
      </w:r>
    </w:p>
    <w:p w:rsidRPr="00A8669D" w:rsidR="00D72391" w:rsidP="00D72391" w:rsidRDefault="00D72391" w14:paraId="76A503AE" w14:textId="71EE30DC">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D72391">
        <w:rPr>
          <w:rFonts w:eastAsia="Times New Roman" w:cs="Times New Roman"/>
          <w:kern w:val="0"/>
          <w:sz w:val="24"/>
          <w:szCs w:val="24"/>
          <w:highlight w:val="darkGray"/>
          <w:lang w:eastAsia="en-PH"/>
          <w14:ligatures w14:val="none"/>
        </w:rPr>
        <w:t>Hi Java</w:t>
      </w:r>
    </w:p>
    <w:p w:rsidRPr="00B20F7E" w:rsidR="00B23469" w:rsidP="007C11C5" w:rsidRDefault="007C11C5" w14:paraId="606DA2B1" w14:textId="64A12BB0">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B20F7E">
        <w:rPr>
          <w:rFonts w:eastAsia="Times New Roman" w:cs="Times New Roman"/>
          <w:b/>
          <w:bCs/>
          <w:kern w:val="0"/>
          <w:sz w:val="24"/>
          <w:szCs w:val="24"/>
          <w:lang w:eastAsia="en-PH"/>
          <w14:ligatures w14:val="none"/>
        </w:rPr>
        <w:t xml:space="preserve">Explanation: </w:t>
      </w:r>
    </w:p>
    <w:p w:rsidR="00B20F7E" w:rsidP="00B20F7E" w:rsidRDefault="00B20F7E" w14:paraId="3079A304"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B20F7E">
        <w:rPr>
          <w:rFonts w:eastAsia="Times New Roman" w:cs="Times New Roman"/>
          <w:kern w:val="0"/>
          <w:sz w:val="24"/>
          <w:szCs w:val="24"/>
          <w:lang w:eastAsia="en-PH"/>
          <w14:ligatures w14:val="none"/>
        </w:rPr>
        <w:t xml:space="preserve">The </w:t>
      </w:r>
      <w:r w:rsidRPr="00B20F7E">
        <w:rPr>
          <w:rFonts w:eastAsia="Times New Roman" w:cs="Times New Roman"/>
          <w:kern w:val="0"/>
          <w:sz w:val="24"/>
          <w:szCs w:val="24"/>
          <w:highlight w:val="darkGray"/>
          <w:lang w:eastAsia="en-PH"/>
          <w14:ligatures w14:val="none"/>
        </w:rPr>
        <w:t>String</w:t>
      </w:r>
      <w:r w:rsidRPr="00B20F7E">
        <w:rPr>
          <w:rFonts w:eastAsia="Times New Roman" w:cs="Times New Roman"/>
          <w:kern w:val="0"/>
          <w:sz w:val="24"/>
          <w:szCs w:val="24"/>
          <w:lang w:eastAsia="en-PH"/>
          <w14:ligatures w14:val="none"/>
        </w:rPr>
        <w:t xml:space="preserve"> class provides many helpful methods for handling text.</w:t>
      </w:r>
    </w:p>
    <w:p w:rsidR="00B20F7E" w:rsidP="00B20F7E" w:rsidRDefault="00B20F7E" w14:paraId="0D554AAB"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proofErr w:type="gramStart"/>
      <w:r w:rsidRPr="00B20F7E">
        <w:rPr>
          <w:rFonts w:eastAsia="Times New Roman" w:cs="Times New Roman"/>
          <w:kern w:val="0"/>
          <w:sz w:val="24"/>
          <w:szCs w:val="24"/>
          <w:highlight w:val="darkGray"/>
          <w:lang w:eastAsia="en-PH"/>
          <w14:ligatures w14:val="none"/>
        </w:rPr>
        <w:t>length(</w:t>
      </w:r>
      <w:proofErr w:type="gramEnd"/>
      <w:r w:rsidRPr="00B20F7E">
        <w:rPr>
          <w:rFonts w:eastAsia="Times New Roman" w:cs="Times New Roman"/>
          <w:kern w:val="0"/>
          <w:sz w:val="24"/>
          <w:szCs w:val="24"/>
          <w:highlight w:val="darkGray"/>
          <w:lang w:eastAsia="en-PH"/>
          <w14:ligatures w14:val="none"/>
        </w:rPr>
        <w:t>)</w:t>
      </w:r>
      <w:r w:rsidRPr="00B20F7E">
        <w:rPr>
          <w:rFonts w:eastAsia="Times New Roman" w:cs="Times New Roman"/>
          <w:kern w:val="0"/>
          <w:sz w:val="24"/>
          <w:szCs w:val="24"/>
          <w:lang w:eastAsia="en-PH"/>
          <w14:ligatures w14:val="none"/>
        </w:rPr>
        <w:t xml:space="preserve"> counts the number of characters in a string.</w:t>
      </w:r>
    </w:p>
    <w:p w:rsidR="00B20F7E" w:rsidP="00B20F7E" w:rsidRDefault="00B20F7E" w14:paraId="2B33937E"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proofErr w:type="spellStart"/>
      <w:proofErr w:type="gramStart"/>
      <w:r w:rsidRPr="00B20F7E">
        <w:rPr>
          <w:rFonts w:eastAsia="Times New Roman" w:cs="Times New Roman"/>
          <w:kern w:val="0"/>
          <w:sz w:val="24"/>
          <w:szCs w:val="24"/>
          <w:highlight w:val="darkGray"/>
          <w:lang w:eastAsia="en-PH"/>
          <w14:ligatures w14:val="none"/>
        </w:rPr>
        <w:t>toUpperCase</w:t>
      </w:r>
      <w:proofErr w:type="spellEnd"/>
      <w:r w:rsidRPr="00B20F7E">
        <w:rPr>
          <w:rFonts w:eastAsia="Times New Roman" w:cs="Times New Roman"/>
          <w:kern w:val="0"/>
          <w:sz w:val="24"/>
          <w:szCs w:val="24"/>
          <w:highlight w:val="darkGray"/>
          <w:lang w:eastAsia="en-PH"/>
          <w14:ligatures w14:val="none"/>
        </w:rPr>
        <w:t>(</w:t>
      </w:r>
      <w:proofErr w:type="gramEnd"/>
      <w:r w:rsidRPr="00B20F7E">
        <w:rPr>
          <w:rFonts w:eastAsia="Times New Roman" w:cs="Times New Roman"/>
          <w:kern w:val="0"/>
          <w:sz w:val="24"/>
          <w:szCs w:val="24"/>
          <w:highlight w:val="darkGray"/>
          <w:lang w:eastAsia="en-PH"/>
          <w14:ligatures w14:val="none"/>
        </w:rPr>
        <w:t>)</w:t>
      </w:r>
      <w:r w:rsidRPr="00B20F7E">
        <w:rPr>
          <w:rFonts w:eastAsia="Times New Roman" w:cs="Times New Roman"/>
          <w:kern w:val="0"/>
          <w:sz w:val="24"/>
          <w:szCs w:val="24"/>
          <w:lang w:eastAsia="en-PH"/>
          <w14:ligatures w14:val="none"/>
        </w:rPr>
        <w:t xml:space="preserve"> and </w:t>
      </w:r>
      <w:proofErr w:type="spellStart"/>
      <w:proofErr w:type="gramStart"/>
      <w:r w:rsidRPr="00B20F7E">
        <w:rPr>
          <w:rFonts w:eastAsia="Times New Roman" w:cs="Times New Roman"/>
          <w:kern w:val="0"/>
          <w:sz w:val="24"/>
          <w:szCs w:val="24"/>
          <w:highlight w:val="darkGray"/>
          <w:lang w:eastAsia="en-PH"/>
          <w14:ligatures w14:val="none"/>
        </w:rPr>
        <w:t>toLowerCase</w:t>
      </w:r>
      <w:proofErr w:type="spellEnd"/>
      <w:r w:rsidRPr="00B20F7E">
        <w:rPr>
          <w:rFonts w:eastAsia="Times New Roman" w:cs="Times New Roman"/>
          <w:kern w:val="0"/>
          <w:sz w:val="24"/>
          <w:szCs w:val="24"/>
          <w:highlight w:val="darkGray"/>
          <w:lang w:eastAsia="en-PH"/>
          <w14:ligatures w14:val="none"/>
        </w:rPr>
        <w:t>(</w:t>
      </w:r>
      <w:proofErr w:type="gramEnd"/>
      <w:r w:rsidRPr="00B20F7E">
        <w:rPr>
          <w:rFonts w:eastAsia="Times New Roman" w:cs="Times New Roman"/>
          <w:kern w:val="0"/>
          <w:sz w:val="24"/>
          <w:szCs w:val="24"/>
          <w:highlight w:val="darkGray"/>
          <w:lang w:eastAsia="en-PH"/>
          <w14:ligatures w14:val="none"/>
        </w:rPr>
        <w:t>)</w:t>
      </w:r>
      <w:r w:rsidRPr="00B20F7E">
        <w:rPr>
          <w:rFonts w:eastAsia="Times New Roman" w:cs="Times New Roman"/>
          <w:kern w:val="0"/>
          <w:sz w:val="24"/>
          <w:szCs w:val="24"/>
          <w:lang w:eastAsia="en-PH"/>
          <w14:ligatures w14:val="none"/>
        </w:rPr>
        <w:t xml:space="preserve"> change the text case.</w:t>
      </w:r>
    </w:p>
    <w:p w:rsidR="00B20F7E" w:rsidP="00B20F7E" w:rsidRDefault="00B20F7E" w14:paraId="766EACA8"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proofErr w:type="spellStart"/>
      <w:proofErr w:type="gramStart"/>
      <w:r w:rsidRPr="00B20F7E">
        <w:rPr>
          <w:rFonts w:eastAsia="Times New Roman" w:cs="Times New Roman"/>
          <w:kern w:val="0"/>
          <w:sz w:val="24"/>
          <w:szCs w:val="24"/>
          <w:highlight w:val="darkGray"/>
          <w:lang w:eastAsia="en-PH"/>
          <w14:ligatures w14:val="none"/>
        </w:rPr>
        <w:t>charAt</w:t>
      </w:r>
      <w:proofErr w:type="spellEnd"/>
      <w:r w:rsidRPr="00B20F7E">
        <w:rPr>
          <w:rFonts w:eastAsia="Times New Roman" w:cs="Times New Roman"/>
          <w:kern w:val="0"/>
          <w:sz w:val="24"/>
          <w:szCs w:val="24"/>
          <w:highlight w:val="darkGray"/>
          <w:lang w:eastAsia="en-PH"/>
          <w14:ligatures w14:val="none"/>
        </w:rPr>
        <w:t>(</w:t>
      </w:r>
      <w:proofErr w:type="gramEnd"/>
      <w:r w:rsidRPr="00B20F7E">
        <w:rPr>
          <w:rFonts w:eastAsia="Times New Roman" w:cs="Times New Roman"/>
          <w:kern w:val="0"/>
          <w:sz w:val="24"/>
          <w:szCs w:val="24"/>
          <w:highlight w:val="darkGray"/>
          <w:lang w:eastAsia="en-PH"/>
          <w14:ligatures w14:val="none"/>
        </w:rPr>
        <w:t>0)</w:t>
      </w:r>
      <w:r w:rsidRPr="00B20F7E">
        <w:rPr>
          <w:rFonts w:eastAsia="Times New Roman" w:cs="Times New Roman"/>
          <w:kern w:val="0"/>
          <w:sz w:val="24"/>
          <w:szCs w:val="24"/>
          <w:lang w:eastAsia="en-PH"/>
          <w14:ligatures w14:val="none"/>
        </w:rPr>
        <w:t xml:space="preserve"> returns the first letter.</w:t>
      </w:r>
    </w:p>
    <w:p w:rsidRPr="00133078" w:rsidR="003C4655" w:rsidP="00133078" w:rsidRDefault="00B20F7E" w14:paraId="72517CA3" w14:textId="72F2EBFF">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proofErr w:type="gramStart"/>
      <w:r w:rsidRPr="00B20F7E">
        <w:rPr>
          <w:rFonts w:eastAsia="Times New Roman" w:cs="Times New Roman"/>
          <w:kern w:val="0"/>
          <w:sz w:val="24"/>
          <w:szCs w:val="24"/>
          <w:highlight w:val="darkGray"/>
          <w:lang w:eastAsia="en-PH"/>
          <w14:ligatures w14:val="none"/>
        </w:rPr>
        <w:t>substring(</w:t>
      </w:r>
      <w:proofErr w:type="gramEnd"/>
      <w:r w:rsidRPr="00B20F7E">
        <w:rPr>
          <w:rFonts w:eastAsia="Times New Roman" w:cs="Times New Roman"/>
          <w:kern w:val="0"/>
          <w:sz w:val="24"/>
          <w:szCs w:val="24"/>
          <w:highlight w:val="darkGray"/>
          <w:lang w:eastAsia="en-PH"/>
          <w14:ligatures w14:val="none"/>
        </w:rPr>
        <w:t>6)</w:t>
      </w:r>
      <w:r w:rsidRPr="00B20F7E">
        <w:rPr>
          <w:rFonts w:eastAsia="Times New Roman" w:cs="Times New Roman"/>
          <w:kern w:val="0"/>
          <w:sz w:val="24"/>
          <w:szCs w:val="24"/>
          <w:lang w:eastAsia="en-PH"/>
          <w14:ligatures w14:val="none"/>
        </w:rPr>
        <w:t xml:space="preserve"> extracts part of the </w:t>
      </w:r>
      <w:proofErr w:type="gramStart"/>
      <w:r w:rsidRPr="00B20F7E">
        <w:rPr>
          <w:rFonts w:eastAsia="Times New Roman" w:cs="Times New Roman"/>
          <w:kern w:val="0"/>
          <w:sz w:val="24"/>
          <w:szCs w:val="24"/>
          <w:lang w:eastAsia="en-PH"/>
          <w14:ligatures w14:val="none"/>
        </w:rPr>
        <w:t>string, and</w:t>
      </w:r>
      <w:proofErr w:type="gramEnd"/>
      <w:r w:rsidRPr="00B20F7E">
        <w:rPr>
          <w:rFonts w:eastAsia="Times New Roman" w:cs="Times New Roman"/>
          <w:kern w:val="0"/>
          <w:sz w:val="24"/>
          <w:szCs w:val="24"/>
          <w:lang w:eastAsia="en-PH"/>
          <w14:ligatures w14:val="none"/>
        </w:rPr>
        <w:t xml:space="preserve"> </w:t>
      </w:r>
      <w:proofErr w:type="gramStart"/>
      <w:r w:rsidRPr="00B20F7E">
        <w:rPr>
          <w:rFonts w:eastAsia="Times New Roman" w:cs="Times New Roman"/>
          <w:kern w:val="0"/>
          <w:sz w:val="24"/>
          <w:szCs w:val="24"/>
          <w:highlight w:val="darkGray"/>
          <w:lang w:eastAsia="en-PH"/>
          <w14:ligatures w14:val="none"/>
        </w:rPr>
        <w:t>replace(</w:t>
      </w:r>
      <w:proofErr w:type="gramEnd"/>
      <w:r w:rsidRPr="00B20F7E">
        <w:rPr>
          <w:rFonts w:eastAsia="Times New Roman" w:cs="Times New Roman"/>
          <w:kern w:val="0"/>
          <w:sz w:val="24"/>
          <w:szCs w:val="24"/>
          <w:highlight w:val="darkGray"/>
          <w:lang w:eastAsia="en-PH"/>
          <w14:ligatures w14:val="none"/>
        </w:rPr>
        <w:t>)</w:t>
      </w:r>
      <w:r w:rsidRPr="00B20F7E">
        <w:rPr>
          <w:rFonts w:eastAsia="Times New Roman" w:cs="Times New Roman"/>
          <w:kern w:val="0"/>
          <w:sz w:val="24"/>
          <w:szCs w:val="24"/>
          <w:lang w:eastAsia="en-PH"/>
          <w14:ligatures w14:val="none"/>
        </w:rPr>
        <w:t xml:space="preserve"> changes certain text with new words.</w:t>
      </w:r>
    </w:p>
    <w:p w:rsidRPr="00812341" w:rsidR="004C5C82" w:rsidP="004C5C82" w:rsidRDefault="004C5C82" w14:paraId="3935375C" w14:textId="3F084D72">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812341">
        <w:rPr>
          <w:rFonts w:eastAsia="Times New Roman" w:cs="Times New Roman"/>
          <w:b/>
          <w:bCs/>
          <w:kern w:val="0"/>
          <w:sz w:val="24"/>
          <w:szCs w:val="24"/>
          <w:lang w:eastAsia="en-PH"/>
          <w14:ligatures w14:val="none"/>
        </w:rPr>
        <w:t>Common String Methods</w:t>
      </w:r>
    </w:p>
    <w:tbl>
      <w:tblPr>
        <w:tblStyle w:val="TableGridLight"/>
        <w:tblW w:w="0" w:type="auto"/>
        <w:tblLook w:val="04A0" w:firstRow="1" w:lastRow="0" w:firstColumn="1" w:lastColumn="0" w:noHBand="0" w:noVBand="1"/>
      </w:tblPr>
      <w:tblGrid>
        <w:gridCol w:w="2292"/>
        <w:gridCol w:w="1881"/>
        <w:gridCol w:w="3533"/>
        <w:gridCol w:w="1644"/>
      </w:tblGrid>
      <w:tr w:rsidR="003C4655" w:rsidTr="00CB0D18" w14:paraId="76B14D75" w14:textId="77777777">
        <w:tc>
          <w:tcPr>
            <w:tcW w:w="2338" w:type="dxa"/>
          </w:tcPr>
          <w:p w:rsidR="003C4655" w:rsidP="004C5C82" w:rsidRDefault="00CB0D18" w14:paraId="7F27917F" w14:textId="3B586B1A">
            <w:pPr>
              <w:numPr>
                <w:ilvl w:val="0"/>
                <w:numId w:val="0"/>
              </w:numPr>
              <w:spacing w:before="100" w:beforeAutospacing="1" w:after="100" w:afterAutospacing="1"/>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Method</w:t>
            </w:r>
          </w:p>
        </w:tc>
        <w:tc>
          <w:tcPr>
            <w:tcW w:w="2338" w:type="dxa"/>
          </w:tcPr>
          <w:p w:rsidR="003C4655" w:rsidP="004C5C82" w:rsidRDefault="00CB0D18" w14:paraId="2C05B74A" w14:textId="77F44ED5">
            <w:pPr>
              <w:numPr>
                <w:ilvl w:val="0"/>
                <w:numId w:val="0"/>
              </w:numPr>
              <w:spacing w:before="100" w:beforeAutospacing="1" w:after="100" w:afterAutospacing="1"/>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Description</w:t>
            </w:r>
          </w:p>
        </w:tc>
        <w:tc>
          <w:tcPr>
            <w:tcW w:w="2337" w:type="dxa"/>
          </w:tcPr>
          <w:p w:rsidR="003C4655" w:rsidP="004C5C82" w:rsidRDefault="00CB0D18" w14:paraId="725558FD" w14:textId="5657F5F5">
            <w:pPr>
              <w:numPr>
                <w:ilvl w:val="0"/>
                <w:numId w:val="0"/>
              </w:numPr>
              <w:spacing w:before="100" w:beforeAutospacing="1" w:after="100" w:afterAutospacing="1"/>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Example</w:t>
            </w:r>
          </w:p>
        </w:tc>
        <w:tc>
          <w:tcPr>
            <w:tcW w:w="2337" w:type="dxa"/>
          </w:tcPr>
          <w:p w:rsidR="003C4655" w:rsidP="004C5C82" w:rsidRDefault="00CB0D18" w14:paraId="4F43CA36" w14:textId="0B89F74E">
            <w:pPr>
              <w:numPr>
                <w:ilvl w:val="0"/>
                <w:numId w:val="0"/>
              </w:numPr>
              <w:spacing w:before="100" w:beforeAutospacing="1" w:after="100" w:afterAutospacing="1"/>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Output</w:t>
            </w:r>
          </w:p>
        </w:tc>
      </w:tr>
      <w:tr w:rsidR="00CB0D18" w:rsidTr="00CB0D18" w14:paraId="5B7B81B1" w14:textId="77777777">
        <w:tc>
          <w:tcPr>
            <w:tcW w:w="2338" w:type="dxa"/>
          </w:tcPr>
          <w:p w:rsidRPr="00FE55E9" w:rsidR="00CB0D18" w:rsidP="004C5C82" w:rsidRDefault="00C6741B" w14:paraId="51E0E983" w14:textId="28D4DA07">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gramStart"/>
            <w:r w:rsidRPr="00FE55E9">
              <w:rPr>
                <w:rFonts w:eastAsia="Times New Roman" w:cs="Times New Roman"/>
                <w:kern w:val="0"/>
                <w:sz w:val="24"/>
                <w:szCs w:val="24"/>
                <w:highlight w:val="darkGray"/>
                <w:lang w:eastAsia="en-PH"/>
                <w14:ligatures w14:val="none"/>
              </w:rPr>
              <w:t>length(</w:t>
            </w:r>
            <w:proofErr w:type="gramEnd"/>
            <w:r w:rsidRPr="00FE55E9">
              <w:rPr>
                <w:rFonts w:eastAsia="Times New Roman" w:cs="Times New Roman"/>
                <w:kern w:val="0"/>
                <w:sz w:val="24"/>
                <w:szCs w:val="24"/>
                <w:highlight w:val="darkGray"/>
                <w:lang w:eastAsia="en-PH"/>
                <w14:ligatures w14:val="none"/>
              </w:rPr>
              <w:t>)</w:t>
            </w:r>
          </w:p>
        </w:tc>
        <w:tc>
          <w:tcPr>
            <w:tcW w:w="2338" w:type="dxa"/>
          </w:tcPr>
          <w:p w:rsidR="00CB0D18" w:rsidP="004C5C82" w:rsidRDefault="00046E2C" w14:paraId="3C6B27C6" w14:textId="65378517">
            <w:pPr>
              <w:numPr>
                <w:ilvl w:val="0"/>
                <w:numId w:val="0"/>
              </w:numPr>
              <w:spacing w:before="100" w:beforeAutospacing="1" w:after="100" w:afterAutospacing="1"/>
              <w:rPr>
                <w:rFonts w:eastAsia="Times New Roman" w:cs="Times New Roman"/>
                <w:kern w:val="0"/>
                <w:sz w:val="24"/>
                <w:szCs w:val="24"/>
                <w:lang w:eastAsia="en-PH"/>
                <w14:ligatures w14:val="none"/>
              </w:rPr>
            </w:pPr>
            <w:r w:rsidRPr="00046E2C">
              <w:rPr>
                <w:rFonts w:eastAsia="Times New Roman" w:cs="Times New Roman"/>
                <w:kern w:val="0"/>
                <w:sz w:val="24"/>
                <w:szCs w:val="24"/>
                <w:lang w:eastAsia="en-PH"/>
                <w14:ligatures w14:val="none"/>
              </w:rPr>
              <w:t>Returns the length of the string</w:t>
            </w:r>
          </w:p>
        </w:tc>
        <w:tc>
          <w:tcPr>
            <w:tcW w:w="2337" w:type="dxa"/>
          </w:tcPr>
          <w:p w:rsidRPr="00FE55E9" w:rsidR="00CB0D18" w:rsidP="004C5C82" w:rsidRDefault="008D735D" w14:paraId="75E1A0F5" w14:textId="5DD0AE09">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w:t>
            </w:r>
            <w:proofErr w:type="spellStart"/>
            <w:r w:rsidRPr="00FE55E9">
              <w:rPr>
                <w:rFonts w:eastAsia="Times New Roman" w:cs="Times New Roman"/>
                <w:kern w:val="0"/>
                <w:sz w:val="24"/>
                <w:szCs w:val="24"/>
                <w:highlight w:val="darkGray"/>
                <w:lang w:eastAsia="en-PH"/>
                <w14:ligatures w14:val="none"/>
              </w:rPr>
              <w:t>Hello</w:t>
            </w:r>
            <w:proofErr w:type="gramStart"/>
            <w:r w:rsidRPr="00FE55E9">
              <w:rPr>
                <w:rFonts w:eastAsia="Times New Roman" w:cs="Times New Roman"/>
                <w:kern w:val="0"/>
                <w:sz w:val="24"/>
                <w:szCs w:val="24"/>
                <w:highlight w:val="darkGray"/>
                <w:lang w:eastAsia="en-PH"/>
                <w14:ligatures w14:val="none"/>
              </w:rPr>
              <w:t>".length</w:t>
            </w:r>
            <w:proofErr w:type="spellEnd"/>
            <w:proofErr w:type="gramEnd"/>
            <w:r w:rsidRPr="00FE55E9">
              <w:rPr>
                <w:rFonts w:eastAsia="Times New Roman" w:cs="Times New Roman"/>
                <w:kern w:val="0"/>
                <w:sz w:val="24"/>
                <w:szCs w:val="24"/>
                <w:highlight w:val="darkGray"/>
                <w:lang w:eastAsia="en-PH"/>
                <w14:ligatures w14:val="none"/>
              </w:rPr>
              <w:t>()</w:t>
            </w:r>
          </w:p>
        </w:tc>
        <w:tc>
          <w:tcPr>
            <w:tcW w:w="2337" w:type="dxa"/>
          </w:tcPr>
          <w:p w:rsidRPr="00FE55E9" w:rsidR="00CB0D18" w:rsidP="004C5C82" w:rsidRDefault="00206E72" w14:paraId="6BE8C286" w14:textId="6A90672B">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5</w:t>
            </w:r>
          </w:p>
        </w:tc>
      </w:tr>
      <w:tr w:rsidR="00CB0D18" w:rsidTr="00CB0D18" w14:paraId="78652086" w14:textId="77777777">
        <w:tc>
          <w:tcPr>
            <w:tcW w:w="2338" w:type="dxa"/>
          </w:tcPr>
          <w:p w:rsidRPr="00FE55E9" w:rsidR="00CB0D18" w:rsidP="004C5C82" w:rsidRDefault="00C6741B" w14:paraId="7F11C0BE" w14:textId="0E05C82F">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r w:rsidRPr="00FE55E9">
              <w:rPr>
                <w:rFonts w:eastAsia="Times New Roman" w:cs="Times New Roman"/>
                <w:kern w:val="0"/>
                <w:sz w:val="24"/>
                <w:szCs w:val="24"/>
                <w:highlight w:val="darkGray"/>
                <w:lang w:eastAsia="en-PH"/>
                <w14:ligatures w14:val="none"/>
              </w:rPr>
              <w:t>charAt</w:t>
            </w:r>
            <w:proofErr w:type="spellEnd"/>
            <w:r w:rsidRPr="00FE55E9">
              <w:rPr>
                <w:rFonts w:eastAsia="Times New Roman" w:cs="Times New Roman"/>
                <w:kern w:val="0"/>
                <w:sz w:val="24"/>
                <w:szCs w:val="24"/>
                <w:highlight w:val="darkGray"/>
                <w:lang w:eastAsia="en-PH"/>
                <w14:ligatures w14:val="none"/>
              </w:rPr>
              <w:t>(index)</w:t>
            </w:r>
          </w:p>
        </w:tc>
        <w:tc>
          <w:tcPr>
            <w:tcW w:w="2338" w:type="dxa"/>
          </w:tcPr>
          <w:p w:rsidR="00CB0D18" w:rsidP="004C5C82" w:rsidRDefault="00046E2C" w14:paraId="671C2657" w14:textId="013F0939">
            <w:pPr>
              <w:numPr>
                <w:ilvl w:val="0"/>
                <w:numId w:val="0"/>
              </w:numPr>
              <w:spacing w:before="100" w:beforeAutospacing="1" w:after="100" w:afterAutospacing="1"/>
              <w:rPr>
                <w:rFonts w:eastAsia="Times New Roman" w:cs="Times New Roman"/>
                <w:kern w:val="0"/>
                <w:sz w:val="24"/>
                <w:szCs w:val="24"/>
                <w:lang w:eastAsia="en-PH"/>
                <w14:ligatures w14:val="none"/>
              </w:rPr>
            </w:pPr>
            <w:r w:rsidRPr="00046E2C">
              <w:rPr>
                <w:rFonts w:eastAsia="Times New Roman" w:cs="Times New Roman"/>
                <w:kern w:val="0"/>
                <w:sz w:val="24"/>
                <w:szCs w:val="24"/>
                <w:lang w:eastAsia="en-PH"/>
                <w14:ligatures w14:val="none"/>
              </w:rPr>
              <w:t>Returns character at a specific index</w:t>
            </w:r>
          </w:p>
        </w:tc>
        <w:tc>
          <w:tcPr>
            <w:tcW w:w="2337" w:type="dxa"/>
          </w:tcPr>
          <w:p w:rsidRPr="00FE55E9" w:rsidR="00CB0D18" w:rsidP="004C5C82" w:rsidRDefault="008D735D" w14:paraId="3DF7D868" w14:textId="24601AAF">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"Java</w:t>
            </w:r>
            <w:proofErr w:type="gramStart"/>
            <w:r w:rsidRPr="00FE55E9">
              <w:rPr>
                <w:rFonts w:eastAsia="Times New Roman" w:cs="Times New Roman"/>
                <w:kern w:val="0"/>
                <w:sz w:val="24"/>
                <w:szCs w:val="24"/>
                <w:highlight w:val="darkGray"/>
                <w:lang w:eastAsia="en-PH"/>
                <w14:ligatures w14:val="none"/>
              </w:rPr>
              <w:t>".</w:t>
            </w:r>
            <w:proofErr w:type="spellStart"/>
            <w:r w:rsidRPr="00FE55E9">
              <w:rPr>
                <w:rFonts w:eastAsia="Times New Roman" w:cs="Times New Roman"/>
                <w:kern w:val="0"/>
                <w:sz w:val="24"/>
                <w:szCs w:val="24"/>
                <w:highlight w:val="darkGray"/>
                <w:lang w:eastAsia="en-PH"/>
                <w14:ligatures w14:val="none"/>
              </w:rPr>
              <w:t>charAt</w:t>
            </w:r>
            <w:proofErr w:type="spellEnd"/>
            <w:proofErr w:type="gramEnd"/>
            <w:r w:rsidRPr="00FE55E9">
              <w:rPr>
                <w:rFonts w:eastAsia="Times New Roman" w:cs="Times New Roman"/>
                <w:kern w:val="0"/>
                <w:sz w:val="24"/>
                <w:szCs w:val="24"/>
                <w:highlight w:val="darkGray"/>
                <w:lang w:eastAsia="en-PH"/>
                <w14:ligatures w14:val="none"/>
              </w:rPr>
              <w:t>(2)</w:t>
            </w:r>
          </w:p>
        </w:tc>
        <w:tc>
          <w:tcPr>
            <w:tcW w:w="2337" w:type="dxa"/>
          </w:tcPr>
          <w:p w:rsidRPr="00FE55E9" w:rsidR="00CB0D18" w:rsidP="004C5C82" w:rsidRDefault="00206E72" w14:paraId="6835F0D6" w14:textId="40716A86">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'v'</w:t>
            </w:r>
          </w:p>
        </w:tc>
      </w:tr>
      <w:tr w:rsidR="00CB0D18" w:rsidTr="00CB0D18" w14:paraId="7AF7CF5A" w14:textId="77777777">
        <w:tc>
          <w:tcPr>
            <w:tcW w:w="2338" w:type="dxa"/>
          </w:tcPr>
          <w:p w:rsidRPr="00FE55E9" w:rsidR="00CB0D18" w:rsidP="004C5C82" w:rsidRDefault="00C6741B" w14:paraId="5C5F1730" w14:textId="0AD1B1C8">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proofErr w:type="gramStart"/>
            <w:r w:rsidRPr="00FE55E9">
              <w:rPr>
                <w:rFonts w:eastAsia="Times New Roman" w:cs="Times New Roman"/>
                <w:kern w:val="0"/>
                <w:sz w:val="24"/>
                <w:szCs w:val="24"/>
                <w:highlight w:val="darkGray"/>
                <w:lang w:eastAsia="en-PH"/>
                <w14:ligatures w14:val="none"/>
              </w:rPr>
              <w:t>toUpperCase</w:t>
            </w:r>
            <w:proofErr w:type="spellEnd"/>
            <w:r w:rsidRPr="00FE55E9">
              <w:rPr>
                <w:rFonts w:eastAsia="Times New Roman" w:cs="Times New Roman"/>
                <w:kern w:val="0"/>
                <w:sz w:val="24"/>
                <w:szCs w:val="24"/>
                <w:highlight w:val="darkGray"/>
                <w:lang w:eastAsia="en-PH"/>
                <w14:ligatures w14:val="none"/>
              </w:rPr>
              <w:t>(</w:t>
            </w:r>
            <w:proofErr w:type="gramEnd"/>
            <w:r w:rsidRPr="00FE55E9">
              <w:rPr>
                <w:rFonts w:eastAsia="Times New Roman" w:cs="Times New Roman"/>
                <w:kern w:val="0"/>
                <w:sz w:val="24"/>
                <w:szCs w:val="24"/>
                <w:highlight w:val="darkGray"/>
                <w:lang w:eastAsia="en-PH"/>
                <w14:ligatures w14:val="none"/>
              </w:rPr>
              <w:t>)</w:t>
            </w:r>
          </w:p>
        </w:tc>
        <w:tc>
          <w:tcPr>
            <w:tcW w:w="2338" w:type="dxa"/>
          </w:tcPr>
          <w:p w:rsidR="00CB0D18" w:rsidP="004C5C82" w:rsidRDefault="00046E2C" w14:paraId="47096AD9" w14:textId="1EB0DC93">
            <w:pPr>
              <w:numPr>
                <w:ilvl w:val="0"/>
                <w:numId w:val="0"/>
              </w:numPr>
              <w:spacing w:before="100" w:beforeAutospacing="1" w:after="100" w:afterAutospacing="1"/>
              <w:rPr>
                <w:rFonts w:eastAsia="Times New Roman" w:cs="Times New Roman"/>
                <w:kern w:val="0"/>
                <w:sz w:val="24"/>
                <w:szCs w:val="24"/>
                <w:lang w:eastAsia="en-PH"/>
                <w14:ligatures w14:val="none"/>
              </w:rPr>
            </w:pPr>
            <w:r w:rsidRPr="00046E2C">
              <w:rPr>
                <w:rFonts w:eastAsia="Times New Roman" w:cs="Times New Roman"/>
                <w:kern w:val="0"/>
                <w:sz w:val="24"/>
                <w:szCs w:val="24"/>
                <w:lang w:eastAsia="en-PH"/>
                <w14:ligatures w14:val="none"/>
              </w:rPr>
              <w:t>Converts all letters to uppercase</w:t>
            </w:r>
          </w:p>
        </w:tc>
        <w:tc>
          <w:tcPr>
            <w:tcW w:w="2337" w:type="dxa"/>
          </w:tcPr>
          <w:p w:rsidRPr="00FE55E9" w:rsidR="00CB0D18" w:rsidP="004C5C82" w:rsidRDefault="008D735D" w14:paraId="4F54DB93" w14:textId="2EEE3371">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"java</w:t>
            </w:r>
            <w:proofErr w:type="gramStart"/>
            <w:r w:rsidRPr="00FE55E9">
              <w:rPr>
                <w:rFonts w:eastAsia="Times New Roman" w:cs="Times New Roman"/>
                <w:kern w:val="0"/>
                <w:sz w:val="24"/>
                <w:szCs w:val="24"/>
                <w:highlight w:val="darkGray"/>
                <w:lang w:eastAsia="en-PH"/>
                <w14:ligatures w14:val="none"/>
              </w:rPr>
              <w:t>".</w:t>
            </w:r>
            <w:proofErr w:type="spellStart"/>
            <w:r w:rsidRPr="00FE55E9">
              <w:rPr>
                <w:rFonts w:eastAsia="Times New Roman" w:cs="Times New Roman"/>
                <w:kern w:val="0"/>
                <w:sz w:val="24"/>
                <w:szCs w:val="24"/>
                <w:highlight w:val="darkGray"/>
                <w:lang w:eastAsia="en-PH"/>
                <w14:ligatures w14:val="none"/>
              </w:rPr>
              <w:t>toUpperCase</w:t>
            </w:r>
            <w:proofErr w:type="spellEnd"/>
            <w:proofErr w:type="gramEnd"/>
            <w:r w:rsidRPr="00FE55E9">
              <w:rPr>
                <w:rFonts w:eastAsia="Times New Roman" w:cs="Times New Roman"/>
                <w:kern w:val="0"/>
                <w:sz w:val="24"/>
                <w:szCs w:val="24"/>
                <w:highlight w:val="darkGray"/>
                <w:lang w:eastAsia="en-PH"/>
                <w14:ligatures w14:val="none"/>
              </w:rPr>
              <w:t>()</w:t>
            </w:r>
          </w:p>
        </w:tc>
        <w:tc>
          <w:tcPr>
            <w:tcW w:w="2337" w:type="dxa"/>
          </w:tcPr>
          <w:p w:rsidRPr="00FE55E9" w:rsidR="00CB0D18" w:rsidP="004C5C82" w:rsidRDefault="00206E72" w14:paraId="057880F4" w14:textId="2EAB688F">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"JAVA"</w:t>
            </w:r>
          </w:p>
        </w:tc>
      </w:tr>
      <w:tr w:rsidR="003C4655" w:rsidTr="00CB0D18" w14:paraId="4DF9DC49" w14:textId="77777777">
        <w:tc>
          <w:tcPr>
            <w:tcW w:w="2338" w:type="dxa"/>
          </w:tcPr>
          <w:p w:rsidRPr="00FE55E9" w:rsidR="003C4655" w:rsidP="004C5C82" w:rsidRDefault="00D85818" w14:paraId="0AF58B87" w14:textId="041CEE27">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proofErr w:type="gramStart"/>
            <w:r w:rsidRPr="00FE55E9">
              <w:rPr>
                <w:rFonts w:eastAsia="Times New Roman" w:cs="Times New Roman"/>
                <w:kern w:val="0"/>
                <w:sz w:val="24"/>
                <w:szCs w:val="24"/>
                <w:highlight w:val="darkGray"/>
                <w:lang w:eastAsia="en-PH"/>
                <w14:ligatures w14:val="none"/>
              </w:rPr>
              <w:t>toLowerCase</w:t>
            </w:r>
            <w:proofErr w:type="spellEnd"/>
            <w:r w:rsidRPr="00FE55E9">
              <w:rPr>
                <w:rFonts w:eastAsia="Times New Roman" w:cs="Times New Roman"/>
                <w:kern w:val="0"/>
                <w:sz w:val="24"/>
                <w:szCs w:val="24"/>
                <w:highlight w:val="darkGray"/>
                <w:lang w:eastAsia="en-PH"/>
                <w14:ligatures w14:val="none"/>
              </w:rPr>
              <w:t>(</w:t>
            </w:r>
            <w:proofErr w:type="gramEnd"/>
            <w:r w:rsidRPr="00FE55E9">
              <w:rPr>
                <w:rFonts w:eastAsia="Times New Roman" w:cs="Times New Roman"/>
                <w:kern w:val="0"/>
                <w:sz w:val="24"/>
                <w:szCs w:val="24"/>
                <w:highlight w:val="darkGray"/>
                <w:lang w:eastAsia="en-PH"/>
                <w14:ligatures w14:val="none"/>
              </w:rPr>
              <w:t>)</w:t>
            </w:r>
          </w:p>
        </w:tc>
        <w:tc>
          <w:tcPr>
            <w:tcW w:w="2338" w:type="dxa"/>
          </w:tcPr>
          <w:p w:rsidR="003C4655" w:rsidP="00046E2C" w:rsidRDefault="00046E2C" w14:paraId="08F65DA3" w14:textId="7D1075D0">
            <w:pPr>
              <w:numPr>
                <w:ilvl w:val="0"/>
                <w:numId w:val="0"/>
              </w:numPr>
              <w:spacing w:before="100" w:beforeAutospacing="1" w:after="100" w:afterAutospacing="1"/>
              <w:rPr>
                <w:rFonts w:eastAsia="Times New Roman" w:cs="Times New Roman"/>
                <w:kern w:val="0"/>
                <w:sz w:val="24"/>
                <w:szCs w:val="24"/>
                <w:lang w:eastAsia="en-PH"/>
                <w14:ligatures w14:val="none"/>
              </w:rPr>
            </w:pPr>
            <w:r w:rsidRPr="00046E2C">
              <w:rPr>
                <w:rFonts w:eastAsia="Times New Roman" w:cs="Times New Roman"/>
                <w:kern w:val="0"/>
                <w:sz w:val="24"/>
                <w:szCs w:val="24"/>
                <w:lang w:eastAsia="en-PH"/>
                <w14:ligatures w14:val="none"/>
              </w:rPr>
              <w:t>Converts all letters to lowercase</w:t>
            </w:r>
          </w:p>
        </w:tc>
        <w:tc>
          <w:tcPr>
            <w:tcW w:w="2337" w:type="dxa"/>
          </w:tcPr>
          <w:p w:rsidRPr="00FE55E9" w:rsidR="003C4655" w:rsidP="004C5C82" w:rsidRDefault="008D735D" w14:paraId="6E72F467" w14:textId="23D560A6">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"HELLO</w:t>
            </w:r>
            <w:proofErr w:type="gramStart"/>
            <w:r w:rsidRPr="00FE55E9">
              <w:rPr>
                <w:rFonts w:eastAsia="Times New Roman" w:cs="Times New Roman"/>
                <w:kern w:val="0"/>
                <w:sz w:val="24"/>
                <w:szCs w:val="24"/>
                <w:highlight w:val="darkGray"/>
                <w:lang w:eastAsia="en-PH"/>
                <w14:ligatures w14:val="none"/>
              </w:rPr>
              <w:t>".</w:t>
            </w:r>
            <w:proofErr w:type="spellStart"/>
            <w:r w:rsidRPr="00FE55E9">
              <w:rPr>
                <w:rFonts w:eastAsia="Times New Roman" w:cs="Times New Roman"/>
                <w:kern w:val="0"/>
                <w:sz w:val="24"/>
                <w:szCs w:val="24"/>
                <w:highlight w:val="darkGray"/>
                <w:lang w:eastAsia="en-PH"/>
                <w14:ligatures w14:val="none"/>
              </w:rPr>
              <w:t>toLowerCase</w:t>
            </w:r>
            <w:proofErr w:type="spellEnd"/>
            <w:proofErr w:type="gramEnd"/>
            <w:r w:rsidRPr="00FE55E9">
              <w:rPr>
                <w:rFonts w:eastAsia="Times New Roman" w:cs="Times New Roman"/>
                <w:kern w:val="0"/>
                <w:sz w:val="24"/>
                <w:szCs w:val="24"/>
                <w:highlight w:val="darkGray"/>
                <w:lang w:eastAsia="en-PH"/>
                <w14:ligatures w14:val="none"/>
              </w:rPr>
              <w:t>()</w:t>
            </w:r>
          </w:p>
        </w:tc>
        <w:tc>
          <w:tcPr>
            <w:tcW w:w="2337" w:type="dxa"/>
          </w:tcPr>
          <w:p w:rsidRPr="00FE55E9" w:rsidR="003C4655" w:rsidP="004C5C82" w:rsidRDefault="004B5848" w14:paraId="4B170A7B" w14:textId="5528329D">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"hello"</w:t>
            </w:r>
          </w:p>
        </w:tc>
      </w:tr>
      <w:tr w:rsidR="003C4655" w:rsidTr="00CB0D18" w14:paraId="4722D2D6" w14:textId="77777777">
        <w:tc>
          <w:tcPr>
            <w:tcW w:w="2338" w:type="dxa"/>
          </w:tcPr>
          <w:p w:rsidRPr="00FE55E9" w:rsidR="003C4655" w:rsidP="004C5C82" w:rsidRDefault="00D85818" w14:paraId="0584C0ED" w14:textId="05663C0F">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gramStart"/>
            <w:r w:rsidRPr="00FE55E9">
              <w:rPr>
                <w:rFonts w:eastAsia="Times New Roman" w:cs="Times New Roman"/>
                <w:kern w:val="0"/>
                <w:sz w:val="24"/>
                <w:szCs w:val="24"/>
                <w:highlight w:val="darkGray"/>
                <w:lang w:eastAsia="en-PH"/>
                <w14:ligatures w14:val="none"/>
              </w:rPr>
              <w:t>substring(</w:t>
            </w:r>
            <w:proofErr w:type="gramEnd"/>
            <w:r w:rsidRPr="00FE55E9">
              <w:rPr>
                <w:rFonts w:eastAsia="Times New Roman" w:cs="Times New Roman"/>
                <w:kern w:val="0"/>
                <w:sz w:val="24"/>
                <w:szCs w:val="24"/>
                <w:highlight w:val="darkGray"/>
                <w:lang w:eastAsia="en-PH"/>
                <w14:ligatures w14:val="none"/>
              </w:rPr>
              <w:t>start, end)</w:t>
            </w:r>
          </w:p>
        </w:tc>
        <w:tc>
          <w:tcPr>
            <w:tcW w:w="2338" w:type="dxa"/>
          </w:tcPr>
          <w:p w:rsidR="003C4655" w:rsidP="004C5C82" w:rsidRDefault="004755FF" w14:paraId="50EA06DC" w14:textId="25DCCC54">
            <w:pPr>
              <w:numPr>
                <w:ilvl w:val="0"/>
                <w:numId w:val="0"/>
              </w:numPr>
              <w:spacing w:before="100" w:beforeAutospacing="1" w:after="100" w:afterAutospacing="1"/>
              <w:rPr>
                <w:rFonts w:eastAsia="Times New Roman" w:cs="Times New Roman"/>
                <w:kern w:val="0"/>
                <w:sz w:val="24"/>
                <w:szCs w:val="24"/>
                <w:lang w:eastAsia="en-PH"/>
                <w14:ligatures w14:val="none"/>
              </w:rPr>
            </w:pPr>
            <w:r w:rsidRPr="004755FF">
              <w:rPr>
                <w:rFonts w:eastAsia="Times New Roman" w:cs="Times New Roman"/>
                <w:kern w:val="0"/>
                <w:sz w:val="24"/>
                <w:szCs w:val="24"/>
                <w:lang w:eastAsia="en-PH"/>
                <w14:ligatures w14:val="none"/>
              </w:rPr>
              <w:t>Extracts a part of the string</w:t>
            </w:r>
          </w:p>
        </w:tc>
        <w:tc>
          <w:tcPr>
            <w:tcW w:w="2337" w:type="dxa"/>
          </w:tcPr>
          <w:p w:rsidRPr="00FE55E9" w:rsidR="003C4655" w:rsidP="004C5C82" w:rsidRDefault="000C5035" w14:paraId="3D15F9B1" w14:textId="7C420213">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w:t>
            </w:r>
            <w:proofErr w:type="spellStart"/>
            <w:r w:rsidRPr="00FE55E9">
              <w:rPr>
                <w:rFonts w:eastAsia="Times New Roman" w:cs="Times New Roman"/>
                <w:kern w:val="0"/>
                <w:sz w:val="24"/>
                <w:szCs w:val="24"/>
                <w:highlight w:val="darkGray"/>
                <w:lang w:eastAsia="en-PH"/>
                <w14:ligatures w14:val="none"/>
              </w:rPr>
              <w:t>Hello</w:t>
            </w:r>
            <w:proofErr w:type="gramStart"/>
            <w:r w:rsidRPr="00FE55E9">
              <w:rPr>
                <w:rFonts w:eastAsia="Times New Roman" w:cs="Times New Roman"/>
                <w:kern w:val="0"/>
                <w:sz w:val="24"/>
                <w:szCs w:val="24"/>
                <w:highlight w:val="darkGray"/>
                <w:lang w:eastAsia="en-PH"/>
                <w14:ligatures w14:val="none"/>
              </w:rPr>
              <w:t>".substring</w:t>
            </w:r>
            <w:proofErr w:type="spellEnd"/>
            <w:proofErr w:type="gramEnd"/>
            <w:r w:rsidRPr="00FE55E9">
              <w:rPr>
                <w:rFonts w:eastAsia="Times New Roman" w:cs="Times New Roman"/>
                <w:kern w:val="0"/>
                <w:sz w:val="24"/>
                <w:szCs w:val="24"/>
                <w:highlight w:val="darkGray"/>
                <w:lang w:eastAsia="en-PH"/>
                <w14:ligatures w14:val="none"/>
              </w:rPr>
              <w:t>(1, 4)</w:t>
            </w:r>
          </w:p>
        </w:tc>
        <w:tc>
          <w:tcPr>
            <w:tcW w:w="2337" w:type="dxa"/>
          </w:tcPr>
          <w:p w:rsidRPr="00FE55E9" w:rsidR="003C4655" w:rsidP="004C5C82" w:rsidRDefault="004B5848" w14:paraId="0F18D7FE" w14:textId="0BFC9F01">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"ell"</w:t>
            </w:r>
          </w:p>
        </w:tc>
      </w:tr>
      <w:tr w:rsidR="003C4655" w:rsidTr="00CB0D18" w14:paraId="03359EA2" w14:textId="77777777">
        <w:tc>
          <w:tcPr>
            <w:tcW w:w="2338" w:type="dxa"/>
          </w:tcPr>
          <w:p w:rsidRPr="00FE55E9" w:rsidR="003C4655" w:rsidP="004C5C82" w:rsidRDefault="00D85818" w14:paraId="1DFF31FD" w14:textId="10D0EFD1">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gramStart"/>
            <w:r w:rsidRPr="00FE55E9">
              <w:rPr>
                <w:rFonts w:eastAsia="Times New Roman" w:cs="Times New Roman"/>
                <w:kern w:val="0"/>
                <w:sz w:val="24"/>
                <w:szCs w:val="24"/>
                <w:highlight w:val="darkGray"/>
                <w:lang w:eastAsia="en-PH"/>
                <w14:ligatures w14:val="none"/>
              </w:rPr>
              <w:t>replace(</w:t>
            </w:r>
            <w:proofErr w:type="gramEnd"/>
            <w:r w:rsidRPr="00FE55E9">
              <w:rPr>
                <w:rFonts w:eastAsia="Times New Roman" w:cs="Times New Roman"/>
                <w:kern w:val="0"/>
                <w:sz w:val="24"/>
                <w:szCs w:val="24"/>
                <w:highlight w:val="darkGray"/>
                <w:lang w:eastAsia="en-PH"/>
                <w14:ligatures w14:val="none"/>
              </w:rPr>
              <w:t>old, new)</w:t>
            </w:r>
          </w:p>
        </w:tc>
        <w:tc>
          <w:tcPr>
            <w:tcW w:w="2338" w:type="dxa"/>
          </w:tcPr>
          <w:p w:rsidR="003C4655" w:rsidP="004C5C82" w:rsidRDefault="004755FF" w14:paraId="622D6D02" w14:textId="4A86759F">
            <w:pPr>
              <w:numPr>
                <w:ilvl w:val="0"/>
                <w:numId w:val="0"/>
              </w:numPr>
              <w:spacing w:before="100" w:beforeAutospacing="1" w:after="100" w:afterAutospacing="1"/>
              <w:rPr>
                <w:rFonts w:eastAsia="Times New Roman" w:cs="Times New Roman"/>
                <w:kern w:val="0"/>
                <w:sz w:val="24"/>
                <w:szCs w:val="24"/>
                <w:lang w:eastAsia="en-PH"/>
                <w14:ligatures w14:val="none"/>
              </w:rPr>
            </w:pPr>
            <w:r w:rsidRPr="004755FF">
              <w:rPr>
                <w:rFonts w:eastAsia="Times New Roman" w:cs="Times New Roman"/>
                <w:kern w:val="0"/>
                <w:sz w:val="24"/>
                <w:szCs w:val="24"/>
                <w:lang w:eastAsia="en-PH"/>
                <w14:ligatures w14:val="none"/>
              </w:rPr>
              <w:t>Replaces one part of a string with another</w:t>
            </w:r>
          </w:p>
        </w:tc>
        <w:tc>
          <w:tcPr>
            <w:tcW w:w="2337" w:type="dxa"/>
          </w:tcPr>
          <w:p w:rsidRPr="00FE55E9" w:rsidR="003C4655" w:rsidP="004C5C82" w:rsidRDefault="000C5035" w14:paraId="03BBC51D" w14:textId="6F3F2B4D">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w:t>
            </w:r>
            <w:proofErr w:type="spellStart"/>
            <w:r w:rsidRPr="00FE55E9">
              <w:rPr>
                <w:rFonts w:eastAsia="Times New Roman" w:cs="Times New Roman"/>
                <w:kern w:val="0"/>
                <w:sz w:val="24"/>
                <w:szCs w:val="24"/>
                <w:highlight w:val="darkGray"/>
                <w:lang w:eastAsia="en-PH"/>
                <w14:ligatures w14:val="none"/>
              </w:rPr>
              <w:t>Hello</w:t>
            </w:r>
            <w:proofErr w:type="gramStart"/>
            <w:r w:rsidRPr="00FE55E9">
              <w:rPr>
                <w:rFonts w:eastAsia="Times New Roman" w:cs="Times New Roman"/>
                <w:kern w:val="0"/>
                <w:sz w:val="24"/>
                <w:szCs w:val="24"/>
                <w:highlight w:val="darkGray"/>
                <w:lang w:eastAsia="en-PH"/>
                <w14:ligatures w14:val="none"/>
              </w:rPr>
              <w:t>".replace</w:t>
            </w:r>
            <w:proofErr w:type="spellEnd"/>
            <w:proofErr w:type="gramEnd"/>
            <w:r w:rsidRPr="00FE55E9">
              <w:rPr>
                <w:rFonts w:eastAsia="Times New Roman" w:cs="Times New Roman"/>
                <w:kern w:val="0"/>
                <w:sz w:val="24"/>
                <w:szCs w:val="24"/>
                <w:highlight w:val="darkGray"/>
                <w:lang w:eastAsia="en-PH"/>
                <w14:ligatures w14:val="none"/>
              </w:rPr>
              <w:t>("H", "J")</w:t>
            </w:r>
          </w:p>
        </w:tc>
        <w:tc>
          <w:tcPr>
            <w:tcW w:w="2337" w:type="dxa"/>
          </w:tcPr>
          <w:p w:rsidRPr="00FE55E9" w:rsidR="003C4655" w:rsidP="004C5C82" w:rsidRDefault="004B5848" w14:paraId="5585A5C7" w14:textId="347B21F7">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"Jello"</w:t>
            </w:r>
          </w:p>
        </w:tc>
      </w:tr>
      <w:tr w:rsidR="003C4655" w:rsidTr="00CB0D18" w14:paraId="0AF07BEB" w14:textId="77777777">
        <w:tc>
          <w:tcPr>
            <w:tcW w:w="2338" w:type="dxa"/>
          </w:tcPr>
          <w:p w:rsidRPr="00FE55E9" w:rsidR="003C4655" w:rsidP="004C5C82" w:rsidRDefault="00285D6E" w14:paraId="3B137070" w14:textId="2FA06740">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gramStart"/>
            <w:r w:rsidRPr="00FE55E9">
              <w:rPr>
                <w:rFonts w:eastAsia="Times New Roman" w:cs="Times New Roman"/>
                <w:kern w:val="0"/>
                <w:sz w:val="24"/>
                <w:szCs w:val="24"/>
                <w:highlight w:val="darkGray"/>
                <w:lang w:eastAsia="en-PH"/>
                <w14:ligatures w14:val="none"/>
              </w:rPr>
              <w:t>equals(</w:t>
            </w:r>
            <w:proofErr w:type="gramEnd"/>
            <w:r w:rsidRPr="00FE55E9">
              <w:rPr>
                <w:rFonts w:eastAsia="Times New Roman" w:cs="Times New Roman"/>
                <w:kern w:val="0"/>
                <w:sz w:val="24"/>
                <w:szCs w:val="24"/>
                <w:highlight w:val="darkGray"/>
                <w:lang w:eastAsia="en-PH"/>
                <w14:ligatures w14:val="none"/>
              </w:rPr>
              <w:t>)</w:t>
            </w:r>
          </w:p>
        </w:tc>
        <w:tc>
          <w:tcPr>
            <w:tcW w:w="2338" w:type="dxa"/>
          </w:tcPr>
          <w:p w:rsidR="003C4655" w:rsidP="004C5C82" w:rsidRDefault="004755FF" w14:paraId="73CD4C62" w14:textId="011DE9AE">
            <w:pPr>
              <w:numPr>
                <w:ilvl w:val="0"/>
                <w:numId w:val="0"/>
              </w:numPr>
              <w:spacing w:before="100" w:beforeAutospacing="1" w:after="100" w:afterAutospacing="1"/>
              <w:rPr>
                <w:rFonts w:eastAsia="Times New Roman" w:cs="Times New Roman"/>
                <w:kern w:val="0"/>
                <w:sz w:val="24"/>
                <w:szCs w:val="24"/>
                <w:lang w:eastAsia="en-PH"/>
                <w14:ligatures w14:val="none"/>
              </w:rPr>
            </w:pPr>
            <w:r w:rsidRPr="004755FF">
              <w:rPr>
                <w:rFonts w:eastAsia="Times New Roman" w:cs="Times New Roman"/>
                <w:kern w:val="0"/>
                <w:sz w:val="24"/>
                <w:szCs w:val="24"/>
                <w:lang w:eastAsia="en-PH"/>
                <w14:ligatures w14:val="none"/>
              </w:rPr>
              <w:t>Compares two strings (case-sensitive)</w:t>
            </w:r>
          </w:p>
        </w:tc>
        <w:tc>
          <w:tcPr>
            <w:tcW w:w="2337" w:type="dxa"/>
          </w:tcPr>
          <w:p w:rsidRPr="00FE55E9" w:rsidR="003C4655" w:rsidP="004C5C82" w:rsidRDefault="000C5035" w14:paraId="25F83853" w14:textId="0D58D336">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w:t>
            </w:r>
            <w:proofErr w:type="spellStart"/>
            <w:r w:rsidRPr="00FE55E9">
              <w:rPr>
                <w:rFonts w:eastAsia="Times New Roman" w:cs="Times New Roman"/>
                <w:kern w:val="0"/>
                <w:sz w:val="24"/>
                <w:szCs w:val="24"/>
                <w:highlight w:val="darkGray"/>
                <w:lang w:eastAsia="en-PH"/>
                <w14:ligatures w14:val="none"/>
              </w:rPr>
              <w:t>Java</w:t>
            </w:r>
            <w:proofErr w:type="gramStart"/>
            <w:r w:rsidRPr="00FE55E9">
              <w:rPr>
                <w:rFonts w:eastAsia="Times New Roman" w:cs="Times New Roman"/>
                <w:kern w:val="0"/>
                <w:sz w:val="24"/>
                <w:szCs w:val="24"/>
                <w:highlight w:val="darkGray"/>
                <w:lang w:eastAsia="en-PH"/>
                <w14:ligatures w14:val="none"/>
              </w:rPr>
              <w:t>".equals</w:t>
            </w:r>
            <w:proofErr w:type="spellEnd"/>
            <w:proofErr w:type="gramEnd"/>
            <w:r w:rsidRPr="00FE55E9">
              <w:rPr>
                <w:rFonts w:eastAsia="Times New Roman" w:cs="Times New Roman"/>
                <w:kern w:val="0"/>
                <w:sz w:val="24"/>
                <w:szCs w:val="24"/>
                <w:highlight w:val="darkGray"/>
                <w:lang w:eastAsia="en-PH"/>
                <w14:ligatures w14:val="none"/>
              </w:rPr>
              <w:t>("java")</w:t>
            </w:r>
          </w:p>
        </w:tc>
        <w:tc>
          <w:tcPr>
            <w:tcW w:w="2337" w:type="dxa"/>
          </w:tcPr>
          <w:p w:rsidRPr="00FE55E9" w:rsidR="003C4655" w:rsidP="004C5C82" w:rsidRDefault="004B5848" w14:paraId="3E959135" w14:textId="2E5293FB">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False</w:t>
            </w:r>
          </w:p>
        </w:tc>
      </w:tr>
      <w:tr w:rsidR="003C4655" w:rsidTr="00CB0D18" w14:paraId="3ADEF753" w14:textId="77777777">
        <w:tc>
          <w:tcPr>
            <w:tcW w:w="2338" w:type="dxa"/>
          </w:tcPr>
          <w:p w:rsidRPr="00FE55E9" w:rsidR="003C4655" w:rsidP="004C5C82" w:rsidRDefault="00285D6E" w14:paraId="46CE9BCB" w14:textId="5BBF8693">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proofErr w:type="gramStart"/>
            <w:r w:rsidRPr="00FE55E9">
              <w:rPr>
                <w:rFonts w:eastAsia="Times New Roman" w:cs="Times New Roman"/>
                <w:kern w:val="0"/>
                <w:sz w:val="24"/>
                <w:szCs w:val="24"/>
                <w:highlight w:val="darkGray"/>
                <w:lang w:eastAsia="en-PH"/>
                <w14:ligatures w14:val="none"/>
              </w:rPr>
              <w:t>equalsIgnoreCase</w:t>
            </w:r>
            <w:proofErr w:type="spellEnd"/>
            <w:r w:rsidRPr="00FE55E9">
              <w:rPr>
                <w:rFonts w:eastAsia="Times New Roman" w:cs="Times New Roman"/>
                <w:kern w:val="0"/>
                <w:sz w:val="24"/>
                <w:szCs w:val="24"/>
                <w:highlight w:val="darkGray"/>
                <w:lang w:eastAsia="en-PH"/>
                <w14:ligatures w14:val="none"/>
              </w:rPr>
              <w:t>(</w:t>
            </w:r>
            <w:proofErr w:type="gramEnd"/>
            <w:r w:rsidRPr="00FE55E9">
              <w:rPr>
                <w:rFonts w:eastAsia="Times New Roman" w:cs="Times New Roman"/>
                <w:kern w:val="0"/>
                <w:sz w:val="24"/>
                <w:szCs w:val="24"/>
                <w:highlight w:val="darkGray"/>
                <w:lang w:eastAsia="en-PH"/>
                <w14:ligatures w14:val="none"/>
              </w:rPr>
              <w:t>)</w:t>
            </w:r>
          </w:p>
        </w:tc>
        <w:tc>
          <w:tcPr>
            <w:tcW w:w="2338" w:type="dxa"/>
          </w:tcPr>
          <w:p w:rsidR="003C4655" w:rsidP="004C5C82" w:rsidRDefault="004755FF" w14:paraId="7F3BA823" w14:textId="0AB69898">
            <w:pPr>
              <w:numPr>
                <w:ilvl w:val="0"/>
                <w:numId w:val="0"/>
              </w:numPr>
              <w:spacing w:before="100" w:beforeAutospacing="1" w:after="100" w:afterAutospacing="1"/>
              <w:rPr>
                <w:rFonts w:eastAsia="Times New Roman" w:cs="Times New Roman"/>
                <w:kern w:val="0"/>
                <w:sz w:val="24"/>
                <w:szCs w:val="24"/>
                <w:lang w:eastAsia="en-PH"/>
                <w14:ligatures w14:val="none"/>
              </w:rPr>
            </w:pPr>
            <w:r w:rsidRPr="004755FF">
              <w:rPr>
                <w:rFonts w:eastAsia="Times New Roman" w:cs="Times New Roman"/>
                <w:kern w:val="0"/>
                <w:sz w:val="24"/>
                <w:szCs w:val="24"/>
                <w:lang w:eastAsia="en-PH"/>
                <w14:ligatures w14:val="none"/>
              </w:rPr>
              <w:t>Compares two strings ignoring case</w:t>
            </w:r>
          </w:p>
        </w:tc>
        <w:tc>
          <w:tcPr>
            <w:tcW w:w="2337" w:type="dxa"/>
          </w:tcPr>
          <w:p w:rsidRPr="00FE55E9" w:rsidR="003C4655" w:rsidP="004C5C82" w:rsidRDefault="000C5035" w14:paraId="2EAE4E69" w14:textId="58506AF2">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"Java</w:t>
            </w:r>
            <w:proofErr w:type="gramStart"/>
            <w:r w:rsidRPr="00FE55E9">
              <w:rPr>
                <w:rFonts w:eastAsia="Times New Roman" w:cs="Times New Roman"/>
                <w:kern w:val="0"/>
                <w:sz w:val="24"/>
                <w:szCs w:val="24"/>
                <w:highlight w:val="darkGray"/>
                <w:lang w:eastAsia="en-PH"/>
                <w14:ligatures w14:val="none"/>
              </w:rPr>
              <w:t>".</w:t>
            </w:r>
            <w:proofErr w:type="spellStart"/>
            <w:r w:rsidRPr="00FE55E9">
              <w:rPr>
                <w:rFonts w:eastAsia="Times New Roman" w:cs="Times New Roman"/>
                <w:kern w:val="0"/>
                <w:sz w:val="24"/>
                <w:szCs w:val="24"/>
                <w:highlight w:val="darkGray"/>
                <w:lang w:eastAsia="en-PH"/>
                <w14:ligatures w14:val="none"/>
              </w:rPr>
              <w:t>equalsIgnoreCase</w:t>
            </w:r>
            <w:proofErr w:type="spellEnd"/>
            <w:proofErr w:type="gramEnd"/>
            <w:r w:rsidRPr="00FE55E9">
              <w:rPr>
                <w:rFonts w:eastAsia="Times New Roman" w:cs="Times New Roman"/>
                <w:kern w:val="0"/>
                <w:sz w:val="24"/>
                <w:szCs w:val="24"/>
                <w:highlight w:val="darkGray"/>
                <w:lang w:eastAsia="en-PH"/>
                <w14:ligatures w14:val="none"/>
              </w:rPr>
              <w:t>("java")</w:t>
            </w:r>
          </w:p>
        </w:tc>
        <w:tc>
          <w:tcPr>
            <w:tcW w:w="2337" w:type="dxa"/>
          </w:tcPr>
          <w:p w:rsidRPr="00FE55E9" w:rsidR="003C4655" w:rsidP="004C5C82" w:rsidRDefault="00FE55E9" w14:paraId="7002EA2F" w14:textId="68B48EAD">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FE55E9">
              <w:rPr>
                <w:rFonts w:eastAsia="Times New Roman" w:cs="Times New Roman"/>
                <w:kern w:val="0"/>
                <w:sz w:val="24"/>
                <w:szCs w:val="24"/>
                <w:highlight w:val="darkGray"/>
                <w:lang w:eastAsia="en-PH"/>
                <w14:ligatures w14:val="none"/>
              </w:rPr>
              <w:t>true</w:t>
            </w:r>
          </w:p>
        </w:tc>
      </w:tr>
    </w:tbl>
    <w:p w:rsidRPr="004C5C82" w:rsidR="003C4655" w:rsidP="004C5C82" w:rsidRDefault="003C4655" w14:paraId="7A5771C8"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484C31" w:rsidP="00812341" w:rsidRDefault="00812341" w14:paraId="157AC0C2" w14:textId="6FC162CC">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Common Character Methods</w:t>
      </w:r>
    </w:p>
    <w:tbl>
      <w:tblPr>
        <w:tblStyle w:val="TableGridLight"/>
        <w:tblW w:w="0" w:type="auto"/>
        <w:tblLook w:val="04A0" w:firstRow="1" w:lastRow="0" w:firstColumn="1" w:lastColumn="0" w:noHBand="0" w:noVBand="1"/>
      </w:tblPr>
      <w:tblGrid>
        <w:gridCol w:w="2238"/>
        <w:gridCol w:w="2087"/>
        <w:gridCol w:w="3091"/>
        <w:gridCol w:w="1934"/>
      </w:tblGrid>
      <w:tr w:rsidR="00812341" w:rsidTr="00812341" w14:paraId="38ABB8F5" w14:textId="77777777">
        <w:tc>
          <w:tcPr>
            <w:tcW w:w="2338" w:type="dxa"/>
          </w:tcPr>
          <w:p w:rsidR="00812341" w:rsidP="00812341" w:rsidRDefault="00812341" w14:paraId="4EE474EB" w14:textId="111600F7">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Method</w:t>
            </w:r>
          </w:p>
        </w:tc>
        <w:tc>
          <w:tcPr>
            <w:tcW w:w="2338" w:type="dxa"/>
          </w:tcPr>
          <w:p w:rsidR="00812341" w:rsidP="00812341" w:rsidRDefault="00812341" w14:paraId="2D66482B" w14:textId="5FFCD665">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Description</w:t>
            </w:r>
          </w:p>
        </w:tc>
        <w:tc>
          <w:tcPr>
            <w:tcW w:w="2337" w:type="dxa"/>
          </w:tcPr>
          <w:p w:rsidR="00812341" w:rsidP="00812341" w:rsidRDefault="00812341" w14:paraId="47EB6992" w14:textId="68FB9289">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Example</w:t>
            </w:r>
          </w:p>
        </w:tc>
        <w:tc>
          <w:tcPr>
            <w:tcW w:w="2337" w:type="dxa"/>
          </w:tcPr>
          <w:p w:rsidR="00812341" w:rsidP="00812341" w:rsidRDefault="00812341" w14:paraId="2D3DD89D" w14:textId="5E77F506">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Output</w:t>
            </w:r>
          </w:p>
        </w:tc>
      </w:tr>
      <w:tr w:rsidR="00812341" w:rsidTr="00812341" w14:paraId="65B646E5" w14:textId="77777777">
        <w:tc>
          <w:tcPr>
            <w:tcW w:w="2338" w:type="dxa"/>
          </w:tcPr>
          <w:p w:rsidRPr="009F246E" w:rsidR="00812341" w:rsidP="00812341" w:rsidRDefault="005A612F" w14:paraId="704F5E28" w14:textId="331B184D">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r w:rsidRPr="009F246E">
              <w:rPr>
                <w:rFonts w:eastAsia="Times New Roman" w:cs="Times New Roman"/>
                <w:kern w:val="0"/>
                <w:sz w:val="24"/>
                <w:szCs w:val="24"/>
                <w:highlight w:val="darkGray"/>
                <w:lang w:eastAsia="en-PH"/>
                <w14:ligatures w14:val="none"/>
              </w:rPr>
              <w:t>isLetter</w:t>
            </w:r>
            <w:proofErr w:type="spellEnd"/>
            <w:r w:rsidRPr="009F246E">
              <w:rPr>
                <w:rFonts w:eastAsia="Times New Roman" w:cs="Times New Roman"/>
                <w:kern w:val="0"/>
                <w:sz w:val="24"/>
                <w:szCs w:val="24"/>
                <w:highlight w:val="darkGray"/>
                <w:lang w:eastAsia="en-PH"/>
                <w14:ligatures w14:val="none"/>
              </w:rPr>
              <w:t>(</w:t>
            </w:r>
            <w:proofErr w:type="spellStart"/>
            <w:r w:rsidRPr="009F246E">
              <w:rPr>
                <w:rFonts w:eastAsia="Times New Roman" w:cs="Times New Roman"/>
                <w:kern w:val="0"/>
                <w:sz w:val="24"/>
                <w:szCs w:val="24"/>
                <w:highlight w:val="darkGray"/>
                <w:lang w:eastAsia="en-PH"/>
                <w14:ligatures w14:val="none"/>
              </w:rPr>
              <w:t>ch</w:t>
            </w:r>
            <w:proofErr w:type="spellEnd"/>
            <w:r w:rsidRPr="009F246E">
              <w:rPr>
                <w:rFonts w:eastAsia="Times New Roman" w:cs="Times New Roman"/>
                <w:kern w:val="0"/>
                <w:sz w:val="24"/>
                <w:szCs w:val="24"/>
                <w:highlight w:val="darkGray"/>
                <w:lang w:eastAsia="en-PH"/>
                <w14:ligatures w14:val="none"/>
              </w:rPr>
              <w:t>)</w:t>
            </w:r>
          </w:p>
        </w:tc>
        <w:tc>
          <w:tcPr>
            <w:tcW w:w="2338" w:type="dxa"/>
          </w:tcPr>
          <w:p w:rsidRPr="009F246E" w:rsidR="00812341" w:rsidP="00812341" w:rsidRDefault="002F5451" w14:paraId="2FDC2855" w14:textId="06A688AA">
            <w:pPr>
              <w:numPr>
                <w:ilvl w:val="0"/>
                <w:numId w:val="0"/>
              </w:numPr>
              <w:spacing w:before="100" w:beforeAutospacing="1" w:after="100" w:afterAutospacing="1"/>
              <w:rPr>
                <w:rFonts w:eastAsia="Times New Roman" w:cs="Times New Roman"/>
                <w:kern w:val="0"/>
                <w:sz w:val="24"/>
                <w:szCs w:val="24"/>
                <w:lang w:eastAsia="en-PH"/>
                <w14:ligatures w14:val="none"/>
              </w:rPr>
            </w:pPr>
            <w:r w:rsidRPr="009F246E">
              <w:rPr>
                <w:rFonts w:eastAsia="Times New Roman" w:cs="Times New Roman"/>
                <w:kern w:val="0"/>
                <w:sz w:val="24"/>
                <w:szCs w:val="24"/>
                <w:lang w:eastAsia="en-PH"/>
                <w14:ligatures w14:val="none"/>
              </w:rPr>
              <w:t>Checks if a character is a letter</w:t>
            </w:r>
          </w:p>
        </w:tc>
        <w:tc>
          <w:tcPr>
            <w:tcW w:w="2337" w:type="dxa"/>
          </w:tcPr>
          <w:p w:rsidRPr="009F246E" w:rsidR="00812341" w:rsidP="00812341" w:rsidRDefault="00C74D86" w14:paraId="2C040BD6" w14:textId="0034B1E1">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r w:rsidRPr="009F246E">
              <w:rPr>
                <w:rFonts w:eastAsia="Times New Roman" w:cs="Times New Roman"/>
                <w:kern w:val="0"/>
                <w:sz w:val="24"/>
                <w:szCs w:val="24"/>
                <w:highlight w:val="darkGray"/>
                <w:lang w:eastAsia="en-PH"/>
                <w14:ligatures w14:val="none"/>
              </w:rPr>
              <w:t>Character.isLetter</w:t>
            </w:r>
            <w:proofErr w:type="spellEnd"/>
            <w:r w:rsidRPr="009F246E">
              <w:rPr>
                <w:rFonts w:eastAsia="Times New Roman" w:cs="Times New Roman"/>
                <w:kern w:val="0"/>
                <w:sz w:val="24"/>
                <w:szCs w:val="24"/>
                <w:highlight w:val="darkGray"/>
                <w:lang w:eastAsia="en-PH"/>
                <w14:ligatures w14:val="none"/>
              </w:rPr>
              <w:t>('A')</w:t>
            </w:r>
          </w:p>
        </w:tc>
        <w:tc>
          <w:tcPr>
            <w:tcW w:w="2337" w:type="dxa"/>
          </w:tcPr>
          <w:p w:rsidRPr="009F246E" w:rsidR="00812341" w:rsidP="00812341" w:rsidRDefault="00B040AD" w14:paraId="3246EB1B" w14:textId="44AE24C4">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9F246E">
              <w:rPr>
                <w:rFonts w:eastAsia="Times New Roman" w:cs="Times New Roman"/>
                <w:kern w:val="0"/>
                <w:sz w:val="24"/>
                <w:szCs w:val="24"/>
                <w:highlight w:val="darkGray"/>
                <w:lang w:eastAsia="en-PH"/>
                <w14:ligatures w14:val="none"/>
              </w:rPr>
              <w:t>true</w:t>
            </w:r>
          </w:p>
        </w:tc>
      </w:tr>
      <w:tr w:rsidR="00812341" w:rsidTr="00812341" w14:paraId="55CCE64F" w14:textId="77777777">
        <w:tc>
          <w:tcPr>
            <w:tcW w:w="2338" w:type="dxa"/>
          </w:tcPr>
          <w:p w:rsidRPr="009F246E" w:rsidR="00812341" w:rsidP="00812341" w:rsidRDefault="005A612F" w14:paraId="2EE35224" w14:textId="34EE9AB6">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r w:rsidRPr="009F246E">
              <w:rPr>
                <w:rFonts w:eastAsia="Times New Roman" w:cs="Times New Roman"/>
                <w:kern w:val="0"/>
                <w:sz w:val="24"/>
                <w:szCs w:val="24"/>
                <w:highlight w:val="darkGray"/>
                <w:lang w:eastAsia="en-PH"/>
                <w14:ligatures w14:val="none"/>
              </w:rPr>
              <w:t>isDigit</w:t>
            </w:r>
            <w:proofErr w:type="spellEnd"/>
            <w:r w:rsidRPr="009F246E">
              <w:rPr>
                <w:rFonts w:eastAsia="Times New Roman" w:cs="Times New Roman"/>
                <w:kern w:val="0"/>
                <w:sz w:val="24"/>
                <w:szCs w:val="24"/>
                <w:highlight w:val="darkGray"/>
                <w:lang w:eastAsia="en-PH"/>
                <w14:ligatures w14:val="none"/>
              </w:rPr>
              <w:t>(</w:t>
            </w:r>
            <w:proofErr w:type="spellStart"/>
            <w:r w:rsidRPr="009F246E">
              <w:rPr>
                <w:rFonts w:eastAsia="Times New Roman" w:cs="Times New Roman"/>
                <w:kern w:val="0"/>
                <w:sz w:val="24"/>
                <w:szCs w:val="24"/>
                <w:highlight w:val="darkGray"/>
                <w:lang w:eastAsia="en-PH"/>
                <w14:ligatures w14:val="none"/>
              </w:rPr>
              <w:t>ch</w:t>
            </w:r>
            <w:proofErr w:type="spellEnd"/>
            <w:r w:rsidRPr="009F246E">
              <w:rPr>
                <w:rFonts w:eastAsia="Times New Roman" w:cs="Times New Roman"/>
                <w:kern w:val="0"/>
                <w:sz w:val="24"/>
                <w:szCs w:val="24"/>
                <w:highlight w:val="darkGray"/>
                <w:lang w:eastAsia="en-PH"/>
                <w14:ligatures w14:val="none"/>
              </w:rPr>
              <w:t>)</w:t>
            </w:r>
          </w:p>
        </w:tc>
        <w:tc>
          <w:tcPr>
            <w:tcW w:w="2338" w:type="dxa"/>
          </w:tcPr>
          <w:p w:rsidRPr="009F246E" w:rsidR="00812341" w:rsidP="00F37337" w:rsidRDefault="00F37337" w14:paraId="61D2FF53" w14:textId="01C92B43">
            <w:pPr>
              <w:numPr>
                <w:ilvl w:val="0"/>
                <w:numId w:val="0"/>
              </w:numPr>
              <w:spacing w:before="100" w:beforeAutospacing="1" w:after="100" w:afterAutospacing="1"/>
              <w:rPr>
                <w:rFonts w:eastAsia="Times New Roman" w:cs="Times New Roman"/>
                <w:kern w:val="0"/>
                <w:sz w:val="24"/>
                <w:szCs w:val="24"/>
                <w:lang w:eastAsia="en-PH"/>
                <w14:ligatures w14:val="none"/>
              </w:rPr>
            </w:pPr>
            <w:r w:rsidRPr="009F246E">
              <w:rPr>
                <w:rFonts w:eastAsia="Times New Roman" w:cs="Times New Roman"/>
                <w:kern w:val="0"/>
                <w:sz w:val="24"/>
                <w:szCs w:val="24"/>
                <w:lang w:eastAsia="en-PH"/>
                <w14:ligatures w14:val="none"/>
              </w:rPr>
              <w:t>Checks if a character is a number</w:t>
            </w:r>
          </w:p>
        </w:tc>
        <w:tc>
          <w:tcPr>
            <w:tcW w:w="2337" w:type="dxa"/>
          </w:tcPr>
          <w:p w:rsidRPr="009F246E" w:rsidR="00812341" w:rsidP="00812341" w:rsidRDefault="00C74D86" w14:paraId="769A0198" w14:textId="4B5CD7B6">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r w:rsidRPr="009F246E">
              <w:rPr>
                <w:rFonts w:eastAsia="Times New Roman" w:cs="Times New Roman"/>
                <w:kern w:val="0"/>
                <w:sz w:val="24"/>
                <w:szCs w:val="24"/>
                <w:highlight w:val="darkGray"/>
                <w:lang w:eastAsia="en-PH"/>
                <w14:ligatures w14:val="none"/>
              </w:rPr>
              <w:t>Character.isDigit</w:t>
            </w:r>
            <w:proofErr w:type="spellEnd"/>
            <w:r w:rsidRPr="009F246E">
              <w:rPr>
                <w:rFonts w:eastAsia="Times New Roman" w:cs="Times New Roman"/>
                <w:kern w:val="0"/>
                <w:sz w:val="24"/>
                <w:szCs w:val="24"/>
                <w:highlight w:val="darkGray"/>
                <w:lang w:eastAsia="en-PH"/>
                <w14:ligatures w14:val="none"/>
              </w:rPr>
              <w:t>('8')</w:t>
            </w:r>
          </w:p>
        </w:tc>
        <w:tc>
          <w:tcPr>
            <w:tcW w:w="2337" w:type="dxa"/>
          </w:tcPr>
          <w:p w:rsidRPr="009F246E" w:rsidR="00812341" w:rsidP="00812341" w:rsidRDefault="00B040AD" w14:paraId="0D3C1A62" w14:textId="3CA8F9DD">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9F246E">
              <w:rPr>
                <w:rFonts w:eastAsia="Times New Roman" w:cs="Times New Roman"/>
                <w:kern w:val="0"/>
                <w:sz w:val="24"/>
                <w:szCs w:val="24"/>
                <w:highlight w:val="darkGray"/>
                <w:lang w:eastAsia="en-PH"/>
                <w14:ligatures w14:val="none"/>
              </w:rPr>
              <w:t>true</w:t>
            </w:r>
          </w:p>
        </w:tc>
      </w:tr>
      <w:tr w:rsidR="00812341" w:rsidTr="00812341" w14:paraId="2BF00501" w14:textId="77777777">
        <w:tc>
          <w:tcPr>
            <w:tcW w:w="2338" w:type="dxa"/>
          </w:tcPr>
          <w:p w:rsidRPr="009F246E" w:rsidR="00812341" w:rsidP="00812341" w:rsidRDefault="005A612F" w14:paraId="30AC5432" w14:textId="11A615BD">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r w:rsidRPr="009F246E">
              <w:rPr>
                <w:rFonts w:eastAsia="Times New Roman" w:cs="Times New Roman"/>
                <w:kern w:val="0"/>
                <w:sz w:val="24"/>
                <w:szCs w:val="24"/>
                <w:highlight w:val="darkGray"/>
                <w:lang w:eastAsia="en-PH"/>
                <w14:ligatures w14:val="none"/>
              </w:rPr>
              <w:t>isUpperCase</w:t>
            </w:r>
            <w:proofErr w:type="spellEnd"/>
            <w:r w:rsidRPr="009F246E">
              <w:rPr>
                <w:rFonts w:eastAsia="Times New Roman" w:cs="Times New Roman"/>
                <w:kern w:val="0"/>
                <w:sz w:val="24"/>
                <w:szCs w:val="24"/>
                <w:highlight w:val="darkGray"/>
                <w:lang w:eastAsia="en-PH"/>
                <w14:ligatures w14:val="none"/>
              </w:rPr>
              <w:t>(</w:t>
            </w:r>
            <w:proofErr w:type="spellStart"/>
            <w:r w:rsidRPr="009F246E">
              <w:rPr>
                <w:rFonts w:eastAsia="Times New Roman" w:cs="Times New Roman"/>
                <w:kern w:val="0"/>
                <w:sz w:val="24"/>
                <w:szCs w:val="24"/>
                <w:highlight w:val="darkGray"/>
                <w:lang w:eastAsia="en-PH"/>
                <w14:ligatures w14:val="none"/>
              </w:rPr>
              <w:t>ch</w:t>
            </w:r>
            <w:proofErr w:type="spellEnd"/>
            <w:r w:rsidRPr="009F246E">
              <w:rPr>
                <w:rFonts w:eastAsia="Times New Roman" w:cs="Times New Roman"/>
                <w:kern w:val="0"/>
                <w:sz w:val="24"/>
                <w:szCs w:val="24"/>
                <w:highlight w:val="darkGray"/>
                <w:lang w:eastAsia="en-PH"/>
                <w14:ligatures w14:val="none"/>
              </w:rPr>
              <w:t>)</w:t>
            </w:r>
          </w:p>
        </w:tc>
        <w:tc>
          <w:tcPr>
            <w:tcW w:w="2338" w:type="dxa"/>
          </w:tcPr>
          <w:p w:rsidRPr="009F246E" w:rsidR="00812341" w:rsidP="00812341" w:rsidRDefault="00F37337" w14:paraId="5E26C06E" w14:textId="64C297EB">
            <w:pPr>
              <w:numPr>
                <w:ilvl w:val="0"/>
                <w:numId w:val="0"/>
              </w:numPr>
              <w:spacing w:before="100" w:beforeAutospacing="1" w:after="100" w:afterAutospacing="1"/>
              <w:rPr>
                <w:rFonts w:eastAsia="Times New Roman" w:cs="Times New Roman"/>
                <w:kern w:val="0"/>
                <w:sz w:val="24"/>
                <w:szCs w:val="24"/>
                <w:lang w:eastAsia="en-PH"/>
                <w14:ligatures w14:val="none"/>
              </w:rPr>
            </w:pPr>
            <w:r w:rsidRPr="009F246E">
              <w:rPr>
                <w:rFonts w:eastAsia="Times New Roman" w:cs="Times New Roman"/>
                <w:kern w:val="0"/>
                <w:sz w:val="24"/>
                <w:szCs w:val="24"/>
                <w:lang w:eastAsia="en-PH"/>
                <w14:ligatures w14:val="none"/>
              </w:rPr>
              <w:t>Checks if a character is uppercase</w:t>
            </w:r>
          </w:p>
        </w:tc>
        <w:tc>
          <w:tcPr>
            <w:tcW w:w="2337" w:type="dxa"/>
          </w:tcPr>
          <w:p w:rsidRPr="009F246E" w:rsidR="00812341" w:rsidP="00812341" w:rsidRDefault="00C74D86" w14:paraId="0FB113A1" w14:textId="2A6E4451">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r w:rsidRPr="009F246E">
              <w:rPr>
                <w:rFonts w:eastAsia="Times New Roman" w:cs="Times New Roman"/>
                <w:kern w:val="0"/>
                <w:sz w:val="24"/>
                <w:szCs w:val="24"/>
                <w:highlight w:val="darkGray"/>
                <w:lang w:eastAsia="en-PH"/>
                <w14:ligatures w14:val="none"/>
              </w:rPr>
              <w:t>Character.isUpperCase</w:t>
            </w:r>
            <w:proofErr w:type="spellEnd"/>
            <w:r w:rsidRPr="009F246E">
              <w:rPr>
                <w:rFonts w:eastAsia="Times New Roman" w:cs="Times New Roman"/>
                <w:kern w:val="0"/>
                <w:sz w:val="24"/>
                <w:szCs w:val="24"/>
                <w:highlight w:val="darkGray"/>
                <w:lang w:eastAsia="en-PH"/>
                <w14:ligatures w14:val="none"/>
              </w:rPr>
              <w:t>('A')</w:t>
            </w:r>
          </w:p>
        </w:tc>
        <w:tc>
          <w:tcPr>
            <w:tcW w:w="2337" w:type="dxa"/>
          </w:tcPr>
          <w:p w:rsidRPr="009F246E" w:rsidR="00812341" w:rsidP="00812341" w:rsidRDefault="00B040AD" w14:paraId="174ACEE6" w14:textId="4EDB2EBF">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9F246E">
              <w:rPr>
                <w:rFonts w:eastAsia="Times New Roman" w:cs="Times New Roman"/>
                <w:kern w:val="0"/>
                <w:sz w:val="24"/>
                <w:szCs w:val="24"/>
                <w:highlight w:val="darkGray"/>
                <w:lang w:eastAsia="en-PH"/>
                <w14:ligatures w14:val="none"/>
              </w:rPr>
              <w:t>True</w:t>
            </w:r>
          </w:p>
        </w:tc>
      </w:tr>
      <w:tr w:rsidR="00812341" w:rsidTr="00812341" w14:paraId="03EAA375" w14:textId="77777777">
        <w:tc>
          <w:tcPr>
            <w:tcW w:w="2338" w:type="dxa"/>
          </w:tcPr>
          <w:p w:rsidRPr="009F246E" w:rsidR="00812341" w:rsidP="00812341" w:rsidRDefault="002F5451" w14:paraId="31FCBABA" w14:textId="116F4D6A">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r w:rsidRPr="009F246E">
              <w:rPr>
                <w:rFonts w:eastAsia="Times New Roman" w:cs="Times New Roman"/>
                <w:kern w:val="0"/>
                <w:sz w:val="24"/>
                <w:szCs w:val="24"/>
                <w:highlight w:val="darkGray"/>
                <w:lang w:eastAsia="en-PH"/>
                <w14:ligatures w14:val="none"/>
              </w:rPr>
              <w:t>isLowerCase</w:t>
            </w:r>
            <w:proofErr w:type="spellEnd"/>
            <w:r w:rsidRPr="009F246E">
              <w:rPr>
                <w:rFonts w:eastAsia="Times New Roman" w:cs="Times New Roman"/>
                <w:kern w:val="0"/>
                <w:sz w:val="24"/>
                <w:szCs w:val="24"/>
                <w:highlight w:val="darkGray"/>
                <w:lang w:eastAsia="en-PH"/>
                <w14:ligatures w14:val="none"/>
              </w:rPr>
              <w:t>(</w:t>
            </w:r>
            <w:proofErr w:type="spellStart"/>
            <w:r w:rsidRPr="009F246E">
              <w:rPr>
                <w:rFonts w:eastAsia="Times New Roman" w:cs="Times New Roman"/>
                <w:kern w:val="0"/>
                <w:sz w:val="24"/>
                <w:szCs w:val="24"/>
                <w:highlight w:val="darkGray"/>
                <w:lang w:eastAsia="en-PH"/>
                <w14:ligatures w14:val="none"/>
              </w:rPr>
              <w:t>ch</w:t>
            </w:r>
            <w:proofErr w:type="spellEnd"/>
            <w:r w:rsidRPr="009F246E">
              <w:rPr>
                <w:rFonts w:eastAsia="Times New Roman" w:cs="Times New Roman"/>
                <w:kern w:val="0"/>
                <w:sz w:val="24"/>
                <w:szCs w:val="24"/>
                <w:highlight w:val="darkGray"/>
                <w:lang w:eastAsia="en-PH"/>
                <w14:ligatures w14:val="none"/>
              </w:rPr>
              <w:t>)</w:t>
            </w:r>
          </w:p>
        </w:tc>
        <w:tc>
          <w:tcPr>
            <w:tcW w:w="2338" w:type="dxa"/>
          </w:tcPr>
          <w:p w:rsidRPr="009F246E" w:rsidR="00812341" w:rsidP="00812341" w:rsidRDefault="00F37337" w14:paraId="4794305C" w14:textId="37E507AC">
            <w:pPr>
              <w:numPr>
                <w:ilvl w:val="0"/>
                <w:numId w:val="0"/>
              </w:numPr>
              <w:spacing w:before="100" w:beforeAutospacing="1" w:after="100" w:afterAutospacing="1"/>
              <w:rPr>
                <w:rFonts w:eastAsia="Times New Roman" w:cs="Times New Roman"/>
                <w:kern w:val="0"/>
                <w:sz w:val="24"/>
                <w:szCs w:val="24"/>
                <w:lang w:eastAsia="en-PH"/>
                <w14:ligatures w14:val="none"/>
              </w:rPr>
            </w:pPr>
            <w:r w:rsidRPr="009F246E">
              <w:rPr>
                <w:rFonts w:eastAsia="Times New Roman" w:cs="Times New Roman"/>
                <w:kern w:val="0"/>
                <w:sz w:val="24"/>
                <w:szCs w:val="24"/>
                <w:lang w:eastAsia="en-PH"/>
                <w14:ligatures w14:val="none"/>
              </w:rPr>
              <w:t>Checks if a character is lowercase</w:t>
            </w:r>
          </w:p>
        </w:tc>
        <w:tc>
          <w:tcPr>
            <w:tcW w:w="2337" w:type="dxa"/>
          </w:tcPr>
          <w:p w:rsidRPr="009F246E" w:rsidR="00812341" w:rsidP="00812341" w:rsidRDefault="0071510B" w14:paraId="1B101B81" w14:textId="4426E654">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r w:rsidRPr="009F246E">
              <w:rPr>
                <w:rFonts w:eastAsia="Times New Roman" w:cs="Times New Roman"/>
                <w:kern w:val="0"/>
                <w:sz w:val="24"/>
                <w:szCs w:val="24"/>
                <w:highlight w:val="darkGray"/>
                <w:lang w:eastAsia="en-PH"/>
                <w14:ligatures w14:val="none"/>
              </w:rPr>
              <w:t>Character.isLowerCase</w:t>
            </w:r>
            <w:proofErr w:type="spellEnd"/>
            <w:r w:rsidRPr="009F246E">
              <w:rPr>
                <w:rFonts w:eastAsia="Times New Roman" w:cs="Times New Roman"/>
                <w:kern w:val="0"/>
                <w:sz w:val="24"/>
                <w:szCs w:val="24"/>
                <w:highlight w:val="darkGray"/>
                <w:lang w:eastAsia="en-PH"/>
                <w14:ligatures w14:val="none"/>
              </w:rPr>
              <w:t>('b')</w:t>
            </w:r>
          </w:p>
        </w:tc>
        <w:tc>
          <w:tcPr>
            <w:tcW w:w="2337" w:type="dxa"/>
          </w:tcPr>
          <w:p w:rsidRPr="009F246E" w:rsidR="00812341" w:rsidP="00812341" w:rsidRDefault="00FC7EA7" w14:paraId="53FBF4C9" w14:textId="5AF824AD">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9F246E">
              <w:rPr>
                <w:rFonts w:eastAsia="Times New Roman" w:cs="Times New Roman"/>
                <w:kern w:val="0"/>
                <w:sz w:val="24"/>
                <w:szCs w:val="24"/>
                <w:highlight w:val="darkGray"/>
                <w:lang w:eastAsia="en-PH"/>
                <w14:ligatures w14:val="none"/>
              </w:rPr>
              <w:t>True</w:t>
            </w:r>
          </w:p>
        </w:tc>
      </w:tr>
      <w:tr w:rsidR="00812341" w:rsidTr="00812341" w14:paraId="256FBC85" w14:textId="77777777">
        <w:tc>
          <w:tcPr>
            <w:tcW w:w="2338" w:type="dxa"/>
          </w:tcPr>
          <w:p w:rsidRPr="009F246E" w:rsidR="00812341" w:rsidP="00812341" w:rsidRDefault="002F5451" w14:paraId="5B8D6A36" w14:textId="03234F37">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r w:rsidRPr="009F246E">
              <w:rPr>
                <w:rFonts w:eastAsia="Times New Roman" w:cs="Times New Roman"/>
                <w:kern w:val="0"/>
                <w:sz w:val="24"/>
                <w:szCs w:val="24"/>
                <w:highlight w:val="darkGray"/>
                <w:lang w:eastAsia="en-PH"/>
                <w14:ligatures w14:val="none"/>
              </w:rPr>
              <w:t>toUpperCase</w:t>
            </w:r>
            <w:proofErr w:type="spellEnd"/>
            <w:r w:rsidRPr="009F246E">
              <w:rPr>
                <w:rFonts w:eastAsia="Times New Roman" w:cs="Times New Roman"/>
                <w:kern w:val="0"/>
                <w:sz w:val="24"/>
                <w:szCs w:val="24"/>
                <w:highlight w:val="darkGray"/>
                <w:lang w:eastAsia="en-PH"/>
                <w14:ligatures w14:val="none"/>
              </w:rPr>
              <w:t>(</w:t>
            </w:r>
            <w:proofErr w:type="spellStart"/>
            <w:r w:rsidRPr="009F246E">
              <w:rPr>
                <w:rFonts w:eastAsia="Times New Roman" w:cs="Times New Roman"/>
                <w:kern w:val="0"/>
                <w:sz w:val="24"/>
                <w:szCs w:val="24"/>
                <w:highlight w:val="darkGray"/>
                <w:lang w:eastAsia="en-PH"/>
                <w14:ligatures w14:val="none"/>
              </w:rPr>
              <w:t>ch</w:t>
            </w:r>
            <w:proofErr w:type="spellEnd"/>
            <w:r w:rsidRPr="009F246E">
              <w:rPr>
                <w:rFonts w:eastAsia="Times New Roman" w:cs="Times New Roman"/>
                <w:kern w:val="0"/>
                <w:sz w:val="24"/>
                <w:szCs w:val="24"/>
                <w:highlight w:val="darkGray"/>
                <w:lang w:eastAsia="en-PH"/>
                <w14:ligatures w14:val="none"/>
              </w:rPr>
              <w:t>)</w:t>
            </w:r>
          </w:p>
        </w:tc>
        <w:tc>
          <w:tcPr>
            <w:tcW w:w="2338" w:type="dxa"/>
          </w:tcPr>
          <w:p w:rsidRPr="009F246E" w:rsidR="00812341" w:rsidP="00812341" w:rsidRDefault="00D83634" w14:paraId="5B3087FC" w14:textId="6F91CE0D">
            <w:pPr>
              <w:numPr>
                <w:ilvl w:val="0"/>
                <w:numId w:val="0"/>
              </w:numPr>
              <w:spacing w:before="100" w:beforeAutospacing="1" w:after="100" w:afterAutospacing="1"/>
              <w:rPr>
                <w:rFonts w:eastAsia="Times New Roman" w:cs="Times New Roman"/>
                <w:kern w:val="0"/>
                <w:sz w:val="24"/>
                <w:szCs w:val="24"/>
                <w:lang w:eastAsia="en-PH"/>
                <w14:ligatures w14:val="none"/>
              </w:rPr>
            </w:pPr>
            <w:r w:rsidRPr="009F246E">
              <w:rPr>
                <w:rFonts w:eastAsia="Times New Roman" w:cs="Times New Roman"/>
                <w:kern w:val="0"/>
                <w:sz w:val="24"/>
                <w:szCs w:val="24"/>
                <w:lang w:eastAsia="en-PH"/>
                <w14:ligatures w14:val="none"/>
              </w:rPr>
              <w:t>Converts to uppercase</w:t>
            </w:r>
          </w:p>
        </w:tc>
        <w:tc>
          <w:tcPr>
            <w:tcW w:w="2337" w:type="dxa"/>
          </w:tcPr>
          <w:p w:rsidRPr="009F246E" w:rsidR="00812341" w:rsidP="00812341" w:rsidRDefault="0071510B" w14:paraId="6FDDBDBD" w14:textId="49F46FFB">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r w:rsidRPr="009F246E">
              <w:rPr>
                <w:rFonts w:eastAsia="Times New Roman" w:cs="Times New Roman"/>
                <w:kern w:val="0"/>
                <w:sz w:val="24"/>
                <w:szCs w:val="24"/>
                <w:highlight w:val="darkGray"/>
                <w:lang w:eastAsia="en-PH"/>
                <w14:ligatures w14:val="none"/>
              </w:rPr>
              <w:t>Character.toUpperCase</w:t>
            </w:r>
            <w:proofErr w:type="spellEnd"/>
            <w:r w:rsidRPr="009F246E">
              <w:rPr>
                <w:rFonts w:eastAsia="Times New Roman" w:cs="Times New Roman"/>
                <w:kern w:val="0"/>
                <w:sz w:val="24"/>
                <w:szCs w:val="24"/>
                <w:highlight w:val="darkGray"/>
                <w:lang w:eastAsia="en-PH"/>
                <w14:ligatures w14:val="none"/>
              </w:rPr>
              <w:t>('a')</w:t>
            </w:r>
          </w:p>
        </w:tc>
        <w:tc>
          <w:tcPr>
            <w:tcW w:w="2337" w:type="dxa"/>
          </w:tcPr>
          <w:p w:rsidRPr="009F246E" w:rsidR="00812341" w:rsidP="00812341" w:rsidRDefault="00FC7EA7" w14:paraId="28C4EAC8" w14:textId="6C38AA36">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9F246E">
              <w:rPr>
                <w:rFonts w:eastAsia="Times New Roman" w:cs="Times New Roman"/>
                <w:kern w:val="0"/>
                <w:sz w:val="24"/>
                <w:szCs w:val="24"/>
                <w:highlight w:val="darkGray"/>
                <w:lang w:eastAsia="en-PH"/>
                <w14:ligatures w14:val="none"/>
              </w:rPr>
              <w:t>'A'</w:t>
            </w:r>
          </w:p>
        </w:tc>
      </w:tr>
      <w:tr w:rsidR="00812341" w:rsidTr="00812341" w14:paraId="536F5084" w14:textId="77777777">
        <w:tc>
          <w:tcPr>
            <w:tcW w:w="2338" w:type="dxa"/>
          </w:tcPr>
          <w:p w:rsidRPr="009F246E" w:rsidR="00812341" w:rsidP="00812341" w:rsidRDefault="002F5451" w14:paraId="4AA00731" w14:textId="778A42BB">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r w:rsidRPr="009F246E">
              <w:rPr>
                <w:rFonts w:eastAsia="Times New Roman" w:cs="Times New Roman"/>
                <w:kern w:val="0"/>
                <w:sz w:val="24"/>
                <w:szCs w:val="24"/>
                <w:highlight w:val="darkGray"/>
                <w:lang w:eastAsia="en-PH"/>
                <w14:ligatures w14:val="none"/>
              </w:rPr>
              <w:t>toLowerCase</w:t>
            </w:r>
            <w:proofErr w:type="spellEnd"/>
            <w:r w:rsidRPr="009F246E">
              <w:rPr>
                <w:rFonts w:eastAsia="Times New Roman" w:cs="Times New Roman"/>
                <w:kern w:val="0"/>
                <w:sz w:val="24"/>
                <w:szCs w:val="24"/>
                <w:highlight w:val="darkGray"/>
                <w:lang w:eastAsia="en-PH"/>
                <w14:ligatures w14:val="none"/>
              </w:rPr>
              <w:t>(</w:t>
            </w:r>
            <w:proofErr w:type="spellStart"/>
            <w:r w:rsidRPr="009F246E">
              <w:rPr>
                <w:rFonts w:eastAsia="Times New Roman" w:cs="Times New Roman"/>
                <w:kern w:val="0"/>
                <w:sz w:val="24"/>
                <w:szCs w:val="24"/>
                <w:highlight w:val="darkGray"/>
                <w:lang w:eastAsia="en-PH"/>
                <w14:ligatures w14:val="none"/>
              </w:rPr>
              <w:t>ch</w:t>
            </w:r>
            <w:proofErr w:type="spellEnd"/>
            <w:r w:rsidRPr="009F246E">
              <w:rPr>
                <w:rFonts w:eastAsia="Times New Roman" w:cs="Times New Roman"/>
                <w:kern w:val="0"/>
                <w:sz w:val="24"/>
                <w:szCs w:val="24"/>
                <w:highlight w:val="darkGray"/>
                <w:lang w:eastAsia="en-PH"/>
                <w14:ligatures w14:val="none"/>
              </w:rPr>
              <w:t>)</w:t>
            </w:r>
          </w:p>
        </w:tc>
        <w:tc>
          <w:tcPr>
            <w:tcW w:w="2338" w:type="dxa"/>
          </w:tcPr>
          <w:p w:rsidRPr="009F246E" w:rsidR="00812341" w:rsidP="00812341" w:rsidRDefault="00D83634" w14:paraId="7840CA93" w14:textId="40B29B2B">
            <w:pPr>
              <w:numPr>
                <w:ilvl w:val="0"/>
                <w:numId w:val="0"/>
              </w:numPr>
              <w:spacing w:before="100" w:beforeAutospacing="1" w:after="100" w:afterAutospacing="1"/>
              <w:rPr>
                <w:rFonts w:eastAsia="Times New Roman" w:cs="Times New Roman"/>
                <w:kern w:val="0"/>
                <w:sz w:val="24"/>
                <w:szCs w:val="24"/>
                <w:lang w:eastAsia="en-PH"/>
                <w14:ligatures w14:val="none"/>
              </w:rPr>
            </w:pPr>
            <w:r w:rsidRPr="009F246E">
              <w:rPr>
                <w:rFonts w:eastAsia="Times New Roman" w:cs="Times New Roman"/>
                <w:kern w:val="0"/>
                <w:sz w:val="24"/>
                <w:szCs w:val="24"/>
                <w:lang w:eastAsia="en-PH"/>
                <w14:ligatures w14:val="none"/>
              </w:rPr>
              <w:t>Converts to lowercase</w:t>
            </w:r>
          </w:p>
        </w:tc>
        <w:tc>
          <w:tcPr>
            <w:tcW w:w="2337" w:type="dxa"/>
          </w:tcPr>
          <w:p w:rsidRPr="009F246E" w:rsidR="00812341" w:rsidP="00812341" w:rsidRDefault="00B040AD" w14:paraId="68A85931" w14:textId="38043A3E">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r w:rsidRPr="009F246E">
              <w:rPr>
                <w:rFonts w:eastAsia="Times New Roman" w:cs="Times New Roman"/>
                <w:kern w:val="0"/>
                <w:sz w:val="24"/>
                <w:szCs w:val="24"/>
                <w:highlight w:val="darkGray"/>
                <w:lang w:eastAsia="en-PH"/>
                <w14:ligatures w14:val="none"/>
              </w:rPr>
              <w:t>Character.toLowerCase</w:t>
            </w:r>
            <w:proofErr w:type="spellEnd"/>
            <w:r w:rsidRPr="009F246E">
              <w:rPr>
                <w:rFonts w:eastAsia="Times New Roman" w:cs="Times New Roman"/>
                <w:kern w:val="0"/>
                <w:sz w:val="24"/>
                <w:szCs w:val="24"/>
                <w:highlight w:val="darkGray"/>
                <w:lang w:eastAsia="en-PH"/>
                <w14:ligatures w14:val="none"/>
              </w:rPr>
              <w:t>('A')</w:t>
            </w:r>
          </w:p>
        </w:tc>
        <w:tc>
          <w:tcPr>
            <w:tcW w:w="2337" w:type="dxa"/>
          </w:tcPr>
          <w:p w:rsidRPr="009F246E" w:rsidR="00812341" w:rsidP="00812341" w:rsidRDefault="00FC7EA7" w14:paraId="1D72AD4E" w14:textId="078F497F">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r w:rsidRPr="009F246E">
              <w:rPr>
                <w:rFonts w:eastAsia="Times New Roman" w:cs="Times New Roman"/>
                <w:kern w:val="0"/>
                <w:sz w:val="24"/>
                <w:szCs w:val="24"/>
                <w:highlight w:val="darkGray"/>
                <w:lang w:eastAsia="en-PH"/>
                <w14:ligatures w14:val="none"/>
              </w:rPr>
              <w:t>'a'</w:t>
            </w:r>
          </w:p>
        </w:tc>
      </w:tr>
    </w:tbl>
    <w:p w:rsidR="00812341" w:rsidP="00812341" w:rsidRDefault="00812341" w14:paraId="1011558B"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00484C31" w:rsidP="00484C31" w:rsidRDefault="00484C31" w14:paraId="6A6C0B6C" w14:textId="77777777">
      <w:pPr>
        <w:numPr>
          <w:ilvl w:val="0"/>
          <w:numId w:val="0"/>
        </w:numPr>
        <w:spacing w:before="100" w:beforeAutospacing="1" w:after="100" w:afterAutospacing="1" w:line="240" w:lineRule="auto"/>
        <w:ind w:left="4680" w:hanging="1800"/>
        <w:rPr>
          <w:rFonts w:eastAsia="Times New Roman" w:cs="Times New Roman"/>
          <w:b/>
          <w:bCs/>
          <w:kern w:val="0"/>
          <w:sz w:val="24"/>
          <w:szCs w:val="24"/>
          <w:lang w:eastAsia="en-PH"/>
          <w14:ligatures w14:val="none"/>
        </w:rPr>
      </w:pPr>
    </w:p>
    <w:p w:rsidR="00484C31" w:rsidP="00FC7EA7" w:rsidRDefault="00572E0A" w14:paraId="4E6695BC" w14:textId="2878423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Advantages</w:t>
      </w:r>
      <w:r w:rsidR="00FC7EA7">
        <w:rPr>
          <w:rFonts w:eastAsia="Times New Roman" w:cs="Times New Roman"/>
          <w:b/>
          <w:bCs/>
          <w:kern w:val="0"/>
          <w:sz w:val="24"/>
          <w:szCs w:val="24"/>
          <w:lang w:eastAsia="en-PH"/>
          <w14:ligatures w14:val="none"/>
        </w:rPr>
        <w:t xml:space="preserve"> of using Character</w:t>
      </w:r>
      <w:r>
        <w:rPr>
          <w:rFonts w:eastAsia="Times New Roman" w:cs="Times New Roman"/>
          <w:b/>
          <w:bCs/>
          <w:kern w:val="0"/>
          <w:sz w:val="24"/>
          <w:szCs w:val="24"/>
          <w:lang w:eastAsia="en-PH"/>
          <w14:ligatures w14:val="none"/>
        </w:rPr>
        <w:t xml:space="preserve"> and String Methods</w:t>
      </w:r>
    </w:p>
    <w:p w:rsidRPr="00357E1A" w:rsidR="00357E1A" w:rsidP="00357E1A" w:rsidRDefault="00357E1A" w14:paraId="6F9BB945" w14:textId="5EC4B9B1">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357E1A">
        <w:rPr>
          <w:rFonts w:ascii="Segoe UI Emoji" w:hAnsi="Segoe UI Emoji" w:eastAsia="Times New Roman" w:cs="Segoe UI Emoji"/>
          <w:kern w:val="0"/>
          <w:sz w:val="24"/>
          <w:szCs w:val="24"/>
          <w:lang w:eastAsia="en-PH"/>
          <w14:ligatures w14:val="none"/>
        </w:rPr>
        <w:t>✅</w:t>
      </w:r>
      <w:r w:rsidRPr="00357E1A">
        <w:rPr>
          <w:rFonts w:eastAsia="Times New Roman" w:cs="Times New Roman"/>
          <w:kern w:val="0"/>
          <w:sz w:val="24"/>
          <w:szCs w:val="24"/>
          <w:lang w:eastAsia="en-PH"/>
          <w14:ligatures w14:val="none"/>
        </w:rPr>
        <w:t xml:space="preserve"> Makes text operations easier and faster.</w:t>
      </w:r>
    </w:p>
    <w:p w:rsidRPr="00357E1A" w:rsidR="00357E1A" w:rsidP="00357E1A" w:rsidRDefault="00357E1A" w14:paraId="441F7D48" w14:textId="7D47802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357E1A">
        <w:rPr>
          <w:rFonts w:ascii="Segoe UI Emoji" w:hAnsi="Segoe UI Emoji" w:eastAsia="Times New Roman" w:cs="Segoe UI Emoji"/>
          <w:kern w:val="0"/>
          <w:sz w:val="24"/>
          <w:szCs w:val="24"/>
          <w:lang w:eastAsia="en-PH"/>
          <w14:ligatures w14:val="none"/>
        </w:rPr>
        <w:t>🧩</w:t>
      </w:r>
      <w:r w:rsidRPr="00357E1A">
        <w:rPr>
          <w:rFonts w:eastAsia="Times New Roman" w:cs="Times New Roman"/>
          <w:kern w:val="0"/>
          <w:sz w:val="24"/>
          <w:szCs w:val="24"/>
          <w:lang w:eastAsia="en-PH"/>
          <w14:ligatures w14:val="none"/>
        </w:rPr>
        <w:t xml:space="preserve"> Helps analyze or modify user input.</w:t>
      </w:r>
    </w:p>
    <w:p w:rsidRPr="00357E1A" w:rsidR="00357E1A" w:rsidP="00357E1A" w:rsidRDefault="00357E1A" w14:paraId="07161EAF" w14:textId="3B0C5154">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357E1A">
        <w:rPr>
          <w:rFonts w:ascii="Segoe UI Emoji" w:hAnsi="Segoe UI Emoji" w:eastAsia="Times New Roman" w:cs="Segoe UI Emoji"/>
          <w:kern w:val="0"/>
          <w:sz w:val="24"/>
          <w:szCs w:val="24"/>
          <w:lang w:eastAsia="en-PH"/>
          <w14:ligatures w14:val="none"/>
        </w:rPr>
        <w:t>⚙️</w:t>
      </w:r>
      <w:r w:rsidRPr="00357E1A">
        <w:rPr>
          <w:rFonts w:eastAsia="Times New Roman" w:cs="Times New Roman"/>
          <w:kern w:val="0"/>
          <w:sz w:val="24"/>
          <w:szCs w:val="24"/>
          <w:lang w:eastAsia="en-PH"/>
          <w14:ligatures w14:val="none"/>
        </w:rPr>
        <w:t xml:space="preserve"> Reduces the need for complex loops.</w:t>
      </w:r>
    </w:p>
    <w:p w:rsidRPr="00357E1A" w:rsidR="00357E1A" w:rsidP="00357E1A" w:rsidRDefault="00357E1A" w14:paraId="76A3C5C9" w14:textId="6298D26A">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357E1A">
        <w:rPr>
          <w:rFonts w:ascii="Segoe UI Emoji" w:hAnsi="Segoe UI Emoji" w:eastAsia="Times New Roman" w:cs="Segoe UI Emoji"/>
          <w:kern w:val="0"/>
          <w:sz w:val="24"/>
          <w:szCs w:val="24"/>
          <w:lang w:eastAsia="en-PH"/>
          <w14:ligatures w14:val="none"/>
        </w:rPr>
        <w:t>🧠</w:t>
      </w:r>
      <w:r w:rsidRPr="00357E1A">
        <w:rPr>
          <w:rFonts w:eastAsia="Times New Roman" w:cs="Times New Roman"/>
          <w:kern w:val="0"/>
          <w:sz w:val="24"/>
          <w:szCs w:val="24"/>
          <w:lang w:eastAsia="en-PH"/>
          <w14:ligatures w14:val="none"/>
        </w:rPr>
        <w:t xml:space="preserve"> Improves program readability.</w:t>
      </w:r>
    </w:p>
    <w:p w:rsidR="00C058B6" w:rsidP="00FC7EA7" w:rsidRDefault="00357E1A" w14:paraId="3F3CF79F" w14:textId="717D85C5">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357E1A">
        <w:rPr>
          <w:rFonts w:ascii="Segoe UI Emoji" w:hAnsi="Segoe UI Emoji" w:eastAsia="Times New Roman" w:cs="Segoe UI Emoji"/>
          <w:kern w:val="0"/>
          <w:sz w:val="24"/>
          <w:szCs w:val="24"/>
          <w:lang w:eastAsia="en-PH"/>
          <w14:ligatures w14:val="none"/>
        </w:rPr>
        <w:t>🚀</w:t>
      </w:r>
      <w:r w:rsidRPr="00357E1A">
        <w:rPr>
          <w:rFonts w:eastAsia="Times New Roman" w:cs="Times New Roman"/>
          <w:kern w:val="0"/>
          <w:sz w:val="24"/>
          <w:szCs w:val="24"/>
          <w:lang w:eastAsia="en-PH"/>
          <w14:ligatures w14:val="none"/>
        </w:rPr>
        <w:t xml:space="preserve"> Saves time when processing or formatting text.</w:t>
      </w:r>
    </w:p>
    <w:p w:rsidRPr="00133078" w:rsidR="00133078" w:rsidP="00FC7EA7" w:rsidRDefault="00133078" w14:paraId="467BAA64"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C058B6" w:rsidP="00FC7EA7" w:rsidRDefault="00C058B6" w14:paraId="594705AC" w14:textId="4B00B34E">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Key Points to Remember</w:t>
      </w:r>
    </w:p>
    <w:tbl>
      <w:tblPr>
        <w:tblStyle w:val="TableGridLight"/>
        <w:tblW w:w="0" w:type="auto"/>
        <w:tblLook w:val="04A0" w:firstRow="1" w:lastRow="0" w:firstColumn="1" w:lastColumn="0" w:noHBand="0" w:noVBand="1"/>
      </w:tblPr>
      <w:tblGrid>
        <w:gridCol w:w="4675"/>
        <w:gridCol w:w="4675"/>
      </w:tblGrid>
      <w:tr w:rsidR="00C058B6" w:rsidTr="00C058B6" w14:paraId="2EE20E96" w14:textId="77777777">
        <w:tc>
          <w:tcPr>
            <w:tcW w:w="4680" w:type="dxa"/>
          </w:tcPr>
          <w:p w:rsidR="00C058B6" w:rsidP="00C058B6" w:rsidRDefault="00C058B6" w14:paraId="2A643A24" w14:textId="4960E490">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Concept</w:t>
            </w:r>
          </w:p>
        </w:tc>
        <w:tc>
          <w:tcPr>
            <w:tcW w:w="4680" w:type="dxa"/>
          </w:tcPr>
          <w:p w:rsidR="00C058B6" w:rsidP="00C058B6" w:rsidRDefault="00C058B6" w14:paraId="621731E5" w14:textId="0AAB8F87">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Description</w:t>
            </w:r>
          </w:p>
        </w:tc>
      </w:tr>
      <w:tr w:rsidR="00C058B6" w:rsidTr="00C058B6" w14:paraId="79AFA0C9" w14:textId="77777777">
        <w:tc>
          <w:tcPr>
            <w:tcW w:w="4680" w:type="dxa"/>
          </w:tcPr>
          <w:p w:rsidRPr="0034203B" w:rsidR="00C058B6" w:rsidP="00FC7EA7" w:rsidRDefault="00C058B6" w14:paraId="315655A7" w14:textId="1B0C0969">
            <w:pPr>
              <w:numPr>
                <w:ilvl w:val="0"/>
                <w:numId w:val="0"/>
              </w:numPr>
              <w:spacing w:before="100" w:beforeAutospacing="1" w:after="100" w:afterAutospacing="1"/>
              <w:rPr>
                <w:rFonts w:eastAsia="Times New Roman" w:cs="Times New Roman"/>
                <w:kern w:val="0"/>
                <w:sz w:val="24"/>
                <w:szCs w:val="24"/>
                <w:lang w:eastAsia="en-PH"/>
                <w14:ligatures w14:val="none"/>
              </w:rPr>
            </w:pPr>
            <w:r w:rsidRPr="0034203B">
              <w:rPr>
                <w:rFonts w:eastAsia="Times New Roman" w:cs="Times New Roman"/>
                <w:kern w:val="0"/>
                <w:sz w:val="24"/>
                <w:szCs w:val="24"/>
                <w:lang w:eastAsia="en-PH"/>
                <w14:ligatures w14:val="none"/>
              </w:rPr>
              <w:t>Character</w:t>
            </w:r>
          </w:p>
        </w:tc>
        <w:tc>
          <w:tcPr>
            <w:tcW w:w="4680" w:type="dxa"/>
          </w:tcPr>
          <w:p w:rsidRPr="0034203B" w:rsidR="00C058B6" w:rsidP="00FC7EA7" w:rsidRDefault="00260B9B" w14:paraId="5820B43E" w14:textId="7D2D25F2">
            <w:pPr>
              <w:numPr>
                <w:ilvl w:val="0"/>
                <w:numId w:val="0"/>
              </w:numPr>
              <w:spacing w:before="100" w:beforeAutospacing="1" w:after="100" w:afterAutospacing="1"/>
              <w:rPr>
                <w:rFonts w:eastAsia="Times New Roman" w:cs="Times New Roman"/>
                <w:kern w:val="0"/>
                <w:sz w:val="24"/>
                <w:szCs w:val="24"/>
                <w:lang w:eastAsia="en-PH"/>
                <w14:ligatures w14:val="none"/>
              </w:rPr>
            </w:pPr>
            <w:r w:rsidRPr="0034203B">
              <w:rPr>
                <w:rFonts w:eastAsia="Times New Roman" w:cs="Times New Roman"/>
                <w:kern w:val="0"/>
                <w:sz w:val="24"/>
                <w:szCs w:val="24"/>
                <w:lang w:eastAsia="en-PH"/>
                <w14:ligatures w14:val="none"/>
              </w:rPr>
              <w:t>Represents a single letter, number, or symbol.</w:t>
            </w:r>
          </w:p>
        </w:tc>
      </w:tr>
      <w:tr w:rsidR="00C058B6" w:rsidTr="00C058B6" w14:paraId="4CF8AF85" w14:textId="77777777">
        <w:tc>
          <w:tcPr>
            <w:tcW w:w="4680" w:type="dxa"/>
          </w:tcPr>
          <w:p w:rsidRPr="0034203B" w:rsidR="00C058B6" w:rsidP="00FC7EA7" w:rsidRDefault="00C058B6" w14:paraId="61B83F4C" w14:textId="014D4CBF">
            <w:pPr>
              <w:numPr>
                <w:ilvl w:val="0"/>
                <w:numId w:val="0"/>
              </w:numPr>
              <w:spacing w:before="100" w:beforeAutospacing="1" w:after="100" w:afterAutospacing="1"/>
              <w:rPr>
                <w:rFonts w:eastAsia="Times New Roman" w:cs="Times New Roman"/>
                <w:kern w:val="0"/>
                <w:sz w:val="24"/>
                <w:szCs w:val="24"/>
                <w:lang w:eastAsia="en-PH"/>
                <w14:ligatures w14:val="none"/>
              </w:rPr>
            </w:pPr>
            <w:r w:rsidRPr="0034203B">
              <w:rPr>
                <w:rFonts w:eastAsia="Times New Roman" w:cs="Times New Roman"/>
                <w:kern w:val="0"/>
                <w:sz w:val="24"/>
                <w:szCs w:val="24"/>
                <w:lang w:eastAsia="en-PH"/>
                <w14:ligatures w14:val="none"/>
              </w:rPr>
              <w:t>String</w:t>
            </w:r>
          </w:p>
        </w:tc>
        <w:tc>
          <w:tcPr>
            <w:tcW w:w="4680" w:type="dxa"/>
          </w:tcPr>
          <w:p w:rsidRPr="0034203B" w:rsidR="00C058B6" w:rsidP="00FC7EA7" w:rsidRDefault="00260B9B" w14:paraId="74611F3F" w14:textId="3A92028D">
            <w:pPr>
              <w:numPr>
                <w:ilvl w:val="0"/>
                <w:numId w:val="0"/>
              </w:numPr>
              <w:spacing w:before="100" w:beforeAutospacing="1" w:after="100" w:afterAutospacing="1"/>
              <w:rPr>
                <w:rFonts w:eastAsia="Times New Roman" w:cs="Times New Roman"/>
                <w:kern w:val="0"/>
                <w:sz w:val="24"/>
                <w:szCs w:val="24"/>
                <w:lang w:eastAsia="en-PH"/>
                <w14:ligatures w14:val="none"/>
              </w:rPr>
            </w:pPr>
            <w:r w:rsidRPr="0034203B">
              <w:rPr>
                <w:rFonts w:eastAsia="Times New Roman" w:cs="Times New Roman"/>
                <w:kern w:val="0"/>
                <w:sz w:val="24"/>
                <w:szCs w:val="24"/>
                <w:lang w:eastAsia="en-PH"/>
                <w14:ligatures w14:val="none"/>
              </w:rPr>
              <w:t>A sequence of characters used to store text.</w:t>
            </w:r>
          </w:p>
        </w:tc>
      </w:tr>
      <w:tr w:rsidR="00C058B6" w:rsidTr="00C058B6" w14:paraId="3A0D6F9D" w14:textId="77777777">
        <w:tc>
          <w:tcPr>
            <w:tcW w:w="4680" w:type="dxa"/>
          </w:tcPr>
          <w:p w:rsidRPr="0034203B" w:rsidR="00C058B6" w:rsidP="00FC7EA7" w:rsidRDefault="00C058B6" w14:paraId="7B725010" w14:textId="6B2CD881">
            <w:pPr>
              <w:numPr>
                <w:ilvl w:val="0"/>
                <w:numId w:val="0"/>
              </w:numPr>
              <w:spacing w:before="100" w:beforeAutospacing="1" w:after="100" w:afterAutospacing="1"/>
              <w:rPr>
                <w:rFonts w:eastAsia="Times New Roman" w:cs="Times New Roman"/>
                <w:kern w:val="0"/>
                <w:sz w:val="24"/>
                <w:szCs w:val="24"/>
                <w:lang w:eastAsia="en-PH"/>
                <w14:ligatures w14:val="none"/>
              </w:rPr>
            </w:pPr>
            <w:r w:rsidRPr="0034203B">
              <w:rPr>
                <w:rFonts w:eastAsia="Times New Roman" w:cs="Times New Roman"/>
                <w:kern w:val="0"/>
                <w:sz w:val="24"/>
                <w:szCs w:val="24"/>
                <w:lang w:eastAsia="en-PH"/>
                <w14:ligatures w14:val="none"/>
              </w:rPr>
              <w:t>Character Class</w:t>
            </w:r>
          </w:p>
        </w:tc>
        <w:tc>
          <w:tcPr>
            <w:tcW w:w="4680" w:type="dxa"/>
          </w:tcPr>
          <w:p w:rsidRPr="0034203B" w:rsidR="00C058B6" w:rsidP="00FC7EA7" w:rsidRDefault="0034203B" w14:paraId="6B767257" w14:textId="6E4E690B">
            <w:pPr>
              <w:numPr>
                <w:ilvl w:val="0"/>
                <w:numId w:val="0"/>
              </w:numPr>
              <w:spacing w:before="100" w:beforeAutospacing="1" w:after="100" w:afterAutospacing="1"/>
              <w:rPr>
                <w:rFonts w:eastAsia="Times New Roman" w:cs="Times New Roman"/>
                <w:kern w:val="0"/>
                <w:sz w:val="24"/>
                <w:szCs w:val="24"/>
                <w:lang w:eastAsia="en-PH"/>
                <w14:ligatures w14:val="none"/>
              </w:rPr>
            </w:pPr>
            <w:r w:rsidRPr="0034203B">
              <w:rPr>
                <w:rFonts w:eastAsia="Times New Roman" w:cs="Times New Roman"/>
                <w:kern w:val="0"/>
                <w:sz w:val="24"/>
                <w:szCs w:val="24"/>
                <w:lang w:eastAsia="en-PH"/>
                <w14:ligatures w14:val="none"/>
              </w:rPr>
              <w:t>Used for checking or converting single characters.</w:t>
            </w:r>
          </w:p>
        </w:tc>
      </w:tr>
      <w:tr w:rsidR="00C058B6" w:rsidTr="00C058B6" w14:paraId="581C152D" w14:textId="77777777">
        <w:tc>
          <w:tcPr>
            <w:tcW w:w="4680" w:type="dxa"/>
          </w:tcPr>
          <w:p w:rsidRPr="0034203B" w:rsidR="00C058B6" w:rsidP="00FC7EA7" w:rsidRDefault="00C058B6" w14:paraId="307FA531" w14:textId="19BCA72C">
            <w:pPr>
              <w:numPr>
                <w:ilvl w:val="0"/>
                <w:numId w:val="0"/>
              </w:numPr>
              <w:spacing w:before="100" w:beforeAutospacing="1" w:after="100" w:afterAutospacing="1"/>
              <w:rPr>
                <w:rFonts w:eastAsia="Times New Roman" w:cs="Times New Roman"/>
                <w:kern w:val="0"/>
                <w:sz w:val="24"/>
                <w:szCs w:val="24"/>
                <w:lang w:eastAsia="en-PH"/>
                <w14:ligatures w14:val="none"/>
              </w:rPr>
            </w:pPr>
            <w:r w:rsidRPr="0034203B">
              <w:rPr>
                <w:rFonts w:eastAsia="Times New Roman" w:cs="Times New Roman"/>
                <w:kern w:val="0"/>
                <w:sz w:val="24"/>
                <w:szCs w:val="24"/>
                <w:lang w:eastAsia="en-PH"/>
                <w14:ligatures w14:val="none"/>
              </w:rPr>
              <w:t>String Class</w:t>
            </w:r>
          </w:p>
        </w:tc>
        <w:tc>
          <w:tcPr>
            <w:tcW w:w="4680" w:type="dxa"/>
          </w:tcPr>
          <w:p w:rsidRPr="0034203B" w:rsidR="00C058B6" w:rsidP="00FC7EA7" w:rsidRDefault="0034203B" w14:paraId="2BF10365" w14:textId="3AE0E244">
            <w:pPr>
              <w:numPr>
                <w:ilvl w:val="0"/>
                <w:numId w:val="0"/>
              </w:numPr>
              <w:spacing w:before="100" w:beforeAutospacing="1" w:after="100" w:afterAutospacing="1"/>
              <w:rPr>
                <w:rFonts w:eastAsia="Times New Roman" w:cs="Times New Roman"/>
                <w:kern w:val="0"/>
                <w:sz w:val="24"/>
                <w:szCs w:val="24"/>
                <w:lang w:eastAsia="en-PH"/>
                <w14:ligatures w14:val="none"/>
              </w:rPr>
            </w:pPr>
            <w:r w:rsidRPr="0034203B">
              <w:rPr>
                <w:rFonts w:eastAsia="Times New Roman" w:cs="Times New Roman"/>
                <w:kern w:val="0"/>
                <w:sz w:val="24"/>
                <w:szCs w:val="24"/>
                <w:lang w:eastAsia="en-PH"/>
                <w14:ligatures w14:val="none"/>
              </w:rPr>
              <w:t>Used for managing and manipulating groups of characters.</w:t>
            </w:r>
          </w:p>
        </w:tc>
      </w:tr>
      <w:tr w:rsidR="00C058B6" w:rsidTr="00C058B6" w14:paraId="3FA2C1B8" w14:textId="77777777">
        <w:tc>
          <w:tcPr>
            <w:tcW w:w="4680" w:type="dxa"/>
          </w:tcPr>
          <w:p w:rsidRPr="0034203B" w:rsidR="00C058B6" w:rsidP="00FC7EA7" w:rsidRDefault="00C058B6" w14:paraId="4865573C" w14:textId="76E067B1">
            <w:pPr>
              <w:numPr>
                <w:ilvl w:val="0"/>
                <w:numId w:val="0"/>
              </w:numPr>
              <w:spacing w:before="100" w:beforeAutospacing="1" w:after="100" w:afterAutospacing="1"/>
              <w:rPr>
                <w:rFonts w:eastAsia="Times New Roman" w:cs="Times New Roman"/>
                <w:kern w:val="0"/>
                <w:sz w:val="24"/>
                <w:szCs w:val="24"/>
                <w:lang w:eastAsia="en-PH"/>
                <w14:ligatures w14:val="none"/>
              </w:rPr>
            </w:pPr>
            <w:r w:rsidRPr="0034203B">
              <w:rPr>
                <w:rFonts w:eastAsia="Times New Roman" w:cs="Times New Roman"/>
                <w:kern w:val="0"/>
                <w:sz w:val="24"/>
                <w:szCs w:val="24"/>
                <w:lang w:eastAsia="en-PH"/>
                <w14:ligatures w14:val="none"/>
              </w:rPr>
              <w:t>Index</w:t>
            </w:r>
            <w:r w:rsidRPr="0034203B" w:rsidR="00260B9B">
              <w:rPr>
                <w:rFonts w:eastAsia="Times New Roman" w:cs="Times New Roman"/>
                <w:kern w:val="0"/>
                <w:sz w:val="24"/>
                <w:szCs w:val="24"/>
                <w:lang w:eastAsia="en-PH"/>
                <w14:ligatures w14:val="none"/>
              </w:rPr>
              <w:t>ing</w:t>
            </w:r>
          </w:p>
        </w:tc>
        <w:tc>
          <w:tcPr>
            <w:tcW w:w="4680" w:type="dxa"/>
          </w:tcPr>
          <w:p w:rsidRPr="0034203B" w:rsidR="00C058B6" w:rsidP="00FC7EA7" w:rsidRDefault="0034203B" w14:paraId="72D0643F" w14:textId="202D10F5">
            <w:pPr>
              <w:numPr>
                <w:ilvl w:val="0"/>
                <w:numId w:val="0"/>
              </w:numPr>
              <w:spacing w:before="100" w:beforeAutospacing="1" w:after="100" w:afterAutospacing="1"/>
              <w:rPr>
                <w:rFonts w:eastAsia="Times New Roman" w:cs="Times New Roman"/>
                <w:kern w:val="0"/>
                <w:sz w:val="24"/>
                <w:szCs w:val="24"/>
                <w:lang w:eastAsia="en-PH"/>
                <w14:ligatures w14:val="none"/>
              </w:rPr>
            </w:pPr>
            <w:r w:rsidRPr="0034203B">
              <w:rPr>
                <w:rFonts w:eastAsia="Times New Roman" w:cs="Times New Roman"/>
                <w:kern w:val="0"/>
                <w:sz w:val="24"/>
                <w:szCs w:val="24"/>
                <w:lang w:eastAsia="en-PH"/>
                <w14:ligatures w14:val="none"/>
              </w:rPr>
              <w:t>The first character in a string has index 0.</w:t>
            </w:r>
          </w:p>
        </w:tc>
      </w:tr>
    </w:tbl>
    <w:p w:rsidR="00C058B6" w:rsidP="00FC7EA7" w:rsidRDefault="00C058B6" w14:paraId="0D890D60"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0034203B" w:rsidP="00FC7EA7" w:rsidRDefault="0034203B" w14:paraId="2FBEFB0D" w14:textId="4D006231">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Tips:</w:t>
      </w:r>
    </w:p>
    <w:p w:rsidRPr="001A5635" w:rsidR="001A5635" w:rsidP="005E4004" w:rsidRDefault="001A5635" w14:paraId="70C50AF2" w14:textId="32F79A61">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1A5635">
        <w:rPr>
          <w:rFonts w:eastAsia="Times New Roman" w:cs="Times New Roman"/>
          <w:kern w:val="0"/>
          <w:sz w:val="24"/>
          <w:szCs w:val="24"/>
          <w:lang w:eastAsia="en-PH"/>
          <w14:ligatures w14:val="none"/>
        </w:rPr>
        <w:t xml:space="preserve">Always remember that </w:t>
      </w:r>
      <w:r w:rsidRPr="001A5635">
        <w:rPr>
          <w:rFonts w:eastAsia="Times New Roman" w:cs="Times New Roman"/>
          <w:b/>
          <w:bCs/>
          <w:kern w:val="0"/>
          <w:sz w:val="24"/>
          <w:szCs w:val="24"/>
          <w:lang w:eastAsia="en-PH"/>
          <w14:ligatures w14:val="none"/>
        </w:rPr>
        <w:t>strings in Java are immutable</w:t>
      </w:r>
      <w:r w:rsidRPr="001A5635">
        <w:rPr>
          <w:rFonts w:eastAsia="Times New Roman" w:cs="Times New Roman"/>
          <w:kern w:val="0"/>
          <w:sz w:val="24"/>
          <w:szCs w:val="24"/>
          <w:lang w:eastAsia="en-PH"/>
          <w14:ligatures w14:val="none"/>
        </w:rPr>
        <w:t xml:space="preserve"> (they cannot be changed directly).</w:t>
      </w:r>
    </w:p>
    <w:p w:rsidRPr="001A5635" w:rsidR="001A5635" w:rsidP="005E4004" w:rsidRDefault="001A5635" w14:paraId="5241C9CB" w14:textId="5FEA3B74">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1A5635">
        <w:rPr>
          <w:rFonts w:eastAsia="Times New Roman" w:cs="Times New Roman"/>
          <w:kern w:val="0"/>
          <w:sz w:val="24"/>
          <w:szCs w:val="24"/>
          <w:lang w:eastAsia="en-PH"/>
          <w14:ligatures w14:val="none"/>
        </w:rPr>
        <w:t xml:space="preserve">Use </w:t>
      </w:r>
      <w:r w:rsidRPr="003E2BE0">
        <w:rPr>
          <w:rFonts w:eastAsia="Times New Roman" w:cs="Courier New"/>
          <w:kern w:val="0"/>
          <w:sz w:val="20"/>
          <w:szCs w:val="20"/>
          <w:highlight w:val="darkGray"/>
          <w:lang w:eastAsia="en-PH"/>
          <w14:ligatures w14:val="none"/>
        </w:rPr>
        <w:t>+</w:t>
      </w:r>
      <w:r w:rsidRPr="001A5635">
        <w:rPr>
          <w:rFonts w:eastAsia="Times New Roman" w:cs="Times New Roman"/>
          <w:kern w:val="0"/>
          <w:sz w:val="24"/>
          <w:szCs w:val="24"/>
          <w:lang w:eastAsia="en-PH"/>
          <w14:ligatures w14:val="none"/>
        </w:rPr>
        <w:t xml:space="preserve"> or </w:t>
      </w:r>
      <w:proofErr w:type="spellStart"/>
      <w:proofErr w:type="gramStart"/>
      <w:r w:rsidRPr="003E2BE0">
        <w:rPr>
          <w:rFonts w:eastAsia="Times New Roman" w:cs="Courier New"/>
          <w:kern w:val="0"/>
          <w:sz w:val="20"/>
          <w:szCs w:val="20"/>
          <w:highlight w:val="darkGray"/>
          <w:lang w:eastAsia="en-PH"/>
          <w14:ligatures w14:val="none"/>
        </w:rPr>
        <w:t>concat</w:t>
      </w:r>
      <w:proofErr w:type="spellEnd"/>
      <w:r w:rsidRPr="003E2BE0">
        <w:rPr>
          <w:rFonts w:eastAsia="Times New Roman" w:cs="Courier New"/>
          <w:kern w:val="0"/>
          <w:sz w:val="20"/>
          <w:szCs w:val="20"/>
          <w:highlight w:val="darkGray"/>
          <w:lang w:eastAsia="en-PH"/>
          <w14:ligatures w14:val="none"/>
        </w:rPr>
        <w:t>(</w:t>
      </w:r>
      <w:proofErr w:type="gramEnd"/>
      <w:r w:rsidRPr="003E2BE0">
        <w:rPr>
          <w:rFonts w:eastAsia="Times New Roman" w:cs="Courier New"/>
          <w:kern w:val="0"/>
          <w:sz w:val="20"/>
          <w:szCs w:val="20"/>
          <w:highlight w:val="darkGray"/>
          <w:lang w:eastAsia="en-PH"/>
          <w14:ligatures w14:val="none"/>
        </w:rPr>
        <w:t>)</w:t>
      </w:r>
      <w:r w:rsidRPr="001A5635">
        <w:rPr>
          <w:rFonts w:eastAsia="Times New Roman" w:cs="Times New Roman"/>
          <w:kern w:val="0"/>
          <w:sz w:val="24"/>
          <w:szCs w:val="24"/>
          <w:lang w:eastAsia="en-PH"/>
          <w14:ligatures w14:val="none"/>
        </w:rPr>
        <w:t xml:space="preserve"> to combine strings.</w:t>
      </w:r>
    </w:p>
    <w:p w:rsidRPr="001A5635" w:rsidR="001A5635" w:rsidP="005E4004" w:rsidRDefault="001A5635" w14:paraId="40E74F88" w14:textId="37F7B52C">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1A5635">
        <w:rPr>
          <w:rFonts w:eastAsia="Times New Roman" w:cs="Times New Roman"/>
          <w:kern w:val="0"/>
          <w:sz w:val="24"/>
          <w:szCs w:val="24"/>
          <w:lang w:eastAsia="en-PH"/>
          <w14:ligatures w14:val="none"/>
        </w:rPr>
        <w:t xml:space="preserve">When comparing strings, </w:t>
      </w:r>
      <w:proofErr w:type="gramStart"/>
      <w:r w:rsidRPr="001A5635">
        <w:rPr>
          <w:rFonts w:eastAsia="Times New Roman" w:cs="Times New Roman"/>
          <w:kern w:val="0"/>
          <w:sz w:val="24"/>
          <w:szCs w:val="24"/>
          <w:lang w:eastAsia="en-PH"/>
          <w14:ligatures w14:val="none"/>
        </w:rPr>
        <w:t xml:space="preserve">use </w:t>
      </w:r>
      <w:r w:rsidRPr="001A5635">
        <w:rPr>
          <w:rFonts w:eastAsia="Times New Roman" w:cs="Courier New"/>
          <w:kern w:val="0"/>
          <w:sz w:val="20"/>
          <w:szCs w:val="20"/>
          <w:lang w:eastAsia="en-PH"/>
          <w14:ligatures w14:val="none"/>
        </w:rPr>
        <w:t>.</w:t>
      </w:r>
      <w:r w:rsidRPr="003E2BE0">
        <w:rPr>
          <w:rFonts w:eastAsia="Times New Roman" w:cs="Courier New"/>
          <w:kern w:val="0"/>
          <w:sz w:val="20"/>
          <w:szCs w:val="20"/>
          <w:highlight w:val="darkGray"/>
          <w:lang w:eastAsia="en-PH"/>
          <w14:ligatures w14:val="none"/>
        </w:rPr>
        <w:t>equals</w:t>
      </w:r>
      <w:proofErr w:type="gramEnd"/>
      <w:r w:rsidRPr="003E2BE0">
        <w:rPr>
          <w:rFonts w:eastAsia="Times New Roman" w:cs="Courier New"/>
          <w:kern w:val="0"/>
          <w:sz w:val="20"/>
          <w:szCs w:val="20"/>
          <w:highlight w:val="darkGray"/>
          <w:lang w:eastAsia="en-PH"/>
          <w14:ligatures w14:val="none"/>
        </w:rPr>
        <w:t>()</w:t>
      </w:r>
      <w:r w:rsidRPr="001A5635">
        <w:rPr>
          <w:rFonts w:eastAsia="Times New Roman" w:cs="Times New Roman"/>
          <w:kern w:val="0"/>
          <w:sz w:val="24"/>
          <w:szCs w:val="24"/>
          <w:lang w:eastAsia="en-PH"/>
          <w14:ligatures w14:val="none"/>
        </w:rPr>
        <w:t xml:space="preserve"> instead of </w:t>
      </w:r>
      <w:r w:rsidRPr="003E2BE0">
        <w:rPr>
          <w:rFonts w:eastAsia="Times New Roman" w:cs="Courier New"/>
          <w:kern w:val="0"/>
          <w:sz w:val="20"/>
          <w:szCs w:val="20"/>
          <w:highlight w:val="darkGray"/>
          <w:lang w:eastAsia="en-PH"/>
          <w14:ligatures w14:val="none"/>
        </w:rPr>
        <w:t>==</w:t>
      </w:r>
      <w:r w:rsidRPr="003E2BE0">
        <w:rPr>
          <w:rFonts w:eastAsia="Times New Roman" w:cs="Times New Roman"/>
          <w:kern w:val="0"/>
          <w:sz w:val="24"/>
          <w:szCs w:val="24"/>
          <w:highlight w:val="darkGray"/>
          <w:lang w:eastAsia="en-PH"/>
          <w14:ligatures w14:val="none"/>
        </w:rPr>
        <w:t>.</w:t>
      </w:r>
    </w:p>
    <w:p w:rsidRPr="001A5635" w:rsidR="001A5635" w:rsidP="005E4004" w:rsidRDefault="001A5635" w14:paraId="04E2E5A2" w14:textId="34EE1F45">
      <w:pPr>
        <w:pStyle w:val="ListParagraph"/>
        <w:numPr>
          <w:ilvl w:val="0"/>
          <w:numId w:val="75"/>
        </w:numPr>
        <w:spacing w:before="100" w:beforeAutospacing="1" w:after="100" w:afterAutospacing="1" w:line="240" w:lineRule="auto"/>
        <w:rPr>
          <w:rFonts w:eastAsia="Times New Roman" w:cs="Times New Roman"/>
          <w:kern w:val="0"/>
          <w:sz w:val="24"/>
          <w:szCs w:val="24"/>
          <w:lang w:eastAsia="en-PH"/>
          <w14:ligatures w14:val="none"/>
        </w:rPr>
      </w:pPr>
      <w:r w:rsidRPr="001A5635">
        <w:rPr>
          <w:rFonts w:eastAsia="Times New Roman" w:cs="Times New Roman"/>
          <w:kern w:val="0"/>
          <w:sz w:val="24"/>
          <w:szCs w:val="24"/>
          <w:lang w:eastAsia="en-PH"/>
          <w14:ligatures w14:val="none"/>
        </w:rPr>
        <w:t xml:space="preserve">Use </w:t>
      </w:r>
      <w:proofErr w:type="gramStart"/>
      <w:r w:rsidRPr="003E2BE0">
        <w:rPr>
          <w:rFonts w:eastAsia="Times New Roman" w:cs="Courier New"/>
          <w:kern w:val="0"/>
          <w:sz w:val="20"/>
          <w:szCs w:val="20"/>
          <w:highlight w:val="darkGray"/>
          <w:lang w:eastAsia="en-PH"/>
          <w14:ligatures w14:val="none"/>
        </w:rPr>
        <w:t>trim(</w:t>
      </w:r>
      <w:proofErr w:type="gramEnd"/>
      <w:r w:rsidRPr="003E2BE0">
        <w:rPr>
          <w:rFonts w:eastAsia="Times New Roman" w:cs="Courier New"/>
          <w:kern w:val="0"/>
          <w:sz w:val="20"/>
          <w:szCs w:val="20"/>
          <w:highlight w:val="darkGray"/>
          <w:lang w:eastAsia="en-PH"/>
          <w14:ligatures w14:val="none"/>
        </w:rPr>
        <w:t>)</w:t>
      </w:r>
      <w:r w:rsidRPr="001A5635">
        <w:rPr>
          <w:rFonts w:eastAsia="Times New Roman" w:cs="Times New Roman"/>
          <w:kern w:val="0"/>
          <w:sz w:val="24"/>
          <w:szCs w:val="24"/>
          <w:lang w:eastAsia="en-PH"/>
          <w14:ligatures w14:val="none"/>
        </w:rPr>
        <w:t xml:space="preserve"> to remove spaces from the beginning and end of a string.</w:t>
      </w:r>
    </w:p>
    <w:p w:rsidRPr="003E2BE0" w:rsidR="003E2BE0" w:rsidP="005E4004" w:rsidRDefault="001A5635" w14:paraId="098DC475" w14:textId="77777777">
      <w:pPr>
        <w:pStyle w:val="ListParagraph"/>
        <w:numPr>
          <w:ilvl w:val="0"/>
          <w:numId w:val="75"/>
        </w:numPr>
        <w:rPr>
          <w:rFonts w:eastAsia="Times New Roman"/>
          <w:kern w:val="0"/>
          <w:lang w:eastAsia="en-PH"/>
          <w14:ligatures w14:val="none"/>
        </w:rPr>
      </w:pPr>
      <w:r w:rsidRPr="001A5635">
        <w:rPr>
          <w:rFonts w:eastAsia="Times New Roman" w:cs="Times New Roman"/>
          <w:kern w:val="0"/>
          <w:sz w:val="24"/>
          <w:szCs w:val="24"/>
          <w:lang w:eastAsia="en-PH"/>
          <w14:ligatures w14:val="none"/>
        </w:rPr>
        <w:t>To check parts of a word,</w:t>
      </w:r>
      <w:r w:rsidR="003E2BE0">
        <w:rPr>
          <w:rFonts w:eastAsia="Times New Roman" w:cs="Times New Roman"/>
          <w:kern w:val="0"/>
          <w:sz w:val="24"/>
          <w:szCs w:val="24"/>
          <w:lang w:eastAsia="en-PH"/>
          <w14:ligatures w14:val="none"/>
        </w:rPr>
        <w:t xml:space="preserve"> </w:t>
      </w:r>
      <w:r w:rsidRPr="003E2BE0" w:rsidR="003E2BE0">
        <w:rPr>
          <w:rFonts w:eastAsia="Times New Roman"/>
          <w:kern w:val="0"/>
          <w:lang w:eastAsia="en-PH"/>
          <w14:ligatures w14:val="none"/>
        </w:rPr>
        <w:t xml:space="preserve">use </w:t>
      </w:r>
      <w:proofErr w:type="gramStart"/>
      <w:r w:rsidRPr="003E2BE0" w:rsidR="003E2BE0">
        <w:rPr>
          <w:rFonts w:eastAsia="Times New Roman"/>
          <w:kern w:val="0"/>
          <w:highlight w:val="darkGray"/>
          <w:lang w:eastAsia="en-PH"/>
          <w14:ligatures w14:val="none"/>
        </w:rPr>
        <w:t>substring(</w:t>
      </w:r>
      <w:proofErr w:type="gramEnd"/>
      <w:r w:rsidRPr="003E2BE0" w:rsidR="003E2BE0">
        <w:rPr>
          <w:rFonts w:eastAsia="Times New Roman"/>
          <w:kern w:val="0"/>
          <w:highlight w:val="darkGray"/>
          <w:lang w:eastAsia="en-PH"/>
          <w14:ligatures w14:val="none"/>
        </w:rPr>
        <w:t>)</w:t>
      </w:r>
      <w:r w:rsidRPr="003E2BE0" w:rsidR="003E2BE0">
        <w:rPr>
          <w:rFonts w:eastAsia="Times New Roman"/>
          <w:kern w:val="0"/>
          <w:lang w:eastAsia="en-PH"/>
          <w14:ligatures w14:val="none"/>
        </w:rPr>
        <w:t xml:space="preserve"> or </w:t>
      </w:r>
      <w:proofErr w:type="spellStart"/>
      <w:proofErr w:type="gramStart"/>
      <w:r w:rsidRPr="003E2BE0" w:rsidR="003E2BE0">
        <w:rPr>
          <w:rFonts w:eastAsia="Times New Roman"/>
          <w:kern w:val="0"/>
          <w:highlight w:val="darkGray"/>
          <w:lang w:eastAsia="en-PH"/>
          <w14:ligatures w14:val="none"/>
        </w:rPr>
        <w:t>charAt</w:t>
      </w:r>
      <w:proofErr w:type="spellEnd"/>
      <w:r w:rsidRPr="003E2BE0" w:rsidR="003E2BE0">
        <w:rPr>
          <w:rFonts w:eastAsia="Times New Roman"/>
          <w:kern w:val="0"/>
          <w:highlight w:val="darkGray"/>
          <w:lang w:eastAsia="en-PH"/>
          <w14:ligatures w14:val="none"/>
        </w:rPr>
        <w:t>(</w:t>
      </w:r>
      <w:proofErr w:type="gramEnd"/>
      <w:r w:rsidRPr="003E2BE0" w:rsidR="003E2BE0">
        <w:rPr>
          <w:rFonts w:eastAsia="Times New Roman"/>
          <w:kern w:val="0"/>
          <w:highlight w:val="darkGray"/>
          <w:lang w:eastAsia="en-PH"/>
          <w14:ligatures w14:val="none"/>
        </w:rPr>
        <w:t>)</w:t>
      </w:r>
      <w:r w:rsidRPr="003E2BE0" w:rsidR="003E2BE0">
        <w:rPr>
          <w:rFonts w:eastAsia="Times New Roman"/>
          <w:kern w:val="0"/>
          <w:lang w:eastAsia="en-PH"/>
          <w14:ligatures w14:val="none"/>
        </w:rPr>
        <w:t xml:space="preserve"> carefully with the correct index.</w:t>
      </w:r>
    </w:p>
    <w:p w:rsidR="006C7C8B" w:rsidP="006C7C8B" w:rsidRDefault="00133078" w14:paraId="66A623E2" w14:textId="044EC710">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Video Link: </w:t>
      </w:r>
      <w:hyperlink w:history="1" r:id="rId43">
        <w:r w:rsidRPr="00FF62EB">
          <w:rPr>
            <w:rStyle w:val="Hyperlink"/>
            <w:rFonts w:eastAsia="Times New Roman" w:cs="Times New Roman"/>
            <w:kern w:val="0"/>
            <w:sz w:val="24"/>
            <w:szCs w:val="24"/>
            <w:lang w:eastAsia="en-PH"/>
            <w14:ligatures w14:val="none"/>
          </w:rPr>
          <w:t>https://youtu.be/HUMz8KQXLyg?si=lriWTYu7MtuzOJ7Q</w:t>
        </w:r>
      </w:hyperlink>
      <w:r>
        <w:rPr>
          <w:rFonts w:eastAsia="Times New Roman" w:cs="Times New Roman"/>
          <w:kern w:val="0"/>
          <w:sz w:val="24"/>
          <w:szCs w:val="24"/>
          <w:lang w:eastAsia="en-PH"/>
          <w14:ligatures w14:val="none"/>
        </w:rPr>
        <w:t xml:space="preserve"> </w:t>
      </w:r>
    </w:p>
    <w:p w:rsidR="006C7C8B" w:rsidP="006C7C8B" w:rsidRDefault="006C7C8B" w14:paraId="7429151F" w14:textId="42B0C9CA">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C44B96">
        <w:rPr>
          <w:rFonts w:eastAsia="Times New Roman" w:cs="Times New Roman"/>
          <w:b/>
          <w:bCs/>
          <w:kern w:val="0"/>
          <w:sz w:val="24"/>
          <w:szCs w:val="24"/>
          <w:lang w:eastAsia="en-PH"/>
          <w14:ligatures w14:val="none"/>
        </w:rPr>
        <w:t xml:space="preserve">e. Using StringBuilder and </w:t>
      </w:r>
      <w:proofErr w:type="spellStart"/>
      <w:r w:rsidRPr="00C44B96">
        <w:rPr>
          <w:rFonts w:eastAsia="Times New Roman" w:cs="Times New Roman"/>
          <w:b/>
          <w:bCs/>
          <w:kern w:val="0"/>
          <w:sz w:val="24"/>
          <w:szCs w:val="24"/>
          <w:lang w:eastAsia="en-PH"/>
          <w14:ligatures w14:val="none"/>
        </w:rPr>
        <w:t>StringBuffer</w:t>
      </w:r>
      <w:proofErr w:type="spellEnd"/>
      <w:r>
        <w:rPr>
          <w:rFonts w:eastAsia="Times New Roman" w:cs="Times New Roman"/>
          <w:kern w:val="0"/>
          <w:sz w:val="24"/>
          <w:szCs w:val="24"/>
          <w:lang w:eastAsia="en-PH"/>
          <w14:ligatures w14:val="none"/>
        </w:rPr>
        <w:br/>
      </w:r>
      <w:r>
        <w:rPr>
          <w:rFonts w:eastAsia="Times New Roman" w:cs="Times New Roman"/>
          <w:kern w:val="0"/>
          <w:sz w:val="24"/>
          <w:szCs w:val="24"/>
          <w:lang w:eastAsia="en-PH"/>
          <w14:ligatures w14:val="none"/>
        </w:rPr>
        <w:t xml:space="preserve">- </w:t>
      </w:r>
      <w:r w:rsidRPr="00C44B96" w:rsidR="00C44B96">
        <w:rPr>
          <w:rFonts w:eastAsia="Times New Roman" w:cs="Times New Roman"/>
          <w:kern w:val="0"/>
          <w:sz w:val="24"/>
          <w:szCs w:val="24"/>
          <w:lang w:eastAsia="en-PH"/>
          <w14:ligatures w14:val="none"/>
        </w:rPr>
        <w:t xml:space="preserve">In Java, </w:t>
      </w:r>
      <w:r w:rsidRPr="00C44B96" w:rsidR="00C44B96">
        <w:rPr>
          <w:rFonts w:eastAsia="Times New Roman" w:cs="Times New Roman"/>
          <w:b/>
          <w:bCs/>
          <w:kern w:val="0"/>
          <w:sz w:val="24"/>
          <w:szCs w:val="24"/>
          <w:lang w:eastAsia="en-PH"/>
          <w14:ligatures w14:val="none"/>
        </w:rPr>
        <w:t>StringBuilder</w:t>
      </w:r>
      <w:r w:rsidRPr="00C44B96" w:rsidR="00C44B96">
        <w:rPr>
          <w:rFonts w:eastAsia="Times New Roman" w:cs="Times New Roman"/>
          <w:kern w:val="0"/>
          <w:sz w:val="24"/>
          <w:szCs w:val="24"/>
          <w:lang w:eastAsia="en-PH"/>
          <w14:ligatures w14:val="none"/>
        </w:rPr>
        <w:t xml:space="preserve"> and </w:t>
      </w:r>
      <w:proofErr w:type="spellStart"/>
      <w:r w:rsidRPr="00C44B96" w:rsidR="00C44B96">
        <w:rPr>
          <w:rFonts w:eastAsia="Times New Roman" w:cs="Times New Roman"/>
          <w:b/>
          <w:bCs/>
          <w:kern w:val="0"/>
          <w:sz w:val="24"/>
          <w:szCs w:val="24"/>
          <w:lang w:eastAsia="en-PH"/>
          <w14:ligatures w14:val="none"/>
        </w:rPr>
        <w:t>StringBuffer</w:t>
      </w:r>
      <w:proofErr w:type="spellEnd"/>
      <w:r w:rsidRPr="00C44B96" w:rsidR="00C44B96">
        <w:rPr>
          <w:rFonts w:eastAsia="Times New Roman" w:cs="Times New Roman"/>
          <w:kern w:val="0"/>
          <w:sz w:val="24"/>
          <w:szCs w:val="24"/>
          <w:lang w:eastAsia="en-PH"/>
          <w14:ligatures w14:val="none"/>
        </w:rPr>
        <w:t xml:space="preserve"> are special classes used to </w:t>
      </w:r>
      <w:r w:rsidRPr="00C44B96" w:rsidR="00C44B96">
        <w:rPr>
          <w:rFonts w:eastAsia="Times New Roman" w:cs="Times New Roman"/>
          <w:b/>
          <w:bCs/>
          <w:kern w:val="0"/>
          <w:sz w:val="24"/>
          <w:szCs w:val="24"/>
          <w:lang w:eastAsia="en-PH"/>
          <w14:ligatures w14:val="none"/>
        </w:rPr>
        <w:t>create and modify strings efficiently</w:t>
      </w:r>
      <w:r w:rsidRPr="00C44B96" w:rsidR="00C44B96">
        <w:rPr>
          <w:rFonts w:eastAsia="Times New Roman" w:cs="Times New Roman"/>
          <w:kern w:val="0"/>
          <w:sz w:val="24"/>
          <w:szCs w:val="24"/>
          <w:lang w:eastAsia="en-PH"/>
          <w14:ligatures w14:val="none"/>
        </w:rPr>
        <w:t>.</w:t>
      </w:r>
      <w:r w:rsidR="00C44B96">
        <w:rPr>
          <w:rFonts w:eastAsia="Times New Roman" w:cs="Times New Roman"/>
          <w:kern w:val="0"/>
          <w:sz w:val="24"/>
          <w:szCs w:val="24"/>
          <w:lang w:eastAsia="en-PH"/>
          <w14:ligatures w14:val="none"/>
        </w:rPr>
        <w:t xml:space="preserve"> </w:t>
      </w:r>
      <w:r w:rsidRPr="00C44B96" w:rsidR="00C44B96">
        <w:rPr>
          <w:rFonts w:eastAsia="Times New Roman" w:cs="Times New Roman"/>
          <w:kern w:val="0"/>
          <w:sz w:val="24"/>
          <w:szCs w:val="24"/>
          <w:lang w:eastAsia="en-PH"/>
          <w14:ligatures w14:val="none"/>
        </w:rPr>
        <w:t xml:space="preserve">Unlike regular strings (which are </w:t>
      </w:r>
      <w:r w:rsidRPr="00C44B96" w:rsidR="00C44B96">
        <w:rPr>
          <w:rFonts w:eastAsia="Times New Roman" w:cs="Times New Roman"/>
          <w:b/>
          <w:bCs/>
          <w:kern w:val="0"/>
          <w:sz w:val="24"/>
          <w:szCs w:val="24"/>
          <w:lang w:eastAsia="en-PH"/>
          <w14:ligatures w14:val="none"/>
        </w:rPr>
        <w:t>immutable</w:t>
      </w:r>
      <w:r w:rsidRPr="00C44B96" w:rsidR="00C44B96">
        <w:rPr>
          <w:rFonts w:eastAsia="Times New Roman" w:cs="Times New Roman"/>
          <w:kern w:val="0"/>
          <w:sz w:val="24"/>
          <w:szCs w:val="24"/>
          <w:lang w:eastAsia="en-PH"/>
          <w14:ligatures w14:val="none"/>
        </w:rPr>
        <w:t xml:space="preserve">, meaning they cannot be changed), these two classes create </w:t>
      </w:r>
      <w:r w:rsidRPr="00C44B96" w:rsidR="00C44B96">
        <w:rPr>
          <w:rFonts w:eastAsia="Times New Roman" w:cs="Times New Roman"/>
          <w:b/>
          <w:bCs/>
          <w:kern w:val="0"/>
          <w:sz w:val="24"/>
          <w:szCs w:val="24"/>
          <w:lang w:eastAsia="en-PH"/>
          <w14:ligatures w14:val="none"/>
        </w:rPr>
        <w:t>mutable strings</w:t>
      </w:r>
      <w:r w:rsidRPr="00C44B96" w:rsidR="00C44B96">
        <w:rPr>
          <w:rFonts w:eastAsia="Times New Roman" w:cs="Times New Roman"/>
          <w:kern w:val="0"/>
          <w:sz w:val="24"/>
          <w:szCs w:val="24"/>
          <w:lang w:eastAsia="en-PH"/>
          <w14:ligatures w14:val="none"/>
        </w:rPr>
        <w:t xml:space="preserve"> — strings that can be changed without creating a new object.</w:t>
      </w:r>
      <w:r w:rsidR="00C44B96">
        <w:rPr>
          <w:rFonts w:eastAsia="Times New Roman" w:cs="Times New Roman"/>
          <w:kern w:val="0"/>
          <w:sz w:val="24"/>
          <w:szCs w:val="24"/>
          <w:lang w:eastAsia="en-PH"/>
          <w14:ligatures w14:val="none"/>
        </w:rPr>
        <w:t xml:space="preserve"> </w:t>
      </w:r>
      <w:r w:rsidRPr="00C44B96" w:rsidR="00C44B96">
        <w:rPr>
          <w:rFonts w:eastAsia="Times New Roman" w:cs="Times New Roman"/>
          <w:kern w:val="0"/>
          <w:sz w:val="24"/>
          <w:szCs w:val="24"/>
          <w:lang w:eastAsia="en-PH"/>
          <w14:ligatures w14:val="none"/>
        </w:rPr>
        <w:t xml:space="preserve">They are often used when you need to </w:t>
      </w:r>
      <w:r w:rsidRPr="00C44B96" w:rsidR="00C44B96">
        <w:rPr>
          <w:rFonts w:eastAsia="Times New Roman" w:cs="Times New Roman"/>
          <w:b/>
          <w:bCs/>
          <w:kern w:val="0"/>
          <w:sz w:val="24"/>
          <w:szCs w:val="24"/>
          <w:lang w:eastAsia="en-PH"/>
          <w14:ligatures w14:val="none"/>
        </w:rPr>
        <w:t>build, edit, or append text repeatedly</w:t>
      </w:r>
      <w:r w:rsidRPr="00C44B96" w:rsidR="00C44B96">
        <w:rPr>
          <w:rFonts w:eastAsia="Times New Roman" w:cs="Times New Roman"/>
          <w:kern w:val="0"/>
          <w:sz w:val="24"/>
          <w:szCs w:val="24"/>
          <w:lang w:eastAsia="en-PH"/>
          <w14:ligatures w14:val="none"/>
        </w:rPr>
        <w:t>, such as in loops or text processing.</w:t>
      </w:r>
      <w:r w:rsidR="00C44B96">
        <w:rPr>
          <w:rFonts w:eastAsia="Times New Roman" w:cs="Times New Roman"/>
          <w:kern w:val="0"/>
          <w:sz w:val="24"/>
          <w:szCs w:val="24"/>
          <w:lang w:eastAsia="en-PH"/>
          <w14:ligatures w14:val="none"/>
        </w:rPr>
        <w:t xml:space="preserve"> </w:t>
      </w:r>
      <w:r w:rsidRPr="00C44B96" w:rsidR="00C44B96">
        <w:rPr>
          <w:rFonts w:eastAsia="Times New Roman" w:cs="Times New Roman"/>
          <w:kern w:val="0"/>
          <w:sz w:val="24"/>
          <w:szCs w:val="24"/>
          <w:lang w:eastAsia="en-PH"/>
          <w14:ligatures w14:val="none"/>
        </w:rPr>
        <w:t xml:space="preserve">The main difference between them is that </w:t>
      </w:r>
      <w:proofErr w:type="spellStart"/>
      <w:r w:rsidRPr="00C44B96" w:rsidR="00C44B96">
        <w:rPr>
          <w:rFonts w:eastAsia="Times New Roman" w:cs="Times New Roman"/>
          <w:b/>
          <w:bCs/>
          <w:kern w:val="0"/>
          <w:sz w:val="24"/>
          <w:szCs w:val="24"/>
          <w:lang w:eastAsia="en-PH"/>
          <w14:ligatures w14:val="none"/>
        </w:rPr>
        <w:t>StringBuffer</w:t>
      </w:r>
      <w:proofErr w:type="spellEnd"/>
      <w:r w:rsidRPr="00C44B96" w:rsidR="00C44B96">
        <w:rPr>
          <w:rFonts w:eastAsia="Times New Roman" w:cs="Times New Roman"/>
          <w:kern w:val="0"/>
          <w:sz w:val="24"/>
          <w:szCs w:val="24"/>
          <w:lang w:eastAsia="en-PH"/>
          <w14:ligatures w14:val="none"/>
        </w:rPr>
        <w:t xml:space="preserve"> is </w:t>
      </w:r>
      <w:r w:rsidRPr="00C44B96" w:rsidR="00C44B96">
        <w:rPr>
          <w:rFonts w:eastAsia="Times New Roman" w:cs="Times New Roman"/>
          <w:i/>
          <w:iCs/>
          <w:kern w:val="0"/>
          <w:sz w:val="24"/>
          <w:szCs w:val="24"/>
          <w:lang w:eastAsia="en-PH"/>
          <w14:ligatures w14:val="none"/>
        </w:rPr>
        <w:t>thread-safe</w:t>
      </w:r>
      <w:r w:rsidRPr="00C44B96" w:rsidR="00C44B96">
        <w:rPr>
          <w:rFonts w:eastAsia="Times New Roman" w:cs="Times New Roman"/>
          <w:kern w:val="0"/>
          <w:sz w:val="24"/>
          <w:szCs w:val="24"/>
          <w:lang w:eastAsia="en-PH"/>
          <w14:ligatures w14:val="none"/>
        </w:rPr>
        <w:t xml:space="preserve"> (safe to use in multi-threaded programs), while </w:t>
      </w:r>
      <w:r w:rsidRPr="00C44B96" w:rsidR="00C44B96">
        <w:rPr>
          <w:rFonts w:eastAsia="Times New Roman" w:cs="Times New Roman"/>
          <w:b/>
          <w:bCs/>
          <w:kern w:val="0"/>
          <w:sz w:val="24"/>
          <w:szCs w:val="24"/>
          <w:lang w:eastAsia="en-PH"/>
          <w14:ligatures w14:val="none"/>
        </w:rPr>
        <w:t>StringBuilder</w:t>
      </w:r>
      <w:r w:rsidRPr="00C44B96" w:rsidR="00C44B96">
        <w:rPr>
          <w:rFonts w:eastAsia="Times New Roman" w:cs="Times New Roman"/>
          <w:kern w:val="0"/>
          <w:sz w:val="24"/>
          <w:szCs w:val="24"/>
          <w:lang w:eastAsia="en-PH"/>
          <w14:ligatures w14:val="none"/>
        </w:rPr>
        <w:t xml:space="preserve"> is faster but </w:t>
      </w:r>
      <w:r w:rsidRPr="00C44B96" w:rsidR="00C44B96">
        <w:rPr>
          <w:rFonts w:eastAsia="Times New Roman" w:cs="Times New Roman"/>
          <w:i/>
          <w:iCs/>
          <w:kern w:val="0"/>
          <w:sz w:val="24"/>
          <w:szCs w:val="24"/>
          <w:lang w:eastAsia="en-PH"/>
          <w14:ligatures w14:val="none"/>
        </w:rPr>
        <w:t>not thread-safe</w:t>
      </w:r>
      <w:r w:rsidRPr="00C44B96" w:rsidR="00C44B96">
        <w:rPr>
          <w:rFonts w:eastAsia="Times New Roman" w:cs="Times New Roman"/>
          <w:kern w:val="0"/>
          <w:sz w:val="24"/>
          <w:szCs w:val="24"/>
          <w:lang w:eastAsia="en-PH"/>
          <w14:ligatures w14:val="none"/>
        </w:rPr>
        <w:t>.</w:t>
      </w:r>
      <w:r w:rsidR="00C44B96">
        <w:rPr>
          <w:rFonts w:eastAsia="Times New Roman" w:cs="Times New Roman"/>
          <w:kern w:val="0"/>
          <w:sz w:val="24"/>
          <w:szCs w:val="24"/>
          <w:lang w:eastAsia="en-PH"/>
          <w14:ligatures w14:val="none"/>
        </w:rPr>
        <w:t xml:space="preserve"> </w:t>
      </w:r>
      <w:r w:rsidRPr="00C44B96" w:rsidR="00C44B96">
        <w:rPr>
          <w:rFonts w:eastAsia="Times New Roman" w:cs="Times New Roman"/>
          <w:kern w:val="0"/>
          <w:sz w:val="24"/>
          <w:szCs w:val="24"/>
          <w:lang w:eastAsia="en-PH"/>
          <w14:ligatures w14:val="none"/>
        </w:rPr>
        <w:t>Both classes make string manipulation faster and more memory-efficient compared to using normal string concatenation.</w:t>
      </w:r>
    </w:p>
    <w:p w:rsidR="009C4AF5" w:rsidP="006C7C8B" w:rsidRDefault="009C4AF5" w14:paraId="02177480" w14:textId="777777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p>
    <w:p w:rsidRPr="00365CC6" w:rsidR="009C4AF5" w:rsidP="005E4004" w:rsidRDefault="009C4AF5" w14:paraId="310A6734" w14:textId="48D9F8A7">
      <w:pPr>
        <w:pStyle w:val="ListParagraph"/>
        <w:numPr>
          <w:ilvl w:val="0"/>
          <w:numId w:val="77"/>
        </w:numPr>
        <w:spacing w:before="100" w:beforeAutospacing="1" w:after="100" w:afterAutospacing="1" w:line="240" w:lineRule="auto"/>
        <w:rPr>
          <w:rFonts w:eastAsia="Times New Roman" w:cs="Times New Roman"/>
          <w:b/>
          <w:bCs/>
          <w:kern w:val="0"/>
          <w:sz w:val="24"/>
          <w:szCs w:val="24"/>
          <w:lang w:eastAsia="en-PH"/>
          <w14:ligatures w14:val="none"/>
        </w:rPr>
      </w:pPr>
      <w:r w:rsidRPr="00365CC6">
        <w:rPr>
          <w:rFonts w:eastAsia="Times New Roman" w:cs="Times New Roman"/>
          <w:b/>
          <w:bCs/>
          <w:kern w:val="0"/>
          <w:sz w:val="24"/>
          <w:szCs w:val="24"/>
          <w:lang w:eastAsia="en-PH"/>
          <w14:ligatures w14:val="none"/>
        </w:rPr>
        <w:t>Definition and Concept</w:t>
      </w:r>
    </w:p>
    <w:p w:rsidR="00365CC6" w:rsidP="005F7002" w:rsidRDefault="00365CC6" w14:paraId="160F5ADD"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365CC6">
        <w:rPr>
          <w:rFonts w:eastAsia="Times New Roman" w:cs="Times New Roman"/>
          <w:kern w:val="0"/>
          <w:sz w:val="24"/>
          <w:szCs w:val="24"/>
          <w:lang w:eastAsia="en-PH"/>
          <w14:ligatures w14:val="none"/>
        </w:rPr>
        <w:t xml:space="preserve">A </w:t>
      </w:r>
      <w:r w:rsidRPr="00365CC6">
        <w:rPr>
          <w:rFonts w:eastAsia="Times New Roman" w:cs="Times New Roman"/>
          <w:b/>
          <w:bCs/>
          <w:kern w:val="0"/>
          <w:sz w:val="24"/>
          <w:szCs w:val="24"/>
          <w:lang w:eastAsia="en-PH"/>
          <w14:ligatures w14:val="none"/>
        </w:rPr>
        <w:t>StringBuilder</w:t>
      </w:r>
      <w:r w:rsidRPr="00365CC6">
        <w:rPr>
          <w:rFonts w:eastAsia="Times New Roman" w:cs="Times New Roman"/>
          <w:kern w:val="0"/>
          <w:sz w:val="24"/>
          <w:szCs w:val="24"/>
          <w:lang w:eastAsia="en-PH"/>
          <w14:ligatures w14:val="none"/>
        </w:rPr>
        <w:t xml:space="preserve"> or </w:t>
      </w:r>
      <w:proofErr w:type="spellStart"/>
      <w:r w:rsidRPr="00365CC6">
        <w:rPr>
          <w:rFonts w:eastAsia="Times New Roman" w:cs="Times New Roman"/>
          <w:b/>
          <w:bCs/>
          <w:kern w:val="0"/>
          <w:sz w:val="24"/>
          <w:szCs w:val="24"/>
          <w:lang w:eastAsia="en-PH"/>
          <w14:ligatures w14:val="none"/>
        </w:rPr>
        <w:t>StringBuffer</w:t>
      </w:r>
      <w:proofErr w:type="spellEnd"/>
      <w:r w:rsidRPr="00365CC6">
        <w:rPr>
          <w:rFonts w:eastAsia="Times New Roman" w:cs="Times New Roman"/>
          <w:kern w:val="0"/>
          <w:sz w:val="24"/>
          <w:szCs w:val="24"/>
          <w:lang w:eastAsia="en-PH"/>
          <w14:ligatures w14:val="none"/>
        </w:rPr>
        <w:t xml:space="preserve"> object allows you to </w:t>
      </w:r>
      <w:r w:rsidRPr="00365CC6">
        <w:rPr>
          <w:rFonts w:eastAsia="Times New Roman" w:cs="Times New Roman"/>
          <w:b/>
          <w:bCs/>
          <w:kern w:val="0"/>
          <w:sz w:val="24"/>
          <w:szCs w:val="24"/>
          <w:lang w:eastAsia="en-PH"/>
          <w14:ligatures w14:val="none"/>
        </w:rPr>
        <w:t>append</w:t>
      </w:r>
      <w:r w:rsidRPr="00365CC6">
        <w:rPr>
          <w:rFonts w:eastAsia="Times New Roman" w:cs="Times New Roman"/>
          <w:kern w:val="0"/>
          <w:sz w:val="24"/>
          <w:szCs w:val="24"/>
          <w:lang w:eastAsia="en-PH"/>
          <w14:ligatures w14:val="none"/>
        </w:rPr>
        <w:t xml:space="preserve">, </w:t>
      </w:r>
      <w:r w:rsidRPr="00365CC6">
        <w:rPr>
          <w:rFonts w:eastAsia="Times New Roman" w:cs="Times New Roman"/>
          <w:b/>
          <w:bCs/>
          <w:kern w:val="0"/>
          <w:sz w:val="24"/>
          <w:szCs w:val="24"/>
          <w:lang w:eastAsia="en-PH"/>
          <w14:ligatures w14:val="none"/>
        </w:rPr>
        <w:t>insert</w:t>
      </w:r>
      <w:r w:rsidRPr="00365CC6">
        <w:rPr>
          <w:rFonts w:eastAsia="Times New Roman" w:cs="Times New Roman"/>
          <w:kern w:val="0"/>
          <w:sz w:val="24"/>
          <w:szCs w:val="24"/>
          <w:lang w:eastAsia="en-PH"/>
          <w14:ligatures w14:val="none"/>
        </w:rPr>
        <w:t xml:space="preserve">, </w:t>
      </w:r>
      <w:r w:rsidRPr="00365CC6">
        <w:rPr>
          <w:rFonts w:eastAsia="Times New Roman" w:cs="Times New Roman"/>
          <w:b/>
          <w:bCs/>
          <w:kern w:val="0"/>
          <w:sz w:val="24"/>
          <w:szCs w:val="24"/>
          <w:lang w:eastAsia="en-PH"/>
          <w14:ligatures w14:val="none"/>
        </w:rPr>
        <w:t>replace</w:t>
      </w:r>
      <w:r w:rsidRPr="00365CC6">
        <w:rPr>
          <w:rFonts w:eastAsia="Times New Roman" w:cs="Times New Roman"/>
          <w:kern w:val="0"/>
          <w:sz w:val="24"/>
          <w:szCs w:val="24"/>
          <w:lang w:eastAsia="en-PH"/>
          <w14:ligatures w14:val="none"/>
        </w:rPr>
        <w:t xml:space="preserve">, or </w:t>
      </w:r>
      <w:r w:rsidRPr="00365CC6">
        <w:rPr>
          <w:rFonts w:eastAsia="Times New Roman" w:cs="Times New Roman"/>
          <w:b/>
          <w:bCs/>
          <w:kern w:val="0"/>
          <w:sz w:val="24"/>
          <w:szCs w:val="24"/>
          <w:lang w:eastAsia="en-PH"/>
          <w14:ligatures w14:val="none"/>
        </w:rPr>
        <w:t>delete</w:t>
      </w:r>
      <w:r w:rsidRPr="00365CC6">
        <w:rPr>
          <w:rFonts w:eastAsia="Times New Roman" w:cs="Times New Roman"/>
          <w:kern w:val="0"/>
          <w:sz w:val="24"/>
          <w:szCs w:val="24"/>
          <w:lang w:eastAsia="en-PH"/>
          <w14:ligatures w14:val="none"/>
        </w:rPr>
        <w:t xml:space="preserve"> characters in a string without creating a new string every time.</w:t>
      </w:r>
    </w:p>
    <w:p w:rsidR="00365CC6" w:rsidP="005F7002" w:rsidRDefault="00365CC6" w14:paraId="6087D504"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365CC6">
        <w:rPr>
          <w:rFonts w:eastAsia="Times New Roman" w:cs="Times New Roman"/>
          <w:kern w:val="0"/>
          <w:sz w:val="24"/>
          <w:szCs w:val="24"/>
          <w:lang w:eastAsia="en-PH"/>
          <w14:ligatures w14:val="none"/>
        </w:rPr>
        <w:t xml:space="preserve">They are found in the </w:t>
      </w:r>
      <w:proofErr w:type="spellStart"/>
      <w:proofErr w:type="gramStart"/>
      <w:r w:rsidRPr="00365CC6">
        <w:rPr>
          <w:rFonts w:eastAsia="Times New Roman" w:cs="Times New Roman"/>
          <w:kern w:val="0"/>
          <w:sz w:val="24"/>
          <w:szCs w:val="24"/>
          <w:highlight w:val="darkGray"/>
          <w:lang w:eastAsia="en-PH"/>
          <w14:ligatures w14:val="none"/>
        </w:rPr>
        <w:t>java.lang</w:t>
      </w:r>
      <w:proofErr w:type="spellEnd"/>
      <w:proofErr w:type="gramEnd"/>
      <w:r w:rsidRPr="00365CC6">
        <w:rPr>
          <w:rFonts w:eastAsia="Times New Roman" w:cs="Times New Roman"/>
          <w:kern w:val="0"/>
          <w:sz w:val="24"/>
          <w:szCs w:val="24"/>
          <w:lang w:eastAsia="en-PH"/>
          <w14:ligatures w14:val="none"/>
        </w:rPr>
        <w:t xml:space="preserve"> package, so no need to import them.</w:t>
      </w:r>
    </w:p>
    <w:p w:rsidR="00365CC6" w:rsidP="005F7002" w:rsidRDefault="00365CC6" w14:paraId="08DF06E3"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365CC6">
        <w:rPr>
          <w:rFonts w:eastAsia="Times New Roman" w:cs="Times New Roman"/>
          <w:kern w:val="0"/>
          <w:sz w:val="24"/>
          <w:szCs w:val="24"/>
          <w:lang w:eastAsia="en-PH"/>
          <w14:ligatures w14:val="none"/>
        </w:rPr>
        <w:t>They are ideal for building long text outputs, creating dynamic strings, or editing characters efficiently.</w:t>
      </w:r>
    </w:p>
    <w:p w:rsidR="00365CC6" w:rsidP="005F7002" w:rsidRDefault="00365CC6" w14:paraId="75C6ABC0"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365CC6">
        <w:rPr>
          <w:rFonts w:eastAsia="Times New Roman" w:cs="Times New Roman"/>
          <w:kern w:val="0"/>
          <w:sz w:val="24"/>
          <w:szCs w:val="24"/>
          <w:lang w:eastAsia="en-PH"/>
          <w14:ligatures w14:val="none"/>
        </w:rPr>
        <w:t xml:space="preserve">In short, </w:t>
      </w:r>
      <w:r w:rsidRPr="00365CC6">
        <w:rPr>
          <w:rFonts w:eastAsia="Times New Roman" w:cs="Times New Roman"/>
          <w:b/>
          <w:bCs/>
          <w:kern w:val="0"/>
          <w:sz w:val="24"/>
          <w:szCs w:val="24"/>
          <w:lang w:eastAsia="en-PH"/>
          <w14:ligatures w14:val="none"/>
        </w:rPr>
        <w:t>StringBuilder</w:t>
      </w:r>
      <w:r w:rsidRPr="00365CC6">
        <w:rPr>
          <w:rFonts w:eastAsia="Times New Roman" w:cs="Times New Roman"/>
          <w:kern w:val="0"/>
          <w:sz w:val="24"/>
          <w:szCs w:val="24"/>
          <w:lang w:eastAsia="en-PH"/>
          <w14:ligatures w14:val="none"/>
        </w:rPr>
        <w:t xml:space="preserve"> is best for single-threaded programs (faster), and</w:t>
      </w:r>
    </w:p>
    <w:p w:rsidR="00365CC6" w:rsidP="005F7002" w:rsidRDefault="00365CC6" w14:paraId="1E3FBC4F"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proofErr w:type="spellStart"/>
      <w:r w:rsidRPr="00365CC6">
        <w:rPr>
          <w:rFonts w:eastAsia="Times New Roman" w:cs="Times New Roman"/>
          <w:b/>
          <w:bCs/>
          <w:kern w:val="0"/>
          <w:sz w:val="24"/>
          <w:szCs w:val="24"/>
          <w:lang w:eastAsia="en-PH"/>
          <w14:ligatures w14:val="none"/>
        </w:rPr>
        <w:t>StringBuffer</w:t>
      </w:r>
      <w:proofErr w:type="spellEnd"/>
      <w:r w:rsidRPr="00365CC6">
        <w:rPr>
          <w:rFonts w:eastAsia="Times New Roman" w:cs="Times New Roman"/>
          <w:kern w:val="0"/>
          <w:sz w:val="24"/>
          <w:szCs w:val="24"/>
          <w:lang w:eastAsia="en-PH"/>
          <w14:ligatures w14:val="none"/>
        </w:rPr>
        <w:t xml:space="preserve"> is best for multi-threaded programs (safer).</w:t>
      </w:r>
    </w:p>
    <w:p w:rsidR="005F7002" w:rsidP="005F7002" w:rsidRDefault="00365CC6" w14:paraId="6A0A8090" w14:textId="68444609">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365CC6">
        <w:rPr>
          <w:rFonts w:eastAsia="Times New Roman" w:cs="Times New Roman"/>
          <w:kern w:val="0"/>
          <w:sz w:val="24"/>
          <w:szCs w:val="24"/>
          <w:lang w:eastAsia="en-PH"/>
          <w14:ligatures w14:val="none"/>
        </w:rPr>
        <w:t>Both make text operations smoother and more optimized.</w:t>
      </w:r>
    </w:p>
    <w:p w:rsidR="00365CC6" w:rsidP="00365CC6" w:rsidRDefault="00365CC6" w14:paraId="2D77DE2C" w14:textId="760BC940">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DE6ABC">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526071" w:rsidR="00526071">
        <w:rPr>
          <w:rFonts w:eastAsia="Times New Roman" w:cs="Times New Roman"/>
          <w:kern w:val="0"/>
          <w:sz w:val="24"/>
          <w:szCs w:val="24"/>
          <w:lang w:eastAsia="en-PH"/>
          <w14:ligatures w14:val="none"/>
        </w:rPr>
        <w:t xml:space="preserve">StringBuilder and </w:t>
      </w:r>
      <w:proofErr w:type="spellStart"/>
      <w:r w:rsidRPr="00526071" w:rsidR="00526071">
        <w:rPr>
          <w:rFonts w:eastAsia="Times New Roman" w:cs="Times New Roman"/>
          <w:kern w:val="0"/>
          <w:sz w:val="24"/>
          <w:szCs w:val="24"/>
          <w:lang w:eastAsia="en-PH"/>
          <w14:ligatures w14:val="none"/>
        </w:rPr>
        <w:t>StringBuffer</w:t>
      </w:r>
      <w:proofErr w:type="spellEnd"/>
      <w:r w:rsidRPr="00526071" w:rsidR="00526071">
        <w:rPr>
          <w:rFonts w:eastAsia="Times New Roman" w:cs="Times New Roman"/>
          <w:kern w:val="0"/>
          <w:sz w:val="24"/>
          <w:szCs w:val="24"/>
          <w:lang w:eastAsia="en-PH"/>
          <w14:ligatures w14:val="none"/>
        </w:rPr>
        <w:t xml:space="preserve"> make it easy to create and edit strings without slowing down your program.</w:t>
      </w:r>
    </w:p>
    <w:p w:rsidR="00DE3FFA" w:rsidP="00365CC6" w:rsidRDefault="00DE3FFA" w14:paraId="369E929B"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DE3FFA" w:rsidP="00365CC6" w:rsidRDefault="00DE3FFA" w14:paraId="35817D31"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DE6ABC" w:rsidR="00DE3FFA" w:rsidP="00365CC6" w:rsidRDefault="00DE3FFA" w14:paraId="4E79257A" w14:textId="404FB3DF">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DE6ABC">
        <w:rPr>
          <w:rFonts w:eastAsia="Times New Roman" w:cs="Times New Roman"/>
          <w:b/>
          <w:bCs/>
          <w:kern w:val="0"/>
          <w:sz w:val="24"/>
          <w:szCs w:val="24"/>
          <w:lang w:eastAsia="en-PH"/>
          <w14:ligatures w14:val="none"/>
        </w:rPr>
        <w:t>Sample code</w:t>
      </w:r>
      <w:r w:rsidRPr="00DE6ABC" w:rsidR="00B3731A">
        <w:rPr>
          <w:rFonts w:eastAsia="Times New Roman" w:cs="Times New Roman"/>
          <w:b/>
          <w:bCs/>
          <w:kern w:val="0"/>
          <w:sz w:val="24"/>
          <w:szCs w:val="24"/>
          <w:lang w:eastAsia="en-PH"/>
          <w14:ligatures w14:val="none"/>
        </w:rPr>
        <w:t xml:space="preserve"> (StringBuilder)</w:t>
      </w:r>
      <w:r w:rsidRPr="00DE6ABC">
        <w:rPr>
          <w:rFonts w:eastAsia="Times New Roman" w:cs="Times New Roman"/>
          <w:b/>
          <w:bCs/>
          <w:kern w:val="0"/>
          <w:sz w:val="24"/>
          <w:szCs w:val="24"/>
          <w:lang w:eastAsia="en-PH"/>
          <w14:ligatures w14:val="none"/>
        </w:rPr>
        <w:t xml:space="preserve">: </w:t>
      </w:r>
    </w:p>
    <w:p w:rsidRPr="00DE6ABC" w:rsidR="00B3731A" w:rsidP="00B3731A" w:rsidRDefault="00B3731A" w14:paraId="7307940D"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E6ABC">
        <w:rPr>
          <w:rFonts w:eastAsia="Times New Roman" w:cs="Times New Roman"/>
          <w:kern w:val="0"/>
          <w:sz w:val="24"/>
          <w:szCs w:val="24"/>
          <w:highlight w:val="darkGray"/>
          <w:lang w:eastAsia="en-PH"/>
          <w14:ligatures w14:val="none"/>
        </w:rPr>
        <w:t xml:space="preserve">public class </w:t>
      </w:r>
      <w:proofErr w:type="spellStart"/>
      <w:r w:rsidRPr="00DE6ABC">
        <w:rPr>
          <w:rFonts w:eastAsia="Times New Roman" w:cs="Times New Roman"/>
          <w:kern w:val="0"/>
          <w:sz w:val="24"/>
          <w:szCs w:val="24"/>
          <w:highlight w:val="darkGray"/>
          <w:lang w:eastAsia="en-PH"/>
          <w14:ligatures w14:val="none"/>
        </w:rPr>
        <w:t>StringBuilderExample</w:t>
      </w:r>
      <w:proofErr w:type="spellEnd"/>
      <w:r w:rsidRPr="00DE6ABC">
        <w:rPr>
          <w:rFonts w:eastAsia="Times New Roman" w:cs="Times New Roman"/>
          <w:kern w:val="0"/>
          <w:sz w:val="24"/>
          <w:szCs w:val="24"/>
          <w:highlight w:val="darkGray"/>
          <w:lang w:eastAsia="en-PH"/>
          <w14:ligatures w14:val="none"/>
        </w:rPr>
        <w:t xml:space="preserve"> {</w:t>
      </w:r>
    </w:p>
    <w:p w:rsidRPr="00DE6ABC" w:rsidR="00B3731A" w:rsidP="00B3731A" w:rsidRDefault="00B3731A" w14:paraId="04C7A25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E6ABC">
        <w:rPr>
          <w:rFonts w:eastAsia="Times New Roman" w:cs="Times New Roman"/>
          <w:kern w:val="0"/>
          <w:sz w:val="24"/>
          <w:szCs w:val="24"/>
          <w:highlight w:val="darkGray"/>
          <w:lang w:eastAsia="en-PH"/>
          <w14:ligatures w14:val="none"/>
        </w:rPr>
        <w:t xml:space="preserve">    public static void </w:t>
      </w:r>
      <w:proofErr w:type="gramStart"/>
      <w:r w:rsidRPr="00DE6ABC">
        <w:rPr>
          <w:rFonts w:eastAsia="Times New Roman" w:cs="Times New Roman"/>
          <w:kern w:val="0"/>
          <w:sz w:val="24"/>
          <w:szCs w:val="24"/>
          <w:highlight w:val="darkGray"/>
          <w:lang w:eastAsia="en-PH"/>
          <w14:ligatures w14:val="none"/>
        </w:rPr>
        <w:t>main(String[</w:t>
      </w:r>
      <w:proofErr w:type="gramEnd"/>
      <w:r w:rsidRPr="00DE6ABC">
        <w:rPr>
          <w:rFonts w:eastAsia="Times New Roman" w:cs="Times New Roman"/>
          <w:kern w:val="0"/>
          <w:sz w:val="24"/>
          <w:szCs w:val="24"/>
          <w:highlight w:val="darkGray"/>
          <w:lang w:eastAsia="en-PH"/>
          <w14:ligatures w14:val="none"/>
        </w:rPr>
        <w:t xml:space="preserve">] </w:t>
      </w:r>
      <w:proofErr w:type="spellStart"/>
      <w:r w:rsidRPr="00DE6ABC">
        <w:rPr>
          <w:rFonts w:eastAsia="Times New Roman" w:cs="Times New Roman"/>
          <w:kern w:val="0"/>
          <w:sz w:val="24"/>
          <w:szCs w:val="24"/>
          <w:highlight w:val="darkGray"/>
          <w:lang w:eastAsia="en-PH"/>
          <w14:ligatures w14:val="none"/>
        </w:rPr>
        <w:t>args</w:t>
      </w:r>
      <w:proofErr w:type="spellEnd"/>
      <w:r w:rsidRPr="00DE6ABC">
        <w:rPr>
          <w:rFonts w:eastAsia="Times New Roman" w:cs="Times New Roman"/>
          <w:kern w:val="0"/>
          <w:sz w:val="24"/>
          <w:szCs w:val="24"/>
          <w:highlight w:val="darkGray"/>
          <w:lang w:eastAsia="en-PH"/>
          <w14:ligatures w14:val="none"/>
        </w:rPr>
        <w:t>) {</w:t>
      </w:r>
    </w:p>
    <w:p w:rsidRPr="00DE6ABC" w:rsidR="00B3731A" w:rsidP="00B3731A" w:rsidRDefault="00B3731A" w14:paraId="79AAF75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E6ABC">
        <w:rPr>
          <w:rFonts w:eastAsia="Times New Roman" w:cs="Times New Roman"/>
          <w:kern w:val="0"/>
          <w:sz w:val="24"/>
          <w:szCs w:val="24"/>
          <w:highlight w:val="darkGray"/>
          <w:lang w:eastAsia="en-PH"/>
          <w14:ligatures w14:val="none"/>
        </w:rPr>
        <w:t xml:space="preserve">        StringBuilder sb = new StringBuilder("Hello"</w:t>
      </w:r>
      <w:proofErr w:type="gramStart"/>
      <w:r w:rsidRPr="00DE6ABC">
        <w:rPr>
          <w:rFonts w:eastAsia="Times New Roman" w:cs="Times New Roman"/>
          <w:kern w:val="0"/>
          <w:sz w:val="24"/>
          <w:szCs w:val="24"/>
          <w:highlight w:val="darkGray"/>
          <w:lang w:eastAsia="en-PH"/>
          <w14:ligatures w14:val="none"/>
        </w:rPr>
        <w:t>);</w:t>
      </w:r>
      <w:proofErr w:type="gramEnd"/>
    </w:p>
    <w:p w:rsidRPr="00DE6ABC" w:rsidR="00B3731A" w:rsidP="00B3731A" w:rsidRDefault="00B3731A" w14:paraId="2EDF660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DE6ABC" w:rsidR="00B3731A" w:rsidP="00B3731A" w:rsidRDefault="00B3731A" w14:paraId="4B59CE9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E6ABC">
        <w:rPr>
          <w:rFonts w:eastAsia="Times New Roman" w:cs="Times New Roman"/>
          <w:kern w:val="0"/>
          <w:sz w:val="24"/>
          <w:szCs w:val="24"/>
          <w:highlight w:val="darkGray"/>
          <w:lang w:eastAsia="en-PH"/>
          <w14:ligatures w14:val="none"/>
        </w:rPr>
        <w:t xml:space="preserve">        </w:t>
      </w:r>
      <w:proofErr w:type="spellStart"/>
      <w:proofErr w:type="gramStart"/>
      <w:r w:rsidRPr="00DE6ABC">
        <w:rPr>
          <w:rFonts w:eastAsia="Times New Roman" w:cs="Times New Roman"/>
          <w:kern w:val="0"/>
          <w:sz w:val="24"/>
          <w:szCs w:val="24"/>
          <w:highlight w:val="darkGray"/>
          <w:lang w:eastAsia="en-PH"/>
          <w14:ligatures w14:val="none"/>
        </w:rPr>
        <w:t>sb.append</w:t>
      </w:r>
      <w:proofErr w:type="spellEnd"/>
      <w:proofErr w:type="gramEnd"/>
      <w:r w:rsidRPr="00DE6ABC">
        <w:rPr>
          <w:rFonts w:eastAsia="Times New Roman" w:cs="Times New Roman"/>
          <w:kern w:val="0"/>
          <w:sz w:val="24"/>
          <w:szCs w:val="24"/>
          <w:highlight w:val="darkGray"/>
          <w:lang w:eastAsia="en-PH"/>
          <w14:ligatures w14:val="none"/>
        </w:rPr>
        <w:t>(" World"</w:t>
      </w:r>
      <w:proofErr w:type="gramStart"/>
      <w:r w:rsidRPr="00DE6ABC">
        <w:rPr>
          <w:rFonts w:eastAsia="Times New Roman" w:cs="Times New Roman"/>
          <w:kern w:val="0"/>
          <w:sz w:val="24"/>
          <w:szCs w:val="24"/>
          <w:highlight w:val="darkGray"/>
          <w:lang w:eastAsia="en-PH"/>
          <w14:ligatures w14:val="none"/>
        </w:rPr>
        <w:t xml:space="preserve">);   </w:t>
      </w:r>
      <w:proofErr w:type="gramEnd"/>
      <w:r w:rsidRPr="00DE6ABC">
        <w:rPr>
          <w:rFonts w:eastAsia="Times New Roman" w:cs="Times New Roman"/>
          <w:kern w:val="0"/>
          <w:sz w:val="24"/>
          <w:szCs w:val="24"/>
          <w:highlight w:val="darkGray"/>
          <w:lang w:eastAsia="en-PH"/>
          <w14:ligatures w14:val="none"/>
        </w:rPr>
        <w:t xml:space="preserve">      // Adds text at the end</w:t>
      </w:r>
    </w:p>
    <w:p w:rsidRPr="00DE6ABC" w:rsidR="00B3731A" w:rsidP="00B3731A" w:rsidRDefault="00B3731A" w14:paraId="4F58667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E6ABC">
        <w:rPr>
          <w:rFonts w:eastAsia="Times New Roman" w:cs="Times New Roman"/>
          <w:kern w:val="0"/>
          <w:sz w:val="24"/>
          <w:szCs w:val="24"/>
          <w:highlight w:val="darkGray"/>
          <w:lang w:eastAsia="en-PH"/>
          <w14:ligatures w14:val="none"/>
        </w:rPr>
        <w:t xml:space="preserve">        </w:t>
      </w:r>
      <w:proofErr w:type="spellStart"/>
      <w:proofErr w:type="gramStart"/>
      <w:r w:rsidRPr="00DE6ABC">
        <w:rPr>
          <w:rFonts w:eastAsia="Times New Roman" w:cs="Times New Roman"/>
          <w:kern w:val="0"/>
          <w:sz w:val="24"/>
          <w:szCs w:val="24"/>
          <w:highlight w:val="darkGray"/>
          <w:lang w:eastAsia="en-PH"/>
          <w14:ligatures w14:val="none"/>
        </w:rPr>
        <w:t>sb.insert</w:t>
      </w:r>
      <w:proofErr w:type="spellEnd"/>
      <w:proofErr w:type="gramEnd"/>
      <w:r w:rsidRPr="00DE6ABC">
        <w:rPr>
          <w:rFonts w:eastAsia="Times New Roman" w:cs="Times New Roman"/>
          <w:kern w:val="0"/>
          <w:sz w:val="24"/>
          <w:szCs w:val="24"/>
          <w:highlight w:val="darkGray"/>
          <w:lang w:eastAsia="en-PH"/>
          <w14:ligatures w14:val="none"/>
        </w:rPr>
        <w:t>(5, ","</w:t>
      </w:r>
      <w:proofErr w:type="gramStart"/>
      <w:r w:rsidRPr="00DE6ABC">
        <w:rPr>
          <w:rFonts w:eastAsia="Times New Roman" w:cs="Times New Roman"/>
          <w:kern w:val="0"/>
          <w:sz w:val="24"/>
          <w:szCs w:val="24"/>
          <w:highlight w:val="darkGray"/>
          <w:lang w:eastAsia="en-PH"/>
          <w14:ligatures w14:val="none"/>
        </w:rPr>
        <w:t xml:space="preserve">);   </w:t>
      </w:r>
      <w:proofErr w:type="gramEnd"/>
      <w:r w:rsidRPr="00DE6ABC">
        <w:rPr>
          <w:rFonts w:eastAsia="Times New Roman" w:cs="Times New Roman"/>
          <w:kern w:val="0"/>
          <w:sz w:val="24"/>
          <w:szCs w:val="24"/>
          <w:highlight w:val="darkGray"/>
          <w:lang w:eastAsia="en-PH"/>
          <w14:ligatures w14:val="none"/>
        </w:rPr>
        <w:t xml:space="preserve">        // Inserts a comma after "Hello"</w:t>
      </w:r>
    </w:p>
    <w:p w:rsidRPr="00DE6ABC" w:rsidR="00B3731A" w:rsidP="00B3731A" w:rsidRDefault="00B3731A" w14:paraId="0D5F4EE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E6ABC">
        <w:rPr>
          <w:rFonts w:eastAsia="Times New Roman" w:cs="Times New Roman"/>
          <w:kern w:val="0"/>
          <w:sz w:val="24"/>
          <w:szCs w:val="24"/>
          <w:highlight w:val="darkGray"/>
          <w:lang w:eastAsia="en-PH"/>
          <w14:ligatures w14:val="none"/>
        </w:rPr>
        <w:t xml:space="preserve">        </w:t>
      </w:r>
      <w:proofErr w:type="spellStart"/>
      <w:proofErr w:type="gramStart"/>
      <w:r w:rsidRPr="00DE6ABC">
        <w:rPr>
          <w:rFonts w:eastAsia="Times New Roman" w:cs="Times New Roman"/>
          <w:kern w:val="0"/>
          <w:sz w:val="24"/>
          <w:szCs w:val="24"/>
          <w:highlight w:val="darkGray"/>
          <w:lang w:eastAsia="en-PH"/>
          <w14:ligatures w14:val="none"/>
        </w:rPr>
        <w:t>sb.replace</w:t>
      </w:r>
      <w:proofErr w:type="spellEnd"/>
      <w:proofErr w:type="gramEnd"/>
      <w:r w:rsidRPr="00DE6ABC">
        <w:rPr>
          <w:rFonts w:eastAsia="Times New Roman" w:cs="Times New Roman"/>
          <w:kern w:val="0"/>
          <w:sz w:val="24"/>
          <w:szCs w:val="24"/>
          <w:highlight w:val="darkGray"/>
          <w:lang w:eastAsia="en-PH"/>
          <w14:ligatures w14:val="none"/>
        </w:rPr>
        <w:t>(0, 5, "Hi"</w:t>
      </w:r>
      <w:proofErr w:type="gramStart"/>
      <w:r w:rsidRPr="00DE6ABC">
        <w:rPr>
          <w:rFonts w:eastAsia="Times New Roman" w:cs="Times New Roman"/>
          <w:kern w:val="0"/>
          <w:sz w:val="24"/>
          <w:szCs w:val="24"/>
          <w:highlight w:val="darkGray"/>
          <w:lang w:eastAsia="en-PH"/>
          <w14:ligatures w14:val="none"/>
        </w:rPr>
        <w:t xml:space="preserve">);   </w:t>
      </w:r>
      <w:proofErr w:type="gramEnd"/>
      <w:r w:rsidRPr="00DE6ABC">
        <w:rPr>
          <w:rFonts w:eastAsia="Times New Roman" w:cs="Times New Roman"/>
          <w:kern w:val="0"/>
          <w:sz w:val="24"/>
          <w:szCs w:val="24"/>
          <w:highlight w:val="darkGray"/>
          <w:lang w:eastAsia="en-PH"/>
          <w14:ligatures w14:val="none"/>
        </w:rPr>
        <w:t xml:space="preserve">   // Replaces "Hello" with "Hi"</w:t>
      </w:r>
    </w:p>
    <w:p w:rsidRPr="00DE6ABC" w:rsidR="00B3731A" w:rsidP="00B3731A" w:rsidRDefault="00B3731A" w14:paraId="1C63AB5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E6ABC">
        <w:rPr>
          <w:rFonts w:eastAsia="Times New Roman" w:cs="Times New Roman"/>
          <w:kern w:val="0"/>
          <w:sz w:val="24"/>
          <w:szCs w:val="24"/>
          <w:highlight w:val="darkGray"/>
          <w:lang w:eastAsia="en-PH"/>
          <w14:ligatures w14:val="none"/>
        </w:rPr>
        <w:t xml:space="preserve">        </w:t>
      </w:r>
      <w:proofErr w:type="spellStart"/>
      <w:proofErr w:type="gramStart"/>
      <w:r w:rsidRPr="00DE6ABC">
        <w:rPr>
          <w:rFonts w:eastAsia="Times New Roman" w:cs="Times New Roman"/>
          <w:kern w:val="0"/>
          <w:sz w:val="24"/>
          <w:szCs w:val="24"/>
          <w:highlight w:val="darkGray"/>
          <w:lang w:eastAsia="en-PH"/>
          <w14:ligatures w14:val="none"/>
        </w:rPr>
        <w:t>sb.delete</w:t>
      </w:r>
      <w:proofErr w:type="spellEnd"/>
      <w:proofErr w:type="gramEnd"/>
      <w:r w:rsidRPr="00DE6ABC">
        <w:rPr>
          <w:rFonts w:eastAsia="Times New Roman" w:cs="Times New Roman"/>
          <w:kern w:val="0"/>
          <w:sz w:val="24"/>
          <w:szCs w:val="24"/>
          <w:highlight w:val="darkGray"/>
          <w:lang w:eastAsia="en-PH"/>
          <w14:ligatures w14:val="none"/>
        </w:rPr>
        <w:t>(3, 4</w:t>
      </w:r>
      <w:proofErr w:type="gramStart"/>
      <w:r w:rsidRPr="00DE6ABC">
        <w:rPr>
          <w:rFonts w:eastAsia="Times New Roman" w:cs="Times New Roman"/>
          <w:kern w:val="0"/>
          <w:sz w:val="24"/>
          <w:szCs w:val="24"/>
          <w:highlight w:val="darkGray"/>
          <w:lang w:eastAsia="en-PH"/>
          <w14:ligatures w14:val="none"/>
        </w:rPr>
        <w:t xml:space="preserve">);   </w:t>
      </w:r>
      <w:proofErr w:type="gramEnd"/>
      <w:r w:rsidRPr="00DE6ABC">
        <w:rPr>
          <w:rFonts w:eastAsia="Times New Roman" w:cs="Times New Roman"/>
          <w:kern w:val="0"/>
          <w:sz w:val="24"/>
          <w:szCs w:val="24"/>
          <w:highlight w:val="darkGray"/>
          <w:lang w:eastAsia="en-PH"/>
          <w14:ligatures w14:val="none"/>
        </w:rPr>
        <w:t xml:space="preserve">          // Deletes the comma</w:t>
      </w:r>
    </w:p>
    <w:p w:rsidRPr="00DE6ABC" w:rsidR="00B3731A" w:rsidP="00B3731A" w:rsidRDefault="00B3731A" w14:paraId="36B03EB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E6ABC">
        <w:rPr>
          <w:rFonts w:eastAsia="Times New Roman" w:cs="Times New Roman"/>
          <w:kern w:val="0"/>
          <w:sz w:val="24"/>
          <w:szCs w:val="24"/>
          <w:highlight w:val="darkGray"/>
          <w:lang w:eastAsia="en-PH"/>
          <w14:ligatures w14:val="none"/>
        </w:rPr>
        <w:t xml:space="preserve">        </w:t>
      </w:r>
      <w:proofErr w:type="spellStart"/>
      <w:proofErr w:type="gramStart"/>
      <w:r w:rsidRPr="00DE6ABC">
        <w:rPr>
          <w:rFonts w:eastAsia="Times New Roman" w:cs="Times New Roman"/>
          <w:kern w:val="0"/>
          <w:sz w:val="24"/>
          <w:szCs w:val="24"/>
          <w:highlight w:val="darkGray"/>
          <w:lang w:eastAsia="en-PH"/>
          <w14:ligatures w14:val="none"/>
        </w:rPr>
        <w:t>sb.reverse</w:t>
      </w:r>
      <w:proofErr w:type="spellEnd"/>
      <w:proofErr w:type="gramEnd"/>
      <w:r w:rsidRPr="00DE6ABC">
        <w:rPr>
          <w:rFonts w:eastAsia="Times New Roman" w:cs="Times New Roman"/>
          <w:kern w:val="0"/>
          <w:sz w:val="24"/>
          <w:szCs w:val="24"/>
          <w:highlight w:val="darkGray"/>
          <w:lang w:eastAsia="en-PH"/>
          <w14:ligatures w14:val="none"/>
        </w:rPr>
        <w:t>(</w:t>
      </w:r>
      <w:proofErr w:type="gramStart"/>
      <w:r w:rsidRPr="00DE6ABC">
        <w:rPr>
          <w:rFonts w:eastAsia="Times New Roman" w:cs="Times New Roman"/>
          <w:kern w:val="0"/>
          <w:sz w:val="24"/>
          <w:szCs w:val="24"/>
          <w:highlight w:val="darkGray"/>
          <w:lang w:eastAsia="en-PH"/>
          <w14:ligatures w14:val="none"/>
        </w:rPr>
        <w:t xml:space="preserve">);   </w:t>
      </w:r>
      <w:proofErr w:type="gramEnd"/>
      <w:r w:rsidRPr="00DE6ABC">
        <w:rPr>
          <w:rFonts w:eastAsia="Times New Roman" w:cs="Times New Roman"/>
          <w:kern w:val="0"/>
          <w:sz w:val="24"/>
          <w:szCs w:val="24"/>
          <w:highlight w:val="darkGray"/>
          <w:lang w:eastAsia="en-PH"/>
          <w14:ligatures w14:val="none"/>
        </w:rPr>
        <w:t xml:space="preserve">             // Reverses the string</w:t>
      </w:r>
    </w:p>
    <w:p w:rsidRPr="00DE6ABC" w:rsidR="00B3731A" w:rsidP="00B3731A" w:rsidRDefault="00B3731A" w14:paraId="226372E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DE6ABC" w:rsidR="00B3731A" w:rsidP="00B3731A" w:rsidRDefault="00B3731A" w14:paraId="5C3B37F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E6ABC">
        <w:rPr>
          <w:rFonts w:eastAsia="Times New Roman" w:cs="Times New Roman"/>
          <w:kern w:val="0"/>
          <w:sz w:val="24"/>
          <w:szCs w:val="24"/>
          <w:highlight w:val="darkGray"/>
          <w:lang w:eastAsia="en-PH"/>
          <w14:ligatures w14:val="none"/>
        </w:rPr>
        <w:t xml:space="preserve">        </w:t>
      </w:r>
      <w:proofErr w:type="spellStart"/>
      <w:r w:rsidRPr="00DE6ABC">
        <w:rPr>
          <w:rFonts w:eastAsia="Times New Roman" w:cs="Times New Roman"/>
          <w:kern w:val="0"/>
          <w:sz w:val="24"/>
          <w:szCs w:val="24"/>
          <w:highlight w:val="darkGray"/>
          <w:lang w:eastAsia="en-PH"/>
          <w14:ligatures w14:val="none"/>
        </w:rPr>
        <w:t>System.out.println</w:t>
      </w:r>
      <w:proofErr w:type="spellEnd"/>
      <w:r w:rsidRPr="00DE6ABC">
        <w:rPr>
          <w:rFonts w:eastAsia="Times New Roman" w:cs="Times New Roman"/>
          <w:kern w:val="0"/>
          <w:sz w:val="24"/>
          <w:szCs w:val="24"/>
          <w:highlight w:val="darkGray"/>
          <w:lang w:eastAsia="en-PH"/>
          <w14:ligatures w14:val="none"/>
        </w:rPr>
        <w:t>(sb</w:t>
      </w:r>
      <w:proofErr w:type="gramStart"/>
      <w:r w:rsidRPr="00DE6ABC">
        <w:rPr>
          <w:rFonts w:eastAsia="Times New Roman" w:cs="Times New Roman"/>
          <w:kern w:val="0"/>
          <w:sz w:val="24"/>
          <w:szCs w:val="24"/>
          <w:highlight w:val="darkGray"/>
          <w:lang w:eastAsia="en-PH"/>
          <w14:ligatures w14:val="none"/>
        </w:rPr>
        <w:t>);</w:t>
      </w:r>
      <w:proofErr w:type="gramEnd"/>
    </w:p>
    <w:p w:rsidRPr="00DE6ABC" w:rsidR="00B3731A" w:rsidP="00B3731A" w:rsidRDefault="00B3731A" w14:paraId="66DF063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DE6ABC">
        <w:rPr>
          <w:rFonts w:eastAsia="Times New Roman" w:cs="Times New Roman"/>
          <w:kern w:val="0"/>
          <w:sz w:val="24"/>
          <w:szCs w:val="24"/>
          <w:highlight w:val="darkGray"/>
          <w:lang w:eastAsia="en-PH"/>
          <w14:ligatures w14:val="none"/>
        </w:rPr>
        <w:t xml:space="preserve">    }</w:t>
      </w:r>
    </w:p>
    <w:p w:rsidR="00B3731A" w:rsidP="00B3731A" w:rsidRDefault="00B3731A" w14:paraId="3BB4DD08" w14:textId="14FDBBF4">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DE6ABC">
        <w:rPr>
          <w:rFonts w:eastAsia="Times New Roman" w:cs="Times New Roman"/>
          <w:kern w:val="0"/>
          <w:sz w:val="24"/>
          <w:szCs w:val="24"/>
          <w:highlight w:val="darkGray"/>
          <w:lang w:eastAsia="en-PH"/>
          <w14:ligatures w14:val="none"/>
        </w:rPr>
        <w:t>}</w:t>
      </w:r>
    </w:p>
    <w:p w:rsidRPr="00DE6ABC" w:rsidR="00B3731A" w:rsidP="00B3731A" w:rsidRDefault="00B3731A" w14:paraId="39791307" w14:textId="33A1A050">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DE6ABC">
        <w:rPr>
          <w:rFonts w:eastAsia="Times New Roman" w:cs="Times New Roman"/>
          <w:b/>
          <w:bCs/>
          <w:kern w:val="0"/>
          <w:sz w:val="24"/>
          <w:szCs w:val="24"/>
          <w:lang w:eastAsia="en-PH"/>
          <w14:ligatures w14:val="none"/>
        </w:rPr>
        <w:t>Output:</w:t>
      </w:r>
    </w:p>
    <w:p w:rsidR="00B3731A" w:rsidP="00B3731A" w:rsidRDefault="00DE6ABC" w14:paraId="5DF4A520" w14:textId="7CE582C9">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roofErr w:type="spellStart"/>
      <w:r w:rsidRPr="00DE6ABC">
        <w:rPr>
          <w:rFonts w:eastAsia="Times New Roman" w:cs="Times New Roman"/>
          <w:kern w:val="0"/>
          <w:sz w:val="24"/>
          <w:szCs w:val="24"/>
          <w:highlight w:val="darkGray"/>
          <w:lang w:eastAsia="en-PH"/>
          <w14:ligatures w14:val="none"/>
        </w:rPr>
        <w:t>dlroW</w:t>
      </w:r>
      <w:proofErr w:type="spellEnd"/>
      <w:r w:rsidRPr="00DE6ABC">
        <w:rPr>
          <w:rFonts w:eastAsia="Times New Roman" w:cs="Times New Roman"/>
          <w:kern w:val="0"/>
          <w:sz w:val="24"/>
          <w:szCs w:val="24"/>
          <w:highlight w:val="darkGray"/>
          <w:lang w:eastAsia="en-PH"/>
          <w14:ligatures w14:val="none"/>
        </w:rPr>
        <w:t xml:space="preserve"> </w:t>
      </w:r>
      <w:proofErr w:type="spellStart"/>
      <w:r w:rsidRPr="00DE6ABC">
        <w:rPr>
          <w:rFonts w:eastAsia="Times New Roman" w:cs="Times New Roman"/>
          <w:kern w:val="0"/>
          <w:sz w:val="24"/>
          <w:szCs w:val="24"/>
          <w:highlight w:val="darkGray"/>
          <w:lang w:eastAsia="en-PH"/>
          <w14:ligatures w14:val="none"/>
        </w:rPr>
        <w:t>iH</w:t>
      </w:r>
      <w:proofErr w:type="spellEnd"/>
    </w:p>
    <w:p w:rsidRPr="00284709" w:rsidR="0013038D" w:rsidP="00B3731A" w:rsidRDefault="0013038D" w14:paraId="016AE211" w14:textId="62E055AB">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284709">
        <w:rPr>
          <w:rFonts w:eastAsia="Times New Roman" w:cs="Times New Roman"/>
          <w:b/>
          <w:bCs/>
          <w:kern w:val="0"/>
          <w:sz w:val="24"/>
          <w:szCs w:val="24"/>
          <w:lang w:eastAsia="en-PH"/>
          <w14:ligatures w14:val="none"/>
        </w:rPr>
        <w:t xml:space="preserve">Explanation: </w:t>
      </w:r>
    </w:p>
    <w:p w:rsidR="00284709" w:rsidP="0013038D" w:rsidRDefault="00284709" w14:paraId="4E385016"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284709">
        <w:rPr>
          <w:rFonts w:eastAsia="Times New Roman" w:cs="Times New Roman"/>
          <w:kern w:val="0"/>
          <w:sz w:val="24"/>
          <w:szCs w:val="24"/>
          <w:lang w:eastAsia="en-PH"/>
          <w14:ligatures w14:val="none"/>
        </w:rPr>
        <w:t xml:space="preserve">The </w:t>
      </w:r>
      <w:r w:rsidRPr="00284709">
        <w:rPr>
          <w:rFonts w:eastAsia="Times New Roman" w:cs="Times New Roman"/>
          <w:kern w:val="0"/>
          <w:sz w:val="24"/>
          <w:szCs w:val="24"/>
          <w:highlight w:val="darkGray"/>
          <w:lang w:eastAsia="en-PH"/>
          <w14:ligatures w14:val="none"/>
        </w:rPr>
        <w:t>StringBuilder</w:t>
      </w:r>
      <w:r w:rsidRPr="00284709">
        <w:rPr>
          <w:rFonts w:eastAsia="Times New Roman" w:cs="Times New Roman"/>
          <w:kern w:val="0"/>
          <w:sz w:val="24"/>
          <w:szCs w:val="24"/>
          <w:lang w:eastAsia="en-PH"/>
          <w14:ligatures w14:val="none"/>
        </w:rPr>
        <w:t xml:space="preserve"> starts with “Hello”.</w:t>
      </w:r>
    </w:p>
    <w:p w:rsidR="00284709" w:rsidP="0013038D" w:rsidRDefault="00284709" w14:paraId="3DDF3BF0"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284709">
        <w:rPr>
          <w:rFonts w:eastAsia="Times New Roman" w:cs="Times New Roman"/>
          <w:kern w:val="0"/>
          <w:sz w:val="24"/>
          <w:szCs w:val="24"/>
          <w:lang w:eastAsia="en-PH"/>
          <w14:ligatures w14:val="none"/>
        </w:rPr>
        <w:t xml:space="preserve">Then </w:t>
      </w:r>
      <w:proofErr w:type="gramStart"/>
      <w:r w:rsidRPr="00284709">
        <w:rPr>
          <w:rFonts w:eastAsia="Times New Roman" w:cs="Times New Roman"/>
          <w:kern w:val="0"/>
          <w:sz w:val="24"/>
          <w:szCs w:val="24"/>
          <w:highlight w:val="darkGray"/>
          <w:lang w:eastAsia="en-PH"/>
          <w14:ligatures w14:val="none"/>
        </w:rPr>
        <w:t>append(</w:t>
      </w:r>
      <w:proofErr w:type="gramEnd"/>
      <w:r w:rsidRPr="00284709">
        <w:rPr>
          <w:rFonts w:eastAsia="Times New Roman" w:cs="Times New Roman"/>
          <w:kern w:val="0"/>
          <w:sz w:val="24"/>
          <w:szCs w:val="24"/>
          <w:highlight w:val="darkGray"/>
          <w:lang w:eastAsia="en-PH"/>
          <w14:ligatures w14:val="none"/>
        </w:rPr>
        <w:t>)</w:t>
      </w:r>
      <w:r w:rsidRPr="00284709">
        <w:rPr>
          <w:rFonts w:eastAsia="Times New Roman" w:cs="Times New Roman"/>
          <w:kern w:val="0"/>
          <w:sz w:val="24"/>
          <w:szCs w:val="24"/>
          <w:lang w:eastAsia="en-PH"/>
          <w14:ligatures w14:val="none"/>
        </w:rPr>
        <w:t xml:space="preserve"> adds </w:t>
      </w:r>
      <w:proofErr w:type="gramStart"/>
      <w:r w:rsidRPr="00284709">
        <w:rPr>
          <w:rFonts w:eastAsia="Times New Roman" w:cs="Times New Roman"/>
          <w:kern w:val="0"/>
          <w:sz w:val="24"/>
          <w:szCs w:val="24"/>
          <w:lang w:eastAsia="en-PH"/>
          <w14:ligatures w14:val="none"/>
        </w:rPr>
        <w:t>“ World</w:t>
      </w:r>
      <w:proofErr w:type="gramEnd"/>
      <w:r w:rsidRPr="00284709">
        <w:rPr>
          <w:rFonts w:eastAsia="Times New Roman" w:cs="Times New Roman"/>
          <w:kern w:val="0"/>
          <w:sz w:val="24"/>
          <w:szCs w:val="24"/>
          <w:lang w:eastAsia="en-PH"/>
          <w14:ligatures w14:val="none"/>
        </w:rPr>
        <w:t xml:space="preserve">”, </w:t>
      </w:r>
      <w:proofErr w:type="gramStart"/>
      <w:r w:rsidRPr="00284709">
        <w:rPr>
          <w:rFonts w:eastAsia="Times New Roman" w:cs="Times New Roman"/>
          <w:kern w:val="0"/>
          <w:sz w:val="24"/>
          <w:szCs w:val="24"/>
          <w:highlight w:val="darkGray"/>
          <w:lang w:eastAsia="en-PH"/>
          <w14:ligatures w14:val="none"/>
        </w:rPr>
        <w:t>insert(</w:t>
      </w:r>
      <w:proofErr w:type="gramEnd"/>
      <w:r w:rsidRPr="00284709">
        <w:rPr>
          <w:rFonts w:eastAsia="Times New Roman" w:cs="Times New Roman"/>
          <w:kern w:val="0"/>
          <w:sz w:val="24"/>
          <w:szCs w:val="24"/>
          <w:highlight w:val="darkGray"/>
          <w:lang w:eastAsia="en-PH"/>
          <w14:ligatures w14:val="none"/>
        </w:rPr>
        <w:t>)</w:t>
      </w:r>
      <w:r w:rsidRPr="00284709">
        <w:rPr>
          <w:rFonts w:eastAsia="Times New Roman" w:cs="Times New Roman"/>
          <w:kern w:val="0"/>
          <w:sz w:val="24"/>
          <w:szCs w:val="24"/>
          <w:lang w:eastAsia="en-PH"/>
          <w14:ligatures w14:val="none"/>
        </w:rPr>
        <w:t xml:space="preserve"> places a comma, </w:t>
      </w:r>
      <w:proofErr w:type="gramStart"/>
      <w:r w:rsidRPr="00284709">
        <w:rPr>
          <w:rFonts w:eastAsia="Times New Roman" w:cs="Times New Roman"/>
          <w:kern w:val="0"/>
          <w:sz w:val="24"/>
          <w:szCs w:val="24"/>
          <w:highlight w:val="darkGray"/>
          <w:lang w:eastAsia="en-PH"/>
          <w14:ligatures w14:val="none"/>
        </w:rPr>
        <w:t>replace(</w:t>
      </w:r>
      <w:proofErr w:type="gramEnd"/>
      <w:r w:rsidRPr="00284709">
        <w:rPr>
          <w:rFonts w:eastAsia="Times New Roman" w:cs="Times New Roman"/>
          <w:kern w:val="0"/>
          <w:sz w:val="24"/>
          <w:szCs w:val="24"/>
          <w:highlight w:val="darkGray"/>
          <w:lang w:eastAsia="en-PH"/>
          <w14:ligatures w14:val="none"/>
        </w:rPr>
        <w:t>)</w:t>
      </w:r>
      <w:r w:rsidRPr="00284709">
        <w:rPr>
          <w:rFonts w:eastAsia="Times New Roman" w:cs="Times New Roman"/>
          <w:kern w:val="0"/>
          <w:sz w:val="24"/>
          <w:szCs w:val="24"/>
          <w:lang w:eastAsia="en-PH"/>
          <w14:ligatures w14:val="none"/>
        </w:rPr>
        <w:t xml:space="preserve"> changes “Hello” to “Hi”, and </w:t>
      </w:r>
      <w:proofErr w:type="gramStart"/>
      <w:r w:rsidRPr="00284709">
        <w:rPr>
          <w:rFonts w:eastAsia="Times New Roman" w:cs="Times New Roman"/>
          <w:kern w:val="0"/>
          <w:sz w:val="24"/>
          <w:szCs w:val="24"/>
          <w:lang w:eastAsia="en-PH"/>
          <w14:ligatures w14:val="none"/>
        </w:rPr>
        <w:t>delete(</w:t>
      </w:r>
      <w:proofErr w:type="gramEnd"/>
      <w:r w:rsidRPr="00284709">
        <w:rPr>
          <w:rFonts w:eastAsia="Times New Roman" w:cs="Times New Roman"/>
          <w:kern w:val="0"/>
          <w:sz w:val="24"/>
          <w:szCs w:val="24"/>
          <w:lang w:eastAsia="en-PH"/>
          <w14:ligatures w14:val="none"/>
        </w:rPr>
        <w:t>) removes the comma.</w:t>
      </w:r>
    </w:p>
    <w:p w:rsidR="00284709" w:rsidP="0013038D" w:rsidRDefault="00284709" w14:paraId="159D5960"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284709">
        <w:rPr>
          <w:rFonts w:eastAsia="Times New Roman" w:cs="Times New Roman"/>
          <w:kern w:val="0"/>
          <w:sz w:val="24"/>
          <w:szCs w:val="24"/>
          <w:lang w:eastAsia="en-PH"/>
          <w14:ligatures w14:val="none"/>
        </w:rPr>
        <w:t xml:space="preserve">Finally, </w:t>
      </w:r>
      <w:proofErr w:type="gramStart"/>
      <w:r w:rsidRPr="00284709">
        <w:rPr>
          <w:rFonts w:eastAsia="Times New Roman" w:cs="Times New Roman"/>
          <w:kern w:val="0"/>
          <w:sz w:val="24"/>
          <w:szCs w:val="24"/>
          <w:highlight w:val="darkGray"/>
          <w:lang w:eastAsia="en-PH"/>
          <w14:ligatures w14:val="none"/>
        </w:rPr>
        <w:t>reverse(</w:t>
      </w:r>
      <w:proofErr w:type="gramEnd"/>
      <w:r w:rsidRPr="00284709">
        <w:rPr>
          <w:rFonts w:eastAsia="Times New Roman" w:cs="Times New Roman"/>
          <w:kern w:val="0"/>
          <w:sz w:val="24"/>
          <w:szCs w:val="24"/>
          <w:highlight w:val="darkGray"/>
          <w:lang w:eastAsia="en-PH"/>
          <w14:ligatures w14:val="none"/>
        </w:rPr>
        <w:t>)</w:t>
      </w:r>
      <w:r w:rsidRPr="00284709">
        <w:rPr>
          <w:rFonts w:eastAsia="Times New Roman" w:cs="Times New Roman"/>
          <w:kern w:val="0"/>
          <w:sz w:val="24"/>
          <w:szCs w:val="24"/>
          <w:lang w:eastAsia="en-PH"/>
          <w14:ligatures w14:val="none"/>
        </w:rPr>
        <w:t xml:space="preserve"> flips the entire string.</w:t>
      </w:r>
    </w:p>
    <w:p w:rsidRPr="0013038D" w:rsidR="0013038D" w:rsidP="0013038D" w:rsidRDefault="00284709" w14:paraId="5CB74200" w14:textId="1F262670">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284709">
        <w:rPr>
          <w:rFonts w:eastAsia="Times New Roman" w:cs="Times New Roman"/>
          <w:kern w:val="0"/>
          <w:sz w:val="24"/>
          <w:szCs w:val="24"/>
          <w:lang w:eastAsia="en-PH"/>
          <w14:ligatures w14:val="none"/>
        </w:rPr>
        <w:t>All of this happens in one object — no new strings are created.</w:t>
      </w:r>
    </w:p>
    <w:p w:rsidR="00820758" w:rsidP="00974CA4" w:rsidRDefault="00820758" w14:paraId="62D4C072" w14:textId="776A1321">
      <w:pPr>
        <w:numPr>
          <w:ilvl w:val="0"/>
          <w:numId w:val="0"/>
        </w:numPr>
        <w:tabs>
          <w:tab w:val="left" w:pos="1844"/>
        </w:tabs>
        <w:spacing w:before="100" w:beforeAutospacing="1" w:after="100" w:afterAutospacing="1" w:line="240" w:lineRule="auto"/>
        <w:rPr>
          <w:rFonts w:eastAsia="Times New Roman" w:cs="Times New Roman"/>
          <w:b/>
          <w:bCs/>
          <w:kern w:val="0"/>
          <w:sz w:val="24"/>
          <w:szCs w:val="24"/>
          <w:lang w:eastAsia="en-PH"/>
          <w14:ligatures w14:val="none"/>
        </w:rPr>
      </w:pPr>
    </w:p>
    <w:p w:rsidR="00820758" w:rsidP="00FC7EA7" w:rsidRDefault="00820758" w14:paraId="5545F3BA" w14:textId="53739E8C">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Sample code (</w:t>
      </w:r>
      <w:proofErr w:type="spellStart"/>
      <w:r>
        <w:rPr>
          <w:rFonts w:eastAsia="Times New Roman" w:cs="Times New Roman"/>
          <w:b/>
          <w:bCs/>
          <w:kern w:val="0"/>
          <w:sz w:val="24"/>
          <w:szCs w:val="24"/>
          <w:lang w:eastAsia="en-PH"/>
          <w14:ligatures w14:val="none"/>
        </w:rPr>
        <w:t>StringBuffer</w:t>
      </w:r>
      <w:proofErr w:type="spellEnd"/>
      <w:r>
        <w:rPr>
          <w:rFonts w:eastAsia="Times New Roman" w:cs="Times New Roman"/>
          <w:b/>
          <w:bCs/>
          <w:kern w:val="0"/>
          <w:sz w:val="24"/>
          <w:szCs w:val="24"/>
          <w:lang w:eastAsia="en-PH"/>
          <w14:ligatures w14:val="none"/>
        </w:rPr>
        <w:t>):</w:t>
      </w:r>
    </w:p>
    <w:p w:rsidRPr="00C54DA4" w:rsidR="00C54DA4" w:rsidP="00C54DA4" w:rsidRDefault="00C54DA4" w14:paraId="4557680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C54DA4">
        <w:rPr>
          <w:rFonts w:eastAsia="Times New Roman" w:cs="Times New Roman"/>
          <w:kern w:val="0"/>
          <w:sz w:val="24"/>
          <w:szCs w:val="24"/>
          <w:highlight w:val="darkGray"/>
          <w:lang w:eastAsia="en-PH"/>
          <w14:ligatures w14:val="none"/>
        </w:rPr>
        <w:t xml:space="preserve">public class </w:t>
      </w:r>
      <w:proofErr w:type="spellStart"/>
      <w:r w:rsidRPr="00C54DA4">
        <w:rPr>
          <w:rFonts w:eastAsia="Times New Roman" w:cs="Times New Roman"/>
          <w:kern w:val="0"/>
          <w:sz w:val="24"/>
          <w:szCs w:val="24"/>
          <w:highlight w:val="darkGray"/>
          <w:lang w:eastAsia="en-PH"/>
          <w14:ligatures w14:val="none"/>
        </w:rPr>
        <w:t>StringBufferExample</w:t>
      </w:r>
      <w:proofErr w:type="spellEnd"/>
      <w:r w:rsidRPr="00C54DA4">
        <w:rPr>
          <w:rFonts w:eastAsia="Times New Roman" w:cs="Times New Roman"/>
          <w:kern w:val="0"/>
          <w:sz w:val="24"/>
          <w:szCs w:val="24"/>
          <w:highlight w:val="darkGray"/>
          <w:lang w:eastAsia="en-PH"/>
          <w14:ligatures w14:val="none"/>
        </w:rPr>
        <w:t xml:space="preserve"> {</w:t>
      </w:r>
    </w:p>
    <w:p w:rsidRPr="00C54DA4" w:rsidR="00C54DA4" w:rsidP="00C54DA4" w:rsidRDefault="00C54DA4" w14:paraId="453EFDB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C54DA4">
        <w:rPr>
          <w:rFonts w:eastAsia="Times New Roman" w:cs="Times New Roman"/>
          <w:kern w:val="0"/>
          <w:sz w:val="24"/>
          <w:szCs w:val="24"/>
          <w:highlight w:val="darkGray"/>
          <w:lang w:eastAsia="en-PH"/>
          <w14:ligatures w14:val="none"/>
        </w:rPr>
        <w:t xml:space="preserve">    public static void </w:t>
      </w:r>
      <w:proofErr w:type="gramStart"/>
      <w:r w:rsidRPr="00C54DA4">
        <w:rPr>
          <w:rFonts w:eastAsia="Times New Roman" w:cs="Times New Roman"/>
          <w:kern w:val="0"/>
          <w:sz w:val="24"/>
          <w:szCs w:val="24"/>
          <w:highlight w:val="darkGray"/>
          <w:lang w:eastAsia="en-PH"/>
          <w14:ligatures w14:val="none"/>
        </w:rPr>
        <w:t>main(String[</w:t>
      </w:r>
      <w:proofErr w:type="gramEnd"/>
      <w:r w:rsidRPr="00C54DA4">
        <w:rPr>
          <w:rFonts w:eastAsia="Times New Roman" w:cs="Times New Roman"/>
          <w:kern w:val="0"/>
          <w:sz w:val="24"/>
          <w:szCs w:val="24"/>
          <w:highlight w:val="darkGray"/>
          <w:lang w:eastAsia="en-PH"/>
          <w14:ligatures w14:val="none"/>
        </w:rPr>
        <w:t xml:space="preserve">] </w:t>
      </w:r>
      <w:proofErr w:type="spellStart"/>
      <w:r w:rsidRPr="00C54DA4">
        <w:rPr>
          <w:rFonts w:eastAsia="Times New Roman" w:cs="Times New Roman"/>
          <w:kern w:val="0"/>
          <w:sz w:val="24"/>
          <w:szCs w:val="24"/>
          <w:highlight w:val="darkGray"/>
          <w:lang w:eastAsia="en-PH"/>
          <w14:ligatures w14:val="none"/>
        </w:rPr>
        <w:t>args</w:t>
      </w:r>
      <w:proofErr w:type="spellEnd"/>
      <w:r w:rsidRPr="00C54DA4">
        <w:rPr>
          <w:rFonts w:eastAsia="Times New Roman" w:cs="Times New Roman"/>
          <w:kern w:val="0"/>
          <w:sz w:val="24"/>
          <w:szCs w:val="24"/>
          <w:highlight w:val="darkGray"/>
          <w:lang w:eastAsia="en-PH"/>
          <w14:ligatures w14:val="none"/>
        </w:rPr>
        <w:t>) {</w:t>
      </w:r>
    </w:p>
    <w:p w:rsidRPr="00C54DA4" w:rsidR="00C54DA4" w:rsidP="00C54DA4" w:rsidRDefault="00C54DA4" w14:paraId="1C98CE5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C54DA4">
        <w:rPr>
          <w:rFonts w:eastAsia="Times New Roman" w:cs="Times New Roman"/>
          <w:kern w:val="0"/>
          <w:sz w:val="24"/>
          <w:szCs w:val="24"/>
          <w:highlight w:val="darkGray"/>
          <w:lang w:eastAsia="en-PH"/>
          <w14:ligatures w14:val="none"/>
        </w:rPr>
        <w:t xml:space="preserve">        </w:t>
      </w:r>
      <w:proofErr w:type="spellStart"/>
      <w:r w:rsidRPr="00C54DA4">
        <w:rPr>
          <w:rFonts w:eastAsia="Times New Roman" w:cs="Times New Roman"/>
          <w:kern w:val="0"/>
          <w:sz w:val="24"/>
          <w:szCs w:val="24"/>
          <w:highlight w:val="darkGray"/>
          <w:lang w:eastAsia="en-PH"/>
          <w14:ligatures w14:val="none"/>
        </w:rPr>
        <w:t>StringBuffer</w:t>
      </w:r>
      <w:proofErr w:type="spellEnd"/>
      <w:r w:rsidRPr="00C54DA4">
        <w:rPr>
          <w:rFonts w:eastAsia="Times New Roman" w:cs="Times New Roman"/>
          <w:kern w:val="0"/>
          <w:sz w:val="24"/>
          <w:szCs w:val="24"/>
          <w:highlight w:val="darkGray"/>
          <w:lang w:eastAsia="en-PH"/>
          <w14:ligatures w14:val="none"/>
        </w:rPr>
        <w:t xml:space="preserve"> sb = new </w:t>
      </w:r>
      <w:proofErr w:type="spellStart"/>
      <w:r w:rsidRPr="00C54DA4">
        <w:rPr>
          <w:rFonts w:eastAsia="Times New Roman" w:cs="Times New Roman"/>
          <w:kern w:val="0"/>
          <w:sz w:val="24"/>
          <w:szCs w:val="24"/>
          <w:highlight w:val="darkGray"/>
          <w:lang w:eastAsia="en-PH"/>
          <w14:ligatures w14:val="none"/>
        </w:rPr>
        <w:t>StringBuffer</w:t>
      </w:r>
      <w:proofErr w:type="spellEnd"/>
      <w:r w:rsidRPr="00C54DA4">
        <w:rPr>
          <w:rFonts w:eastAsia="Times New Roman" w:cs="Times New Roman"/>
          <w:kern w:val="0"/>
          <w:sz w:val="24"/>
          <w:szCs w:val="24"/>
          <w:highlight w:val="darkGray"/>
          <w:lang w:eastAsia="en-PH"/>
          <w14:ligatures w14:val="none"/>
        </w:rPr>
        <w:t>("Java"</w:t>
      </w:r>
      <w:proofErr w:type="gramStart"/>
      <w:r w:rsidRPr="00C54DA4">
        <w:rPr>
          <w:rFonts w:eastAsia="Times New Roman" w:cs="Times New Roman"/>
          <w:kern w:val="0"/>
          <w:sz w:val="24"/>
          <w:szCs w:val="24"/>
          <w:highlight w:val="darkGray"/>
          <w:lang w:eastAsia="en-PH"/>
          <w14:ligatures w14:val="none"/>
        </w:rPr>
        <w:t>);</w:t>
      </w:r>
      <w:proofErr w:type="gramEnd"/>
    </w:p>
    <w:p w:rsidRPr="00C54DA4" w:rsidR="00C54DA4" w:rsidP="00C54DA4" w:rsidRDefault="00C54DA4" w14:paraId="2D2FDC0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C54DA4" w:rsidR="00C54DA4" w:rsidP="00C54DA4" w:rsidRDefault="00C54DA4" w14:paraId="2018FA3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C54DA4">
        <w:rPr>
          <w:rFonts w:eastAsia="Times New Roman" w:cs="Times New Roman"/>
          <w:kern w:val="0"/>
          <w:sz w:val="24"/>
          <w:szCs w:val="24"/>
          <w:highlight w:val="darkGray"/>
          <w:lang w:eastAsia="en-PH"/>
          <w14:ligatures w14:val="none"/>
        </w:rPr>
        <w:t xml:space="preserve">        </w:t>
      </w:r>
      <w:proofErr w:type="spellStart"/>
      <w:proofErr w:type="gramStart"/>
      <w:r w:rsidRPr="00C54DA4">
        <w:rPr>
          <w:rFonts w:eastAsia="Times New Roman" w:cs="Times New Roman"/>
          <w:kern w:val="0"/>
          <w:sz w:val="24"/>
          <w:szCs w:val="24"/>
          <w:highlight w:val="darkGray"/>
          <w:lang w:eastAsia="en-PH"/>
          <w14:ligatures w14:val="none"/>
        </w:rPr>
        <w:t>sb.append</w:t>
      </w:r>
      <w:proofErr w:type="spellEnd"/>
      <w:proofErr w:type="gramEnd"/>
      <w:r w:rsidRPr="00C54DA4">
        <w:rPr>
          <w:rFonts w:eastAsia="Times New Roman" w:cs="Times New Roman"/>
          <w:kern w:val="0"/>
          <w:sz w:val="24"/>
          <w:szCs w:val="24"/>
          <w:highlight w:val="darkGray"/>
          <w:lang w:eastAsia="en-PH"/>
          <w14:ligatures w14:val="none"/>
        </w:rPr>
        <w:t>(" Programming"</w:t>
      </w:r>
      <w:proofErr w:type="gramStart"/>
      <w:r w:rsidRPr="00C54DA4">
        <w:rPr>
          <w:rFonts w:eastAsia="Times New Roman" w:cs="Times New Roman"/>
          <w:kern w:val="0"/>
          <w:sz w:val="24"/>
          <w:szCs w:val="24"/>
          <w:highlight w:val="darkGray"/>
          <w:lang w:eastAsia="en-PH"/>
          <w14:ligatures w14:val="none"/>
        </w:rPr>
        <w:t>);  /</w:t>
      </w:r>
      <w:proofErr w:type="gramEnd"/>
      <w:r w:rsidRPr="00C54DA4">
        <w:rPr>
          <w:rFonts w:eastAsia="Times New Roman" w:cs="Times New Roman"/>
          <w:kern w:val="0"/>
          <w:sz w:val="24"/>
          <w:szCs w:val="24"/>
          <w:highlight w:val="darkGray"/>
          <w:lang w:eastAsia="en-PH"/>
          <w14:ligatures w14:val="none"/>
        </w:rPr>
        <w:t>/ Adds more text</w:t>
      </w:r>
    </w:p>
    <w:p w:rsidRPr="00C54DA4" w:rsidR="00C54DA4" w:rsidP="00C54DA4" w:rsidRDefault="00C54DA4" w14:paraId="7945067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C54DA4">
        <w:rPr>
          <w:rFonts w:eastAsia="Times New Roman" w:cs="Times New Roman"/>
          <w:kern w:val="0"/>
          <w:sz w:val="24"/>
          <w:szCs w:val="24"/>
          <w:highlight w:val="darkGray"/>
          <w:lang w:eastAsia="en-PH"/>
          <w14:ligatures w14:val="none"/>
        </w:rPr>
        <w:t xml:space="preserve">        </w:t>
      </w:r>
      <w:proofErr w:type="spellStart"/>
      <w:proofErr w:type="gramStart"/>
      <w:r w:rsidRPr="00C54DA4">
        <w:rPr>
          <w:rFonts w:eastAsia="Times New Roman" w:cs="Times New Roman"/>
          <w:kern w:val="0"/>
          <w:sz w:val="24"/>
          <w:szCs w:val="24"/>
          <w:highlight w:val="darkGray"/>
          <w:lang w:eastAsia="en-PH"/>
          <w14:ligatures w14:val="none"/>
        </w:rPr>
        <w:t>sb.insert</w:t>
      </w:r>
      <w:proofErr w:type="spellEnd"/>
      <w:proofErr w:type="gramEnd"/>
      <w:r w:rsidRPr="00C54DA4">
        <w:rPr>
          <w:rFonts w:eastAsia="Times New Roman" w:cs="Times New Roman"/>
          <w:kern w:val="0"/>
          <w:sz w:val="24"/>
          <w:szCs w:val="24"/>
          <w:highlight w:val="darkGray"/>
          <w:lang w:eastAsia="en-PH"/>
          <w14:ligatures w14:val="none"/>
        </w:rPr>
        <w:t>(4, " is fun in"); // Inserts text in the middle</w:t>
      </w:r>
    </w:p>
    <w:p w:rsidRPr="00C54DA4" w:rsidR="00C54DA4" w:rsidP="00C54DA4" w:rsidRDefault="00C54DA4" w14:paraId="681623A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C54DA4">
        <w:rPr>
          <w:rFonts w:eastAsia="Times New Roman" w:cs="Times New Roman"/>
          <w:kern w:val="0"/>
          <w:sz w:val="24"/>
          <w:szCs w:val="24"/>
          <w:highlight w:val="darkGray"/>
          <w:lang w:eastAsia="en-PH"/>
          <w14:ligatures w14:val="none"/>
        </w:rPr>
        <w:t xml:space="preserve">        </w:t>
      </w:r>
      <w:proofErr w:type="spellStart"/>
      <w:proofErr w:type="gramStart"/>
      <w:r w:rsidRPr="00C54DA4">
        <w:rPr>
          <w:rFonts w:eastAsia="Times New Roman" w:cs="Times New Roman"/>
          <w:kern w:val="0"/>
          <w:sz w:val="24"/>
          <w:szCs w:val="24"/>
          <w:highlight w:val="darkGray"/>
          <w:lang w:eastAsia="en-PH"/>
          <w14:ligatures w14:val="none"/>
        </w:rPr>
        <w:t>sb.replace</w:t>
      </w:r>
      <w:proofErr w:type="spellEnd"/>
      <w:proofErr w:type="gramEnd"/>
      <w:r w:rsidRPr="00C54DA4">
        <w:rPr>
          <w:rFonts w:eastAsia="Times New Roman" w:cs="Times New Roman"/>
          <w:kern w:val="0"/>
          <w:sz w:val="24"/>
          <w:szCs w:val="24"/>
          <w:highlight w:val="darkGray"/>
          <w:lang w:eastAsia="en-PH"/>
          <w14:ligatures w14:val="none"/>
        </w:rPr>
        <w:t>(0, 4, "Learning"); // Replaces part of the text</w:t>
      </w:r>
    </w:p>
    <w:p w:rsidRPr="00C54DA4" w:rsidR="00C54DA4" w:rsidP="00C54DA4" w:rsidRDefault="00C54DA4" w14:paraId="3462937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C54DA4">
        <w:rPr>
          <w:rFonts w:eastAsia="Times New Roman" w:cs="Times New Roman"/>
          <w:kern w:val="0"/>
          <w:sz w:val="24"/>
          <w:szCs w:val="24"/>
          <w:highlight w:val="darkGray"/>
          <w:lang w:eastAsia="en-PH"/>
          <w14:ligatures w14:val="none"/>
        </w:rPr>
        <w:t xml:space="preserve">        </w:t>
      </w:r>
      <w:proofErr w:type="spellStart"/>
      <w:proofErr w:type="gramStart"/>
      <w:r w:rsidRPr="00C54DA4">
        <w:rPr>
          <w:rFonts w:eastAsia="Times New Roman" w:cs="Times New Roman"/>
          <w:kern w:val="0"/>
          <w:sz w:val="24"/>
          <w:szCs w:val="24"/>
          <w:highlight w:val="darkGray"/>
          <w:lang w:eastAsia="en-PH"/>
          <w14:ligatures w14:val="none"/>
        </w:rPr>
        <w:t>sb.reverse</w:t>
      </w:r>
      <w:proofErr w:type="spellEnd"/>
      <w:proofErr w:type="gramEnd"/>
      <w:r w:rsidRPr="00C54DA4">
        <w:rPr>
          <w:rFonts w:eastAsia="Times New Roman" w:cs="Times New Roman"/>
          <w:kern w:val="0"/>
          <w:sz w:val="24"/>
          <w:szCs w:val="24"/>
          <w:highlight w:val="darkGray"/>
          <w:lang w:eastAsia="en-PH"/>
          <w14:ligatures w14:val="none"/>
        </w:rPr>
        <w:t>(</w:t>
      </w:r>
      <w:proofErr w:type="gramStart"/>
      <w:r w:rsidRPr="00C54DA4">
        <w:rPr>
          <w:rFonts w:eastAsia="Times New Roman" w:cs="Times New Roman"/>
          <w:kern w:val="0"/>
          <w:sz w:val="24"/>
          <w:szCs w:val="24"/>
          <w:highlight w:val="darkGray"/>
          <w:lang w:eastAsia="en-PH"/>
          <w14:ligatures w14:val="none"/>
        </w:rPr>
        <w:t xml:space="preserve">);   </w:t>
      </w:r>
      <w:proofErr w:type="gramEnd"/>
      <w:r w:rsidRPr="00C54DA4">
        <w:rPr>
          <w:rFonts w:eastAsia="Times New Roman" w:cs="Times New Roman"/>
          <w:kern w:val="0"/>
          <w:sz w:val="24"/>
          <w:szCs w:val="24"/>
          <w:highlight w:val="darkGray"/>
          <w:lang w:eastAsia="en-PH"/>
          <w14:ligatures w14:val="none"/>
        </w:rPr>
        <w:t xml:space="preserve">             // Reverses the string</w:t>
      </w:r>
    </w:p>
    <w:p w:rsidRPr="00C54DA4" w:rsidR="00C54DA4" w:rsidP="00C54DA4" w:rsidRDefault="00C54DA4" w14:paraId="44BFEEE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C54DA4" w:rsidR="00C54DA4" w:rsidP="00C54DA4" w:rsidRDefault="00C54DA4" w14:paraId="123C25DA"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C54DA4">
        <w:rPr>
          <w:rFonts w:eastAsia="Times New Roman" w:cs="Times New Roman"/>
          <w:kern w:val="0"/>
          <w:sz w:val="24"/>
          <w:szCs w:val="24"/>
          <w:highlight w:val="darkGray"/>
          <w:lang w:eastAsia="en-PH"/>
          <w14:ligatures w14:val="none"/>
        </w:rPr>
        <w:t xml:space="preserve">        </w:t>
      </w:r>
      <w:proofErr w:type="spellStart"/>
      <w:r w:rsidRPr="00C54DA4">
        <w:rPr>
          <w:rFonts w:eastAsia="Times New Roman" w:cs="Times New Roman"/>
          <w:kern w:val="0"/>
          <w:sz w:val="24"/>
          <w:szCs w:val="24"/>
          <w:highlight w:val="darkGray"/>
          <w:lang w:eastAsia="en-PH"/>
          <w14:ligatures w14:val="none"/>
        </w:rPr>
        <w:t>System.out.println</w:t>
      </w:r>
      <w:proofErr w:type="spellEnd"/>
      <w:r w:rsidRPr="00C54DA4">
        <w:rPr>
          <w:rFonts w:eastAsia="Times New Roman" w:cs="Times New Roman"/>
          <w:kern w:val="0"/>
          <w:sz w:val="24"/>
          <w:szCs w:val="24"/>
          <w:highlight w:val="darkGray"/>
          <w:lang w:eastAsia="en-PH"/>
          <w14:ligatures w14:val="none"/>
        </w:rPr>
        <w:t>(sb</w:t>
      </w:r>
      <w:proofErr w:type="gramStart"/>
      <w:r w:rsidRPr="00C54DA4">
        <w:rPr>
          <w:rFonts w:eastAsia="Times New Roman" w:cs="Times New Roman"/>
          <w:kern w:val="0"/>
          <w:sz w:val="24"/>
          <w:szCs w:val="24"/>
          <w:highlight w:val="darkGray"/>
          <w:lang w:eastAsia="en-PH"/>
          <w14:ligatures w14:val="none"/>
        </w:rPr>
        <w:t>);</w:t>
      </w:r>
      <w:proofErr w:type="gramEnd"/>
    </w:p>
    <w:p w:rsidRPr="00C54DA4" w:rsidR="00C54DA4" w:rsidP="00C54DA4" w:rsidRDefault="00C54DA4" w14:paraId="2884D63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C54DA4">
        <w:rPr>
          <w:rFonts w:eastAsia="Times New Roman" w:cs="Times New Roman"/>
          <w:kern w:val="0"/>
          <w:sz w:val="24"/>
          <w:szCs w:val="24"/>
          <w:highlight w:val="darkGray"/>
          <w:lang w:eastAsia="en-PH"/>
          <w14:ligatures w14:val="none"/>
        </w:rPr>
        <w:t xml:space="preserve">    }</w:t>
      </w:r>
    </w:p>
    <w:p w:rsidR="00820758" w:rsidP="00C54DA4" w:rsidRDefault="00C54DA4" w14:paraId="3E23248A" w14:textId="0B19DFE9">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C54DA4">
        <w:rPr>
          <w:rFonts w:eastAsia="Times New Roman" w:cs="Times New Roman"/>
          <w:kern w:val="0"/>
          <w:sz w:val="24"/>
          <w:szCs w:val="24"/>
          <w:highlight w:val="darkGray"/>
          <w:lang w:eastAsia="en-PH"/>
          <w14:ligatures w14:val="none"/>
        </w:rPr>
        <w:t>}</w:t>
      </w:r>
    </w:p>
    <w:p w:rsidRPr="00B81093" w:rsidR="00C54DA4" w:rsidP="00C54DA4" w:rsidRDefault="00C54DA4" w14:paraId="011E5514" w14:textId="49889CE9">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B81093">
        <w:rPr>
          <w:rFonts w:eastAsia="Times New Roman" w:cs="Times New Roman"/>
          <w:b/>
          <w:bCs/>
          <w:kern w:val="0"/>
          <w:sz w:val="24"/>
          <w:szCs w:val="24"/>
          <w:lang w:eastAsia="en-PH"/>
          <w14:ligatures w14:val="none"/>
        </w:rPr>
        <w:t>Output:</w:t>
      </w:r>
    </w:p>
    <w:p w:rsidRPr="00C54DA4" w:rsidR="00C54DA4" w:rsidP="00C54DA4" w:rsidRDefault="00B81093" w14:paraId="0F16EA2D" w14:textId="1A4CE1ED">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roofErr w:type="spellStart"/>
      <w:r w:rsidRPr="00B81093">
        <w:rPr>
          <w:rFonts w:eastAsia="Times New Roman" w:cs="Times New Roman"/>
          <w:kern w:val="0"/>
          <w:sz w:val="24"/>
          <w:szCs w:val="24"/>
          <w:highlight w:val="darkGray"/>
          <w:lang w:eastAsia="en-PH"/>
          <w14:ligatures w14:val="none"/>
        </w:rPr>
        <w:t>gnuf</w:t>
      </w:r>
      <w:proofErr w:type="spellEnd"/>
      <w:r w:rsidRPr="00B81093">
        <w:rPr>
          <w:rFonts w:eastAsia="Times New Roman" w:cs="Times New Roman"/>
          <w:kern w:val="0"/>
          <w:sz w:val="24"/>
          <w:szCs w:val="24"/>
          <w:highlight w:val="darkGray"/>
          <w:lang w:eastAsia="en-PH"/>
          <w14:ligatures w14:val="none"/>
        </w:rPr>
        <w:t xml:space="preserve"> </w:t>
      </w:r>
      <w:proofErr w:type="spellStart"/>
      <w:r w:rsidRPr="00B81093">
        <w:rPr>
          <w:rFonts w:eastAsia="Times New Roman" w:cs="Times New Roman"/>
          <w:kern w:val="0"/>
          <w:sz w:val="24"/>
          <w:szCs w:val="24"/>
          <w:highlight w:val="darkGray"/>
          <w:lang w:eastAsia="en-PH"/>
          <w14:ligatures w14:val="none"/>
        </w:rPr>
        <w:t>ni</w:t>
      </w:r>
      <w:proofErr w:type="spellEnd"/>
      <w:r w:rsidRPr="00B81093">
        <w:rPr>
          <w:rFonts w:eastAsia="Times New Roman" w:cs="Times New Roman"/>
          <w:kern w:val="0"/>
          <w:sz w:val="24"/>
          <w:szCs w:val="24"/>
          <w:highlight w:val="darkGray"/>
          <w:lang w:eastAsia="en-PH"/>
          <w14:ligatures w14:val="none"/>
        </w:rPr>
        <w:t xml:space="preserve"> </w:t>
      </w:r>
      <w:proofErr w:type="spellStart"/>
      <w:r w:rsidRPr="00B81093">
        <w:rPr>
          <w:rFonts w:eastAsia="Times New Roman" w:cs="Times New Roman"/>
          <w:kern w:val="0"/>
          <w:sz w:val="24"/>
          <w:szCs w:val="24"/>
          <w:highlight w:val="darkGray"/>
          <w:lang w:eastAsia="en-PH"/>
          <w14:ligatures w14:val="none"/>
        </w:rPr>
        <w:t>si</w:t>
      </w:r>
      <w:proofErr w:type="spellEnd"/>
      <w:r w:rsidRPr="00B81093">
        <w:rPr>
          <w:rFonts w:eastAsia="Times New Roman" w:cs="Times New Roman"/>
          <w:kern w:val="0"/>
          <w:sz w:val="24"/>
          <w:szCs w:val="24"/>
          <w:highlight w:val="darkGray"/>
          <w:lang w:eastAsia="en-PH"/>
          <w14:ligatures w14:val="none"/>
        </w:rPr>
        <w:t xml:space="preserve"> </w:t>
      </w:r>
      <w:proofErr w:type="spellStart"/>
      <w:r w:rsidRPr="00B81093">
        <w:rPr>
          <w:rFonts w:eastAsia="Times New Roman" w:cs="Times New Roman"/>
          <w:kern w:val="0"/>
          <w:sz w:val="24"/>
          <w:szCs w:val="24"/>
          <w:highlight w:val="darkGray"/>
          <w:lang w:eastAsia="en-PH"/>
          <w14:ligatures w14:val="none"/>
        </w:rPr>
        <w:t>gninraeL</w:t>
      </w:r>
      <w:proofErr w:type="spellEnd"/>
      <w:r w:rsidRPr="00B81093">
        <w:rPr>
          <w:rFonts w:eastAsia="Times New Roman" w:cs="Times New Roman"/>
          <w:kern w:val="0"/>
          <w:sz w:val="24"/>
          <w:szCs w:val="24"/>
          <w:highlight w:val="darkGray"/>
          <w:lang w:eastAsia="en-PH"/>
          <w14:ligatures w14:val="none"/>
        </w:rPr>
        <w:t xml:space="preserve"> </w:t>
      </w:r>
      <w:proofErr w:type="spellStart"/>
      <w:r w:rsidRPr="00B81093">
        <w:rPr>
          <w:rFonts w:eastAsia="Times New Roman" w:cs="Times New Roman"/>
          <w:kern w:val="0"/>
          <w:sz w:val="24"/>
          <w:szCs w:val="24"/>
          <w:highlight w:val="darkGray"/>
          <w:lang w:eastAsia="en-PH"/>
          <w14:ligatures w14:val="none"/>
        </w:rPr>
        <w:t>gnimmargorP</w:t>
      </w:r>
      <w:proofErr w:type="spellEnd"/>
      <w:r w:rsidRPr="00B81093">
        <w:rPr>
          <w:rFonts w:eastAsia="Times New Roman" w:cs="Times New Roman"/>
          <w:kern w:val="0"/>
          <w:sz w:val="24"/>
          <w:szCs w:val="24"/>
          <w:highlight w:val="darkGray"/>
          <w:lang w:eastAsia="en-PH"/>
          <w14:ligatures w14:val="none"/>
        </w:rPr>
        <w:t xml:space="preserve"> </w:t>
      </w:r>
      <w:proofErr w:type="spellStart"/>
      <w:r w:rsidRPr="00B81093">
        <w:rPr>
          <w:rFonts w:eastAsia="Times New Roman" w:cs="Times New Roman"/>
          <w:kern w:val="0"/>
          <w:sz w:val="24"/>
          <w:szCs w:val="24"/>
          <w:highlight w:val="darkGray"/>
          <w:lang w:eastAsia="en-PH"/>
          <w14:ligatures w14:val="none"/>
        </w:rPr>
        <w:t>avaJ</w:t>
      </w:r>
      <w:proofErr w:type="spellEnd"/>
    </w:p>
    <w:p w:rsidRPr="00CD0EF3" w:rsidR="00484C31" w:rsidP="00B81093" w:rsidRDefault="00B81093" w14:paraId="3D62AABB" w14:textId="6F7E2C24">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b/>
          <w:bCs/>
          <w:kern w:val="0"/>
          <w:sz w:val="24"/>
          <w:szCs w:val="24"/>
          <w:lang w:eastAsia="en-PH"/>
          <w14:ligatures w14:val="none"/>
        </w:rPr>
        <w:t>Ex</w:t>
      </w:r>
      <w:r w:rsidR="00774C7C">
        <w:rPr>
          <w:rFonts w:eastAsia="Times New Roman" w:cs="Times New Roman"/>
          <w:b/>
          <w:bCs/>
          <w:kern w:val="0"/>
          <w:sz w:val="24"/>
          <w:szCs w:val="24"/>
          <w:lang w:eastAsia="en-PH"/>
          <w14:ligatures w14:val="none"/>
        </w:rPr>
        <w:t>planation:</w:t>
      </w:r>
      <w:r w:rsidR="00CD0EF3">
        <w:rPr>
          <w:rFonts w:eastAsia="Times New Roman" w:cs="Times New Roman"/>
          <w:b/>
          <w:bCs/>
          <w:kern w:val="0"/>
          <w:sz w:val="24"/>
          <w:szCs w:val="24"/>
          <w:lang w:eastAsia="en-PH"/>
          <w14:ligatures w14:val="none"/>
        </w:rPr>
        <w:t xml:space="preserve"> </w:t>
      </w:r>
      <w:proofErr w:type="spellStart"/>
      <w:r w:rsidRPr="00CD0EF3" w:rsidR="00CD0EF3">
        <w:rPr>
          <w:rFonts w:eastAsia="Times New Roman" w:cs="Times New Roman"/>
          <w:kern w:val="0"/>
          <w:sz w:val="24"/>
          <w:szCs w:val="24"/>
          <w:highlight w:val="darkGray"/>
          <w:lang w:eastAsia="en-PH"/>
          <w14:ligatures w14:val="none"/>
        </w:rPr>
        <w:t>StringBuffer</w:t>
      </w:r>
      <w:proofErr w:type="spellEnd"/>
      <w:r w:rsidRPr="00CD0EF3" w:rsidR="00CD0EF3">
        <w:rPr>
          <w:rFonts w:eastAsia="Times New Roman" w:cs="Times New Roman"/>
          <w:kern w:val="0"/>
          <w:sz w:val="24"/>
          <w:szCs w:val="24"/>
          <w:lang w:eastAsia="en-PH"/>
          <w14:ligatures w14:val="none"/>
        </w:rPr>
        <w:t xml:space="preserve"> works just like </w:t>
      </w:r>
      <w:r w:rsidRPr="00CD0EF3" w:rsidR="00CD0EF3">
        <w:rPr>
          <w:rFonts w:eastAsia="Times New Roman" w:cs="Times New Roman"/>
          <w:kern w:val="0"/>
          <w:sz w:val="24"/>
          <w:szCs w:val="24"/>
          <w:highlight w:val="darkGray"/>
          <w:lang w:eastAsia="en-PH"/>
          <w14:ligatures w14:val="none"/>
        </w:rPr>
        <w:t>StringBuilder</w:t>
      </w:r>
      <w:r w:rsidRPr="00CD0EF3" w:rsidR="00CD0EF3">
        <w:rPr>
          <w:rFonts w:eastAsia="Times New Roman" w:cs="Times New Roman"/>
          <w:kern w:val="0"/>
          <w:sz w:val="24"/>
          <w:szCs w:val="24"/>
          <w:lang w:eastAsia="en-PH"/>
          <w14:ligatures w14:val="none"/>
        </w:rPr>
        <w:t xml:space="preserve"> but is thread-safe, meaning it’s safer when multiple threads modify the same string.</w:t>
      </w:r>
      <w:r w:rsidRPr="00CD0EF3" w:rsidR="00CD0EF3">
        <w:rPr>
          <w:rFonts w:eastAsia="Times New Roman" w:cs="Times New Roman"/>
          <w:kern w:val="0"/>
          <w:sz w:val="24"/>
          <w:szCs w:val="24"/>
          <w:lang w:eastAsia="en-PH"/>
          <w14:ligatures w14:val="none"/>
        </w:rPr>
        <w:br/>
      </w:r>
      <w:r w:rsidRPr="00CD0EF3" w:rsidR="00CD0EF3">
        <w:rPr>
          <w:rFonts w:eastAsia="Times New Roman" w:cs="Times New Roman"/>
          <w:kern w:val="0"/>
          <w:sz w:val="24"/>
          <w:szCs w:val="24"/>
          <w:lang w:eastAsia="en-PH"/>
          <w14:ligatures w14:val="none"/>
        </w:rPr>
        <w:t>Here, several operations are performed on the same object without creating new ones, showing how flexible and powerful it is for text editing.</w:t>
      </w:r>
    </w:p>
    <w:p w:rsidR="00272A0E" w:rsidP="00F82763" w:rsidRDefault="00272A0E" w14:paraId="4491BFD5"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00272A0E" w:rsidP="00F82763" w:rsidRDefault="00272A0E" w14:paraId="0F765020" w14:textId="1A72AC90">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Common Methods of StringBuilder and </w:t>
      </w:r>
      <w:proofErr w:type="spellStart"/>
      <w:r>
        <w:rPr>
          <w:rFonts w:eastAsia="Times New Roman" w:cs="Times New Roman"/>
          <w:b/>
          <w:bCs/>
          <w:kern w:val="0"/>
          <w:sz w:val="24"/>
          <w:szCs w:val="24"/>
          <w:lang w:eastAsia="en-PH"/>
          <w14:ligatures w14:val="none"/>
        </w:rPr>
        <w:t>StringBuffer</w:t>
      </w:r>
      <w:proofErr w:type="spellEnd"/>
    </w:p>
    <w:tbl>
      <w:tblPr>
        <w:tblStyle w:val="TableGridLight"/>
        <w:tblW w:w="0" w:type="auto"/>
        <w:tblLook w:val="04A0" w:firstRow="1" w:lastRow="0" w:firstColumn="1" w:lastColumn="0" w:noHBand="0" w:noVBand="1"/>
      </w:tblPr>
      <w:tblGrid>
        <w:gridCol w:w="2338"/>
        <w:gridCol w:w="2338"/>
        <w:gridCol w:w="2337"/>
        <w:gridCol w:w="2337"/>
      </w:tblGrid>
      <w:tr w:rsidR="00711EA5" w:rsidTr="00711EA5" w14:paraId="790D0FAD" w14:textId="77777777">
        <w:tc>
          <w:tcPr>
            <w:tcW w:w="2338" w:type="dxa"/>
          </w:tcPr>
          <w:p w:rsidR="00711EA5" w:rsidP="004D0D51" w:rsidRDefault="00711EA5" w14:paraId="6483D918" w14:textId="3ADB7259">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Method</w:t>
            </w:r>
          </w:p>
        </w:tc>
        <w:tc>
          <w:tcPr>
            <w:tcW w:w="2338" w:type="dxa"/>
          </w:tcPr>
          <w:p w:rsidR="00711EA5" w:rsidP="004D0D51" w:rsidRDefault="00711EA5" w14:paraId="312C49E2" w14:textId="6C176DAC">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Description</w:t>
            </w:r>
          </w:p>
        </w:tc>
        <w:tc>
          <w:tcPr>
            <w:tcW w:w="2337" w:type="dxa"/>
          </w:tcPr>
          <w:p w:rsidR="00711EA5" w:rsidP="004D0D51" w:rsidRDefault="00711EA5" w14:paraId="0B1B269E" w14:textId="734E212D">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Example</w:t>
            </w:r>
          </w:p>
        </w:tc>
        <w:tc>
          <w:tcPr>
            <w:tcW w:w="2337" w:type="dxa"/>
          </w:tcPr>
          <w:p w:rsidR="00711EA5" w:rsidP="004D0D51" w:rsidRDefault="00711EA5" w14:paraId="2BA521C3" w14:textId="00AA1DB9">
            <w:pPr>
              <w:numPr>
                <w:ilvl w:val="0"/>
                <w:numId w:val="0"/>
              </w:numPr>
              <w:spacing w:before="100" w:beforeAutospacing="1" w:after="100" w:afterAutospacing="1"/>
              <w:jc w:val="center"/>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Output</w:t>
            </w:r>
          </w:p>
        </w:tc>
      </w:tr>
      <w:tr w:rsidRPr="0061074F" w:rsidR="00711EA5" w:rsidTr="00711EA5" w14:paraId="62D3E192" w14:textId="77777777">
        <w:tc>
          <w:tcPr>
            <w:tcW w:w="2338" w:type="dxa"/>
          </w:tcPr>
          <w:p w:rsidRPr="0061074F" w:rsidR="00711EA5" w:rsidP="00F82763" w:rsidRDefault="007A6552" w14:paraId="051F57E3" w14:textId="7AF6CC21">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gramStart"/>
            <w:r w:rsidRPr="0061074F">
              <w:rPr>
                <w:rFonts w:eastAsia="Times New Roman" w:cs="Times New Roman"/>
                <w:kern w:val="0"/>
                <w:sz w:val="24"/>
                <w:szCs w:val="24"/>
                <w:highlight w:val="darkGray"/>
                <w:lang w:eastAsia="en-PH"/>
                <w14:ligatures w14:val="none"/>
              </w:rPr>
              <w:t>append(</w:t>
            </w:r>
            <w:proofErr w:type="gramEnd"/>
            <w:r w:rsidRPr="0061074F">
              <w:rPr>
                <w:rFonts w:eastAsia="Times New Roman" w:cs="Times New Roman"/>
                <w:kern w:val="0"/>
                <w:sz w:val="24"/>
                <w:szCs w:val="24"/>
                <w:highlight w:val="darkGray"/>
                <w:lang w:eastAsia="en-PH"/>
                <w14:ligatures w14:val="none"/>
              </w:rPr>
              <w:t>String s)</w:t>
            </w:r>
          </w:p>
        </w:tc>
        <w:tc>
          <w:tcPr>
            <w:tcW w:w="2338" w:type="dxa"/>
          </w:tcPr>
          <w:p w:rsidRPr="0061074F" w:rsidR="00711EA5" w:rsidP="00F82763" w:rsidRDefault="00D3023B" w14:paraId="1E7B52A5" w14:textId="02AF9A1C">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Adds text at the end</w:t>
            </w:r>
          </w:p>
        </w:tc>
        <w:tc>
          <w:tcPr>
            <w:tcW w:w="2337" w:type="dxa"/>
          </w:tcPr>
          <w:p w:rsidRPr="0061074F" w:rsidR="00711EA5" w:rsidP="00F82763" w:rsidRDefault="00B177E8" w14:paraId="7C1E39BD" w14:textId="6794936A">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proofErr w:type="gramStart"/>
            <w:r w:rsidRPr="0061074F">
              <w:rPr>
                <w:rFonts w:eastAsia="Times New Roman" w:cs="Times New Roman"/>
                <w:kern w:val="0"/>
                <w:sz w:val="24"/>
                <w:szCs w:val="24"/>
                <w:highlight w:val="darkGray"/>
                <w:lang w:eastAsia="en-PH"/>
                <w14:ligatures w14:val="none"/>
              </w:rPr>
              <w:t>sb.append</w:t>
            </w:r>
            <w:proofErr w:type="spellEnd"/>
            <w:proofErr w:type="gramEnd"/>
            <w:r w:rsidRPr="0061074F">
              <w:rPr>
                <w:rFonts w:eastAsia="Times New Roman" w:cs="Times New Roman"/>
                <w:kern w:val="0"/>
                <w:sz w:val="24"/>
                <w:szCs w:val="24"/>
                <w:highlight w:val="darkGray"/>
                <w:lang w:eastAsia="en-PH"/>
                <w14:ligatures w14:val="none"/>
              </w:rPr>
              <w:t>("Java")</w:t>
            </w:r>
          </w:p>
        </w:tc>
        <w:tc>
          <w:tcPr>
            <w:tcW w:w="2337" w:type="dxa"/>
          </w:tcPr>
          <w:p w:rsidRPr="0061074F" w:rsidR="00711EA5" w:rsidP="00F82763" w:rsidRDefault="005000E2" w14:paraId="2E99F189" w14:textId="27480C57">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Adds “Java” to the end</w:t>
            </w:r>
          </w:p>
        </w:tc>
      </w:tr>
      <w:tr w:rsidRPr="0061074F" w:rsidR="00711EA5" w:rsidTr="00711EA5" w14:paraId="17B91D91" w14:textId="77777777">
        <w:tc>
          <w:tcPr>
            <w:tcW w:w="2338" w:type="dxa"/>
          </w:tcPr>
          <w:p w:rsidRPr="0061074F" w:rsidR="00711EA5" w:rsidP="00F82763" w:rsidRDefault="007A6552" w14:paraId="7BCB9D28" w14:textId="48E0F716">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gramStart"/>
            <w:r w:rsidRPr="0061074F">
              <w:rPr>
                <w:rFonts w:eastAsia="Times New Roman" w:cs="Times New Roman"/>
                <w:kern w:val="0"/>
                <w:sz w:val="24"/>
                <w:szCs w:val="24"/>
                <w:highlight w:val="darkGray"/>
                <w:lang w:eastAsia="en-PH"/>
                <w14:ligatures w14:val="none"/>
              </w:rPr>
              <w:t>insert(</w:t>
            </w:r>
            <w:proofErr w:type="gramEnd"/>
            <w:r w:rsidRPr="0061074F">
              <w:rPr>
                <w:rFonts w:eastAsia="Times New Roman" w:cs="Times New Roman"/>
                <w:kern w:val="0"/>
                <w:sz w:val="24"/>
                <w:szCs w:val="24"/>
                <w:highlight w:val="darkGray"/>
                <w:lang w:eastAsia="en-PH"/>
                <w14:ligatures w14:val="none"/>
              </w:rPr>
              <w:t>int index, String s)</w:t>
            </w:r>
          </w:p>
        </w:tc>
        <w:tc>
          <w:tcPr>
            <w:tcW w:w="2338" w:type="dxa"/>
          </w:tcPr>
          <w:p w:rsidRPr="0061074F" w:rsidR="00711EA5" w:rsidP="00F82763" w:rsidRDefault="00D3023B" w14:paraId="4D590257" w14:textId="047E6A54">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Inserts text at a specific position</w:t>
            </w:r>
          </w:p>
        </w:tc>
        <w:tc>
          <w:tcPr>
            <w:tcW w:w="2337" w:type="dxa"/>
          </w:tcPr>
          <w:p w:rsidRPr="0061074F" w:rsidR="00711EA5" w:rsidP="00F82763" w:rsidRDefault="00B177E8" w14:paraId="6ABB925A" w14:textId="0FE14D58">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proofErr w:type="gramStart"/>
            <w:r w:rsidRPr="0061074F">
              <w:rPr>
                <w:rFonts w:eastAsia="Times New Roman" w:cs="Times New Roman"/>
                <w:kern w:val="0"/>
                <w:sz w:val="24"/>
                <w:szCs w:val="24"/>
                <w:highlight w:val="darkGray"/>
                <w:lang w:eastAsia="en-PH"/>
                <w14:ligatures w14:val="none"/>
              </w:rPr>
              <w:t>sb.insert</w:t>
            </w:r>
            <w:proofErr w:type="spellEnd"/>
            <w:proofErr w:type="gramEnd"/>
            <w:r w:rsidRPr="0061074F">
              <w:rPr>
                <w:rFonts w:eastAsia="Times New Roman" w:cs="Times New Roman"/>
                <w:kern w:val="0"/>
                <w:sz w:val="24"/>
                <w:szCs w:val="24"/>
                <w:highlight w:val="darkGray"/>
                <w:lang w:eastAsia="en-PH"/>
                <w14:ligatures w14:val="none"/>
              </w:rPr>
              <w:t>(5, "Cool")</w:t>
            </w:r>
          </w:p>
        </w:tc>
        <w:tc>
          <w:tcPr>
            <w:tcW w:w="2337" w:type="dxa"/>
          </w:tcPr>
          <w:p w:rsidRPr="0061074F" w:rsidR="00711EA5" w:rsidP="00AC3E67" w:rsidRDefault="00AC3E67" w14:paraId="38EA833A" w14:textId="045FF381">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Adds “Cool” after 5th character</w:t>
            </w:r>
          </w:p>
        </w:tc>
      </w:tr>
      <w:tr w:rsidRPr="0061074F" w:rsidR="00711EA5" w:rsidTr="00711EA5" w14:paraId="14A42488" w14:textId="77777777">
        <w:tc>
          <w:tcPr>
            <w:tcW w:w="2338" w:type="dxa"/>
          </w:tcPr>
          <w:p w:rsidRPr="0061074F" w:rsidR="00711EA5" w:rsidP="00F82763" w:rsidRDefault="007A6552" w14:paraId="55B69A74" w14:textId="73968566">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gramStart"/>
            <w:r w:rsidRPr="0061074F">
              <w:rPr>
                <w:rFonts w:eastAsia="Times New Roman" w:cs="Times New Roman"/>
                <w:kern w:val="0"/>
                <w:sz w:val="24"/>
                <w:szCs w:val="24"/>
                <w:highlight w:val="darkGray"/>
                <w:lang w:eastAsia="en-PH"/>
                <w14:ligatures w14:val="none"/>
              </w:rPr>
              <w:t>replace(</w:t>
            </w:r>
            <w:proofErr w:type="gramEnd"/>
            <w:r w:rsidRPr="0061074F">
              <w:rPr>
                <w:rFonts w:eastAsia="Times New Roman" w:cs="Times New Roman"/>
                <w:kern w:val="0"/>
                <w:sz w:val="24"/>
                <w:szCs w:val="24"/>
                <w:highlight w:val="darkGray"/>
                <w:lang w:eastAsia="en-PH"/>
                <w14:ligatures w14:val="none"/>
              </w:rPr>
              <w:t>int start, int end, String s)</w:t>
            </w:r>
          </w:p>
        </w:tc>
        <w:tc>
          <w:tcPr>
            <w:tcW w:w="2338" w:type="dxa"/>
          </w:tcPr>
          <w:p w:rsidRPr="0061074F" w:rsidR="00711EA5" w:rsidP="00F82763" w:rsidRDefault="00C316BD" w14:paraId="59503206" w14:textId="4909A8B9">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Replaces part of the string</w:t>
            </w:r>
          </w:p>
        </w:tc>
        <w:tc>
          <w:tcPr>
            <w:tcW w:w="2337" w:type="dxa"/>
          </w:tcPr>
          <w:p w:rsidRPr="0061074F" w:rsidR="00711EA5" w:rsidP="00F82763" w:rsidRDefault="00B177E8" w14:paraId="749C00DE" w14:textId="0B209936">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proofErr w:type="gramStart"/>
            <w:r w:rsidRPr="0061074F">
              <w:rPr>
                <w:rFonts w:eastAsia="Times New Roman" w:cs="Times New Roman"/>
                <w:kern w:val="0"/>
                <w:sz w:val="24"/>
                <w:szCs w:val="24"/>
                <w:highlight w:val="darkGray"/>
                <w:lang w:eastAsia="en-PH"/>
                <w14:ligatures w14:val="none"/>
              </w:rPr>
              <w:t>sb.replace</w:t>
            </w:r>
            <w:proofErr w:type="spellEnd"/>
            <w:proofErr w:type="gramEnd"/>
            <w:r w:rsidRPr="0061074F">
              <w:rPr>
                <w:rFonts w:eastAsia="Times New Roman" w:cs="Times New Roman"/>
                <w:kern w:val="0"/>
                <w:sz w:val="24"/>
                <w:szCs w:val="24"/>
                <w:highlight w:val="darkGray"/>
                <w:lang w:eastAsia="en-PH"/>
                <w14:ligatures w14:val="none"/>
              </w:rPr>
              <w:t>(0, 4, "Hi")</w:t>
            </w:r>
          </w:p>
        </w:tc>
        <w:tc>
          <w:tcPr>
            <w:tcW w:w="2337" w:type="dxa"/>
          </w:tcPr>
          <w:p w:rsidRPr="0061074F" w:rsidR="00711EA5" w:rsidP="00F82763" w:rsidRDefault="00832B5B" w14:paraId="1FDA4C0C" w14:textId="1C071B66">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Replaces first 4 chars</w:t>
            </w:r>
          </w:p>
        </w:tc>
      </w:tr>
      <w:tr w:rsidRPr="0061074F" w:rsidR="00711EA5" w:rsidTr="00711EA5" w14:paraId="01975B9A" w14:textId="77777777">
        <w:tc>
          <w:tcPr>
            <w:tcW w:w="2338" w:type="dxa"/>
          </w:tcPr>
          <w:p w:rsidRPr="0061074F" w:rsidR="00711EA5" w:rsidP="00F82763" w:rsidRDefault="00B0482E" w14:paraId="75817ED8" w14:textId="5858FD80">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gramStart"/>
            <w:r w:rsidRPr="0061074F">
              <w:rPr>
                <w:rFonts w:eastAsia="Times New Roman" w:cs="Times New Roman"/>
                <w:kern w:val="0"/>
                <w:sz w:val="24"/>
                <w:szCs w:val="24"/>
                <w:highlight w:val="darkGray"/>
                <w:lang w:eastAsia="en-PH"/>
                <w14:ligatures w14:val="none"/>
              </w:rPr>
              <w:t>delete(</w:t>
            </w:r>
            <w:proofErr w:type="gramEnd"/>
            <w:r w:rsidRPr="0061074F">
              <w:rPr>
                <w:rFonts w:eastAsia="Times New Roman" w:cs="Times New Roman"/>
                <w:kern w:val="0"/>
                <w:sz w:val="24"/>
                <w:szCs w:val="24"/>
                <w:highlight w:val="darkGray"/>
                <w:lang w:eastAsia="en-PH"/>
                <w14:ligatures w14:val="none"/>
              </w:rPr>
              <w:t>int start, int end)</w:t>
            </w:r>
          </w:p>
        </w:tc>
        <w:tc>
          <w:tcPr>
            <w:tcW w:w="2338" w:type="dxa"/>
          </w:tcPr>
          <w:p w:rsidRPr="0061074F" w:rsidR="00711EA5" w:rsidP="00F82763" w:rsidRDefault="00274A5B" w14:paraId="03EC1863" w14:textId="4037688B">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Deletes part of the string</w:t>
            </w:r>
          </w:p>
        </w:tc>
        <w:tc>
          <w:tcPr>
            <w:tcW w:w="2337" w:type="dxa"/>
          </w:tcPr>
          <w:p w:rsidRPr="0061074F" w:rsidR="00711EA5" w:rsidP="00F82763" w:rsidRDefault="00B177E8" w14:paraId="13704172" w14:textId="75A35F68">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proofErr w:type="gramStart"/>
            <w:r w:rsidRPr="0061074F">
              <w:rPr>
                <w:rFonts w:eastAsia="Times New Roman" w:cs="Times New Roman"/>
                <w:kern w:val="0"/>
                <w:sz w:val="24"/>
                <w:szCs w:val="24"/>
                <w:highlight w:val="darkGray"/>
                <w:lang w:eastAsia="en-PH"/>
                <w14:ligatures w14:val="none"/>
              </w:rPr>
              <w:t>sb.delete</w:t>
            </w:r>
            <w:proofErr w:type="spellEnd"/>
            <w:proofErr w:type="gramEnd"/>
            <w:r w:rsidRPr="0061074F">
              <w:rPr>
                <w:rFonts w:eastAsia="Times New Roman" w:cs="Times New Roman"/>
                <w:kern w:val="0"/>
                <w:sz w:val="24"/>
                <w:szCs w:val="24"/>
                <w:highlight w:val="darkGray"/>
                <w:lang w:eastAsia="en-PH"/>
                <w14:ligatures w14:val="none"/>
              </w:rPr>
              <w:t>(3, 5)</w:t>
            </w:r>
          </w:p>
        </w:tc>
        <w:tc>
          <w:tcPr>
            <w:tcW w:w="2337" w:type="dxa"/>
          </w:tcPr>
          <w:p w:rsidRPr="0061074F" w:rsidR="00711EA5" w:rsidP="00F82763" w:rsidRDefault="00832B5B" w14:paraId="548B5DB9" w14:textId="184C1697">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Removes characters 3 to 5</w:t>
            </w:r>
          </w:p>
        </w:tc>
      </w:tr>
      <w:tr w:rsidRPr="0061074F" w:rsidR="00711EA5" w:rsidTr="00711EA5" w14:paraId="070FE902" w14:textId="77777777">
        <w:tc>
          <w:tcPr>
            <w:tcW w:w="2338" w:type="dxa"/>
          </w:tcPr>
          <w:p w:rsidRPr="0061074F" w:rsidR="00711EA5" w:rsidP="00F82763" w:rsidRDefault="00B0482E" w14:paraId="26A1CACF" w14:textId="3C05CC5F">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gramStart"/>
            <w:r w:rsidRPr="0061074F">
              <w:rPr>
                <w:rFonts w:eastAsia="Times New Roman" w:cs="Times New Roman"/>
                <w:kern w:val="0"/>
                <w:sz w:val="24"/>
                <w:szCs w:val="24"/>
                <w:highlight w:val="darkGray"/>
                <w:lang w:eastAsia="en-PH"/>
                <w14:ligatures w14:val="none"/>
              </w:rPr>
              <w:t>reverse(</w:t>
            </w:r>
            <w:proofErr w:type="gramEnd"/>
            <w:r w:rsidRPr="0061074F">
              <w:rPr>
                <w:rFonts w:eastAsia="Times New Roman" w:cs="Times New Roman"/>
                <w:kern w:val="0"/>
                <w:sz w:val="24"/>
                <w:szCs w:val="24"/>
                <w:highlight w:val="darkGray"/>
                <w:lang w:eastAsia="en-PH"/>
                <w14:ligatures w14:val="none"/>
              </w:rPr>
              <w:t>)</w:t>
            </w:r>
          </w:p>
        </w:tc>
        <w:tc>
          <w:tcPr>
            <w:tcW w:w="2338" w:type="dxa"/>
          </w:tcPr>
          <w:p w:rsidRPr="0061074F" w:rsidR="00711EA5" w:rsidP="00F82763" w:rsidRDefault="00274A5B" w14:paraId="27EE32F4" w14:textId="52379462">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Reverses the string</w:t>
            </w:r>
          </w:p>
        </w:tc>
        <w:tc>
          <w:tcPr>
            <w:tcW w:w="2337" w:type="dxa"/>
          </w:tcPr>
          <w:p w:rsidRPr="0061074F" w:rsidR="00711EA5" w:rsidP="00F82763" w:rsidRDefault="005000E2" w14:paraId="7825921E" w14:textId="324D8CF0">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proofErr w:type="gramStart"/>
            <w:r w:rsidRPr="0061074F">
              <w:rPr>
                <w:rFonts w:eastAsia="Times New Roman" w:cs="Times New Roman"/>
                <w:kern w:val="0"/>
                <w:sz w:val="24"/>
                <w:szCs w:val="24"/>
                <w:highlight w:val="darkGray"/>
                <w:lang w:eastAsia="en-PH"/>
                <w14:ligatures w14:val="none"/>
              </w:rPr>
              <w:t>sb.reverse</w:t>
            </w:r>
            <w:proofErr w:type="spellEnd"/>
            <w:proofErr w:type="gramEnd"/>
            <w:r w:rsidRPr="0061074F">
              <w:rPr>
                <w:rFonts w:eastAsia="Times New Roman" w:cs="Times New Roman"/>
                <w:kern w:val="0"/>
                <w:sz w:val="24"/>
                <w:szCs w:val="24"/>
                <w:highlight w:val="darkGray"/>
                <w:lang w:eastAsia="en-PH"/>
                <w14:ligatures w14:val="none"/>
              </w:rPr>
              <w:t>()</w:t>
            </w:r>
          </w:p>
        </w:tc>
        <w:tc>
          <w:tcPr>
            <w:tcW w:w="2337" w:type="dxa"/>
          </w:tcPr>
          <w:p w:rsidRPr="0061074F" w:rsidR="00711EA5" w:rsidP="00F82763" w:rsidRDefault="00832B5B" w14:paraId="5463786E" w14:textId="12998B47">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Flips the entire text</w:t>
            </w:r>
          </w:p>
        </w:tc>
      </w:tr>
      <w:tr w:rsidRPr="0061074F" w:rsidR="00711EA5" w:rsidTr="00711EA5" w14:paraId="2E82EDC7" w14:textId="77777777">
        <w:tc>
          <w:tcPr>
            <w:tcW w:w="2338" w:type="dxa"/>
          </w:tcPr>
          <w:p w:rsidRPr="0061074F" w:rsidR="00711EA5" w:rsidP="00F82763" w:rsidRDefault="00B0482E" w14:paraId="086AAB6D" w14:textId="79070178">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gramStart"/>
            <w:r w:rsidRPr="0061074F">
              <w:rPr>
                <w:rFonts w:eastAsia="Times New Roman" w:cs="Times New Roman"/>
                <w:kern w:val="0"/>
                <w:sz w:val="24"/>
                <w:szCs w:val="24"/>
                <w:highlight w:val="darkGray"/>
                <w:lang w:eastAsia="en-PH"/>
                <w14:ligatures w14:val="none"/>
              </w:rPr>
              <w:t>length(</w:t>
            </w:r>
            <w:proofErr w:type="gramEnd"/>
            <w:r w:rsidRPr="0061074F">
              <w:rPr>
                <w:rFonts w:eastAsia="Times New Roman" w:cs="Times New Roman"/>
                <w:kern w:val="0"/>
                <w:sz w:val="24"/>
                <w:szCs w:val="24"/>
                <w:highlight w:val="darkGray"/>
                <w:lang w:eastAsia="en-PH"/>
                <w14:ligatures w14:val="none"/>
              </w:rPr>
              <w:t>)</w:t>
            </w:r>
          </w:p>
        </w:tc>
        <w:tc>
          <w:tcPr>
            <w:tcW w:w="2338" w:type="dxa"/>
          </w:tcPr>
          <w:p w:rsidRPr="0061074F" w:rsidR="00711EA5" w:rsidP="00F82763" w:rsidRDefault="00274A5B" w14:paraId="7F3F22D3" w14:textId="59D15D26">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Returns length of the text</w:t>
            </w:r>
          </w:p>
        </w:tc>
        <w:tc>
          <w:tcPr>
            <w:tcW w:w="2337" w:type="dxa"/>
          </w:tcPr>
          <w:p w:rsidRPr="0061074F" w:rsidR="00711EA5" w:rsidP="00F82763" w:rsidRDefault="005000E2" w14:paraId="3427FBA1" w14:textId="1365B4A2">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proofErr w:type="gramStart"/>
            <w:r w:rsidRPr="0061074F">
              <w:rPr>
                <w:rFonts w:eastAsia="Times New Roman" w:cs="Times New Roman"/>
                <w:kern w:val="0"/>
                <w:sz w:val="24"/>
                <w:szCs w:val="24"/>
                <w:highlight w:val="darkGray"/>
                <w:lang w:eastAsia="en-PH"/>
                <w14:ligatures w14:val="none"/>
              </w:rPr>
              <w:t>sb.length</w:t>
            </w:r>
            <w:proofErr w:type="spellEnd"/>
            <w:proofErr w:type="gramEnd"/>
            <w:r w:rsidRPr="0061074F">
              <w:rPr>
                <w:rFonts w:eastAsia="Times New Roman" w:cs="Times New Roman"/>
                <w:kern w:val="0"/>
                <w:sz w:val="24"/>
                <w:szCs w:val="24"/>
                <w:highlight w:val="darkGray"/>
                <w:lang w:eastAsia="en-PH"/>
                <w14:ligatures w14:val="none"/>
              </w:rPr>
              <w:t>()</w:t>
            </w:r>
          </w:p>
        </w:tc>
        <w:tc>
          <w:tcPr>
            <w:tcW w:w="2337" w:type="dxa"/>
          </w:tcPr>
          <w:p w:rsidRPr="0061074F" w:rsidR="00711EA5" w:rsidP="00F82763" w:rsidRDefault="00832B5B" w14:paraId="7CED1671" w14:textId="3A6F7247">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Returns number of characters</w:t>
            </w:r>
          </w:p>
        </w:tc>
      </w:tr>
      <w:tr w:rsidRPr="0061074F" w:rsidR="00711EA5" w:rsidTr="00711EA5" w14:paraId="3A95AD0C" w14:textId="77777777">
        <w:tc>
          <w:tcPr>
            <w:tcW w:w="2338" w:type="dxa"/>
          </w:tcPr>
          <w:p w:rsidRPr="0061074F" w:rsidR="00711EA5" w:rsidP="00F82763" w:rsidRDefault="00B0482E" w14:paraId="6FE8C787" w14:textId="4ADFEF5B">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proofErr w:type="gramStart"/>
            <w:r w:rsidRPr="0061074F">
              <w:rPr>
                <w:rFonts w:eastAsia="Times New Roman" w:cs="Times New Roman"/>
                <w:kern w:val="0"/>
                <w:sz w:val="24"/>
                <w:szCs w:val="24"/>
                <w:highlight w:val="darkGray"/>
                <w:lang w:eastAsia="en-PH"/>
                <w14:ligatures w14:val="none"/>
              </w:rPr>
              <w:t>toString</w:t>
            </w:r>
            <w:proofErr w:type="spellEnd"/>
            <w:r w:rsidRPr="0061074F">
              <w:rPr>
                <w:rFonts w:eastAsia="Times New Roman" w:cs="Times New Roman"/>
                <w:kern w:val="0"/>
                <w:sz w:val="24"/>
                <w:szCs w:val="24"/>
                <w:highlight w:val="darkGray"/>
                <w:lang w:eastAsia="en-PH"/>
                <w14:ligatures w14:val="none"/>
              </w:rPr>
              <w:t>(</w:t>
            </w:r>
            <w:proofErr w:type="gramEnd"/>
            <w:r w:rsidRPr="0061074F">
              <w:rPr>
                <w:rFonts w:eastAsia="Times New Roman" w:cs="Times New Roman"/>
                <w:kern w:val="0"/>
                <w:sz w:val="24"/>
                <w:szCs w:val="24"/>
                <w:highlight w:val="darkGray"/>
                <w:lang w:eastAsia="en-PH"/>
                <w14:ligatures w14:val="none"/>
              </w:rPr>
              <w:t>)</w:t>
            </w:r>
          </w:p>
        </w:tc>
        <w:tc>
          <w:tcPr>
            <w:tcW w:w="2338" w:type="dxa"/>
          </w:tcPr>
          <w:p w:rsidRPr="0061074F" w:rsidR="00711EA5" w:rsidP="00F82763" w:rsidRDefault="00274A5B" w14:paraId="503B76E2" w14:textId="61A3C6A5">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Converts to normal string</w:t>
            </w:r>
          </w:p>
        </w:tc>
        <w:tc>
          <w:tcPr>
            <w:tcW w:w="2337" w:type="dxa"/>
          </w:tcPr>
          <w:p w:rsidRPr="0061074F" w:rsidR="00711EA5" w:rsidP="00F82763" w:rsidRDefault="005000E2" w14:paraId="144CAB39" w14:textId="2B5D7586">
            <w:pPr>
              <w:numPr>
                <w:ilvl w:val="0"/>
                <w:numId w:val="0"/>
              </w:numPr>
              <w:spacing w:before="100" w:beforeAutospacing="1" w:after="100" w:afterAutospacing="1"/>
              <w:rPr>
                <w:rFonts w:eastAsia="Times New Roman" w:cs="Times New Roman"/>
                <w:kern w:val="0"/>
                <w:sz w:val="24"/>
                <w:szCs w:val="24"/>
                <w:highlight w:val="darkGray"/>
                <w:lang w:eastAsia="en-PH"/>
                <w14:ligatures w14:val="none"/>
              </w:rPr>
            </w:pPr>
            <w:proofErr w:type="spellStart"/>
            <w:proofErr w:type="gramStart"/>
            <w:r w:rsidRPr="0061074F">
              <w:rPr>
                <w:rFonts w:eastAsia="Times New Roman" w:cs="Times New Roman"/>
                <w:kern w:val="0"/>
                <w:sz w:val="24"/>
                <w:szCs w:val="24"/>
                <w:highlight w:val="darkGray"/>
                <w:lang w:eastAsia="en-PH"/>
                <w14:ligatures w14:val="none"/>
              </w:rPr>
              <w:t>sb.toString</w:t>
            </w:r>
            <w:proofErr w:type="spellEnd"/>
            <w:proofErr w:type="gramEnd"/>
            <w:r w:rsidRPr="0061074F">
              <w:rPr>
                <w:rFonts w:eastAsia="Times New Roman" w:cs="Times New Roman"/>
                <w:kern w:val="0"/>
                <w:sz w:val="24"/>
                <w:szCs w:val="24"/>
                <w:highlight w:val="darkGray"/>
                <w:lang w:eastAsia="en-PH"/>
                <w14:ligatures w14:val="none"/>
              </w:rPr>
              <w:t>()</w:t>
            </w:r>
          </w:p>
        </w:tc>
        <w:tc>
          <w:tcPr>
            <w:tcW w:w="2337" w:type="dxa"/>
          </w:tcPr>
          <w:p w:rsidRPr="0061074F" w:rsidR="00711EA5" w:rsidP="00F82763" w:rsidRDefault="0061074F" w14:paraId="5C516B7E" w14:textId="1644E655">
            <w:pPr>
              <w:numPr>
                <w:ilvl w:val="0"/>
                <w:numId w:val="0"/>
              </w:numPr>
              <w:spacing w:before="100" w:beforeAutospacing="1" w:after="100" w:afterAutospacing="1"/>
              <w:rPr>
                <w:rFonts w:eastAsia="Times New Roman" w:cs="Times New Roman"/>
                <w:kern w:val="0"/>
                <w:sz w:val="24"/>
                <w:szCs w:val="24"/>
                <w:lang w:eastAsia="en-PH"/>
                <w14:ligatures w14:val="none"/>
              </w:rPr>
            </w:pPr>
            <w:r w:rsidRPr="0061074F">
              <w:rPr>
                <w:rFonts w:eastAsia="Times New Roman" w:cs="Times New Roman"/>
                <w:kern w:val="0"/>
                <w:sz w:val="24"/>
                <w:szCs w:val="24"/>
                <w:lang w:eastAsia="en-PH"/>
                <w14:ligatures w14:val="none"/>
              </w:rPr>
              <w:t xml:space="preserve">Returns a </w:t>
            </w:r>
            <w:r w:rsidRPr="0031419A">
              <w:rPr>
                <w:rFonts w:eastAsia="Times New Roman" w:cs="Times New Roman"/>
                <w:kern w:val="0"/>
                <w:sz w:val="24"/>
                <w:szCs w:val="24"/>
                <w:highlight w:val="darkGray"/>
                <w:lang w:eastAsia="en-PH"/>
                <w14:ligatures w14:val="none"/>
              </w:rPr>
              <w:t>String</w:t>
            </w:r>
            <w:r w:rsidRPr="0061074F">
              <w:rPr>
                <w:rFonts w:eastAsia="Times New Roman" w:cs="Times New Roman"/>
                <w:kern w:val="0"/>
                <w:sz w:val="24"/>
                <w:szCs w:val="24"/>
                <w:lang w:eastAsia="en-PH"/>
                <w14:ligatures w14:val="none"/>
              </w:rPr>
              <w:t xml:space="preserve"> type</w:t>
            </w:r>
          </w:p>
        </w:tc>
      </w:tr>
    </w:tbl>
    <w:p w:rsidRPr="0061074F" w:rsidR="00711EA5" w:rsidP="00F82763" w:rsidRDefault="00711EA5" w14:paraId="749B4047"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484C31" w:rsidP="0031419A" w:rsidRDefault="0031419A" w14:paraId="0EF8ABF9" w14:textId="7B0E0876">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Difference Between String, StringBuilder, and </w:t>
      </w:r>
      <w:proofErr w:type="spellStart"/>
      <w:r>
        <w:rPr>
          <w:rFonts w:eastAsia="Times New Roman" w:cs="Times New Roman"/>
          <w:b/>
          <w:bCs/>
          <w:kern w:val="0"/>
          <w:sz w:val="24"/>
          <w:szCs w:val="24"/>
          <w:lang w:eastAsia="en-PH"/>
          <w14:ligatures w14:val="none"/>
        </w:rPr>
        <w:t>StringBuffer</w:t>
      </w:r>
      <w:proofErr w:type="spellEnd"/>
    </w:p>
    <w:tbl>
      <w:tblPr>
        <w:tblStyle w:val="TableGridLight"/>
        <w:tblW w:w="0" w:type="auto"/>
        <w:tblLook w:val="04A0" w:firstRow="1" w:lastRow="0" w:firstColumn="1" w:lastColumn="0" w:noHBand="0" w:noVBand="1"/>
      </w:tblPr>
      <w:tblGrid>
        <w:gridCol w:w="2337"/>
        <w:gridCol w:w="2337"/>
        <w:gridCol w:w="2338"/>
        <w:gridCol w:w="2338"/>
      </w:tblGrid>
      <w:tr w:rsidR="0031419A" w:rsidTr="0031419A" w14:paraId="2E49123A" w14:textId="77777777">
        <w:tc>
          <w:tcPr>
            <w:tcW w:w="2340" w:type="dxa"/>
          </w:tcPr>
          <w:p w:rsidR="0031419A" w:rsidP="0031419A" w:rsidRDefault="0031419A" w14:paraId="1C7484E8" w14:textId="583DAAFC">
            <w:pPr>
              <w:numPr>
                <w:ilvl w:val="0"/>
                <w:numId w:val="0"/>
              </w:numPr>
              <w:spacing w:before="100" w:beforeAutospacing="1" w:after="100" w:afterAutospacing="1"/>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Fe</w:t>
            </w:r>
            <w:r w:rsidR="005355CC">
              <w:rPr>
                <w:rFonts w:eastAsia="Times New Roman" w:cs="Times New Roman"/>
                <w:b/>
                <w:bCs/>
                <w:kern w:val="0"/>
                <w:sz w:val="24"/>
                <w:szCs w:val="24"/>
                <w:lang w:eastAsia="en-PH"/>
                <w14:ligatures w14:val="none"/>
              </w:rPr>
              <w:t>ature</w:t>
            </w:r>
          </w:p>
        </w:tc>
        <w:tc>
          <w:tcPr>
            <w:tcW w:w="2340" w:type="dxa"/>
          </w:tcPr>
          <w:p w:rsidR="0031419A" w:rsidP="0031419A" w:rsidRDefault="005355CC" w14:paraId="3D1B87C8" w14:textId="01F0EB92">
            <w:pPr>
              <w:numPr>
                <w:ilvl w:val="0"/>
                <w:numId w:val="0"/>
              </w:numPr>
              <w:spacing w:before="100" w:beforeAutospacing="1" w:after="100" w:afterAutospacing="1"/>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String</w:t>
            </w:r>
          </w:p>
        </w:tc>
        <w:tc>
          <w:tcPr>
            <w:tcW w:w="2340" w:type="dxa"/>
          </w:tcPr>
          <w:p w:rsidR="0031419A" w:rsidP="0031419A" w:rsidRDefault="005355CC" w14:paraId="6434D2C7" w14:textId="68491EFE">
            <w:pPr>
              <w:numPr>
                <w:ilvl w:val="0"/>
                <w:numId w:val="0"/>
              </w:numPr>
              <w:spacing w:before="100" w:beforeAutospacing="1" w:after="100" w:afterAutospacing="1"/>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StringBuilder</w:t>
            </w:r>
          </w:p>
        </w:tc>
        <w:tc>
          <w:tcPr>
            <w:tcW w:w="2340" w:type="dxa"/>
          </w:tcPr>
          <w:p w:rsidR="0031419A" w:rsidP="0031419A" w:rsidRDefault="005355CC" w14:paraId="5987154D" w14:textId="72685B6A">
            <w:pPr>
              <w:numPr>
                <w:ilvl w:val="0"/>
                <w:numId w:val="0"/>
              </w:numPr>
              <w:spacing w:before="100" w:beforeAutospacing="1" w:after="100" w:afterAutospacing="1"/>
              <w:rPr>
                <w:rFonts w:eastAsia="Times New Roman" w:cs="Times New Roman"/>
                <w:b/>
                <w:bCs/>
                <w:kern w:val="0"/>
                <w:sz w:val="24"/>
                <w:szCs w:val="24"/>
                <w:lang w:eastAsia="en-PH"/>
                <w14:ligatures w14:val="none"/>
              </w:rPr>
            </w:pPr>
            <w:proofErr w:type="spellStart"/>
            <w:r>
              <w:rPr>
                <w:rFonts w:eastAsia="Times New Roman" w:cs="Times New Roman"/>
                <w:b/>
                <w:bCs/>
                <w:kern w:val="0"/>
                <w:sz w:val="24"/>
                <w:szCs w:val="24"/>
                <w:lang w:eastAsia="en-PH"/>
                <w14:ligatures w14:val="none"/>
              </w:rPr>
              <w:t>StringBuffer</w:t>
            </w:r>
            <w:proofErr w:type="spellEnd"/>
          </w:p>
        </w:tc>
      </w:tr>
      <w:tr w:rsidRPr="00625524" w:rsidR="0031419A" w:rsidTr="0031419A" w14:paraId="0B5EF1D3" w14:textId="77777777">
        <w:tc>
          <w:tcPr>
            <w:tcW w:w="2340" w:type="dxa"/>
          </w:tcPr>
          <w:p w:rsidRPr="00625524" w:rsidR="0031419A" w:rsidP="0031419A" w:rsidRDefault="005355CC" w14:paraId="444CFA16" w14:textId="03407F3C">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Mutability</w:t>
            </w:r>
          </w:p>
        </w:tc>
        <w:tc>
          <w:tcPr>
            <w:tcW w:w="2340" w:type="dxa"/>
          </w:tcPr>
          <w:p w:rsidRPr="00625524" w:rsidR="0031419A" w:rsidP="0031419A" w:rsidRDefault="00D42421" w14:paraId="5822EE9D" w14:textId="2DBBF243">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Immutable</w:t>
            </w:r>
          </w:p>
        </w:tc>
        <w:tc>
          <w:tcPr>
            <w:tcW w:w="2340" w:type="dxa"/>
          </w:tcPr>
          <w:p w:rsidRPr="00625524" w:rsidR="0031419A" w:rsidP="0031419A" w:rsidRDefault="00D42421" w14:paraId="4F28E7F5" w14:textId="0F1A751E">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Mutable</w:t>
            </w:r>
          </w:p>
        </w:tc>
        <w:tc>
          <w:tcPr>
            <w:tcW w:w="2340" w:type="dxa"/>
          </w:tcPr>
          <w:p w:rsidRPr="00625524" w:rsidR="0031419A" w:rsidP="0031419A" w:rsidRDefault="00625524" w14:paraId="6F57838F" w14:textId="03C4D868">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Mutable</w:t>
            </w:r>
          </w:p>
        </w:tc>
      </w:tr>
      <w:tr w:rsidRPr="00625524" w:rsidR="0031419A" w:rsidTr="0031419A" w14:paraId="232FC7C5" w14:textId="77777777">
        <w:tc>
          <w:tcPr>
            <w:tcW w:w="2340" w:type="dxa"/>
          </w:tcPr>
          <w:p w:rsidRPr="00625524" w:rsidR="0031419A" w:rsidP="0031419A" w:rsidRDefault="005355CC" w14:paraId="546FDC48" w14:textId="120164FF">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Thread</w:t>
            </w:r>
            <w:r w:rsidRPr="00625524" w:rsidR="00D42421">
              <w:rPr>
                <w:rFonts w:eastAsia="Times New Roman" w:cs="Times New Roman"/>
                <w:kern w:val="0"/>
                <w:sz w:val="24"/>
                <w:szCs w:val="24"/>
                <w:lang w:eastAsia="en-PH"/>
                <w14:ligatures w14:val="none"/>
              </w:rPr>
              <w:t>-Safe</w:t>
            </w:r>
          </w:p>
        </w:tc>
        <w:tc>
          <w:tcPr>
            <w:tcW w:w="2340" w:type="dxa"/>
          </w:tcPr>
          <w:p w:rsidRPr="00625524" w:rsidR="0031419A" w:rsidP="0031419A" w:rsidRDefault="00D42421" w14:paraId="62628B93" w14:textId="76917286">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No</w:t>
            </w:r>
          </w:p>
        </w:tc>
        <w:tc>
          <w:tcPr>
            <w:tcW w:w="2340" w:type="dxa"/>
          </w:tcPr>
          <w:p w:rsidRPr="00625524" w:rsidR="0031419A" w:rsidP="0031419A" w:rsidRDefault="00D42421" w14:paraId="799162F0" w14:textId="2D9C93A9">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No</w:t>
            </w:r>
          </w:p>
        </w:tc>
        <w:tc>
          <w:tcPr>
            <w:tcW w:w="2340" w:type="dxa"/>
          </w:tcPr>
          <w:p w:rsidRPr="00625524" w:rsidR="0031419A" w:rsidP="0031419A" w:rsidRDefault="00625524" w14:paraId="598D778A" w14:textId="19FBEB3D">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Yes</w:t>
            </w:r>
          </w:p>
        </w:tc>
      </w:tr>
      <w:tr w:rsidRPr="00625524" w:rsidR="0031419A" w:rsidTr="0031419A" w14:paraId="49D7756D" w14:textId="77777777">
        <w:tc>
          <w:tcPr>
            <w:tcW w:w="2340" w:type="dxa"/>
          </w:tcPr>
          <w:p w:rsidRPr="00625524" w:rsidR="0031419A" w:rsidP="0031419A" w:rsidRDefault="00D42421" w14:paraId="7B0F93D9" w14:textId="01814273">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Performance</w:t>
            </w:r>
          </w:p>
        </w:tc>
        <w:tc>
          <w:tcPr>
            <w:tcW w:w="2340" w:type="dxa"/>
          </w:tcPr>
          <w:p w:rsidRPr="00625524" w:rsidR="0031419A" w:rsidP="0031419A" w:rsidRDefault="00D42421" w14:paraId="1FA7F062" w14:textId="7FD9D542">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Slow for repeated changes</w:t>
            </w:r>
          </w:p>
        </w:tc>
        <w:tc>
          <w:tcPr>
            <w:tcW w:w="2340" w:type="dxa"/>
          </w:tcPr>
          <w:p w:rsidRPr="00625524" w:rsidR="0031419A" w:rsidP="0031419A" w:rsidRDefault="00D42421" w14:paraId="08BD9F85" w14:textId="2C8C560B">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Fast</w:t>
            </w:r>
          </w:p>
        </w:tc>
        <w:tc>
          <w:tcPr>
            <w:tcW w:w="2340" w:type="dxa"/>
          </w:tcPr>
          <w:p w:rsidRPr="00625524" w:rsidR="0031419A" w:rsidP="0031419A" w:rsidRDefault="00C8661A" w14:paraId="6D9D6278" w14:textId="352D18C2">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Slower than StringBuilder</w:t>
            </w:r>
          </w:p>
        </w:tc>
      </w:tr>
      <w:tr w:rsidRPr="00625524" w:rsidR="0031419A" w:rsidTr="0031419A" w14:paraId="02AB62A8" w14:textId="77777777">
        <w:tc>
          <w:tcPr>
            <w:tcW w:w="2340" w:type="dxa"/>
          </w:tcPr>
          <w:p w:rsidRPr="00625524" w:rsidR="0031419A" w:rsidP="0031419A" w:rsidRDefault="00D42421" w14:paraId="69C0BCB9" w14:textId="53B1EC6F">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Usage</w:t>
            </w:r>
          </w:p>
        </w:tc>
        <w:tc>
          <w:tcPr>
            <w:tcW w:w="2340" w:type="dxa"/>
          </w:tcPr>
          <w:p w:rsidRPr="00625524" w:rsidR="0031419A" w:rsidP="0031419A" w:rsidRDefault="00D42421" w14:paraId="2214F527" w14:textId="1A64C580">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Simple text</w:t>
            </w:r>
          </w:p>
        </w:tc>
        <w:tc>
          <w:tcPr>
            <w:tcW w:w="2340" w:type="dxa"/>
          </w:tcPr>
          <w:p w:rsidRPr="00625524" w:rsidR="0031419A" w:rsidP="0031419A" w:rsidRDefault="00D42421" w14:paraId="190D9AE2" w14:textId="12910483">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Single</w:t>
            </w:r>
            <w:r w:rsidRPr="00625524" w:rsidR="00C8661A">
              <w:rPr>
                <w:rFonts w:eastAsia="Times New Roman" w:cs="Times New Roman"/>
                <w:kern w:val="0"/>
                <w:sz w:val="24"/>
                <w:szCs w:val="24"/>
                <w:lang w:eastAsia="en-PH"/>
                <w14:ligatures w14:val="none"/>
              </w:rPr>
              <w:t>-threaded programs</w:t>
            </w:r>
          </w:p>
        </w:tc>
        <w:tc>
          <w:tcPr>
            <w:tcW w:w="2340" w:type="dxa"/>
          </w:tcPr>
          <w:p w:rsidRPr="00625524" w:rsidR="0031419A" w:rsidP="0031419A" w:rsidRDefault="00C8661A" w14:paraId="39FB8F0B" w14:textId="7CC432EE">
            <w:pPr>
              <w:numPr>
                <w:ilvl w:val="0"/>
                <w:numId w:val="0"/>
              </w:numPr>
              <w:spacing w:before="100" w:beforeAutospacing="1" w:after="100" w:afterAutospacing="1"/>
              <w:rPr>
                <w:rFonts w:eastAsia="Times New Roman" w:cs="Times New Roman"/>
                <w:kern w:val="0"/>
                <w:sz w:val="24"/>
                <w:szCs w:val="24"/>
                <w:lang w:eastAsia="en-PH"/>
                <w14:ligatures w14:val="none"/>
              </w:rPr>
            </w:pPr>
            <w:r w:rsidRPr="00625524">
              <w:rPr>
                <w:rFonts w:eastAsia="Times New Roman" w:cs="Times New Roman"/>
                <w:kern w:val="0"/>
                <w:sz w:val="24"/>
                <w:szCs w:val="24"/>
                <w:lang w:eastAsia="en-PH"/>
                <w14:ligatures w14:val="none"/>
              </w:rPr>
              <w:t xml:space="preserve">Multi-threaded programs </w:t>
            </w:r>
          </w:p>
        </w:tc>
      </w:tr>
    </w:tbl>
    <w:p w:rsidRPr="00625524" w:rsidR="0031419A" w:rsidP="0031419A" w:rsidRDefault="0031419A" w14:paraId="71F9634A"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484C31" w:rsidP="00625524" w:rsidRDefault="00625524" w14:paraId="56A9ACB8" w14:textId="32B0DB06">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Advantages</w:t>
      </w:r>
    </w:p>
    <w:p w:rsidRPr="00625524" w:rsidR="00625524" w:rsidP="005E4004" w:rsidRDefault="00625524" w14:paraId="13F4FDE3" w14:textId="77777777">
      <w:pPr>
        <w:numPr>
          <w:ilvl w:val="0"/>
          <w:numId w:val="78"/>
        </w:numPr>
        <w:spacing w:before="100" w:beforeAutospacing="1" w:after="100" w:afterAutospacing="1" w:line="240" w:lineRule="auto"/>
        <w:rPr>
          <w:rFonts w:eastAsia="Times New Roman" w:cs="Times New Roman"/>
          <w:kern w:val="0"/>
          <w:sz w:val="24"/>
          <w:szCs w:val="24"/>
          <w:lang w:eastAsia="en-PH"/>
          <w14:ligatures w14:val="none"/>
        </w:rPr>
      </w:pPr>
      <w:r w:rsidRPr="00625524">
        <w:rPr>
          <w:rFonts w:ascii="Segoe UI Emoji" w:hAnsi="Segoe UI Emoji" w:eastAsia="Times New Roman" w:cs="Segoe UI Emoji"/>
          <w:kern w:val="0"/>
          <w:sz w:val="24"/>
          <w:szCs w:val="24"/>
          <w:lang w:eastAsia="en-PH"/>
          <w14:ligatures w14:val="none"/>
        </w:rPr>
        <w:t>✅</w:t>
      </w:r>
      <w:r w:rsidRPr="00625524">
        <w:rPr>
          <w:rFonts w:eastAsia="Times New Roman" w:cs="Times New Roman"/>
          <w:kern w:val="0"/>
          <w:sz w:val="24"/>
          <w:szCs w:val="24"/>
          <w:lang w:eastAsia="en-PH"/>
          <w14:ligatures w14:val="none"/>
        </w:rPr>
        <w:t xml:space="preserve"> Faster when modifying strings many times.</w:t>
      </w:r>
    </w:p>
    <w:p w:rsidRPr="00625524" w:rsidR="00625524" w:rsidP="005E4004" w:rsidRDefault="00625524" w14:paraId="38BCB180" w14:textId="77777777">
      <w:pPr>
        <w:numPr>
          <w:ilvl w:val="0"/>
          <w:numId w:val="78"/>
        </w:numPr>
        <w:spacing w:before="100" w:beforeAutospacing="1" w:after="100" w:afterAutospacing="1" w:line="240" w:lineRule="auto"/>
        <w:rPr>
          <w:rFonts w:eastAsia="Times New Roman" w:cs="Times New Roman"/>
          <w:kern w:val="0"/>
          <w:sz w:val="24"/>
          <w:szCs w:val="24"/>
          <w:lang w:eastAsia="en-PH"/>
          <w14:ligatures w14:val="none"/>
        </w:rPr>
      </w:pPr>
      <w:r w:rsidRPr="00625524">
        <w:rPr>
          <w:rFonts w:ascii="Segoe UI Emoji" w:hAnsi="Segoe UI Emoji" w:eastAsia="Times New Roman" w:cs="Segoe UI Emoji"/>
          <w:kern w:val="0"/>
          <w:sz w:val="24"/>
          <w:szCs w:val="24"/>
          <w:lang w:eastAsia="en-PH"/>
          <w14:ligatures w14:val="none"/>
        </w:rPr>
        <w:t>🧩</w:t>
      </w:r>
      <w:r w:rsidRPr="00625524">
        <w:rPr>
          <w:rFonts w:eastAsia="Times New Roman" w:cs="Times New Roman"/>
          <w:kern w:val="0"/>
          <w:sz w:val="24"/>
          <w:szCs w:val="24"/>
          <w:lang w:eastAsia="en-PH"/>
          <w14:ligatures w14:val="none"/>
        </w:rPr>
        <w:t xml:space="preserve"> Saves memory by reusing the same object.</w:t>
      </w:r>
    </w:p>
    <w:p w:rsidRPr="00625524" w:rsidR="00625524" w:rsidP="005E4004" w:rsidRDefault="00625524" w14:paraId="39F252A4" w14:textId="77777777">
      <w:pPr>
        <w:numPr>
          <w:ilvl w:val="0"/>
          <w:numId w:val="78"/>
        </w:numPr>
        <w:spacing w:before="100" w:beforeAutospacing="1" w:after="100" w:afterAutospacing="1" w:line="240" w:lineRule="auto"/>
        <w:rPr>
          <w:rFonts w:eastAsia="Times New Roman" w:cs="Times New Roman"/>
          <w:kern w:val="0"/>
          <w:sz w:val="24"/>
          <w:szCs w:val="24"/>
          <w:lang w:eastAsia="en-PH"/>
          <w14:ligatures w14:val="none"/>
        </w:rPr>
      </w:pPr>
      <w:r w:rsidRPr="00625524">
        <w:rPr>
          <w:rFonts w:ascii="Segoe UI Emoji" w:hAnsi="Segoe UI Emoji" w:eastAsia="Times New Roman" w:cs="Segoe UI Emoji"/>
          <w:kern w:val="0"/>
          <w:sz w:val="24"/>
          <w:szCs w:val="24"/>
          <w:lang w:eastAsia="en-PH"/>
          <w14:ligatures w14:val="none"/>
        </w:rPr>
        <w:t>⚙️</w:t>
      </w:r>
      <w:r w:rsidRPr="00625524">
        <w:rPr>
          <w:rFonts w:eastAsia="Times New Roman" w:cs="Times New Roman"/>
          <w:kern w:val="0"/>
          <w:sz w:val="24"/>
          <w:szCs w:val="24"/>
          <w:lang w:eastAsia="en-PH"/>
          <w14:ligatures w14:val="none"/>
        </w:rPr>
        <w:t xml:space="preserve"> Easier to build long text dynamically.</w:t>
      </w:r>
    </w:p>
    <w:p w:rsidRPr="00625524" w:rsidR="00625524" w:rsidP="005E4004" w:rsidRDefault="00625524" w14:paraId="205940EF" w14:textId="77777777">
      <w:pPr>
        <w:numPr>
          <w:ilvl w:val="0"/>
          <w:numId w:val="78"/>
        </w:numPr>
        <w:spacing w:before="100" w:beforeAutospacing="1" w:after="100" w:afterAutospacing="1" w:line="240" w:lineRule="auto"/>
        <w:rPr>
          <w:rFonts w:eastAsia="Times New Roman" w:cs="Times New Roman"/>
          <w:kern w:val="0"/>
          <w:sz w:val="24"/>
          <w:szCs w:val="24"/>
          <w:lang w:eastAsia="en-PH"/>
          <w14:ligatures w14:val="none"/>
        </w:rPr>
      </w:pPr>
      <w:r w:rsidRPr="00625524">
        <w:rPr>
          <w:rFonts w:ascii="Segoe UI Emoji" w:hAnsi="Segoe UI Emoji" w:eastAsia="Times New Roman" w:cs="Segoe UI Emoji"/>
          <w:kern w:val="0"/>
          <w:sz w:val="24"/>
          <w:szCs w:val="24"/>
          <w:lang w:eastAsia="en-PH"/>
          <w14:ligatures w14:val="none"/>
        </w:rPr>
        <w:t>🧠</w:t>
      </w:r>
      <w:r w:rsidRPr="00625524">
        <w:rPr>
          <w:rFonts w:eastAsia="Times New Roman" w:cs="Times New Roman"/>
          <w:kern w:val="0"/>
          <w:sz w:val="24"/>
          <w:szCs w:val="24"/>
          <w:lang w:eastAsia="en-PH"/>
          <w14:ligatures w14:val="none"/>
        </w:rPr>
        <w:t xml:space="preserve"> </w:t>
      </w:r>
      <w:proofErr w:type="spellStart"/>
      <w:r w:rsidRPr="00625524">
        <w:rPr>
          <w:rFonts w:eastAsia="Times New Roman" w:cs="Times New Roman"/>
          <w:kern w:val="0"/>
          <w:sz w:val="24"/>
          <w:szCs w:val="24"/>
          <w:lang w:eastAsia="en-PH"/>
          <w14:ligatures w14:val="none"/>
        </w:rPr>
        <w:t>StringBuffer</w:t>
      </w:r>
      <w:proofErr w:type="spellEnd"/>
      <w:r w:rsidRPr="00625524">
        <w:rPr>
          <w:rFonts w:eastAsia="Times New Roman" w:cs="Times New Roman"/>
          <w:kern w:val="0"/>
          <w:sz w:val="24"/>
          <w:szCs w:val="24"/>
          <w:lang w:eastAsia="en-PH"/>
          <w14:ligatures w14:val="none"/>
        </w:rPr>
        <w:t xml:space="preserve"> ensures thread safety.</w:t>
      </w:r>
    </w:p>
    <w:p w:rsidRPr="00625524" w:rsidR="00625524" w:rsidP="005E4004" w:rsidRDefault="00625524" w14:paraId="1B1CE51F" w14:textId="77777777">
      <w:pPr>
        <w:numPr>
          <w:ilvl w:val="0"/>
          <w:numId w:val="78"/>
        </w:numPr>
        <w:spacing w:before="100" w:beforeAutospacing="1" w:after="100" w:afterAutospacing="1" w:line="240" w:lineRule="auto"/>
        <w:rPr>
          <w:rFonts w:eastAsia="Times New Roman" w:cs="Times New Roman"/>
          <w:kern w:val="0"/>
          <w:sz w:val="24"/>
          <w:szCs w:val="24"/>
          <w:lang w:eastAsia="en-PH"/>
          <w14:ligatures w14:val="none"/>
        </w:rPr>
      </w:pPr>
      <w:r w:rsidRPr="00625524">
        <w:rPr>
          <w:rFonts w:ascii="Segoe UI Emoji" w:hAnsi="Segoe UI Emoji" w:eastAsia="Times New Roman" w:cs="Segoe UI Emoji"/>
          <w:kern w:val="0"/>
          <w:sz w:val="24"/>
          <w:szCs w:val="24"/>
          <w:lang w:eastAsia="en-PH"/>
          <w14:ligatures w14:val="none"/>
        </w:rPr>
        <w:t>🚀</w:t>
      </w:r>
      <w:r w:rsidRPr="00625524">
        <w:rPr>
          <w:rFonts w:eastAsia="Times New Roman" w:cs="Times New Roman"/>
          <w:kern w:val="0"/>
          <w:sz w:val="24"/>
          <w:szCs w:val="24"/>
          <w:lang w:eastAsia="en-PH"/>
          <w14:ligatures w14:val="none"/>
        </w:rPr>
        <w:t xml:space="preserve"> Improves program efficiency in text-heavy operations.</w:t>
      </w:r>
    </w:p>
    <w:p w:rsidR="005D281B" w:rsidP="00625524" w:rsidRDefault="005D281B" w14:paraId="6B573FC0"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005D281B" w:rsidP="00625524" w:rsidRDefault="005D281B" w14:paraId="355EFDA8" w14:textId="5723470A">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Key Points to Remember</w:t>
      </w:r>
    </w:p>
    <w:tbl>
      <w:tblPr>
        <w:tblStyle w:val="TableGridLight"/>
        <w:tblW w:w="0" w:type="auto"/>
        <w:tblLook w:val="04A0" w:firstRow="1" w:lastRow="0" w:firstColumn="1" w:lastColumn="0" w:noHBand="0" w:noVBand="1"/>
      </w:tblPr>
      <w:tblGrid>
        <w:gridCol w:w="4675"/>
        <w:gridCol w:w="4675"/>
      </w:tblGrid>
      <w:tr w:rsidR="005D281B" w:rsidTr="005D281B" w14:paraId="374B1198" w14:textId="77777777">
        <w:tc>
          <w:tcPr>
            <w:tcW w:w="4680" w:type="dxa"/>
          </w:tcPr>
          <w:p w:rsidR="005D281B" w:rsidP="00625524" w:rsidRDefault="005D281B" w14:paraId="37475B6B" w14:textId="7F9642EE">
            <w:pPr>
              <w:numPr>
                <w:ilvl w:val="0"/>
                <w:numId w:val="0"/>
              </w:numPr>
              <w:spacing w:before="100" w:beforeAutospacing="1" w:after="100" w:afterAutospacing="1"/>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Concept</w:t>
            </w:r>
          </w:p>
        </w:tc>
        <w:tc>
          <w:tcPr>
            <w:tcW w:w="4680" w:type="dxa"/>
          </w:tcPr>
          <w:p w:rsidR="005D281B" w:rsidP="00625524" w:rsidRDefault="005D281B" w14:paraId="478AEA4B" w14:textId="68905AC0">
            <w:pPr>
              <w:numPr>
                <w:ilvl w:val="0"/>
                <w:numId w:val="0"/>
              </w:numPr>
              <w:spacing w:before="100" w:beforeAutospacing="1" w:after="100" w:afterAutospacing="1"/>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Description</w:t>
            </w:r>
          </w:p>
        </w:tc>
      </w:tr>
      <w:tr w:rsidR="005D281B" w:rsidTr="005D281B" w14:paraId="019094C2" w14:textId="77777777">
        <w:tc>
          <w:tcPr>
            <w:tcW w:w="4680" w:type="dxa"/>
          </w:tcPr>
          <w:p w:rsidRPr="007E65CD" w:rsidR="005D281B" w:rsidP="00625524" w:rsidRDefault="005D281B" w14:paraId="55EEBF98" w14:textId="1BF3B6BA">
            <w:pPr>
              <w:numPr>
                <w:ilvl w:val="0"/>
                <w:numId w:val="0"/>
              </w:numPr>
              <w:spacing w:before="100" w:beforeAutospacing="1" w:after="100" w:afterAutospacing="1"/>
              <w:rPr>
                <w:rFonts w:eastAsia="Times New Roman" w:cs="Times New Roman"/>
                <w:kern w:val="0"/>
                <w:sz w:val="24"/>
                <w:szCs w:val="24"/>
                <w:lang w:eastAsia="en-PH"/>
                <w14:ligatures w14:val="none"/>
              </w:rPr>
            </w:pPr>
            <w:r w:rsidRPr="007E65CD">
              <w:rPr>
                <w:rFonts w:eastAsia="Times New Roman" w:cs="Times New Roman"/>
                <w:kern w:val="0"/>
                <w:sz w:val="24"/>
                <w:szCs w:val="24"/>
                <w:lang w:eastAsia="en-PH"/>
                <w14:ligatures w14:val="none"/>
              </w:rPr>
              <w:t>StringBuilder</w:t>
            </w:r>
          </w:p>
        </w:tc>
        <w:tc>
          <w:tcPr>
            <w:tcW w:w="4680" w:type="dxa"/>
          </w:tcPr>
          <w:p w:rsidRPr="007E65CD" w:rsidR="005D281B" w:rsidP="00625524" w:rsidRDefault="002B51A9" w14:paraId="43392015" w14:textId="61E93575">
            <w:pPr>
              <w:numPr>
                <w:ilvl w:val="0"/>
                <w:numId w:val="0"/>
              </w:numPr>
              <w:spacing w:before="100" w:beforeAutospacing="1" w:after="100" w:afterAutospacing="1"/>
              <w:rPr>
                <w:rFonts w:eastAsia="Times New Roman" w:cs="Times New Roman"/>
                <w:kern w:val="0"/>
                <w:sz w:val="24"/>
                <w:szCs w:val="24"/>
                <w:lang w:eastAsia="en-PH"/>
                <w14:ligatures w14:val="none"/>
              </w:rPr>
            </w:pPr>
            <w:r w:rsidRPr="007E65CD">
              <w:rPr>
                <w:rFonts w:eastAsia="Times New Roman" w:cs="Times New Roman"/>
                <w:kern w:val="0"/>
                <w:sz w:val="24"/>
                <w:szCs w:val="24"/>
                <w:lang w:eastAsia="en-PH"/>
                <w14:ligatures w14:val="none"/>
              </w:rPr>
              <w:t>Used for fast, single-threaded string editing</w:t>
            </w:r>
          </w:p>
        </w:tc>
      </w:tr>
      <w:tr w:rsidR="005D281B" w:rsidTr="005D281B" w14:paraId="12DD5774" w14:textId="77777777">
        <w:tc>
          <w:tcPr>
            <w:tcW w:w="4680" w:type="dxa"/>
          </w:tcPr>
          <w:p w:rsidRPr="007E65CD" w:rsidR="005D281B" w:rsidP="00625524" w:rsidRDefault="005D281B" w14:paraId="22A782C3" w14:textId="2DDD2EA4">
            <w:pPr>
              <w:numPr>
                <w:ilvl w:val="0"/>
                <w:numId w:val="0"/>
              </w:numPr>
              <w:spacing w:before="100" w:beforeAutospacing="1" w:after="100" w:afterAutospacing="1"/>
              <w:rPr>
                <w:rFonts w:eastAsia="Times New Roman" w:cs="Times New Roman"/>
                <w:kern w:val="0"/>
                <w:sz w:val="24"/>
                <w:szCs w:val="24"/>
                <w:lang w:eastAsia="en-PH"/>
                <w14:ligatures w14:val="none"/>
              </w:rPr>
            </w:pPr>
            <w:proofErr w:type="spellStart"/>
            <w:r w:rsidRPr="007E65CD">
              <w:rPr>
                <w:rFonts w:eastAsia="Times New Roman" w:cs="Times New Roman"/>
                <w:kern w:val="0"/>
                <w:sz w:val="24"/>
                <w:szCs w:val="24"/>
                <w:lang w:eastAsia="en-PH"/>
                <w14:ligatures w14:val="none"/>
              </w:rPr>
              <w:t>StringBuffer</w:t>
            </w:r>
            <w:proofErr w:type="spellEnd"/>
          </w:p>
        </w:tc>
        <w:tc>
          <w:tcPr>
            <w:tcW w:w="4680" w:type="dxa"/>
          </w:tcPr>
          <w:p w:rsidRPr="007E65CD" w:rsidR="005D281B" w:rsidP="00625524" w:rsidRDefault="002B51A9" w14:paraId="0F5033BB" w14:textId="10B44D3B">
            <w:pPr>
              <w:numPr>
                <w:ilvl w:val="0"/>
                <w:numId w:val="0"/>
              </w:numPr>
              <w:spacing w:before="100" w:beforeAutospacing="1" w:after="100" w:afterAutospacing="1"/>
              <w:rPr>
                <w:rFonts w:eastAsia="Times New Roman" w:cs="Times New Roman"/>
                <w:kern w:val="0"/>
                <w:sz w:val="24"/>
                <w:szCs w:val="24"/>
                <w:lang w:eastAsia="en-PH"/>
                <w14:ligatures w14:val="none"/>
              </w:rPr>
            </w:pPr>
            <w:r w:rsidRPr="007E65CD">
              <w:rPr>
                <w:rFonts w:eastAsia="Times New Roman" w:cs="Times New Roman"/>
                <w:kern w:val="0"/>
                <w:sz w:val="24"/>
                <w:szCs w:val="24"/>
                <w:lang w:eastAsia="en-PH"/>
                <w14:ligatures w14:val="none"/>
              </w:rPr>
              <w:t>Used for thread-safe, multi-threaded string editing</w:t>
            </w:r>
          </w:p>
        </w:tc>
      </w:tr>
      <w:tr w:rsidR="005D281B" w:rsidTr="005D281B" w14:paraId="4786DC0A" w14:textId="77777777">
        <w:tc>
          <w:tcPr>
            <w:tcW w:w="4680" w:type="dxa"/>
          </w:tcPr>
          <w:p w:rsidRPr="007E65CD" w:rsidR="005D281B" w:rsidP="00625524" w:rsidRDefault="005D281B" w14:paraId="5070B60C" w14:textId="2B3A7A50">
            <w:pPr>
              <w:numPr>
                <w:ilvl w:val="0"/>
                <w:numId w:val="0"/>
              </w:numPr>
              <w:spacing w:before="100" w:beforeAutospacing="1" w:after="100" w:afterAutospacing="1"/>
              <w:rPr>
                <w:rFonts w:eastAsia="Times New Roman" w:cs="Times New Roman"/>
                <w:kern w:val="0"/>
                <w:sz w:val="24"/>
                <w:szCs w:val="24"/>
                <w:lang w:eastAsia="en-PH"/>
                <w14:ligatures w14:val="none"/>
              </w:rPr>
            </w:pPr>
            <w:r w:rsidRPr="007E65CD">
              <w:rPr>
                <w:rFonts w:eastAsia="Times New Roman" w:cs="Times New Roman"/>
                <w:kern w:val="0"/>
                <w:sz w:val="24"/>
                <w:szCs w:val="24"/>
                <w:lang w:eastAsia="en-PH"/>
                <w14:ligatures w14:val="none"/>
              </w:rPr>
              <w:t>Both are mutable</w:t>
            </w:r>
          </w:p>
        </w:tc>
        <w:tc>
          <w:tcPr>
            <w:tcW w:w="4680" w:type="dxa"/>
          </w:tcPr>
          <w:p w:rsidRPr="007E65CD" w:rsidR="005D281B" w:rsidP="00625524" w:rsidRDefault="002B51A9" w14:paraId="0F04D5B3" w14:textId="31748B7E">
            <w:pPr>
              <w:numPr>
                <w:ilvl w:val="0"/>
                <w:numId w:val="0"/>
              </w:numPr>
              <w:spacing w:before="100" w:beforeAutospacing="1" w:after="100" w:afterAutospacing="1"/>
              <w:rPr>
                <w:rFonts w:eastAsia="Times New Roman" w:cs="Times New Roman"/>
                <w:kern w:val="0"/>
                <w:sz w:val="24"/>
                <w:szCs w:val="24"/>
                <w:lang w:eastAsia="en-PH"/>
                <w14:ligatures w14:val="none"/>
              </w:rPr>
            </w:pPr>
            <w:r w:rsidRPr="007E65CD">
              <w:rPr>
                <w:rFonts w:eastAsia="Times New Roman" w:cs="Times New Roman"/>
                <w:kern w:val="0"/>
                <w:sz w:val="24"/>
                <w:szCs w:val="24"/>
                <w:lang w:eastAsia="en-PH"/>
                <w14:ligatures w14:val="none"/>
              </w:rPr>
              <w:t>You can change their contents without creating new objects</w:t>
            </w:r>
          </w:p>
        </w:tc>
      </w:tr>
      <w:tr w:rsidR="005D281B" w:rsidTr="005D281B" w14:paraId="03639A1A" w14:textId="77777777">
        <w:tc>
          <w:tcPr>
            <w:tcW w:w="4680" w:type="dxa"/>
          </w:tcPr>
          <w:p w:rsidRPr="007E65CD" w:rsidR="005D281B" w:rsidP="00625524" w:rsidRDefault="005D281B" w14:paraId="1BB44553" w14:textId="5E012F55">
            <w:pPr>
              <w:numPr>
                <w:ilvl w:val="0"/>
                <w:numId w:val="0"/>
              </w:numPr>
              <w:spacing w:before="100" w:beforeAutospacing="1" w:after="100" w:afterAutospacing="1"/>
              <w:rPr>
                <w:rFonts w:eastAsia="Times New Roman" w:cs="Times New Roman"/>
                <w:kern w:val="0"/>
                <w:sz w:val="24"/>
                <w:szCs w:val="24"/>
                <w:lang w:eastAsia="en-PH"/>
                <w14:ligatures w14:val="none"/>
              </w:rPr>
            </w:pPr>
            <w:r w:rsidRPr="007E65CD">
              <w:rPr>
                <w:rFonts w:eastAsia="Times New Roman" w:cs="Times New Roman"/>
                <w:kern w:val="0"/>
                <w:sz w:val="24"/>
                <w:szCs w:val="24"/>
                <w:lang w:eastAsia="en-PH"/>
                <w14:ligatures w14:val="none"/>
              </w:rPr>
              <w:t xml:space="preserve">Part of </w:t>
            </w:r>
            <w:proofErr w:type="spellStart"/>
            <w:proofErr w:type="gramStart"/>
            <w:r w:rsidRPr="007E65CD">
              <w:rPr>
                <w:rFonts w:eastAsia="Times New Roman" w:cs="Times New Roman"/>
                <w:kern w:val="0"/>
                <w:sz w:val="24"/>
                <w:szCs w:val="24"/>
                <w:lang w:eastAsia="en-PH"/>
                <w14:ligatures w14:val="none"/>
              </w:rPr>
              <w:t>java.lang</w:t>
            </w:r>
            <w:proofErr w:type="spellEnd"/>
            <w:proofErr w:type="gramEnd"/>
            <w:r w:rsidRPr="007E65CD">
              <w:rPr>
                <w:rFonts w:eastAsia="Times New Roman" w:cs="Times New Roman"/>
                <w:kern w:val="0"/>
                <w:sz w:val="24"/>
                <w:szCs w:val="24"/>
                <w:lang w:eastAsia="en-PH"/>
                <w14:ligatures w14:val="none"/>
              </w:rPr>
              <w:t xml:space="preserve"> package</w:t>
            </w:r>
          </w:p>
        </w:tc>
        <w:tc>
          <w:tcPr>
            <w:tcW w:w="4680" w:type="dxa"/>
          </w:tcPr>
          <w:p w:rsidRPr="007E65CD" w:rsidR="005D281B" w:rsidP="00625524" w:rsidRDefault="007E65CD" w14:paraId="6DD444E3" w14:textId="654AB3FD">
            <w:pPr>
              <w:numPr>
                <w:ilvl w:val="0"/>
                <w:numId w:val="0"/>
              </w:numPr>
              <w:spacing w:before="100" w:beforeAutospacing="1" w:after="100" w:afterAutospacing="1"/>
              <w:rPr>
                <w:rFonts w:eastAsia="Times New Roman" w:cs="Times New Roman"/>
                <w:kern w:val="0"/>
                <w:sz w:val="24"/>
                <w:szCs w:val="24"/>
                <w:lang w:eastAsia="en-PH"/>
                <w14:ligatures w14:val="none"/>
              </w:rPr>
            </w:pPr>
            <w:r w:rsidRPr="007E65CD">
              <w:rPr>
                <w:rFonts w:eastAsia="Times New Roman" w:cs="Times New Roman"/>
                <w:kern w:val="0"/>
                <w:sz w:val="24"/>
                <w:szCs w:val="24"/>
                <w:lang w:eastAsia="en-PH"/>
                <w14:ligatures w14:val="none"/>
              </w:rPr>
              <w:t>No need to import</w:t>
            </w:r>
          </w:p>
        </w:tc>
      </w:tr>
      <w:tr w:rsidR="005D281B" w:rsidTr="005D281B" w14:paraId="34FD061A" w14:textId="77777777">
        <w:tc>
          <w:tcPr>
            <w:tcW w:w="4680" w:type="dxa"/>
          </w:tcPr>
          <w:p w:rsidRPr="007E65CD" w:rsidR="005D281B" w:rsidP="00625524" w:rsidRDefault="005D281B" w14:paraId="1F1B7EA3" w14:textId="1792033D">
            <w:pPr>
              <w:numPr>
                <w:ilvl w:val="0"/>
                <w:numId w:val="0"/>
              </w:numPr>
              <w:spacing w:before="100" w:beforeAutospacing="1" w:after="100" w:afterAutospacing="1"/>
              <w:rPr>
                <w:rFonts w:eastAsia="Times New Roman" w:cs="Times New Roman"/>
                <w:kern w:val="0"/>
                <w:sz w:val="24"/>
                <w:szCs w:val="24"/>
                <w:lang w:eastAsia="en-PH"/>
                <w14:ligatures w14:val="none"/>
              </w:rPr>
            </w:pPr>
            <w:r w:rsidRPr="007E65CD">
              <w:rPr>
                <w:rFonts w:eastAsia="Times New Roman" w:cs="Times New Roman"/>
                <w:kern w:val="0"/>
                <w:sz w:val="24"/>
                <w:szCs w:val="24"/>
                <w:lang w:eastAsia="en-PH"/>
                <w14:ligatures w14:val="none"/>
              </w:rPr>
              <w:t>Co</w:t>
            </w:r>
            <w:r w:rsidRPr="007E65CD" w:rsidR="002B51A9">
              <w:rPr>
                <w:rFonts w:eastAsia="Times New Roman" w:cs="Times New Roman"/>
                <w:kern w:val="0"/>
                <w:sz w:val="24"/>
                <w:szCs w:val="24"/>
                <w:lang w:eastAsia="en-PH"/>
                <w14:ligatures w14:val="none"/>
              </w:rPr>
              <w:t>n</w:t>
            </w:r>
            <w:r w:rsidRPr="007E65CD">
              <w:rPr>
                <w:rFonts w:eastAsia="Times New Roman" w:cs="Times New Roman"/>
                <w:kern w:val="0"/>
                <w:sz w:val="24"/>
                <w:szCs w:val="24"/>
                <w:lang w:eastAsia="en-PH"/>
                <w14:ligatures w14:val="none"/>
              </w:rPr>
              <w:t>vert to</w:t>
            </w:r>
            <w:r w:rsidRPr="007E65CD" w:rsidR="002B51A9">
              <w:rPr>
                <w:rFonts w:eastAsia="Times New Roman" w:cs="Times New Roman"/>
                <w:kern w:val="0"/>
                <w:sz w:val="24"/>
                <w:szCs w:val="24"/>
                <w:lang w:eastAsia="en-PH"/>
                <w14:ligatures w14:val="none"/>
              </w:rPr>
              <w:t xml:space="preserve"> String</w:t>
            </w:r>
            <w:r w:rsidRPr="007E65CD">
              <w:rPr>
                <w:rFonts w:eastAsia="Times New Roman" w:cs="Times New Roman"/>
                <w:kern w:val="0"/>
                <w:sz w:val="24"/>
                <w:szCs w:val="24"/>
                <w:lang w:eastAsia="en-PH"/>
                <w14:ligatures w14:val="none"/>
              </w:rPr>
              <w:t xml:space="preserve"> </w:t>
            </w:r>
          </w:p>
        </w:tc>
        <w:tc>
          <w:tcPr>
            <w:tcW w:w="4680" w:type="dxa"/>
          </w:tcPr>
          <w:p w:rsidRPr="007E65CD" w:rsidR="005D281B" w:rsidP="00625524" w:rsidRDefault="007E65CD" w14:paraId="7CD5E69D" w14:textId="3DEDB0AA">
            <w:pPr>
              <w:numPr>
                <w:ilvl w:val="0"/>
                <w:numId w:val="0"/>
              </w:numPr>
              <w:spacing w:before="100" w:beforeAutospacing="1" w:after="100" w:afterAutospacing="1"/>
              <w:rPr>
                <w:rFonts w:eastAsia="Times New Roman" w:cs="Times New Roman"/>
                <w:kern w:val="0"/>
                <w:sz w:val="24"/>
                <w:szCs w:val="24"/>
                <w:lang w:eastAsia="en-PH"/>
                <w14:ligatures w14:val="none"/>
              </w:rPr>
            </w:pPr>
            <w:proofErr w:type="gramStart"/>
            <w:r w:rsidRPr="007E65CD">
              <w:rPr>
                <w:rFonts w:eastAsia="Times New Roman" w:cs="Times New Roman"/>
                <w:kern w:val="0"/>
                <w:sz w:val="24"/>
                <w:szCs w:val="24"/>
                <w:lang w:eastAsia="en-PH"/>
                <w14:ligatures w14:val="none"/>
              </w:rPr>
              <w:t xml:space="preserve">Use </w:t>
            </w:r>
            <w:r w:rsidRPr="007E65CD">
              <w:rPr>
                <w:rFonts w:eastAsia="Times New Roman" w:cs="Times New Roman"/>
                <w:kern w:val="0"/>
                <w:sz w:val="24"/>
                <w:szCs w:val="24"/>
                <w:highlight w:val="darkGray"/>
                <w:lang w:eastAsia="en-PH"/>
                <w14:ligatures w14:val="none"/>
              </w:rPr>
              <w:t>.</w:t>
            </w:r>
            <w:proofErr w:type="spellStart"/>
            <w:r w:rsidRPr="007E65CD">
              <w:rPr>
                <w:rFonts w:eastAsia="Times New Roman" w:cs="Times New Roman"/>
                <w:kern w:val="0"/>
                <w:sz w:val="24"/>
                <w:szCs w:val="24"/>
                <w:highlight w:val="darkGray"/>
                <w:lang w:eastAsia="en-PH"/>
                <w14:ligatures w14:val="none"/>
              </w:rPr>
              <w:t>toString</w:t>
            </w:r>
            <w:proofErr w:type="spellEnd"/>
            <w:proofErr w:type="gramEnd"/>
            <w:r w:rsidRPr="007E65CD">
              <w:rPr>
                <w:rFonts w:eastAsia="Times New Roman" w:cs="Times New Roman"/>
                <w:kern w:val="0"/>
                <w:sz w:val="24"/>
                <w:szCs w:val="24"/>
                <w:highlight w:val="darkGray"/>
                <w:lang w:eastAsia="en-PH"/>
                <w14:ligatures w14:val="none"/>
              </w:rPr>
              <w:t>()</w:t>
            </w:r>
            <w:r w:rsidRPr="007E65CD">
              <w:rPr>
                <w:rFonts w:eastAsia="Times New Roman" w:cs="Times New Roman"/>
                <w:kern w:val="0"/>
                <w:sz w:val="24"/>
                <w:szCs w:val="24"/>
                <w:lang w:eastAsia="en-PH"/>
                <w14:ligatures w14:val="none"/>
              </w:rPr>
              <w:t xml:space="preserve"> when you need a regular string</w:t>
            </w:r>
          </w:p>
        </w:tc>
      </w:tr>
    </w:tbl>
    <w:p w:rsidR="005D281B" w:rsidP="00625524" w:rsidRDefault="005D281B" w14:paraId="005E2AF3"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p>
    <w:p w:rsidR="007E65CD" w:rsidP="00625524" w:rsidRDefault="007E65CD" w14:paraId="0F7B3521" w14:textId="458A9F65">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Tips:</w:t>
      </w:r>
    </w:p>
    <w:p w:rsidRPr="004005B2" w:rsidR="004005B2" w:rsidP="005E4004" w:rsidRDefault="004005B2" w14:paraId="0B706920" w14:textId="77777777">
      <w:pPr>
        <w:numPr>
          <w:ilvl w:val="0"/>
          <w:numId w:val="79"/>
        </w:numPr>
        <w:spacing w:before="100" w:beforeAutospacing="1" w:after="100" w:afterAutospacing="1" w:line="240" w:lineRule="auto"/>
        <w:rPr>
          <w:rFonts w:eastAsia="Times New Roman" w:cs="Times New Roman"/>
          <w:kern w:val="0"/>
          <w:sz w:val="24"/>
          <w:szCs w:val="24"/>
          <w:lang w:eastAsia="en-PH"/>
          <w14:ligatures w14:val="none"/>
        </w:rPr>
      </w:pPr>
      <w:r w:rsidRPr="004005B2">
        <w:rPr>
          <w:rFonts w:eastAsia="Times New Roman" w:cs="Times New Roman"/>
          <w:kern w:val="0"/>
          <w:sz w:val="24"/>
          <w:szCs w:val="24"/>
          <w:lang w:eastAsia="en-PH"/>
          <w14:ligatures w14:val="none"/>
        </w:rPr>
        <w:t>Use StringBuilder if your program does not use multiple threads (faster).</w:t>
      </w:r>
    </w:p>
    <w:p w:rsidRPr="004005B2" w:rsidR="004005B2" w:rsidP="005E4004" w:rsidRDefault="004005B2" w14:paraId="727DB482" w14:textId="77777777">
      <w:pPr>
        <w:numPr>
          <w:ilvl w:val="0"/>
          <w:numId w:val="79"/>
        </w:numPr>
        <w:spacing w:before="100" w:beforeAutospacing="1" w:after="100" w:afterAutospacing="1" w:line="240" w:lineRule="auto"/>
        <w:rPr>
          <w:rFonts w:eastAsia="Times New Roman" w:cs="Times New Roman"/>
          <w:kern w:val="0"/>
          <w:sz w:val="24"/>
          <w:szCs w:val="24"/>
          <w:lang w:eastAsia="en-PH"/>
          <w14:ligatures w14:val="none"/>
        </w:rPr>
      </w:pPr>
      <w:r w:rsidRPr="004005B2">
        <w:rPr>
          <w:rFonts w:eastAsia="Times New Roman" w:cs="Times New Roman"/>
          <w:kern w:val="0"/>
          <w:sz w:val="24"/>
          <w:szCs w:val="24"/>
          <w:lang w:eastAsia="en-PH"/>
          <w14:ligatures w14:val="none"/>
        </w:rPr>
        <w:t xml:space="preserve">Use </w:t>
      </w:r>
      <w:proofErr w:type="spellStart"/>
      <w:r w:rsidRPr="004005B2">
        <w:rPr>
          <w:rFonts w:eastAsia="Times New Roman" w:cs="Times New Roman"/>
          <w:kern w:val="0"/>
          <w:sz w:val="24"/>
          <w:szCs w:val="24"/>
          <w:lang w:eastAsia="en-PH"/>
          <w14:ligatures w14:val="none"/>
        </w:rPr>
        <w:t>StringBuffer</w:t>
      </w:r>
      <w:proofErr w:type="spellEnd"/>
      <w:r w:rsidRPr="004005B2">
        <w:rPr>
          <w:rFonts w:eastAsia="Times New Roman" w:cs="Times New Roman"/>
          <w:kern w:val="0"/>
          <w:sz w:val="24"/>
          <w:szCs w:val="24"/>
          <w:lang w:eastAsia="en-PH"/>
          <w14:ligatures w14:val="none"/>
        </w:rPr>
        <w:t xml:space="preserve"> in multi-threaded applications (safer).</w:t>
      </w:r>
    </w:p>
    <w:p w:rsidRPr="004005B2" w:rsidR="004005B2" w:rsidP="005E4004" w:rsidRDefault="004005B2" w14:paraId="5B82CECB" w14:textId="77777777">
      <w:pPr>
        <w:numPr>
          <w:ilvl w:val="0"/>
          <w:numId w:val="79"/>
        </w:numPr>
        <w:spacing w:before="100" w:beforeAutospacing="1" w:after="100" w:afterAutospacing="1" w:line="240" w:lineRule="auto"/>
        <w:rPr>
          <w:rFonts w:eastAsia="Times New Roman" w:cs="Times New Roman"/>
          <w:kern w:val="0"/>
          <w:sz w:val="24"/>
          <w:szCs w:val="24"/>
          <w:lang w:eastAsia="en-PH"/>
          <w14:ligatures w14:val="none"/>
        </w:rPr>
      </w:pPr>
      <w:r w:rsidRPr="004005B2">
        <w:rPr>
          <w:rFonts w:eastAsia="Times New Roman" w:cs="Times New Roman"/>
          <w:kern w:val="0"/>
          <w:sz w:val="24"/>
          <w:szCs w:val="24"/>
          <w:lang w:eastAsia="en-PH"/>
          <w14:ligatures w14:val="none"/>
        </w:rPr>
        <w:t xml:space="preserve">Always </w:t>
      </w:r>
      <w:proofErr w:type="gramStart"/>
      <w:r w:rsidRPr="004005B2">
        <w:rPr>
          <w:rFonts w:eastAsia="Times New Roman" w:cs="Times New Roman"/>
          <w:kern w:val="0"/>
          <w:sz w:val="24"/>
          <w:szCs w:val="24"/>
          <w:lang w:eastAsia="en-PH"/>
          <w14:ligatures w14:val="none"/>
        </w:rPr>
        <w:t xml:space="preserve">call </w:t>
      </w:r>
      <w:r w:rsidRPr="004005B2">
        <w:rPr>
          <w:rFonts w:eastAsia="Times New Roman" w:cs="Times New Roman"/>
          <w:kern w:val="0"/>
          <w:sz w:val="24"/>
          <w:szCs w:val="24"/>
          <w:highlight w:val="darkGray"/>
          <w:lang w:eastAsia="en-PH"/>
          <w14:ligatures w14:val="none"/>
        </w:rPr>
        <w:t>.</w:t>
      </w:r>
      <w:proofErr w:type="spellStart"/>
      <w:r w:rsidRPr="004005B2">
        <w:rPr>
          <w:rFonts w:eastAsia="Times New Roman" w:cs="Times New Roman"/>
          <w:kern w:val="0"/>
          <w:sz w:val="24"/>
          <w:szCs w:val="24"/>
          <w:highlight w:val="darkGray"/>
          <w:lang w:eastAsia="en-PH"/>
          <w14:ligatures w14:val="none"/>
        </w:rPr>
        <w:t>toString</w:t>
      </w:r>
      <w:proofErr w:type="spellEnd"/>
      <w:proofErr w:type="gramEnd"/>
      <w:r w:rsidRPr="004005B2">
        <w:rPr>
          <w:rFonts w:eastAsia="Times New Roman" w:cs="Times New Roman"/>
          <w:kern w:val="0"/>
          <w:sz w:val="24"/>
          <w:szCs w:val="24"/>
          <w:highlight w:val="darkGray"/>
          <w:lang w:eastAsia="en-PH"/>
          <w14:ligatures w14:val="none"/>
        </w:rPr>
        <w:t>()</w:t>
      </w:r>
      <w:r w:rsidRPr="004005B2">
        <w:rPr>
          <w:rFonts w:eastAsia="Times New Roman" w:cs="Times New Roman"/>
          <w:kern w:val="0"/>
          <w:sz w:val="24"/>
          <w:szCs w:val="24"/>
          <w:lang w:eastAsia="en-PH"/>
          <w14:ligatures w14:val="none"/>
        </w:rPr>
        <w:t xml:space="preserve"> if you need to return or print the final string value.</w:t>
      </w:r>
    </w:p>
    <w:p w:rsidRPr="004005B2" w:rsidR="004005B2" w:rsidP="005E4004" w:rsidRDefault="004005B2" w14:paraId="44442D6B" w14:textId="77777777">
      <w:pPr>
        <w:numPr>
          <w:ilvl w:val="0"/>
          <w:numId w:val="79"/>
        </w:numPr>
        <w:spacing w:before="100" w:beforeAutospacing="1" w:after="100" w:afterAutospacing="1" w:line="240" w:lineRule="auto"/>
        <w:rPr>
          <w:rFonts w:eastAsia="Times New Roman" w:cs="Times New Roman"/>
          <w:kern w:val="0"/>
          <w:sz w:val="24"/>
          <w:szCs w:val="24"/>
          <w:lang w:eastAsia="en-PH"/>
          <w14:ligatures w14:val="none"/>
        </w:rPr>
      </w:pPr>
      <w:r w:rsidRPr="004005B2">
        <w:rPr>
          <w:rFonts w:eastAsia="Times New Roman" w:cs="Times New Roman"/>
          <w:kern w:val="0"/>
          <w:sz w:val="24"/>
          <w:szCs w:val="24"/>
          <w:lang w:eastAsia="en-PH"/>
          <w14:ligatures w14:val="none"/>
        </w:rPr>
        <w:t xml:space="preserve">Avoid using the </w:t>
      </w:r>
      <w:r w:rsidRPr="004005B2">
        <w:rPr>
          <w:rFonts w:eastAsia="Times New Roman" w:cs="Times New Roman"/>
          <w:kern w:val="0"/>
          <w:sz w:val="24"/>
          <w:szCs w:val="24"/>
          <w:highlight w:val="darkGray"/>
          <w:lang w:eastAsia="en-PH"/>
          <w14:ligatures w14:val="none"/>
        </w:rPr>
        <w:t>+</w:t>
      </w:r>
      <w:r w:rsidRPr="004005B2">
        <w:rPr>
          <w:rFonts w:eastAsia="Times New Roman" w:cs="Times New Roman"/>
          <w:kern w:val="0"/>
          <w:sz w:val="24"/>
          <w:szCs w:val="24"/>
          <w:lang w:eastAsia="en-PH"/>
          <w14:ligatures w14:val="none"/>
        </w:rPr>
        <w:t xml:space="preserve"> operator in loops — it creates many temporary String objects.</w:t>
      </w:r>
    </w:p>
    <w:p w:rsidRPr="004005B2" w:rsidR="004005B2" w:rsidP="005E4004" w:rsidRDefault="004005B2" w14:paraId="068F3C63" w14:textId="77777777">
      <w:pPr>
        <w:numPr>
          <w:ilvl w:val="0"/>
          <w:numId w:val="79"/>
        </w:numPr>
        <w:spacing w:before="100" w:beforeAutospacing="1" w:after="100" w:afterAutospacing="1" w:line="240" w:lineRule="auto"/>
        <w:rPr>
          <w:rFonts w:eastAsia="Times New Roman" w:cs="Times New Roman"/>
          <w:kern w:val="0"/>
          <w:sz w:val="24"/>
          <w:szCs w:val="24"/>
          <w:lang w:eastAsia="en-PH"/>
          <w14:ligatures w14:val="none"/>
        </w:rPr>
      </w:pPr>
      <w:proofErr w:type="gramStart"/>
      <w:r w:rsidRPr="004005B2">
        <w:rPr>
          <w:rFonts w:eastAsia="Times New Roman" w:cs="Times New Roman"/>
          <w:kern w:val="0"/>
          <w:sz w:val="24"/>
          <w:szCs w:val="24"/>
          <w:highlight w:val="darkGray"/>
          <w:lang w:eastAsia="en-PH"/>
          <w14:ligatures w14:val="none"/>
        </w:rPr>
        <w:t>reverse(</w:t>
      </w:r>
      <w:proofErr w:type="gramEnd"/>
      <w:r w:rsidRPr="004005B2">
        <w:rPr>
          <w:rFonts w:eastAsia="Times New Roman" w:cs="Times New Roman"/>
          <w:kern w:val="0"/>
          <w:sz w:val="24"/>
          <w:szCs w:val="24"/>
          <w:highlight w:val="darkGray"/>
          <w:lang w:eastAsia="en-PH"/>
          <w14:ligatures w14:val="none"/>
        </w:rPr>
        <w:t>)</w:t>
      </w:r>
      <w:r w:rsidRPr="004005B2">
        <w:rPr>
          <w:rFonts w:eastAsia="Times New Roman" w:cs="Times New Roman"/>
          <w:kern w:val="0"/>
          <w:sz w:val="24"/>
          <w:szCs w:val="24"/>
          <w:lang w:eastAsia="en-PH"/>
          <w14:ligatures w14:val="none"/>
        </w:rPr>
        <w:t xml:space="preserve"> is a quick way to check or display text backward.</w:t>
      </w:r>
    </w:p>
    <w:p w:rsidR="004005B2" w:rsidP="00625524" w:rsidRDefault="00974CA4" w14:paraId="40FC0B4B" w14:textId="6D753AFD">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Pr>
          <w:rFonts w:eastAsia="Times New Roman" w:cs="Times New Roman"/>
          <w:b/>
          <w:bCs/>
          <w:kern w:val="0"/>
          <w:sz w:val="24"/>
          <w:szCs w:val="24"/>
          <w:lang w:eastAsia="en-PH"/>
          <w14:ligatures w14:val="none"/>
        </w:rPr>
        <w:t xml:space="preserve">Video Link: </w:t>
      </w:r>
      <w:hyperlink w:history="1" r:id="rId44">
        <w:r w:rsidRPr="00FF62EB">
          <w:rPr>
            <w:rStyle w:val="Hyperlink"/>
            <w:rFonts w:eastAsia="Times New Roman" w:cs="Times New Roman"/>
            <w:b/>
            <w:bCs/>
            <w:kern w:val="0"/>
            <w:sz w:val="24"/>
            <w:szCs w:val="24"/>
            <w:lang w:eastAsia="en-PH"/>
            <w14:ligatures w14:val="none"/>
          </w:rPr>
          <w:t>https://youtu.be/oYcb0N1YfVw?si=ILFYPNLxAMSm7PM2</w:t>
        </w:r>
      </w:hyperlink>
      <w:r>
        <w:rPr>
          <w:rFonts w:eastAsia="Times New Roman" w:cs="Times New Roman"/>
          <w:b/>
          <w:bCs/>
          <w:kern w:val="0"/>
          <w:sz w:val="24"/>
          <w:szCs w:val="24"/>
          <w:lang w:eastAsia="en-PH"/>
          <w14:ligatures w14:val="none"/>
        </w:rPr>
        <w:t xml:space="preserve"> </w:t>
      </w:r>
    </w:p>
    <w:p w:rsidR="0030797F" w:rsidP="00974CA4" w:rsidRDefault="00711206" w14:paraId="41C0AB02" w14:textId="0A912D10">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711206">
        <w:rPr>
          <w:rFonts w:eastAsia="Times New Roman" w:cs="Times New Roman"/>
          <w:b/>
          <w:bCs/>
          <w:kern w:val="0"/>
          <w:sz w:val="24"/>
          <w:szCs w:val="24"/>
          <w:lang w:eastAsia="en-PH"/>
          <w14:ligatures w14:val="none"/>
        </w:rPr>
        <w:t>f</w:t>
      </w:r>
      <w:r w:rsidRPr="00CD43F7">
        <w:rPr>
          <w:rFonts w:eastAsia="Times New Roman" w:cs="Times New Roman"/>
          <w:kern w:val="0"/>
          <w:sz w:val="24"/>
          <w:szCs w:val="24"/>
          <w:lang w:eastAsia="en-PH"/>
          <w14:ligatures w14:val="none"/>
        </w:rPr>
        <w:t xml:space="preserve">.  </w:t>
      </w:r>
      <w:r w:rsidRPr="00CD43F7">
        <w:rPr>
          <w:rFonts w:eastAsia="Times New Roman" w:cs="Times New Roman"/>
          <w:b/>
          <w:bCs/>
          <w:kern w:val="0"/>
          <w:sz w:val="24"/>
          <w:szCs w:val="24"/>
          <w:lang w:eastAsia="en-PH"/>
          <w14:ligatures w14:val="none"/>
        </w:rPr>
        <w:t>Single-Dimension and Multidimensional Arrays</w:t>
      </w:r>
      <w:r w:rsidR="00CD43F7">
        <w:rPr>
          <w:rFonts w:eastAsia="Times New Roman" w:cs="Times New Roman"/>
          <w:kern w:val="0"/>
          <w:sz w:val="24"/>
          <w:szCs w:val="24"/>
          <w:lang w:eastAsia="en-PH"/>
          <w14:ligatures w14:val="none"/>
        </w:rPr>
        <w:br/>
      </w:r>
      <w:r w:rsidR="00CD43F7">
        <w:rPr>
          <w:rFonts w:eastAsia="Times New Roman" w:cs="Times New Roman"/>
          <w:kern w:val="0"/>
          <w:sz w:val="24"/>
          <w:szCs w:val="24"/>
          <w:lang w:eastAsia="en-PH"/>
          <w14:ligatures w14:val="none"/>
        </w:rPr>
        <w:t xml:space="preserve">- </w:t>
      </w:r>
      <w:r w:rsidRPr="00CD43F7" w:rsidR="00CD43F7">
        <w:rPr>
          <w:rFonts w:eastAsia="Times New Roman" w:cs="Times New Roman"/>
          <w:kern w:val="0"/>
          <w:sz w:val="24"/>
          <w:szCs w:val="24"/>
          <w:lang w:eastAsia="en-PH"/>
          <w14:ligatures w14:val="none"/>
        </w:rPr>
        <w:t xml:space="preserve">In Java, an </w:t>
      </w:r>
      <w:r w:rsidRPr="00CD43F7" w:rsidR="00CD43F7">
        <w:rPr>
          <w:rFonts w:eastAsia="Times New Roman" w:cs="Times New Roman"/>
          <w:b/>
          <w:bCs/>
          <w:kern w:val="0"/>
          <w:sz w:val="24"/>
          <w:szCs w:val="24"/>
          <w:lang w:eastAsia="en-PH"/>
          <w14:ligatures w14:val="none"/>
        </w:rPr>
        <w:t>array</w:t>
      </w:r>
      <w:r w:rsidRPr="00CD43F7" w:rsidR="00CD43F7">
        <w:rPr>
          <w:rFonts w:eastAsia="Times New Roman" w:cs="Times New Roman"/>
          <w:kern w:val="0"/>
          <w:sz w:val="24"/>
          <w:szCs w:val="24"/>
          <w:lang w:eastAsia="en-PH"/>
          <w14:ligatures w14:val="none"/>
        </w:rPr>
        <w:t xml:space="preserve"> is a collection of elements that share the same data type and are stored in a single variable.</w:t>
      </w:r>
      <w:r w:rsidRPr="00CD43F7" w:rsidR="00CD43F7">
        <w:rPr>
          <w:rFonts w:eastAsia="Times New Roman" w:cs="Times New Roman"/>
          <w:kern w:val="0"/>
          <w:sz w:val="24"/>
          <w:szCs w:val="24"/>
          <w:lang w:eastAsia="en-PH"/>
          <w14:ligatures w14:val="none"/>
        </w:rPr>
        <w:br/>
      </w:r>
      <w:r w:rsidRPr="00CD43F7" w:rsidR="00CD43F7">
        <w:rPr>
          <w:rFonts w:eastAsia="Times New Roman" w:cs="Times New Roman"/>
          <w:kern w:val="0"/>
          <w:sz w:val="24"/>
          <w:szCs w:val="24"/>
          <w:lang w:eastAsia="en-PH"/>
          <w14:ligatures w14:val="none"/>
        </w:rPr>
        <w:t>It helps store multiple values instead of creating many individual variables.</w:t>
      </w:r>
      <w:r w:rsidRPr="00CD43F7" w:rsidR="00CD43F7">
        <w:rPr>
          <w:rFonts w:eastAsia="Times New Roman" w:cs="Times New Roman"/>
          <w:kern w:val="0"/>
          <w:sz w:val="24"/>
          <w:szCs w:val="24"/>
          <w:lang w:eastAsia="en-PH"/>
          <w14:ligatures w14:val="none"/>
        </w:rPr>
        <w:br/>
      </w:r>
      <w:r w:rsidRPr="00CD43F7" w:rsidR="00CD43F7">
        <w:rPr>
          <w:rFonts w:eastAsia="Times New Roman" w:cs="Times New Roman"/>
          <w:kern w:val="0"/>
          <w:sz w:val="24"/>
          <w:szCs w:val="24"/>
          <w:lang w:eastAsia="en-PH"/>
          <w14:ligatures w14:val="none"/>
        </w:rPr>
        <w:t xml:space="preserve">A </w:t>
      </w:r>
      <w:r w:rsidRPr="00CD43F7" w:rsidR="00CD43F7">
        <w:rPr>
          <w:rFonts w:eastAsia="Times New Roman" w:cs="Times New Roman"/>
          <w:b/>
          <w:bCs/>
          <w:kern w:val="0"/>
          <w:sz w:val="24"/>
          <w:szCs w:val="24"/>
          <w:lang w:eastAsia="en-PH"/>
          <w14:ligatures w14:val="none"/>
        </w:rPr>
        <w:t>single-dimensional array</w:t>
      </w:r>
      <w:r w:rsidRPr="00CD43F7" w:rsidR="00CD43F7">
        <w:rPr>
          <w:rFonts w:eastAsia="Times New Roman" w:cs="Times New Roman"/>
          <w:kern w:val="0"/>
          <w:sz w:val="24"/>
          <w:szCs w:val="24"/>
          <w:lang w:eastAsia="en-PH"/>
          <w14:ligatures w14:val="none"/>
        </w:rPr>
        <w:t xml:space="preserve"> stores data in a simple list (one row), while a </w:t>
      </w:r>
      <w:r w:rsidRPr="00CD43F7" w:rsidR="00CD43F7">
        <w:rPr>
          <w:rFonts w:eastAsia="Times New Roman" w:cs="Times New Roman"/>
          <w:b/>
          <w:bCs/>
          <w:kern w:val="0"/>
          <w:sz w:val="24"/>
          <w:szCs w:val="24"/>
          <w:lang w:eastAsia="en-PH"/>
          <w14:ligatures w14:val="none"/>
        </w:rPr>
        <w:t>multidimensional array</w:t>
      </w:r>
      <w:r w:rsidRPr="00CD43F7" w:rsidR="00CD43F7">
        <w:rPr>
          <w:rFonts w:eastAsia="Times New Roman" w:cs="Times New Roman"/>
          <w:kern w:val="0"/>
          <w:sz w:val="24"/>
          <w:szCs w:val="24"/>
          <w:lang w:eastAsia="en-PH"/>
          <w14:ligatures w14:val="none"/>
        </w:rPr>
        <w:t xml:space="preserve"> stores data in a table form (rows and columns).</w:t>
      </w:r>
      <w:r w:rsidRPr="00CD43F7" w:rsidR="00CD43F7">
        <w:rPr>
          <w:rFonts w:eastAsia="Times New Roman" w:cs="Times New Roman"/>
          <w:kern w:val="0"/>
          <w:sz w:val="24"/>
          <w:szCs w:val="24"/>
          <w:lang w:eastAsia="en-PH"/>
          <w14:ligatures w14:val="none"/>
        </w:rPr>
        <w:br/>
      </w:r>
      <w:r w:rsidRPr="00CD43F7" w:rsidR="00CD43F7">
        <w:rPr>
          <w:rFonts w:eastAsia="Times New Roman" w:cs="Times New Roman"/>
          <w:kern w:val="0"/>
          <w:sz w:val="24"/>
          <w:szCs w:val="24"/>
          <w:lang w:eastAsia="en-PH"/>
          <w14:ligatures w14:val="none"/>
        </w:rPr>
        <w:t xml:space="preserve">Arrays make it easy to organize and access data using an </w:t>
      </w:r>
      <w:r w:rsidRPr="00CD43F7" w:rsidR="00CD43F7">
        <w:rPr>
          <w:rFonts w:eastAsia="Times New Roman" w:cs="Times New Roman"/>
          <w:b/>
          <w:bCs/>
          <w:kern w:val="0"/>
          <w:sz w:val="24"/>
          <w:szCs w:val="24"/>
          <w:lang w:eastAsia="en-PH"/>
          <w14:ligatures w14:val="none"/>
        </w:rPr>
        <w:t>index</w:t>
      </w:r>
      <w:r w:rsidRPr="00CD43F7" w:rsidR="00CD43F7">
        <w:rPr>
          <w:rFonts w:eastAsia="Times New Roman" w:cs="Times New Roman"/>
          <w:kern w:val="0"/>
          <w:sz w:val="24"/>
          <w:szCs w:val="24"/>
          <w:lang w:eastAsia="en-PH"/>
          <w14:ligatures w14:val="none"/>
        </w:rPr>
        <w:t xml:space="preserve">, starting from </w:t>
      </w:r>
      <w:r w:rsidRPr="00CD43F7" w:rsidR="00CD43F7">
        <w:rPr>
          <w:rFonts w:eastAsia="Times New Roman" w:cs="Times New Roman"/>
          <w:b/>
          <w:bCs/>
          <w:kern w:val="0"/>
          <w:sz w:val="24"/>
          <w:szCs w:val="24"/>
          <w:lang w:eastAsia="en-PH"/>
          <w14:ligatures w14:val="none"/>
        </w:rPr>
        <w:t>0</w:t>
      </w:r>
      <w:r w:rsidRPr="00CD43F7" w:rsidR="00CD43F7">
        <w:rPr>
          <w:rFonts w:eastAsia="Times New Roman" w:cs="Times New Roman"/>
          <w:kern w:val="0"/>
          <w:sz w:val="24"/>
          <w:szCs w:val="24"/>
          <w:lang w:eastAsia="en-PH"/>
          <w14:ligatures w14:val="none"/>
        </w:rPr>
        <w:t>.</w:t>
      </w:r>
      <w:r w:rsidRPr="00CD43F7" w:rsidR="00CD43F7">
        <w:rPr>
          <w:rFonts w:eastAsia="Times New Roman" w:cs="Times New Roman"/>
          <w:kern w:val="0"/>
          <w:sz w:val="24"/>
          <w:szCs w:val="24"/>
          <w:lang w:eastAsia="en-PH"/>
          <w14:ligatures w14:val="none"/>
        </w:rPr>
        <w:br/>
      </w:r>
      <w:r w:rsidRPr="00CD43F7" w:rsidR="00CD43F7">
        <w:rPr>
          <w:rFonts w:eastAsia="Times New Roman" w:cs="Times New Roman"/>
          <w:kern w:val="0"/>
          <w:sz w:val="24"/>
          <w:szCs w:val="24"/>
          <w:lang w:eastAsia="en-PH"/>
          <w14:ligatures w14:val="none"/>
        </w:rPr>
        <w:t>They are widely used for storing numbers, names, grades, or any group of related information.</w:t>
      </w:r>
    </w:p>
    <w:p w:rsidRPr="00B90395" w:rsidR="0030797F" w:rsidP="005E4004" w:rsidRDefault="00B90395" w14:paraId="7B48FBBD" w14:textId="17E07021">
      <w:pPr>
        <w:pStyle w:val="ListParagraph"/>
        <w:numPr>
          <w:ilvl w:val="1"/>
          <w:numId w:val="77"/>
        </w:numPr>
        <w:spacing w:before="100" w:beforeAutospacing="1" w:after="100" w:afterAutospacing="1" w:line="240" w:lineRule="auto"/>
        <w:rPr>
          <w:rFonts w:eastAsia="Times New Roman" w:cs="Times New Roman"/>
          <w:kern w:val="0"/>
          <w:sz w:val="24"/>
          <w:szCs w:val="24"/>
          <w:lang w:eastAsia="en-PH"/>
          <w14:ligatures w14:val="none"/>
        </w:rPr>
      </w:pPr>
      <w:r w:rsidRPr="00B90395">
        <w:rPr>
          <w:rFonts w:eastAsia="Times New Roman" w:cs="Times New Roman"/>
          <w:b/>
          <w:bCs/>
          <w:kern w:val="0"/>
          <w:sz w:val="24"/>
          <w:szCs w:val="24"/>
          <w:lang w:eastAsia="en-PH"/>
          <w14:ligatures w14:val="none"/>
        </w:rPr>
        <w:t>Single-Dimensional Array</w:t>
      </w:r>
    </w:p>
    <w:p w:rsidR="00484C31" w:rsidP="00917AED" w:rsidRDefault="00B90395" w14:paraId="35E534B5" w14:textId="405A1AFE">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B90395">
        <w:rPr>
          <w:rFonts w:eastAsia="Times New Roman" w:cs="Times New Roman"/>
          <w:kern w:val="0"/>
          <w:sz w:val="24"/>
          <w:szCs w:val="24"/>
          <w:lang w:eastAsia="en-PH"/>
          <w14:ligatures w14:val="none"/>
        </w:rPr>
        <w:t xml:space="preserve">A </w:t>
      </w:r>
      <w:r w:rsidRPr="00B90395">
        <w:rPr>
          <w:rFonts w:eastAsia="Times New Roman" w:cs="Times New Roman"/>
          <w:b/>
          <w:bCs/>
          <w:kern w:val="0"/>
          <w:sz w:val="24"/>
          <w:szCs w:val="24"/>
          <w:lang w:eastAsia="en-PH"/>
          <w14:ligatures w14:val="none"/>
        </w:rPr>
        <w:t>single-dimensional array</w:t>
      </w:r>
      <w:r w:rsidRPr="00B90395">
        <w:rPr>
          <w:rFonts w:eastAsia="Times New Roman" w:cs="Times New Roman"/>
          <w:kern w:val="0"/>
          <w:sz w:val="24"/>
          <w:szCs w:val="24"/>
          <w:lang w:eastAsia="en-PH"/>
          <w14:ligatures w14:val="none"/>
        </w:rPr>
        <w:t xml:space="preserve"> is a </w:t>
      </w:r>
      <w:r w:rsidRPr="00B90395">
        <w:rPr>
          <w:rFonts w:eastAsia="Times New Roman" w:cs="Times New Roman"/>
          <w:b/>
          <w:bCs/>
          <w:kern w:val="0"/>
          <w:sz w:val="24"/>
          <w:szCs w:val="24"/>
          <w:lang w:eastAsia="en-PH"/>
          <w14:ligatures w14:val="none"/>
        </w:rPr>
        <w:t>list</w:t>
      </w:r>
      <w:r w:rsidRPr="00B90395">
        <w:rPr>
          <w:rFonts w:eastAsia="Times New Roman" w:cs="Times New Roman"/>
          <w:kern w:val="0"/>
          <w:sz w:val="24"/>
          <w:szCs w:val="24"/>
          <w:lang w:eastAsia="en-PH"/>
          <w14:ligatures w14:val="none"/>
        </w:rPr>
        <w:t xml:space="preserve"> of elements of the same type.</w:t>
      </w:r>
      <w:r w:rsidRPr="00B90395">
        <w:rPr>
          <w:rFonts w:eastAsia="Times New Roman" w:cs="Times New Roman"/>
          <w:kern w:val="0"/>
          <w:sz w:val="24"/>
          <w:szCs w:val="24"/>
          <w:lang w:eastAsia="en-PH"/>
          <w14:ligatures w14:val="none"/>
        </w:rPr>
        <w:br/>
      </w:r>
      <w:r w:rsidRPr="00B90395">
        <w:rPr>
          <w:rFonts w:eastAsia="Times New Roman" w:cs="Times New Roman"/>
          <w:kern w:val="0"/>
          <w:sz w:val="24"/>
          <w:szCs w:val="24"/>
          <w:lang w:eastAsia="en-PH"/>
          <w14:ligatures w14:val="none"/>
        </w:rPr>
        <w:t xml:space="preserve">You can think of it as a row of boxes that hold data items, </w:t>
      </w:r>
      <w:r w:rsidRPr="00B90395">
        <w:rPr>
          <w:rFonts w:eastAsia="Times New Roman" w:cs="Times New Roman"/>
          <w:kern w:val="0"/>
          <w:sz w:val="24"/>
          <w:szCs w:val="24"/>
          <w:highlight w:val="darkGray"/>
          <w:lang w:eastAsia="en-PH"/>
          <w14:ligatures w14:val="none"/>
        </w:rPr>
        <w:t>like [10, 20, 30, 40].</w:t>
      </w:r>
      <w:r w:rsidRPr="00B90395">
        <w:rPr>
          <w:rFonts w:eastAsia="Times New Roman" w:cs="Times New Roman"/>
          <w:kern w:val="0"/>
          <w:sz w:val="24"/>
          <w:szCs w:val="24"/>
          <w:lang w:eastAsia="en-PH"/>
          <w14:ligatures w14:val="none"/>
        </w:rPr>
        <w:br/>
      </w:r>
      <w:r w:rsidRPr="00B90395">
        <w:rPr>
          <w:rFonts w:eastAsia="Times New Roman" w:cs="Times New Roman"/>
          <w:kern w:val="0"/>
          <w:sz w:val="24"/>
          <w:szCs w:val="24"/>
          <w:lang w:eastAsia="en-PH"/>
          <w14:ligatures w14:val="none"/>
        </w:rPr>
        <w:t xml:space="preserve">It is declared using square brackets </w:t>
      </w:r>
      <w:r w:rsidRPr="00B90395">
        <w:rPr>
          <w:rFonts w:eastAsia="Times New Roman" w:cs="Times New Roman"/>
          <w:kern w:val="0"/>
          <w:sz w:val="24"/>
          <w:szCs w:val="24"/>
          <w:highlight w:val="darkGray"/>
          <w:lang w:eastAsia="en-PH"/>
          <w14:ligatures w14:val="none"/>
        </w:rPr>
        <w:t>[],</w:t>
      </w:r>
      <w:r w:rsidRPr="00B90395">
        <w:rPr>
          <w:rFonts w:eastAsia="Times New Roman" w:cs="Times New Roman"/>
          <w:kern w:val="0"/>
          <w:sz w:val="24"/>
          <w:szCs w:val="24"/>
          <w:lang w:eastAsia="en-PH"/>
          <w14:ligatures w14:val="none"/>
        </w:rPr>
        <w:t xml:space="preserve"> and elements are accessed using an index number.</w:t>
      </w:r>
      <w:r w:rsidRPr="00B90395">
        <w:rPr>
          <w:rFonts w:eastAsia="Times New Roman" w:cs="Times New Roman"/>
          <w:kern w:val="0"/>
          <w:sz w:val="24"/>
          <w:szCs w:val="24"/>
          <w:lang w:eastAsia="en-PH"/>
          <w14:ligatures w14:val="none"/>
        </w:rPr>
        <w:br/>
      </w:r>
      <w:r w:rsidRPr="00B90395">
        <w:rPr>
          <w:rFonts w:eastAsia="Times New Roman" w:cs="Times New Roman"/>
          <w:kern w:val="0"/>
          <w:sz w:val="24"/>
          <w:szCs w:val="24"/>
          <w:lang w:eastAsia="en-PH"/>
          <w14:ligatures w14:val="none"/>
        </w:rPr>
        <w:t xml:space="preserve">The </w:t>
      </w:r>
      <w:r w:rsidRPr="00B90395">
        <w:rPr>
          <w:rFonts w:eastAsia="Times New Roman" w:cs="Times New Roman"/>
          <w:b/>
          <w:bCs/>
          <w:kern w:val="0"/>
          <w:sz w:val="24"/>
          <w:szCs w:val="24"/>
          <w:lang w:eastAsia="en-PH"/>
          <w14:ligatures w14:val="none"/>
        </w:rPr>
        <w:t>first element</w:t>
      </w:r>
      <w:r w:rsidRPr="00B90395">
        <w:rPr>
          <w:rFonts w:eastAsia="Times New Roman" w:cs="Times New Roman"/>
          <w:kern w:val="0"/>
          <w:sz w:val="24"/>
          <w:szCs w:val="24"/>
          <w:lang w:eastAsia="en-PH"/>
          <w14:ligatures w14:val="none"/>
        </w:rPr>
        <w:t xml:space="preserve"> has index </w:t>
      </w:r>
      <w:r w:rsidRPr="00B90395">
        <w:rPr>
          <w:rFonts w:eastAsia="Times New Roman" w:cs="Times New Roman"/>
          <w:kern w:val="0"/>
          <w:sz w:val="24"/>
          <w:szCs w:val="24"/>
          <w:highlight w:val="darkGray"/>
          <w:lang w:eastAsia="en-PH"/>
          <w14:ligatures w14:val="none"/>
        </w:rPr>
        <w:t>0</w:t>
      </w:r>
      <w:r w:rsidRPr="00B90395">
        <w:rPr>
          <w:rFonts w:eastAsia="Times New Roman" w:cs="Times New Roman"/>
          <w:kern w:val="0"/>
          <w:sz w:val="24"/>
          <w:szCs w:val="24"/>
          <w:lang w:eastAsia="en-PH"/>
          <w14:ligatures w14:val="none"/>
        </w:rPr>
        <w:t xml:space="preserve">, the </w:t>
      </w:r>
      <w:r w:rsidRPr="00B90395">
        <w:rPr>
          <w:rFonts w:eastAsia="Times New Roman" w:cs="Times New Roman"/>
          <w:b/>
          <w:bCs/>
          <w:kern w:val="0"/>
          <w:sz w:val="24"/>
          <w:szCs w:val="24"/>
          <w:lang w:eastAsia="en-PH"/>
          <w14:ligatures w14:val="none"/>
        </w:rPr>
        <w:t>second</w:t>
      </w:r>
      <w:r w:rsidRPr="00B90395">
        <w:rPr>
          <w:rFonts w:eastAsia="Times New Roman" w:cs="Times New Roman"/>
          <w:kern w:val="0"/>
          <w:sz w:val="24"/>
          <w:szCs w:val="24"/>
          <w:lang w:eastAsia="en-PH"/>
          <w14:ligatures w14:val="none"/>
        </w:rPr>
        <w:t xml:space="preserve"> is </w:t>
      </w:r>
      <w:r w:rsidRPr="00B90395">
        <w:rPr>
          <w:rFonts w:eastAsia="Times New Roman" w:cs="Times New Roman"/>
          <w:kern w:val="0"/>
          <w:sz w:val="24"/>
          <w:szCs w:val="24"/>
          <w:highlight w:val="darkGray"/>
          <w:lang w:eastAsia="en-PH"/>
          <w14:ligatures w14:val="none"/>
        </w:rPr>
        <w:t>1</w:t>
      </w:r>
      <w:r w:rsidRPr="00B90395">
        <w:rPr>
          <w:rFonts w:eastAsia="Times New Roman" w:cs="Times New Roman"/>
          <w:kern w:val="0"/>
          <w:sz w:val="24"/>
          <w:szCs w:val="24"/>
          <w:lang w:eastAsia="en-PH"/>
          <w14:ligatures w14:val="none"/>
        </w:rPr>
        <w:t>, and so on.</w:t>
      </w:r>
      <w:r w:rsidRPr="00B90395">
        <w:rPr>
          <w:rFonts w:eastAsia="Times New Roman" w:cs="Times New Roman"/>
          <w:kern w:val="0"/>
          <w:sz w:val="24"/>
          <w:szCs w:val="24"/>
          <w:lang w:eastAsia="en-PH"/>
          <w14:ligatures w14:val="none"/>
        </w:rPr>
        <w:br/>
      </w:r>
      <w:r w:rsidRPr="00B90395">
        <w:rPr>
          <w:rFonts w:eastAsia="Times New Roman" w:cs="Times New Roman"/>
          <w:kern w:val="0"/>
          <w:sz w:val="24"/>
          <w:szCs w:val="24"/>
          <w:lang w:eastAsia="en-PH"/>
          <w14:ligatures w14:val="none"/>
        </w:rPr>
        <w:t>This type of array is best for storing linear data such as scores, ages, or prices.</w:t>
      </w:r>
    </w:p>
    <w:p w:rsidR="00917AED" w:rsidP="00917AED" w:rsidRDefault="00917AED" w14:paraId="7CFD590C" w14:textId="48B0AC96">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221166">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917AED">
        <w:rPr>
          <w:rFonts w:eastAsia="Times New Roman" w:cs="Times New Roman"/>
          <w:kern w:val="0"/>
          <w:sz w:val="24"/>
          <w:szCs w:val="24"/>
          <w:lang w:eastAsia="en-PH"/>
          <w14:ligatures w14:val="none"/>
        </w:rPr>
        <w:t>A single-dimensional array stores values in a straight line, like a list of student scores.</w:t>
      </w:r>
    </w:p>
    <w:p w:rsidRPr="00221166" w:rsidR="00221166" w:rsidP="00917AED" w:rsidRDefault="00221166" w14:paraId="37F8AE45" w14:textId="18AC5958">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sidRPr="00221166">
        <w:rPr>
          <w:rFonts w:eastAsia="Times New Roman" w:cs="Times New Roman"/>
          <w:b/>
          <w:bCs/>
          <w:kern w:val="0"/>
          <w:sz w:val="24"/>
          <w:szCs w:val="24"/>
          <w:lang w:eastAsia="en-PH"/>
          <w14:ligatures w14:val="none"/>
        </w:rPr>
        <w:t>Sample code:</w:t>
      </w:r>
    </w:p>
    <w:p w:rsidRPr="00221166" w:rsidR="00221166" w:rsidP="00221166" w:rsidRDefault="00221166" w14:paraId="4C5385DD"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21166">
        <w:rPr>
          <w:rFonts w:eastAsia="Times New Roman" w:cs="Times New Roman"/>
          <w:kern w:val="0"/>
          <w:sz w:val="24"/>
          <w:szCs w:val="24"/>
          <w:highlight w:val="darkGray"/>
          <w:lang w:eastAsia="en-PH"/>
          <w14:ligatures w14:val="none"/>
        </w:rPr>
        <w:t xml:space="preserve">public class </w:t>
      </w:r>
      <w:proofErr w:type="spellStart"/>
      <w:r w:rsidRPr="00221166">
        <w:rPr>
          <w:rFonts w:eastAsia="Times New Roman" w:cs="Times New Roman"/>
          <w:kern w:val="0"/>
          <w:sz w:val="24"/>
          <w:szCs w:val="24"/>
          <w:highlight w:val="darkGray"/>
          <w:lang w:eastAsia="en-PH"/>
          <w14:ligatures w14:val="none"/>
        </w:rPr>
        <w:t>SingleArrayExample</w:t>
      </w:r>
      <w:proofErr w:type="spellEnd"/>
      <w:r w:rsidRPr="00221166">
        <w:rPr>
          <w:rFonts w:eastAsia="Times New Roman" w:cs="Times New Roman"/>
          <w:kern w:val="0"/>
          <w:sz w:val="24"/>
          <w:szCs w:val="24"/>
          <w:highlight w:val="darkGray"/>
          <w:lang w:eastAsia="en-PH"/>
          <w14:ligatures w14:val="none"/>
        </w:rPr>
        <w:t xml:space="preserve"> {</w:t>
      </w:r>
    </w:p>
    <w:p w:rsidRPr="00221166" w:rsidR="00221166" w:rsidP="00221166" w:rsidRDefault="00221166" w14:paraId="3B433DD0"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21166">
        <w:rPr>
          <w:rFonts w:eastAsia="Times New Roman" w:cs="Times New Roman"/>
          <w:kern w:val="0"/>
          <w:sz w:val="24"/>
          <w:szCs w:val="24"/>
          <w:highlight w:val="darkGray"/>
          <w:lang w:eastAsia="en-PH"/>
          <w14:ligatures w14:val="none"/>
        </w:rPr>
        <w:t xml:space="preserve">    public static void </w:t>
      </w:r>
      <w:proofErr w:type="gramStart"/>
      <w:r w:rsidRPr="00221166">
        <w:rPr>
          <w:rFonts w:eastAsia="Times New Roman" w:cs="Times New Roman"/>
          <w:kern w:val="0"/>
          <w:sz w:val="24"/>
          <w:szCs w:val="24"/>
          <w:highlight w:val="darkGray"/>
          <w:lang w:eastAsia="en-PH"/>
          <w14:ligatures w14:val="none"/>
        </w:rPr>
        <w:t>main(String[</w:t>
      </w:r>
      <w:proofErr w:type="gramEnd"/>
      <w:r w:rsidRPr="00221166">
        <w:rPr>
          <w:rFonts w:eastAsia="Times New Roman" w:cs="Times New Roman"/>
          <w:kern w:val="0"/>
          <w:sz w:val="24"/>
          <w:szCs w:val="24"/>
          <w:highlight w:val="darkGray"/>
          <w:lang w:eastAsia="en-PH"/>
          <w14:ligatures w14:val="none"/>
        </w:rPr>
        <w:t xml:space="preserve">] </w:t>
      </w:r>
      <w:proofErr w:type="spellStart"/>
      <w:r w:rsidRPr="00221166">
        <w:rPr>
          <w:rFonts w:eastAsia="Times New Roman" w:cs="Times New Roman"/>
          <w:kern w:val="0"/>
          <w:sz w:val="24"/>
          <w:szCs w:val="24"/>
          <w:highlight w:val="darkGray"/>
          <w:lang w:eastAsia="en-PH"/>
          <w14:ligatures w14:val="none"/>
        </w:rPr>
        <w:t>args</w:t>
      </w:r>
      <w:proofErr w:type="spellEnd"/>
      <w:r w:rsidRPr="00221166">
        <w:rPr>
          <w:rFonts w:eastAsia="Times New Roman" w:cs="Times New Roman"/>
          <w:kern w:val="0"/>
          <w:sz w:val="24"/>
          <w:szCs w:val="24"/>
          <w:highlight w:val="darkGray"/>
          <w:lang w:eastAsia="en-PH"/>
          <w14:ligatures w14:val="none"/>
        </w:rPr>
        <w:t>) {</w:t>
      </w:r>
    </w:p>
    <w:p w:rsidRPr="00221166" w:rsidR="00221166" w:rsidP="00221166" w:rsidRDefault="00221166" w14:paraId="1DA715D4"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21166">
        <w:rPr>
          <w:rFonts w:eastAsia="Times New Roman" w:cs="Times New Roman"/>
          <w:kern w:val="0"/>
          <w:sz w:val="24"/>
          <w:szCs w:val="24"/>
          <w:highlight w:val="darkGray"/>
          <w:lang w:eastAsia="en-PH"/>
          <w14:ligatures w14:val="none"/>
        </w:rPr>
        <w:t xml:space="preserve">        </w:t>
      </w:r>
      <w:proofErr w:type="gramStart"/>
      <w:r w:rsidRPr="00221166">
        <w:rPr>
          <w:rFonts w:eastAsia="Times New Roman" w:cs="Times New Roman"/>
          <w:kern w:val="0"/>
          <w:sz w:val="24"/>
          <w:szCs w:val="24"/>
          <w:highlight w:val="darkGray"/>
          <w:lang w:eastAsia="en-PH"/>
          <w14:ligatures w14:val="none"/>
        </w:rPr>
        <w:t>int[</w:t>
      </w:r>
      <w:proofErr w:type="gramEnd"/>
      <w:r w:rsidRPr="00221166">
        <w:rPr>
          <w:rFonts w:eastAsia="Times New Roman" w:cs="Times New Roman"/>
          <w:kern w:val="0"/>
          <w:sz w:val="24"/>
          <w:szCs w:val="24"/>
          <w:highlight w:val="darkGray"/>
          <w:lang w:eastAsia="en-PH"/>
          <w14:ligatures w14:val="none"/>
        </w:rPr>
        <w:t>] numbers = {10, 20, 30, 40, 50</w:t>
      </w:r>
      <w:proofErr w:type="gramStart"/>
      <w:r w:rsidRPr="00221166">
        <w:rPr>
          <w:rFonts w:eastAsia="Times New Roman" w:cs="Times New Roman"/>
          <w:kern w:val="0"/>
          <w:sz w:val="24"/>
          <w:szCs w:val="24"/>
          <w:highlight w:val="darkGray"/>
          <w:lang w:eastAsia="en-PH"/>
          <w14:ligatures w14:val="none"/>
        </w:rPr>
        <w:t>};</w:t>
      </w:r>
      <w:proofErr w:type="gramEnd"/>
    </w:p>
    <w:p w:rsidRPr="00221166" w:rsidR="00221166" w:rsidP="00221166" w:rsidRDefault="00221166" w14:paraId="2DFD2183"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p>
    <w:p w:rsidRPr="00221166" w:rsidR="00221166" w:rsidP="00221166" w:rsidRDefault="00221166" w14:paraId="62FB5A9B"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21166">
        <w:rPr>
          <w:rFonts w:eastAsia="Times New Roman" w:cs="Times New Roman"/>
          <w:kern w:val="0"/>
          <w:sz w:val="24"/>
          <w:szCs w:val="24"/>
          <w:highlight w:val="darkGray"/>
          <w:lang w:eastAsia="en-PH"/>
          <w14:ligatures w14:val="none"/>
        </w:rPr>
        <w:t xml:space="preserve">        for (int </w:t>
      </w:r>
      <w:proofErr w:type="spellStart"/>
      <w:r w:rsidRPr="00221166">
        <w:rPr>
          <w:rFonts w:eastAsia="Times New Roman" w:cs="Times New Roman"/>
          <w:kern w:val="0"/>
          <w:sz w:val="24"/>
          <w:szCs w:val="24"/>
          <w:highlight w:val="darkGray"/>
          <w:lang w:eastAsia="en-PH"/>
          <w14:ligatures w14:val="none"/>
        </w:rPr>
        <w:t>i</w:t>
      </w:r>
      <w:proofErr w:type="spellEnd"/>
      <w:r w:rsidRPr="00221166">
        <w:rPr>
          <w:rFonts w:eastAsia="Times New Roman" w:cs="Times New Roman"/>
          <w:kern w:val="0"/>
          <w:sz w:val="24"/>
          <w:szCs w:val="24"/>
          <w:highlight w:val="darkGray"/>
          <w:lang w:eastAsia="en-PH"/>
          <w14:ligatures w14:val="none"/>
        </w:rPr>
        <w:t xml:space="preserve"> = 0; </w:t>
      </w:r>
      <w:proofErr w:type="spellStart"/>
      <w:r w:rsidRPr="00221166">
        <w:rPr>
          <w:rFonts w:eastAsia="Times New Roman" w:cs="Times New Roman"/>
          <w:kern w:val="0"/>
          <w:sz w:val="24"/>
          <w:szCs w:val="24"/>
          <w:highlight w:val="darkGray"/>
          <w:lang w:eastAsia="en-PH"/>
          <w14:ligatures w14:val="none"/>
        </w:rPr>
        <w:t>i</w:t>
      </w:r>
      <w:proofErr w:type="spellEnd"/>
      <w:r w:rsidRPr="00221166">
        <w:rPr>
          <w:rFonts w:eastAsia="Times New Roman" w:cs="Times New Roman"/>
          <w:kern w:val="0"/>
          <w:sz w:val="24"/>
          <w:szCs w:val="24"/>
          <w:highlight w:val="darkGray"/>
          <w:lang w:eastAsia="en-PH"/>
          <w14:ligatures w14:val="none"/>
        </w:rPr>
        <w:t xml:space="preserve"> &lt; </w:t>
      </w:r>
      <w:proofErr w:type="spellStart"/>
      <w:proofErr w:type="gramStart"/>
      <w:r w:rsidRPr="00221166">
        <w:rPr>
          <w:rFonts w:eastAsia="Times New Roman" w:cs="Times New Roman"/>
          <w:kern w:val="0"/>
          <w:sz w:val="24"/>
          <w:szCs w:val="24"/>
          <w:highlight w:val="darkGray"/>
          <w:lang w:eastAsia="en-PH"/>
          <w14:ligatures w14:val="none"/>
        </w:rPr>
        <w:t>numbers.length</w:t>
      </w:r>
      <w:proofErr w:type="spellEnd"/>
      <w:proofErr w:type="gramEnd"/>
      <w:r w:rsidRPr="00221166">
        <w:rPr>
          <w:rFonts w:eastAsia="Times New Roman" w:cs="Times New Roman"/>
          <w:kern w:val="0"/>
          <w:sz w:val="24"/>
          <w:szCs w:val="24"/>
          <w:highlight w:val="darkGray"/>
          <w:lang w:eastAsia="en-PH"/>
          <w14:ligatures w14:val="none"/>
        </w:rPr>
        <w:t xml:space="preserve">; </w:t>
      </w:r>
      <w:proofErr w:type="spellStart"/>
      <w:r w:rsidRPr="00221166">
        <w:rPr>
          <w:rFonts w:eastAsia="Times New Roman" w:cs="Times New Roman"/>
          <w:kern w:val="0"/>
          <w:sz w:val="24"/>
          <w:szCs w:val="24"/>
          <w:highlight w:val="darkGray"/>
          <w:lang w:eastAsia="en-PH"/>
          <w14:ligatures w14:val="none"/>
        </w:rPr>
        <w:t>i</w:t>
      </w:r>
      <w:proofErr w:type="spellEnd"/>
      <w:r w:rsidRPr="00221166">
        <w:rPr>
          <w:rFonts w:eastAsia="Times New Roman" w:cs="Times New Roman"/>
          <w:kern w:val="0"/>
          <w:sz w:val="24"/>
          <w:szCs w:val="24"/>
          <w:highlight w:val="darkGray"/>
          <w:lang w:eastAsia="en-PH"/>
          <w14:ligatures w14:val="none"/>
        </w:rPr>
        <w:t>++) {</w:t>
      </w:r>
    </w:p>
    <w:p w:rsidRPr="00221166" w:rsidR="00221166" w:rsidP="00221166" w:rsidRDefault="00221166" w14:paraId="5FCFD91A"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21166">
        <w:rPr>
          <w:rFonts w:eastAsia="Times New Roman" w:cs="Times New Roman"/>
          <w:kern w:val="0"/>
          <w:sz w:val="24"/>
          <w:szCs w:val="24"/>
          <w:highlight w:val="darkGray"/>
          <w:lang w:eastAsia="en-PH"/>
          <w14:ligatures w14:val="none"/>
        </w:rPr>
        <w:t xml:space="preserve">            </w:t>
      </w:r>
      <w:proofErr w:type="spellStart"/>
      <w:r w:rsidRPr="00221166">
        <w:rPr>
          <w:rFonts w:eastAsia="Times New Roman" w:cs="Times New Roman"/>
          <w:kern w:val="0"/>
          <w:sz w:val="24"/>
          <w:szCs w:val="24"/>
          <w:highlight w:val="darkGray"/>
          <w:lang w:eastAsia="en-PH"/>
          <w14:ligatures w14:val="none"/>
        </w:rPr>
        <w:t>System.out.println</w:t>
      </w:r>
      <w:proofErr w:type="spellEnd"/>
      <w:r w:rsidRPr="00221166">
        <w:rPr>
          <w:rFonts w:eastAsia="Times New Roman" w:cs="Times New Roman"/>
          <w:kern w:val="0"/>
          <w:sz w:val="24"/>
          <w:szCs w:val="24"/>
          <w:highlight w:val="darkGray"/>
          <w:lang w:eastAsia="en-PH"/>
          <w14:ligatures w14:val="none"/>
        </w:rPr>
        <w:t xml:space="preserve">("Element at index " + </w:t>
      </w:r>
      <w:proofErr w:type="spellStart"/>
      <w:r w:rsidRPr="00221166">
        <w:rPr>
          <w:rFonts w:eastAsia="Times New Roman" w:cs="Times New Roman"/>
          <w:kern w:val="0"/>
          <w:sz w:val="24"/>
          <w:szCs w:val="24"/>
          <w:highlight w:val="darkGray"/>
          <w:lang w:eastAsia="en-PH"/>
          <w14:ligatures w14:val="none"/>
        </w:rPr>
        <w:t>i</w:t>
      </w:r>
      <w:proofErr w:type="spellEnd"/>
      <w:r w:rsidRPr="00221166">
        <w:rPr>
          <w:rFonts w:eastAsia="Times New Roman" w:cs="Times New Roman"/>
          <w:kern w:val="0"/>
          <w:sz w:val="24"/>
          <w:szCs w:val="24"/>
          <w:highlight w:val="darkGray"/>
          <w:lang w:eastAsia="en-PH"/>
          <w14:ligatures w14:val="none"/>
        </w:rPr>
        <w:t xml:space="preserve"> + ": " + numbers[</w:t>
      </w:r>
      <w:proofErr w:type="spellStart"/>
      <w:r w:rsidRPr="00221166">
        <w:rPr>
          <w:rFonts w:eastAsia="Times New Roman" w:cs="Times New Roman"/>
          <w:kern w:val="0"/>
          <w:sz w:val="24"/>
          <w:szCs w:val="24"/>
          <w:highlight w:val="darkGray"/>
          <w:lang w:eastAsia="en-PH"/>
          <w14:ligatures w14:val="none"/>
        </w:rPr>
        <w:t>i</w:t>
      </w:r>
      <w:proofErr w:type="spellEnd"/>
      <w:r w:rsidRPr="00221166">
        <w:rPr>
          <w:rFonts w:eastAsia="Times New Roman" w:cs="Times New Roman"/>
          <w:kern w:val="0"/>
          <w:sz w:val="24"/>
          <w:szCs w:val="24"/>
          <w:highlight w:val="darkGray"/>
          <w:lang w:eastAsia="en-PH"/>
          <w14:ligatures w14:val="none"/>
        </w:rPr>
        <w:t>]</w:t>
      </w:r>
      <w:proofErr w:type="gramStart"/>
      <w:r w:rsidRPr="00221166">
        <w:rPr>
          <w:rFonts w:eastAsia="Times New Roman" w:cs="Times New Roman"/>
          <w:kern w:val="0"/>
          <w:sz w:val="24"/>
          <w:szCs w:val="24"/>
          <w:highlight w:val="darkGray"/>
          <w:lang w:eastAsia="en-PH"/>
          <w14:ligatures w14:val="none"/>
        </w:rPr>
        <w:t>);</w:t>
      </w:r>
      <w:proofErr w:type="gramEnd"/>
    </w:p>
    <w:p w:rsidRPr="00221166" w:rsidR="00221166" w:rsidP="00221166" w:rsidRDefault="00221166" w14:paraId="43C8B0C2"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21166">
        <w:rPr>
          <w:rFonts w:eastAsia="Times New Roman" w:cs="Times New Roman"/>
          <w:kern w:val="0"/>
          <w:sz w:val="24"/>
          <w:szCs w:val="24"/>
          <w:highlight w:val="darkGray"/>
          <w:lang w:eastAsia="en-PH"/>
          <w14:ligatures w14:val="none"/>
        </w:rPr>
        <w:t xml:space="preserve">        }</w:t>
      </w:r>
    </w:p>
    <w:p w:rsidRPr="00221166" w:rsidR="00221166" w:rsidP="00221166" w:rsidRDefault="00221166" w14:paraId="0531D50D"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21166">
        <w:rPr>
          <w:rFonts w:eastAsia="Times New Roman" w:cs="Times New Roman"/>
          <w:kern w:val="0"/>
          <w:sz w:val="24"/>
          <w:szCs w:val="24"/>
          <w:highlight w:val="darkGray"/>
          <w:lang w:eastAsia="en-PH"/>
          <w14:ligatures w14:val="none"/>
        </w:rPr>
        <w:t xml:space="preserve">    }</w:t>
      </w:r>
    </w:p>
    <w:p w:rsidR="00221166" w:rsidP="00221166" w:rsidRDefault="00221166" w14:paraId="51800517" w14:textId="63C70DA4">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221166">
        <w:rPr>
          <w:rFonts w:eastAsia="Times New Roman" w:cs="Times New Roman"/>
          <w:kern w:val="0"/>
          <w:sz w:val="24"/>
          <w:szCs w:val="24"/>
          <w:highlight w:val="darkGray"/>
          <w:lang w:eastAsia="en-PH"/>
          <w14:ligatures w14:val="none"/>
        </w:rPr>
        <w:t>}</w:t>
      </w:r>
    </w:p>
    <w:p w:rsidRPr="00221166" w:rsidR="00221166" w:rsidP="00221166" w:rsidRDefault="00221166" w14:paraId="59835876" w14:textId="6447A422">
      <w:pPr>
        <w:numPr>
          <w:ilvl w:val="0"/>
          <w:numId w:val="0"/>
        </w:numPr>
        <w:spacing w:before="100" w:beforeAutospacing="1" w:after="100" w:afterAutospacing="1" w:line="240" w:lineRule="auto"/>
        <w:ind w:left="360"/>
        <w:rPr>
          <w:rFonts w:eastAsia="Times New Roman" w:cs="Times New Roman"/>
          <w:b/>
          <w:bCs/>
          <w:kern w:val="0"/>
          <w:sz w:val="24"/>
          <w:szCs w:val="24"/>
          <w:lang w:eastAsia="en-PH"/>
          <w14:ligatures w14:val="none"/>
        </w:rPr>
      </w:pPr>
      <w:r w:rsidRPr="00221166">
        <w:rPr>
          <w:rFonts w:eastAsia="Times New Roman" w:cs="Times New Roman"/>
          <w:b/>
          <w:bCs/>
          <w:kern w:val="0"/>
          <w:sz w:val="24"/>
          <w:szCs w:val="24"/>
          <w:lang w:eastAsia="en-PH"/>
          <w14:ligatures w14:val="none"/>
        </w:rPr>
        <w:t>Output:</w:t>
      </w:r>
    </w:p>
    <w:p w:rsidRPr="00221166" w:rsidR="00221166" w:rsidP="00221166" w:rsidRDefault="00221166" w14:paraId="75A4C839"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21166">
        <w:rPr>
          <w:rFonts w:eastAsia="Times New Roman" w:cs="Times New Roman"/>
          <w:kern w:val="0"/>
          <w:sz w:val="24"/>
          <w:szCs w:val="24"/>
          <w:highlight w:val="darkGray"/>
          <w:lang w:eastAsia="en-PH"/>
          <w14:ligatures w14:val="none"/>
        </w:rPr>
        <w:t>Element at index 0: 10</w:t>
      </w:r>
    </w:p>
    <w:p w:rsidRPr="00221166" w:rsidR="00221166" w:rsidP="00221166" w:rsidRDefault="00221166" w14:paraId="4DA238AE"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21166">
        <w:rPr>
          <w:rFonts w:eastAsia="Times New Roman" w:cs="Times New Roman"/>
          <w:kern w:val="0"/>
          <w:sz w:val="24"/>
          <w:szCs w:val="24"/>
          <w:highlight w:val="darkGray"/>
          <w:lang w:eastAsia="en-PH"/>
          <w14:ligatures w14:val="none"/>
        </w:rPr>
        <w:t>Element at index 1: 20</w:t>
      </w:r>
    </w:p>
    <w:p w:rsidRPr="00221166" w:rsidR="00221166" w:rsidP="00221166" w:rsidRDefault="00221166" w14:paraId="63653C5B"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21166">
        <w:rPr>
          <w:rFonts w:eastAsia="Times New Roman" w:cs="Times New Roman"/>
          <w:kern w:val="0"/>
          <w:sz w:val="24"/>
          <w:szCs w:val="24"/>
          <w:highlight w:val="darkGray"/>
          <w:lang w:eastAsia="en-PH"/>
          <w14:ligatures w14:val="none"/>
        </w:rPr>
        <w:t>Element at index 2: 30</w:t>
      </w:r>
    </w:p>
    <w:p w:rsidRPr="00221166" w:rsidR="00221166" w:rsidP="00221166" w:rsidRDefault="00221166" w14:paraId="3DC96466" w14:textId="77777777">
      <w:pPr>
        <w:numPr>
          <w:ilvl w:val="0"/>
          <w:numId w:val="0"/>
        </w:numPr>
        <w:spacing w:before="100" w:beforeAutospacing="1" w:after="100" w:afterAutospacing="1" w:line="240" w:lineRule="auto"/>
        <w:ind w:left="360"/>
        <w:rPr>
          <w:rFonts w:eastAsia="Times New Roman" w:cs="Times New Roman"/>
          <w:kern w:val="0"/>
          <w:sz w:val="24"/>
          <w:szCs w:val="24"/>
          <w:highlight w:val="darkGray"/>
          <w:lang w:eastAsia="en-PH"/>
          <w14:ligatures w14:val="none"/>
        </w:rPr>
      </w:pPr>
      <w:r w:rsidRPr="00221166">
        <w:rPr>
          <w:rFonts w:eastAsia="Times New Roman" w:cs="Times New Roman"/>
          <w:kern w:val="0"/>
          <w:sz w:val="24"/>
          <w:szCs w:val="24"/>
          <w:highlight w:val="darkGray"/>
          <w:lang w:eastAsia="en-PH"/>
          <w14:ligatures w14:val="none"/>
        </w:rPr>
        <w:t>Element at index 3: 40</w:t>
      </w:r>
    </w:p>
    <w:p w:rsidR="00221166" w:rsidP="00221166" w:rsidRDefault="00221166" w14:paraId="1790CF33" w14:textId="721D61C3">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221166">
        <w:rPr>
          <w:rFonts w:eastAsia="Times New Roman" w:cs="Times New Roman"/>
          <w:kern w:val="0"/>
          <w:sz w:val="24"/>
          <w:szCs w:val="24"/>
          <w:highlight w:val="darkGray"/>
          <w:lang w:eastAsia="en-PH"/>
          <w14:ligatures w14:val="none"/>
        </w:rPr>
        <w:t>Element at index 4: 50</w:t>
      </w:r>
    </w:p>
    <w:p w:rsidR="00785478" w:rsidP="00221166" w:rsidRDefault="00785478" w14:paraId="1266E22E" w14:textId="777777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p>
    <w:p w:rsidR="00221166" w:rsidP="00221166" w:rsidRDefault="00221166" w14:paraId="4004FF65" w14:textId="27E5B11D">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Explanation: </w:t>
      </w:r>
    </w:p>
    <w:p w:rsidR="00785478" w:rsidP="00785478" w:rsidRDefault="00785478" w14:paraId="65290650"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85478">
        <w:rPr>
          <w:rFonts w:eastAsia="Times New Roman" w:cs="Times New Roman"/>
          <w:kern w:val="0"/>
          <w:sz w:val="24"/>
          <w:szCs w:val="24"/>
          <w:lang w:eastAsia="en-PH"/>
          <w14:ligatures w14:val="none"/>
        </w:rPr>
        <w:t xml:space="preserve">The array </w:t>
      </w:r>
      <w:r w:rsidRPr="00785478">
        <w:rPr>
          <w:rFonts w:eastAsia="Times New Roman" w:cs="Times New Roman"/>
          <w:kern w:val="0"/>
          <w:sz w:val="24"/>
          <w:szCs w:val="24"/>
          <w:highlight w:val="darkGray"/>
          <w:lang w:eastAsia="en-PH"/>
          <w14:ligatures w14:val="none"/>
        </w:rPr>
        <w:t>numbers</w:t>
      </w:r>
      <w:r w:rsidRPr="00785478">
        <w:rPr>
          <w:rFonts w:eastAsia="Times New Roman" w:cs="Times New Roman"/>
          <w:kern w:val="0"/>
          <w:sz w:val="24"/>
          <w:szCs w:val="24"/>
          <w:lang w:eastAsia="en-PH"/>
          <w14:ligatures w14:val="none"/>
        </w:rPr>
        <w:t xml:space="preserve"> </w:t>
      </w:r>
      <w:proofErr w:type="gramStart"/>
      <w:r w:rsidRPr="00785478">
        <w:rPr>
          <w:rFonts w:eastAsia="Times New Roman" w:cs="Times New Roman"/>
          <w:kern w:val="0"/>
          <w:sz w:val="24"/>
          <w:szCs w:val="24"/>
          <w:lang w:eastAsia="en-PH"/>
          <w14:ligatures w14:val="none"/>
        </w:rPr>
        <w:t>contains</w:t>
      </w:r>
      <w:proofErr w:type="gramEnd"/>
      <w:r w:rsidRPr="00785478">
        <w:rPr>
          <w:rFonts w:eastAsia="Times New Roman" w:cs="Times New Roman"/>
          <w:kern w:val="0"/>
          <w:sz w:val="24"/>
          <w:szCs w:val="24"/>
          <w:lang w:eastAsia="en-PH"/>
          <w14:ligatures w14:val="none"/>
        </w:rPr>
        <w:t xml:space="preserve"> 5 integer values.</w:t>
      </w:r>
    </w:p>
    <w:p w:rsidR="00785478" w:rsidP="00785478" w:rsidRDefault="00785478" w14:paraId="7B4C0619"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85478">
        <w:rPr>
          <w:rFonts w:eastAsia="Times New Roman" w:cs="Times New Roman"/>
          <w:kern w:val="0"/>
          <w:sz w:val="24"/>
          <w:szCs w:val="24"/>
          <w:lang w:eastAsia="en-PH"/>
          <w14:ligatures w14:val="none"/>
        </w:rPr>
        <w:t xml:space="preserve">Using a </w:t>
      </w:r>
      <w:r w:rsidRPr="00785478">
        <w:rPr>
          <w:rFonts w:eastAsia="Times New Roman" w:cs="Times New Roman"/>
          <w:kern w:val="0"/>
          <w:sz w:val="24"/>
          <w:szCs w:val="24"/>
          <w:highlight w:val="darkGray"/>
          <w:lang w:eastAsia="en-PH"/>
          <w14:ligatures w14:val="none"/>
        </w:rPr>
        <w:t>for</w:t>
      </w:r>
      <w:r w:rsidRPr="00785478">
        <w:rPr>
          <w:rFonts w:eastAsia="Times New Roman" w:cs="Times New Roman"/>
          <w:kern w:val="0"/>
          <w:sz w:val="24"/>
          <w:szCs w:val="24"/>
          <w:lang w:eastAsia="en-PH"/>
          <w14:ligatures w14:val="none"/>
        </w:rPr>
        <w:t xml:space="preserve"> loop, each element is printed based on its index position.</w:t>
      </w:r>
    </w:p>
    <w:p w:rsidR="00CC4079" w:rsidP="00F0425C" w:rsidRDefault="00785478" w14:paraId="3CDD2BC6" w14:textId="7B088890">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785478">
        <w:rPr>
          <w:rFonts w:eastAsia="Times New Roman" w:cs="Times New Roman"/>
          <w:kern w:val="0"/>
          <w:sz w:val="24"/>
          <w:szCs w:val="24"/>
          <w:lang w:eastAsia="en-PH"/>
          <w14:ligatures w14:val="none"/>
        </w:rPr>
        <w:t>This type of array is efficient for simple lists of values.</w:t>
      </w:r>
    </w:p>
    <w:p w:rsidRPr="00F0425C" w:rsidR="00F0425C" w:rsidP="00F0425C" w:rsidRDefault="00F0425C" w14:paraId="7508799D" w14:textId="77777777">
      <w:pPr>
        <w:pStyle w:val="ListParagraph"/>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00CC4079" w:rsidP="005E4004" w:rsidRDefault="00CC4079" w14:paraId="6E1A09C2" w14:textId="4D47EED0">
      <w:pPr>
        <w:pStyle w:val="ListParagraph"/>
        <w:numPr>
          <w:ilvl w:val="0"/>
          <w:numId w:val="77"/>
        </w:numP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Multidimensional Arrays</w:t>
      </w:r>
    </w:p>
    <w:p w:rsidR="005121F7" w:rsidP="00CC4079" w:rsidRDefault="005121F7" w14:paraId="5668445B"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5121F7">
        <w:rPr>
          <w:rFonts w:eastAsia="Times New Roman" w:cs="Times New Roman"/>
          <w:kern w:val="0"/>
          <w:sz w:val="24"/>
          <w:szCs w:val="24"/>
          <w:lang w:eastAsia="en-PH"/>
          <w14:ligatures w14:val="none"/>
        </w:rPr>
        <w:t xml:space="preserve">A </w:t>
      </w:r>
      <w:r w:rsidRPr="005121F7">
        <w:rPr>
          <w:rFonts w:eastAsia="Times New Roman" w:cs="Times New Roman"/>
          <w:b/>
          <w:bCs/>
          <w:kern w:val="0"/>
          <w:sz w:val="24"/>
          <w:szCs w:val="24"/>
          <w:lang w:eastAsia="en-PH"/>
          <w14:ligatures w14:val="none"/>
        </w:rPr>
        <w:t>multidimensional array</w:t>
      </w:r>
      <w:r w:rsidRPr="005121F7">
        <w:rPr>
          <w:rFonts w:eastAsia="Times New Roman" w:cs="Times New Roman"/>
          <w:kern w:val="0"/>
          <w:sz w:val="24"/>
          <w:szCs w:val="24"/>
          <w:lang w:eastAsia="en-PH"/>
          <w14:ligatures w14:val="none"/>
        </w:rPr>
        <w:t xml:space="preserve"> is an array of arrays.</w:t>
      </w:r>
    </w:p>
    <w:p w:rsidR="005121F7" w:rsidP="00CC4079" w:rsidRDefault="005121F7" w14:paraId="1FC3C661"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5121F7">
        <w:rPr>
          <w:rFonts w:eastAsia="Times New Roman" w:cs="Times New Roman"/>
          <w:kern w:val="0"/>
          <w:sz w:val="24"/>
          <w:szCs w:val="24"/>
          <w:lang w:eastAsia="en-PH"/>
          <w14:ligatures w14:val="none"/>
        </w:rPr>
        <w:t xml:space="preserve">The most common type is the </w:t>
      </w:r>
      <w:r w:rsidRPr="005121F7">
        <w:rPr>
          <w:rFonts w:eastAsia="Times New Roman" w:cs="Times New Roman"/>
          <w:b/>
          <w:bCs/>
          <w:kern w:val="0"/>
          <w:sz w:val="24"/>
          <w:szCs w:val="24"/>
          <w:lang w:eastAsia="en-PH"/>
          <w14:ligatures w14:val="none"/>
        </w:rPr>
        <w:t>two-dimensional array</w:t>
      </w:r>
      <w:r w:rsidRPr="005121F7">
        <w:rPr>
          <w:rFonts w:eastAsia="Times New Roman" w:cs="Times New Roman"/>
          <w:kern w:val="0"/>
          <w:sz w:val="24"/>
          <w:szCs w:val="24"/>
          <w:lang w:eastAsia="en-PH"/>
          <w14:ligatures w14:val="none"/>
        </w:rPr>
        <w:t xml:space="preserve">, which looks like a </w:t>
      </w:r>
      <w:r w:rsidRPr="005121F7">
        <w:rPr>
          <w:rFonts w:eastAsia="Times New Roman" w:cs="Times New Roman"/>
          <w:b/>
          <w:bCs/>
          <w:kern w:val="0"/>
          <w:sz w:val="24"/>
          <w:szCs w:val="24"/>
          <w:lang w:eastAsia="en-PH"/>
          <w14:ligatures w14:val="none"/>
        </w:rPr>
        <w:t>table with rows and columns</w:t>
      </w:r>
      <w:r w:rsidRPr="005121F7">
        <w:rPr>
          <w:rFonts w:eastAsia="Times New Roman" w:cs="Times New Roman"/>
          <w:kern w:val="0"/>
          <w:sz w:val="24"/>
          <w:szCs w:val="24"/>
          <w:lang w:eastAsia="en-PH"/>
          <w14:ligatures w14:val="none"/>
        </w:rPr>
        <w:t>.</w:t>
      </w:r>
    </w:p>
    <w:p w:rsidR="005121F7" w:rsidP="00CC4079" w:rsidRDefault="005121F7" w14:paraId="56E510F0"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5121F7">
        <w:rPr>
          <w:rFonts w:eastAsia="Times New Roman" w:cs="Times New Roman"/>
          <w:kern w:val="0"/>
          <w:sz w:val="24"/>
          <w:szCs w:val="24"/>
          <w:lang w:eastAsia="en-PH"/>
          <w14:ligatures w14:val="none"/>
        </w:rPr>
        <w:t>Each element is accessed using two indexes — one for the row and one for the column.</w:t>
      </w:r>
    </w:p>
    <w:p w:rsidR="005121F7" w:rsidP="00CC4079" w:rsidRDefault="005121F7" w14:paraId="37419E34"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5121F7">
        <w:rPr>
          <w:rFonts w:eastAsia="Times New Roman" w:cs="Times New Roman"/>
          <w:kern w:val="0"/>
          <w:sz w:val="24"/>
          <w:szCs w:val="24"/>
          <w:lang w:eastAsia="en-PH"/>
          <w14:ligatures w14:val="none"/>
        </w:rPr>
        <w:t>You can imagine it like a grid or spreadsheet where you can store data such as matrices or tables.</w:t>
      </w:r>
    </w:p>
    <w:p w:rsidR="00F1788C" w:rsidP="00F1788C" w:rsidRDefault="005121F7" w14:paraId="5375FBEC" w14:textId="20ADB41C">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5121F7">
        <w:rPr>
          <w:rFonts w:eastAsia="Times New Roman" w:cs="Times New Roman"/>
          <w:kern w:val="0"/>
          <w:sz w:val="24"/>
          <w:szCs w:val="24"/>
          <w:lang w:eastAsia="en-PH"/>
          <w14:ligatures w14:val="none"/>
        </w:rPr>
        <w:t>It’s very useful in programs that deal with tabular data (like grades, game boards, or charts).</w:t>
      </w:r>
    </w:p>
    <w:p w:rsidRPr="00F1788C" w:rsidR="00F1788C" w:rsidP="00F1788C" w:rsidRDefault="00F1788C" w14:paraId="2775B57C" w14:textId="77777777">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p>
    <w:p w:rsidR="00F1788C" w:rsidP="00F1788C" w:rsidRDefault="00F1788C" w14:paraId="67D1CB8A" w14:textId="7004006D">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C66AF8">
        <w:rPr>
          <w:rFonts w:eastAsia="Times New Roman" w:cs="Times New Roman"/>
          <w:b/>
          <w:bCs/>
          <w:kern w:val="0"/>
          <w:sz w:val="24"/>
          <w:szCs w:val="24"/>
          <w:lang w:eastAsia="en-PH"/>
          <w14:ligatures w14:val="none"/>
        </w:rPr>
        <w:t>Example:</w:t>
      </w:r>
      <w:r w:rsidRPr="00F1788C">
        <w:rPr>
          <w:rFonts w:eastAsia="Times New Roman" w:cs="Times New Roman"/>
          <w:kern w:val="0"/>
          <w:sz w:val="24"/>
          <w:szCs w:val="24"/>
          <w:lang w:eastAsia="en-PH"/>
          <w14:ligatures w14:val="none"/>
        </w:rPr>
        <w:t xml:space="preserve"> A multidimensional array stores data in rows and columns, </w:t>
      </w:r>
      <w:proofErr w:type="gramStart"/>
      <w:r w:rsidRPr="00F1788C">
        <w:rPr>
          <w:rFonts w:eastAsia="Times New Roman" w:cs="Times New Roman"/>
          <w:kern w:val="0"/>
          <w:sz w:val="24"/>
          <w:szCs w:val="24"/>
          <w:lang w:eastAsia="en-PH"/>
          <w14:ligatures w14:val="none"/>
        </w:rPr>
        <w:t>similar to</w:t>
      </w:r>
      <w:proofErr w:type="gramEnd"/>
      <w:r w:rsidRPr="00F1788C">
        <w:rPr>
          <w:rFonts w:eastAsia="Times New Roman" w:cs="Times New Roman"/>
          <w:kern w:val="0"/>
          <w:sz w:val="24"/>
          <w:szCs w:val="24"/>
          <w:lang w:eastAsia="en-PH"/>
          <w14:ligatures w14:val="none"/>
        </w:rPr>
        <w:t xml:space="preserve"> a table in Excel.</w:t>
      </w:r>
    </w:p>
    <w:p w:rsidRPr="00C66AF8" w:rsidR="00F1788C" w:rsidP="00F1788C" w:rsidRDefault="00192AAB" w14:paraId="405EF30A" w14:textId="3F78033C">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C66AF8">
        <w:rPr>
          <w:rFonts w:eastAsia="Times New Roman" w:cs="Times New Roman"/>
          <w:b/>
          <w:bCs/>
          <w:kern w:val="0"/>
          <w:sz w:val="24"/>
          <w:szCs w:val="24"/>
          <w:lang w:eastAsia="en-PH"/>
          <w14:ligatures w14:val="none"/>
        </w:rPr>
        <w:t>Sample code:</w:t>
      </w:r>
    </w:p>
    <w:p w:rsidRPr="00C66AF8" w:rsidR="00192AAB" w:rsidP="00192AAB" w:rsidRDefault="00192AAB" w14:paraId="4B73D0E4"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public class </w:t>
      </w:r>
      <w:proofErr w:type="spellStart"/>
      <w:r w:rsidRPr="00C66AF8">
        <w:rPr>
          <w:rFonts w:eastAsia="Times New Roman" w:cs="Times New Roman"/>
          <w:kern w:val="0"/>
          <w:sz w:val="24"/>
          <w:szCs w:val="24"/>
          <w:highlight w:val="darkGray"/>
          <w:lang w:eastAsia="en-PH"/>
          <w14:ligatures w14:val="none"/>
        </w:rPr>
        <w:t>MultiArrayExample</w:t>
      </w:r>
      <w:proofErr w:type="spellEnd"/>
      <w:r w:rsidRPr="00C66AF8">
        <w:rPr>
          <w:rFonts w:eastAsia="Times New Roman" w:cs="Times New Roman"/>
          <w:kern w:val="0"/>
          <w:sz w:val="24"/>
          <w:szCs w:val="24"/>
          <w:highlight w:val="darkGray"/>
          <w:lang w:eastAsia="en-PH"/>
          <w14:ligatures w14:val="none"/>
        </w:rPr>
        <w:t xml:space="preserve"> {</w:t>
      </w:r>
    </w:p>
    <w:p w:rsidRPr="00C66AF8" w:rsidR="00192AAB" w:rsidP="00192AAB" w:rsidRDefault="00192AAB" w14:paraId="3521A2E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    public static void </w:t>
      </w:r>
      <w:proofErr w:type="gramStart"/>
      <w:r w:rsidRPr="00C66AF8">
        <w:rPr>
          <w:rFonts w:eastAsia="Times New Roman" w:cs="Times New Roman"/>
          <w:kern w:val="0"/>
          <w:sz w:val="24"/>
          <w:szCs w:val="24"/>
          <w:highlight w:val="darkGray"/>
          <w:lang w:eastAsia="en-PH"/>
          <w14:ligatures w14:val="none"/>
        </w:rPr>
        <w:t>main(String[</w:t>
      </w:r>
      <w:proofErr w:type="gramEnd"/>
      <w:r w:rsidRPr="00C66AF8">
        <w:rPr>
          <w:rFonts w:eastAsia="Times New Roman" w:cs="Times New Roman"/>
          <w:kern w:val="0"/>
          <w:sz w:val="24"/>
          <w:szCs w:val="24"/>
          <w:highlight w:val="darkGray"/>
          <w:lang w:eastAsia="en-PH"/>
          <w14:ligatures w14:val="none"/>
        </w:rPr>
        <w:t xml:space="preserve">] </w:t>
      </w:r>
      <w:proofErr w:type="spellStart"/>
      <w:r w:rsidRPr="00C66AF8">
        <w:rPr>
          <w:rFonts w:eastAsia="Times New Roman" w:cs="Times New Roman"/>
          <w:kern w:val="0"/>
          <w:sz w:val="24"/>
          <w:szCs w:val="24"/>
          <w:highlight w:val="darkGray"/>
          <w:lang w:eastAsia="en-PH"/>
          <w14:ligatures w14:val="none"/>
        </w:rPr>
        <w:t>args</w:t>
      </w:r>
      <w:proofErr w:type="spellEnd"/>
      <w:r w:rsidRPr="00C66AF8">
        <w:rPr>
          <w:rFonts w:eastAsia="Times New Roman" w:cs="Times New Roman"/>
          <w:kern w:val="0"/>
          <w:sz w:val="24"/>
          <w:szCs w:val="24"/>
          <w:highlight w:val="darkGray"/>
          <w:lang w:eastAsia="en-PH"/>
          <w14:ligatures w14:val="none"/>
        </w:rPr>
        <w:t>) {</w:t>
      </w:r>
    </w:p>
    <w:p w:rsidRPr="00C66AF8" w:rsidR="00192AAB" w:rsidP="00192AAB" w:rsidRDefault="00192AAB" w14:paraId="66735D3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        </w:t>
      </w:r>
      <w:proofErr w:type="gramStart"/>
      <w:r w:rsidRPr="00C66AF8">
        <w:rPr>
          <w:rFonts w:eastAsia="Times New Roman" w:cs="Times New Roman"/>
          <w:kern w:val="0"/>
          <w:sz w:val="24"/>
          <w:szCs w:val="24"/>
          <w:highlight w:val="darkGray"/>
          <w:lang w:eastAsia="en-PH"/>
          <w14:ligatures w14:val="none"/>
        </w:rPr>
        <w:t>int[][</w:t>
      </w:r>
      <w:proofErr w:type="gramEnd"/>
      <w:r w:rsidRPr="00C66AF8">
        <w:rPr>
          <w:rFonts w:eastAsia="Times New Roman" w:cs="Times New Roman"/>
          <w:kern w:val="0"/>
          <w:sz w:val="24"/>
          <w:szCs w:val="24"/>
          <w:highlight w:val="darkGray"/>
          <w:lang w:eastAsia="en-PH"/>
          <w14:ligatures w14:val="none"/>
        </w:rPr>
        <w:t>] matrix = {</w:t>
      </w:r>
    </w:p>
    <w:p w:rsidRPr="00C66AF8" w:rsidR="00192AAB" w:rsidP="00192AAB" w:rsidRDefault="00192AAB" w14:paraId="72CC1D5C"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            {1, 2, 3},</w:t>
      </w:r>
    </w:p>
    <w:p w:rsidRPr="00C66AF8" w:rsidR="00192AAB" w:rsidP="00192AAB" w:rsidRDefault="00192AAB" w14:paraId="1B8F4178"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            {4, 5, 6},</w:t>
      </w:r>
    </w:p>
    <w:p w:rsidRPr="00C66AF8" w:rsidR="00192AAB" w:rsidP="00192AAB" w:rsidRDefault="00192AAB" w14:paraId="61CF5390"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            {7, 8, 9}</w:t>
      </w:r>
    </w:p>
    <w:p w:rsidRPr="00C66AF8" w:rsidR="00192AAB" w:rsidP="00192AAB" w:rsidRDefault="00192AAB" w14:paraId="69C59347"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        };</w:t>
      </w:r>
    </w:p>
    <w:p w:rsidRPr="00C66AF8" w:rsidR="00192AAB" w:rsidP="00192AAB" w:rsidRDefault="00192AAB" w14:paraId="5BAFEE1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p>
    <w:p w:rsidRPr="00C66AF8" w:rsidR="00192AAB" w:rsidP="00192AAB" w:rsidRDefault="00192AAB" w14:paraId="074D1C3B"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        for (int </w:t>
      </w:r>
      <w:proofErr w:type="spellStart"/>
      <w:r w:rsidRPr="00C66AF8">
        <w:rPr>
          <w:rFonts w:eastAsia="Times New Roman" w:cs="Times New Roman"/>
          <w:kern w:val="0"/>
          <w:sz w:val="24"/>
          <w:szCs w:val="24"/>
          <w:highlight w:val="darkGray"/>
          <w:lang w:eastAsia="en-PH"/>
          <w14:ligatures w14:val="none"/>
        </w:rPr>
        <w:t>i</w:t>
      </w:r>
      <w:proofErr w:type="spellEnd"/>
      <w:r w:rsidRPr="00C66AF8">
        <w:rPr>
          <w:rFonts w:eastAsia="Times New Roman" w:cs="Times New Roman"/>
          <w:kern w:val="0"/>
          <w:sz w:val="24"/>
          <w:szCs w:val="24"/>
          <w:highlight w:val="darkGray"/>
          <w:lang w:eastAsia="en-PH"/>
          <w14:ligatures w14:val="none"/>
        </w:rPr>
        <w:t xml:space="preserve"> = 0; </w:t>
      </w:r>
      <w:proofErr w:type="spellStart"/>
      <w:r w:rsidRPr="00C66AF8">
        <w:rPr>
          <w:rFonts w:eastAsia="Times New Roman" w:cs="Times New Roman"/>
          <w:kern w:val="0"/>
          <w:sz w:val="24"/>
          <w:szCs w:val="24"/>
          <w:highlight w:val="darkGray"/>
          <w:lang w:eastAsia="en-PH"/>
          <w14:ligatures w14:val="none"/>
        </w:rPr>
        <w:t>i</w:t>
      </w:r>
      <w:proofErr w:type="spellEnd"/>
      <w:r w:rsidRPr="00C66AF8">
        <w:rPr>
          <w:rFonts w:eastAsia="Times New Roman" w:cs="Times New Roman"/>
          <w:kern w:val="0"/>
          <w:sz w:val="24"/>
          <w:szCs w:val="24"/>
          <w:highlight w:val="darkGray"/>
          <w:lang w:eastAsia="en-PH"/>
          <w14:ligatures w14:val="none"/>
        </w:rPr>
        <w:t xml:space="preserve"> &lt; 3; </w:t>
      </w:r>
      <w:proofErr w:type="spellStart"/>
      <w:r w:rsidRPr="00C66AF8">
        <w:rPr>
          <w:rFonts w:eastAsia="Times New Roman" w:cs="Times New Roman"/>
          <w:kern w:val="0"/>
          <w:sz w:val="24"/>
          <w:szCs w:val="24"/>
          <w:highlight w:val="darkGray"/>
          <w:lang w:eastAsia="en-PH"/>
          <w14:ligatures w14:val="none"/>
        </w:rPr>
        <w:t>i</w:t>
      </w:r>
      <w:proofErr w:type="spellEnd"/>
      <w:r w:rsidRPr="00C66AF8">
        <w:rPr>
          <w:rFonts w:eastAsia="Times New Roman" w:cs="Times New Roman"/>
          <w:kern w:val="0"/>
          <w:sz w:val="24"/>
          <w:szCs w:val="24"/>
          <w:highlight w:val="darkGray"/>
          <w:lang w:eastAsia="en-PH"/>
          <w14:ligatures w14:val="none"/>
        </w:rPr>
        <w:t>++) {</w:t>
      </w:r>
    </w:p>
    <w:p w:rsidRPr="00C66AF8" w:rsidR="00192AAB" w:rsidP="00192AAB" w:rsidRDefault="00192AAB" w14:paraId="3440C84B"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            for (int j = 0; j &lt; 3; </w:t>
      </w:r>
      <w:proofErr w:type="spellStart"/>
      <w:r w:rsidRPr="00C66AF8">
        <w:rPr>
          <w:rFonts w:eastAsia="Times New Roman" w:cs="Times New Roman"/>
          <w:kern w:val="0"/>
          <w:sz w:val="24"/>
          <w:szCs w:val="24"/>
          <w:highlight w:val="darkGray"/>
          <w:lang w:eastAsia="en-PH"/>
          <w14:ligatures w14:val="none"/>
        </w:rPr>
        <w:t>j++</w:t>
      </w:r>
      <w:proofErr w:type="spellEnd"/>
      <w:r w:rsidRPr="00C66AF8">
        <w:rPr>
          <w:rFonts w:eastAsia="Times New Roman" w:cs="Times New Roman"/>
          <w:kern w:val="0"/>
          <w:sz w:val="24"/>
          <w:szCs w:val="24"/>
          <w:highlight w:val="darkGray"/>
          <w:lang w:eastAsia="en-PH"/>
          <w14:ligatures w14:val="none"/>
        </w:rPr>
        <w:t>) {</w:t>
      </w:r>
    </w:p>
    <w:p w:rsidRPr="00C66AF8" w:rsidR="00192AAB" w:rsidP="00192AAB" w:rsidRDefault="00192AAB" w14:paraId="3450BC50"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                </w:t>
      </w:r>
      <w:proofErr w:type="spellStart"/>
      <w:r w:rsidRPr="00C66AF8">
        <w:rPr>
          <w:rFonts w:eastAsia="Times New Roman" w:cs="Times New Roman"/>
          <w:kern w:val="0"/>
          <w:sz w:val="24"/>
          <w:szCs w:val="24"/>
          <w:highlight w:val="darkGray"/>
          <w:lang w:eastAsia="en-PH"/>
          <w14:ligatures w14:val="none"/>
        </w:rPr>
        <w:t>System.out.print</w:t>
      </w:r>
      <w:proofErr w:type="spellEnd"/>
      <w:r w:rsidRPr="00C66AF8">
        <w:rPr>
          <w:rFonts w:eastAsia="Times New Roman" w:cs="Times New Roman"/>
          <w:kern w:val="0"/>
          <w:sz w:val="24"/>
          <w:szCs w:val="24"/>
          <w:highlight w:val="darkGray"/>
          <w:lang w:eastAsia="en-PH"/>
          <w14:ligatures w14:val="none"/>
        </w:rPr>
        <w:t>(matrix[</w:t>
      </w:r>
      <w:proofErr w:type="spellStart"/>
      <w:r w:rsidRPr="00C66AF8">
        <w:rPr>
          <w:rFonts w:eastAsia="Times New Roman" w:cs="Times New Roman"/>
          <w:kern w:val="0"/>
          <w:sz w:val="24"/>
          <w:szCs w:val="24"/>
          <w:highlight w:val="darkGray"/>
          <w:lang w:eastAsia="en-PH"/>
          <w14:ligatures w14:val="none"/>
        </w:rPr>
        <w:t>i</w:t>
      </w:r>
      <w:proofErr w:type="spellEnd"/>
      <w:r w:rsidRPr="00C66AF8">
        <w:rPr>
          <w:rFonts w:eastAsia="Times New Roman" w:cs="Times New Roman"/>
          <w:kern w:val="0"/>
          <w:sz w:val="24"/>
          <w:szCs w:val="24"/>
          <w:highlight w:val="darkGray"/>
          <w:lang w:eastAsia="en-PH"/>
          <w14:ligatures w14:val="none"/>
        </w:rPr>
        <w:t>][j] + " "</w:t>
      </w:r>
      <w:proofErr w:type="gramStart"/>
      <w:r w:rsidRPr="00C66AF8">
        <w:rPr>
          <w:rFonts w:eastAsia="Times New Roman" w:cs="Times New Roman"/>
          <w:kern w:val="0"/>
          <w:sz w:val="24"/>
          <w:szCs w:val="24"/>
          <w:highlight w:val="darkGray"/>
          <w:lang w:eastAsia="en-PH"/>
          <w14:ligatures w14:val="none"/>
        </w:rPr>
        <w:t>);</w:t>
      </w:r>
      <w:proofErr w:type="gramEnd"/>
    </w:p>
    <w:p w:rsidRPr="00C66AF8" w:rsidR="00192AAB" w:rsidP="00192AAB" w:rsidRDefault="00192AAB" w14:paraId="18552574"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            }</w:t>
      </w:r>
    </w:p>
    <w:p w:rsidRPr="00C66AF8" w:rsidR="00192AAB" w:rsidP="00192AAB" w:rsidRDefault="00192AAB" w14:paraId="158A8532"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            </w:t>
      </w:r>
      <w:proofErr w:type="spellStart"/>
      <w:r w:rsidRPr="00C66AF8">
        <w:rPr>
          <w:rFonts w:eastAsia="Times New Roman" w:cs="Times New Roman"/>
          <w:kern w:val="0"/>
          <w:sz w:val="24"/>
          <w:szCs w:val="24"/>
          <w:highlight w:val="darkGray"/>
          <w:lang w:eastAsia="en-PH"/>
          <w14:ligatures w14:val="none"/>
        </w:rPr>
        <w:t>System.out.println</w:t>
      </w:r>
      <w:proofErr w:type="spellEnd"/>
      <w:r w:rsidRPr="00C66AF8">
        <w:rPr>
          <w:rFonts w:eastAsia="Times New Roman" w:cs="Times New Roman"/>
          <w:kern w:val="0"/>
          <w:sz w:val="24"/>
          <w:szCs w:val="24"/>
          <w:highlight w:val="darkGray"/>
          <w:lang w:eastAsia="en-PH"/>
          <w14:ligatures w14:val="none"/>
        </w:rPr>
        <w:t>(</w:t>
      </w:r>
      <w:proofErr w:type="gramStart"/>
      <w:r w:rsidRPr="00C66AF8">
        <w:rPr>
          <w:rFonts w:eastAsia="Times New Roman" w:cs="Times New Roman"/>
          <w:kern w:val="0"/>
          <w:sz w:val="24"/>
          <w:szCs w:val="24"/>
          <w:highlight w:val="darkGray"/>
          <w:lang w:eastAsia="en-PH"/>
          <w14:ligatures w14:val="none"/>
        </w:rPr>
        <w:t>);</w:t>
      </w:r>
      <w:proofErr w:type="gramEnd"/>
    </w:p>
    <w:p w:rsidRPr="00C66AF8" w:rsidR="00192AAB" w:rsidP="00192AAB" w:rsidRDefault="00192AAB" w14:paraId="7E248F86"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        }</w:t>
      </w:r>
    </w:p>
    <w:p w:rsidRPr="00C66AF8" w:rsidR="00192AAB" w:rsidP="00192AAB" w:rsidRDefault="00192AAB" w14:paraId="5BA30901"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    }</w:t>
      </w:r>
    </w:p>
    <w:p w:rsidR="00192AAB" w:rsidP="00192AAB" w:rsidRDefault="00192AAB" w14:paraId="5E471FAD" w14:textId="189D58FC">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C66AF8">
        <w:rPr>
          <w:rFonts w:eastAsia="Times New Roman" w:cs="Times New Roman"/>
          <w:kern w:val="0"/>
          <w:sz w:val="24"/>
          <w:szCs w:val="24"/>
          <w:highlight w:val="darkGray"/>
          <w:lang w:eastAsia="en-PH"/>
          <w14:ligatures w14:val="none"/>
        </w:rPr>
        <w:t>}</w:t>
      </w:r>
    </w:p>
    <w:p w:rsidRPr="00C66AF8" w:rsidR="00192AAB" w:rsidP="00192AAB" w:rsidRDefault="00192AAB" w14:paraId="5EC71978" w14:textId="3C6DD6A4">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C66AF8">
        <w:rPr>
          <w:rFonts w:eastAsia="Times New Roman" w:cs="Times New Roman"/>
          <w:b/>
          <w:bCs/>
          <w:kern w:val="0"/>
          <w:sz w:val="24"/>
          <w:szCs w:val="24"/>
          <w:lang w:eastAsia="en-PH"/>
          <w14:ligatures w14:val="none"/>
        </w:rPr>
        <w:t>Output:</w:t>
      </w:r>
    </w:p>
    <w:p w:rsidRPr="00C66AF8" w:rsidR="00192AAB" w:rsidP="00192AAB" w:rsidRDefault="00192AAB" w14:paraId="6337CC20"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1 2 3 </w:t>
      </w:r>
    </w:p>
    <w:p w:rsidRPr="00C66AF8" w:rsidR="00192AAB" w:rsidP="00192AAB" w:rsidRDefault="00192AAB" w14:paraId="6E9ECC8D" w14:textId="77777777">
      <w:pPr>
        <w:numPr>
          <w:ilvl w:val="0"/>
          <w:numId w:val="0"/>
        </w:numPr>
        <w:spacing w:before="100" w:beforeAutospacing="1" w:after="100" w:afterAutospacing="1" w:line="240" w:lineRule="auto"/>
        <w:ind w:left="720"/>
        <w:rPr>
          <w:rFonts w:eastAsia="Times New Roman" w:cs="Times New Roman"/>
          <w:kern w:val="0"/>
          <w:sz w:val="24"/>
          <w:szCs w:val="24"/>
          <w:highlight w:val="darkGray"/>
          <w:lang w:eastAsia="en-PH"/>
          <w14:ligatures w14:val="none"/>
        </w:rPr>
      </w:pPr>
      <w:r w:rsidRPr="00C66AF8">
        <w:rPr>
          <w:rFonts w:eastAsia="Times New Roman" w:cs="Times New Roman"/>
          <w:kern w:val="0"/>
          <w:sz w:val="24"/>
          <w:szCs w:val="24"/>
          <w:highlight w:val="darkGray"/>
          <w:lang w:eastAsia="en-PH"/>
          <w14:ligatures w14:val="none"/>
        </w:rPr>
        <w:t xml:space="preserve">4 5 6 </w:t>
      </w:r>
    </w:p>
    <w:p w:rsidR="00192AAB" w:rsidP="00192AAB" w:rsidRDefault="00192AAB" w14:paraId="358C62AB" w14:textId="5D1A30C3">
      <w:pPr>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r w:rsidRPr="00C66AF8">
        <w:rPr>
          <w:rFonts w:eastAsia="Times New Roman" w:cs="Times New Roman"/>
          <w:kern w:val="0"/>
          <w:sz w:val="24"/>
          <w:szCs w:val="24"/>
          <w:highlight w:val="darkGray"/>
          <w:lang w:eastAsia="en-PH"/>
          <w14:ligatures w14:val="none"/>
        </w:rPr>
        <w:t>7 8 9</w:t>
      </w:r>
    </w:p>
    <w:p w:rsidRPr="00C66AF8" w:rsidR="00200BF5" w:rsidP="00200BF5" w:rsidRDefault="00200BF5" w14:paraId="1147EFF7" w14:textId="163465A5">
      <w:pPr>
        <w:numPr>
          <w:ilvl w:val="0"/>
          <w:numId w:val="0"/>
        </w:numPr>
        <w:spacing w:before="100" w:beforeAutospacing="1" w:after="100" w:afterAutospacing="1" w:line="240" w:lineRule="auto"/>
        <w:ind w:left="720"/>
        <w:rPr>
          <w:rFonts w:eastAsia="Times New Roman" w:cs="Times New Roman"/>
          <w:b/>
          <w:bCs/>
          <w:kern w:val="0"/>
          <w:sz w:val="24"/>
          <w:szCs w:val="24"/>
          <w:lang w:eastAsia="en-PH"/>
          <w14:ligatures w14:val="none"/>
        </w:rPr>
      </w:pPr>
      <w:r w:rsidRPr="00C66AF8">
        <w:rPr>
          <w:rFonts w:eastAsia="Times New Roman" w:cs="Times New Roman"/>
          <w:b/>
          <w:bCs/>
          <w:kern w:val="0"/>
          <w:sz w:val="24"/>
          <w:szCs w:val="24"/>
          <w:lang w:eastAsia="en-PH"/>
          <w14:ligatures w14:val="none"/>
        </w:rPr>
        <w:t xml:space="preserve">Explanation: </w:t>
      </w:r>
    </w:p>
    <w:p w:rsidR="00C66AF8" w:rsidP="00C66AF8" w:rsidRDefault="00C66AF8" w14:paraId="2A0E382A"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66AF8">
        <w:rPr>
          <w:rFonts w:eastAsia="Times New Roman" w:cs="Times New Roman"/>
          <w:kern w:val="0"/>
          <w:sz w:val="24"/>
          <w:szCs w:val="24"/>
          <w:lang w:eastAsia="en-PH"/>
          <w14:ligatures w14:val="none"/>
        </w:rPr>
        <w:t xml:space="preserve">The array matrix has </w:t>
      </w:r>
      <w:r w:rsidRPr="00C66AF8">
        <w:rPr>
          <w:rFonts w:eastAsia="Times New Roman" w:cs="Times New Roman"/>
          <w:b/>
          <w:bCs/>
          <w:kern w:val="0"/>
          <w:sz w:val="24"/>
          <w:szCs w:val="24"/>
          <w:lang w:eastAsia="en-PH"/>
          <w14:ligatures w14:val="none"/>
        </w:rPr>
        <w:t>3 rows</w:t>
      </w:r>
      <w:r w:rsidRPr="00C66AF8">
        <w:rPr>
          <w:rFonts w:eastAsia="Times New Roman" w:cs="Times New Roman"/>
          <w:kern w:val="0"/>
          <w:sz w:val="24"/>
          <w:szCs w:val="24"/>
          <w:lang w:eastAsia="en-PH"/>
          <w14:ligatures w14:val="none"/>
        </w:rPr>
        <w:t xml:space="preserve"> and </w:t>
      </w:r>
      <w:r w:rsidRPr="00C66AF8">
        <w:rPr>
          <w:rFonts w:eastAsia="Times New Roman" w:cs="Times New Roman"/>
          <w:b/>
          <w:bCs/>
          <w:kern w:val="0"/>
          <w:sz w:val="24"/>
          <w:szCs w:val="24"/>
          <w:lang w:eastAsia="en-PH"/>
          <w14:ligatures w14:val="none"/>
        </w:rPr>
        <w:t>3 columns</w:t>
      </w:r>
      <w:r w:rsidRPr="00C66AF8">
        <w:rPr>
          <w:rFonts w:eastAsia="Times New Roman" w:cs="Times New Roman"/>
          <w:kern w:val="0"/>
          <w:sz w:val="24"/>
          <w:szCs w:val="24"/>
          <w:lang w:eastAsia="en-PH"/>
          <w14:ligatures w14:val="none"/>
        </w:rPr>
        <w:t>.</w:t>
      </w:r>
    </w:p>
    <w:p w:rsidR="00C66AF8" w:rsidP="00C66AF8" w:rsidRDefault="00C66AF8" w14:paraId="564ED903"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66AF8">
        <w:rPr>
          <w:rFonts w:eastAsia="Times New Roman" w:cs="Times New Roman"/>
          <w:kern w:val="0"/>
          <w:sz w:val="24"/>
          <w:szCs w:val="24"/>
          <w:lang w:eastAsia="en-PH"/>
          <w14:ligatures w14:val="none"/>
        </w:rPr>
        <w:t>The outer loop (</w:t>
      </w:r>
      <w:proofErr w:type="spellStart"/>
      <w:r w:rsidRPr="00C66AF8">
        <w:rPr>
          <w:rFonts w:eastAsia="Times New Roman" w:cs="Times New Roman"/>
          <w:kern w:val="0"/>
          <w:sz w:val="24"/>
          <w:szCs w:val="24"/>
          <w:highlight w:val="darkGray"/>
          <w:lang w:eastAsia="en-PH"/>
          <w14:ligatures w14:val="none"/>
        </w:rPr>
        <w:t>i</w:t>
      </w:r>
      <w:proofErr w:type="spellEnd"/>
      <w:r w:rsidRPr="00C66AF8">
        <w:rPr>
          <w:rFonts w:eastAsia="Times New Roman" w:cs="Times New Roman"/>
          <w:kern w:val="0"/>
          <w:sz w:val="24"/>
          <w:szCs w:val="24"/>
          <w:lang w:eastAsia="en-PH"/>
          <w14:ligatures w14:val="none"/>
        </w:rPr>
        <w:t>) represents rows, and the inner loop (</w:t>
      </w:r>
      <w:r w:rsidRPr="00C66AF8">
        <w:rPr>
          <w:rFonts w:eastAsia="Times New Roman" w:cs="Times New Roman"/>
          <w:kern w:val="0"/>
          <w:sz w:val="24"/>
          <w:szCs w:val="24"/>
          <w:highlight w:val="darkGray"/>
          <w:lang w:eastAsia="en-PH"/>
          <w14:ligatures w14:val="none"/>
        </w:rPr>
        <w:t>j</w:t>
      </w:r>
      <w:r w:rsidRPr="00C66AF8">
        <w:rPr>
          <w:rFonts w:eastAsia="Times New Roman" w:cs="Times New Roman"/>
          <w:kern w:val="0"/>
          <w:sz w:val="24"/>
          <w:szCs w:val="24"/>
          <w:lang w:eastAsia="en-PH"/>
          <w14:ligatures w14:val="none"/>
        </w:rPr>
        <w:t>) represents columns.</w:t>
      </w:r>
    </w:p>
    <w:p w:rsidR="00C66AF8" w:rsidP="00C66AF8" w:rsidRDefault="00C66AF8" w14:paraId="6B6EF139"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66AF8">
        <w:rPr>
          <w:rFonts w:eastAsia="Times New Roman" w:cs="Times New Roman"/>
          <w:kern w:val="0"/>
          <w:sz w:val="24"/>
          <w:szCs w:val="24"/>
          <w:lang w:eastAsia="en-PH"/>
          <w14:ligatures w14:val="none"/>
        </w:rPr>
        <w:t xml:space="preserve">Each value is accessed using </w:t>
      </w:r>
      <w:r w:rsidRPr="00C66AF8">
        <w:rPr>
          <w:rFonts w:eastAsia="Times New Roman" w:cs="Times New Roman"/>
          <w:kern w:val="0"/>
          <w:sz w:val="24"/>
          <w:szCs w:val="24"/>
          <w:highlight w:val="darkGray"/>
          <w:lang w:eastAsia="en-PH"/>
          <w14:ligatures w14:val="none"/>
        </w:rPr>
        <w:t>matrix[row][column].</w:t>
      </w:r>
    </w:p>
    <w:p w:rsidR="00200BF5" w:rsidP="00C66AF8" w:rsidRDefault="00C66AF8" w14:paraId="02B3D137" w14:textId="48F49E6F">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66AF8">
        <w:rPr>
          <w:rFonts w:eastAsia="Times New Roman" w:cs="Times New Roman"/>
          <w:kern w:val="0"/>
          <w:sz w:val="24"/>
          <w:szCs w:val="24"/>
          <w:lang w:eastAsia="en-PH"/>
          <w14:ligatures w14:val="none"/>
        </w:rPr>
        <w:t>This type of array is great for storing data in a grid format.</w:t>
      </w:r>
    </w:p>
    <w:p w:rsidR="00C66AF8" w:rsidP="00C66AF8" w:rsidRDefault="00C66AF8" w14:paraId="54EB44CC"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767FF0" w:rsidR="00C66AF8" w:rsidP="00C66AF8" w:rsidRDefault="00C66AF8" w14:paraId="687A1CCD" w14:textId="77777777">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767FF0">
        <w:rPr>
          <w:rFonts w:eastAsia="Times New Roman" w:cs="Times New Roman"/>
          <w:b/>
          <w:bCs/>
          <w:kern w:val="0"/>
          <w:sz w:val="24"/>
          <w:szCs w:val="24"/>
          <w:lang w:eastAsia="en-PH"/>
          <w14:ligatures w14:val="none"/>
        </w:rPr>
        <w:t>Advantages of Arrays</w:t>
      </w:r>
    </w:p>
    <w:p w:rsidRPr="00767FF0" w:rsidR="00767FF0" w:rsidP="005E4004" w:rsidRDefault="00767FF0" w14:paraId="7E1081BB" w14:textId="528BC75F">
      <w:pPr>
        <w:pStyle w:val="ListParagraph"/>
        <w:numPr>
          <w:ilvl w:val="0"/>
          <w:numId w:val="77"/>
        </w:numPr>
        <w:spacing w:before="100" w:beforeAutospacing="1" w:after="100" w:afterAutospacing="1" w:line="240" w:lineRule="auto"/>
        <w:rPr>
          <w:rFonts w:eastAsia="Times New Roman" w:cs="Times New Roman"/>
          <w:kern w:val="0"/>
          <w:sz w:val="24"/>
          <w:szCs w:val="24"/>
          <w:lang w:eastAsia="en-PH"/>
          <w14:ligatures w14:val="none"/>
        </w:rPr>
      </w:pPr>
      <w:r w:rsidRPr="00767FF0">
        <w:rPr>
          <w:rFonts w:ascii="Segoe UI Emoji" w:hAnsi="Segoe UI Emoji" w:eastAsia="Times New Roman" w:cs="Segoe UI Emoji"/>
          <w:kern w:val="0"/>
          <w:sz w:val="24"/>
          <w:szCs w:val="24"/>
          <w:lang w:eastAsia="en-PH"/>
          <w14:ligatures w14:val="none"/>
        </w:rPr>
        <w:t>✅</w:t>
      </w:r>
      <w:r w:rsidRPr="00767FF0">
        <w:rPr>
          <w:rFonts w:eastAsia="Times New Roman" w:cs="Times New Roman"/>
          <w:kern w:val="0"/>
          <w:sz w:val="24"/>
          <w:szCs w:val="24"/>
          <w:lang w:eastAsia="en-PH"/>
          <w14:ligatures w14:val="none"/>
        </w:rPr>
        <w:t xml:space="preserve"> Stores multiple data values efficiently.</w:t>
      </w:r>
    </w:p>
    <w:p w:rsidRPr="00767FF0" w:rsidR="00767FF0" w:rsidP="005E4004" w:rsidRDefault="00767FF0" w14:paraId="5A4DE1F0" w14:textId="576C6EC3">
      <w:pPr>
        <w:pStyle w:val="ListParagraph"/>
        <w:numPr>
          <w:ilvl w:val="0"/>
          <w:numId w:val="77"/>
        </w:numPr>
        <w:spacing w:before="100" w:beforeAutospacing="1" w:after="100" w:afterAutospacing="1" w:line="240" w:lineRule="auto"/>
        <w:rPr>
          <w:rFonts w:eastAsia="Times New Roman" w:cs="Times New Roman"/>
          <w:kern w:val="0"/>
          <w:sz w:val="24"/>
          <w:szCs w:val="24"/>
          <w:lang w:eastAsia="en-PH"/>
          <w14:ligatures w14:val="none"/>
        </w:rPr>
      </w:pPr>
      <w:r w:rsidRPr="00767FF0">
        <w:rPr>
          <w:rFonts w:ascii="Segoe UI Emoji" w:hAnsi="Segoe UI Emoji" w:eastAsia="Times New Roman" w:cs="Segoe UI Emoji"/>
          <w:kern w:val="0"/>
          <w:sz w:val="24"/>
          <w:szCs w:val="24"/>
          <w:lang w:eastAsia="en-PH"/>
          <w14:ligatures w14:val="none"/>
        </w:rPr>
        <w:t>🧩</w:t>
      </w:r>
      <w:r w:rsidRPr="00767FF0">
        <w:rPr>
          <w:rFonts w:eastAsia="Times New Roman" w:cs="Times New Roman"/>
          <w:kern w:val="0"/>
          <w:sz w:val="24"/>
          <w:szCs w:val="24"/>
          <w:lang w:eastAsia="en-PH"/>
          <w14:ligatures w14:val="none"/>
        </w:rPr>
        <w:t xml:space="preserve"> Allows easy access using index numbers.</w:t>
      </w:r>
    </w:p>
    <w:p w:rsidRPr="00767FF0" w:rsidR="00767FF0" w:rsidP="005E4004" w:rsidRDefault="00767FF0" w14:paraId="78E18987" w14:textId="75E21437">
      <w:pPr>
        <w:pStyle w:val="ListParagraph"/>
        <w:numPr>
          <w:ilvl w:val="0"/>
          <w:numId w:val="77"/>
        </w:numPr>
        <w:spacing w:before="100" w:beforeAutospacing="1" w:after="100" w:afterAutospacing="1" w:line="240" w:lineRule="auto"/>
        <w:rPr>
          <w:rFonts w:eastAsia="Times New Roman" w:cs="Times New Roman"/>
          <w:kern w:val="0"/>
          <w:sz w:val="24"/>
          <w:szCs w:val="24"/>
          <w:lang w:eastAsia="en-PH"/>
          <w14:ligatures w14:val="none"/>
        </w:rPr>
      </w:pPr>
      <w:r w:rsidRPr="00767FF0">
        <w:rPr>
          <w:rFonts w:ascii="Segoe UI Emoji" w:hAnsi="Segoe UI Emoji" w:eastAsia="Times New Roman" w:cs="Segoe UI Emoji"/>
          <w:kern w:val="0"/>
          <w:sz w:val="24"/>
          <w:szCs w:val="24"/>
          <w:lang w:eastAsia="en-PH"/>
          <w14:ligatures w14:val="none"/>
        </w:rPr>
        <w:t>⚙️</w:t>
      </w:r>
      <w:r w:rsidRPr="00767FF0">
        <w:rPr>
          <w:rFonts w:eastAsia="Times New Roman" w:cs="Times New Roman"/>
          <w:kern w:val="0"/>
          <w:sz w:val="24"/>
          <w:szCs w:val="24"/>
          <w:lang w:eastAsia="en-PH"/>
          <w14:ligatures w14:val="none"/>
        </w:rPr>
        <w:t xml:space="preserve"> Saves memory compared to multiple variables.</w:t>
      </w:r>
    </w:p>
    <w:p w:rsidRPr="00767FF0" w:rsidR="00767FF0" w:rsidP="005E4004" w:rsidRDefault="00767FF0" w14:paraId="7F65FBF9" w14:textId="7D2E78F7">
      <w:pPr>
        <w:pStyle w:val="ListParagraph"/>
        <w:numPr>
          <w:ilvl w:val="0"/>
          <w:numId w:val="77"/>
        </w:numPr>
        <w:spacing w:before="100" w:beforeAutospacing="1" w:after="100" w:afterAutospacing="1" w:line="240" w:lineRule="auto"/>
        <w:rPr>
          <w:rFonts w:eastAsia="Times New Roman" w:cs="Times New Roman"/>
          <w:kern w:val="0"/>
          <w:sz w:val="24"/>
          <w:szCs w:val="24"/>
          <w:lang w:eastAsia="en-PH"/>
          <w14:ligatures w14:val="none"/>
        </w:rPr>
      </w:pPr>
      <w:r w:rsidRPr="00767FF0">
        <w:rPr>
          <w:rFonts w:ascii="Segoe UI Emoji" w:hAnsi="Segoe UI Emoji" w:eastAsia="Times New Roman" w:cs="Segoe UI Emoji"/>
          <w:kern w:val="0"/>
          <w:sz w:val="24"/>
          <w:szCs w:val="24"/>
          <w:lang w:eastAsia="en-PH"/>
          <w14:ligatures w14:val="none"/>
        </w:rPr>
        <w:t>🧠</w:t>
      </w:r>
      <w:r w:rsidRPr="00767FF0">
        <w:rPr>
          <w:rFonts w:eastAsia="Times New Roman" w:cs="Times New Roman"/>
          <w:kern w:val="0"/>
          <w:sz w:val="24"/>
          <w:szCs w:val="24"/>
          <w:lang w:eastAsia="en-PH"/>
          <w14:ligatures w14:val="none"/>
        </w:rPr>
        <w:t xml:space="preserve"> Makes looping and processing easier.</w:t>
      </w:r>
    </w:p>
    <w:p w:rsidR="00767FF0" w:rsidP="005E4004" w:rsidRDefault="00767FF0" w14:paraId="06806A15" w14:textId="5F7CD032">
      <w:pPr>
        <w:pStyle w:val="ListParagraph"/>
        <w:numPr>
          <w:ilvl w:val="0"/>
          <w:numId w:val="77"/>
        </w:numPr>
        <w:spacing w:before="100" w:beforeAutospacing="1" w:after="100" w:afterAutospacing="1" w:line="240" w:lineRule="auto"/>
        <w:rPr>
          <w:rFonts w:eastAsia="Times New Roman" w:cs="Times New Roman"/>
          <w:kern w:val="0"/>
          <w:sz w:val="24"/>
          <w:szCs w:val="24"/>
          <w:lang w:eastAsia="en-PH"/>
          <w14:ligatures w14:val="none"/>
        </w:rPr>
      </w:pPr>
      <w:r w:rsidRPr="00767FF0">
        <w:rPr>
          <w:rFonts w:ascii="Segoe UI Emoji" w:hAnsi="Segoe UI Emoji" w:eastAsia="Times New Roman" w:cs="Segoe UI Emoji"/>
          <w:kern w:val="0"/>
          <w:sz w:val="24"/>
          <w:szCs w:val="24"/>
          <w:lang w:eastAsia="en-PH"/>
          <w14:ligatures w14:val="none"/>
        </w:rPr>
        <w:t>🚀</w:t>
      </w:r>
      <w:r w:rsidRPr="00767FF0">
        <w:rPr>
          <w:rFonts w:eastAsia="Times New Roman" w:cs="Times New Roman"/>
          <w:kern w:val="0"/>
          <w:sz w:val="24"/>
          <w:szCs w:val="24"/>
          <w:lang w:eastAsia="en-PH"/>
          <w14:ligatures w14:val="none"/>
        </w:rPr>
        <w:t xml:space="preserve"> Useful for mathematical and tabular da</w:t>
      </w:r>
      <w:r>
        <w:rPr>
          <w:rFonts w:eastAsia="Times New Roman" w:cs="Times New Roman"/>
          <w:kern w:val="0"/>
          <w:sz w:val="24"/>
          <w:szCs w:val="24"/>
          <w:lang w:eastAsia="en-PH"/>
          <w14:ligatures w14:val="none"/>
        </w:rPr>
        <w:t>ta.</w:t>
      </w:r>
    </w:p>
    <w:p w:rsidR="00767FF0" w:rsidP="00767FF0" w:rsidRDefault="00767FF0" w14:paraId="2BEFE889"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A1457A" w:rsidR="00767FF0" w:rsidP="00767FF0" w:rsidRDefault="00767FF0" w14:paraId="11C4EB9D" w14:textId="502F527B">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A1457A">
        <w:rPr>
          <w:rFonts w:eastAsia="Times New Roman" w:cs="Times New Roman"/>
          <w:b/>
          <w:bCs/>
          <w:kern w:val="0"/>
          <w:sz w:val="24"/>
          <w:szCs w:val="24"/>
          <w:lang w:eastAsia="en-PH"/>
          <w14:ligatures w14:val="none"/>
        </w:rPr>
        <w:t>Tips:</w:t>
      </w:r>
    </w:p>
    <w:p w:rsidRPr="001A6E79" w:rsidR="00A1457A" w:rsidP="005E4004" w:rsidRDefault="00A1457A" w14:paraId="2BE5591F" w14:textId="27277E75">
      <w:pPr>
        <w:pStyle w:val="ListParagraph"/>
        <w:numPr>
          <w:ilvl w:val="0"/>
          <w:numId w:val="80"/>
        </w:numPr>
        <w:spacing w:before="100" w:beforeAutospacing="1" w:after="100" w:afterAutospacing="1" w:line="240" w:lineRule="auto"/>
        <w:rPr>
          <w:rFonts w:eastAsia="Times New Roman" w:cs="Times New Roman"/>
          <w:kern w:val="0"/>
          <w:sz w:val="24"/>
          <w:szCs w:val="24"/>
          <w:lang w:eastAsia="en-PH"/>
          <w14:ligatures w14:val="none"/>
        </w:rPr>
      </w:pPr>
      <w:r w:rsidRPr="001A6E79">
        <w:rPr>
          <w:rFonts w:eastAsia="Times New Roman" w:cs="Times New Roman"/>
          <w:kern w:val="0"/>
          <w:sz w:val="24"/>
          <w:szCs w:val="24"/>
          <w:lang w:eastAsia="en-PH"/>
          <w14:ligatures w14:val="none"/>
        </w:rPr>
        <w:t xml:space="preserve">Always check </w:t>
      </w:r>
      <w:proofErr w:type="spellStart"/>
      <w:proofErr w:type="gramStart"/>
      <w:r w:rsidRPr="001A6E79">
        <w:rPr>
          <w:rFonts w:eastAsia="Times New Roman" w:cs="Courier New"/>
          <w:kern w:val="0"/>
          <w:sz w:val="20"/>
          <w:szCs w:val="20"/>
          <w:highlight w:val="darkGray"/>
          <w:lang w:eastAsia="en-PH"/>
          <w14:ligatures w14:val="none"/>
        </w:rPr>
        <w:t>array.length</w:t>
      </w:r>
      <w:proofErr w:type="spellEnd"/>
      <w:proofErr w:type="gramEnd"/>
      <w:r w:rsidRPr="001A6E79">
        <w:rPr>
          <w:rFonts w:eastAsia="Times New Roman" w:cs="Times New Roman"/>
          <w:kern w:val="0"/>
          <w:sz w:val="24"/>
          <w:szCs w:val="24"/>
          <w:lang w:eastAsia="en-PH"/>
          <w14:ligatures w14:val="none"/>
        </w:rPr>
        <w:t xml:space="preserve"> to avoid </w:t>
      </w:r>
      <w:proofErr w:type="spellStart"/>
      <w:r w:rsidRPr="001A6E79">
        <w:rPr>
          <w:rFonts w:eastAsia="Times New Roman" w:cs="Times New Roman"/>
          <w:b/>
          <w:bCs/>
          <w:kern w:val="0"/>
          <w:sz w:val="24"/>
          <w:szCs w:val="24"/>
          <w:lang w:eastAsia="en-PH"/>
          <w14:ligatures w14:val="none"/>
        </w:rPr>
        <w:t>ArrayIndexOutOfBoundsException</w:t>
      </w:r>
      <w:proofErr w:type="spellEnd"/>
      <w:r w:rsidRPr="001A6E79">
        <w:rPr>
          <w:rFonts w:eastAsia="Times New Roman" w:cs="Times New Roman"/>
          <w:kern w:val="0"/>
          <w:sz w:val="24"/>
          <w:szCs w:val="24"/>
          <w:lang w:eastAsia="en-PH"/>
          <w14:ligatures w14:val="none"/>
        </w:rPr>
        <w:t>.</w:t>
      </w:r>
    </w:p>
    <w:p w:rsidRPr="001A6E79" w:rsidR="00A1457A" w:rsidP="005E4004" w:rsidRDefault="00A1457A" w14:paraId="1898B6F5" w14:textId="312B0906">
      <w:pPr>
        <w:pStyle w:val="ListParagraph"/>
        <w:numPr>
          <w:ilvl w:val="0"/>
          <w:numId w:val="80"/>
        </w:numPr>
        <w:spacing w:before="100" w:beforeAutospacing="1" w:after="100" w:afterAutospacing="1" w:line="240" w:lineRule="auto"/>
        <w:rPr>
          <w:rFonts w:eastAsia="Times New Roman" w:cs="Times New Roman"/>
          <w:kern w:val="0"/>
          <w:sz w:val="24"/>
          <w:szCs w:val="24"/>
          <w:lang w:eastAsia="en-PH"/>
          <w14:ligatures w14:val="none"/>
        </w:rPr>
      </w:pPr>
      <w:r w:rsidRPr="001A6E79">
        <w:rPr>
          <w:rFonts w:eastAsia="Times New Roman" w:cs="Times New Roman"/>
          <w:kern w:val="0"/>
          <w:sz w:val="24"/>
          <w:szCs w:val="24"/>
          <w:lang w:eastAsia="en-PH"/>
          <w14:ligatures w14:val="none"/>
        </w:rPr>
        <w:t xml:space="preserve">Use </w:t>
      </w:r>
      <w:r w:rsidRPr="001A6E79">
        <w:rPr>
          <w:rFonts w:eastAsia="Times New Roman" w:cs="Times New Roman"/>
          <w:b/>
          <w:bCs/>
          <w:kern w:val="0"/>
          <w:sz w:val="24"/>
          <w:szCs w:val="24"/>
          <w:lang w:eastAsia="en-PH"/>
          <w14:ligatures w14:val="none"/>
        </w:rPr>
        <w:t>nested loops</w:t>
      </w:r>
      <w:r w:rsidRPr="001A6E79">
        <w:rPr>
          <w:rFonts w:eastAsia="Times New Roman" w:cs="Times New Roman"/>
          <w:kern w:val="0"/>
          <w:sz w:val="24"/>
          <w:szCs w:val="24"/>
          <w:lang w:eastAsia="en-PH"/>
          <w14:ligatures w14:val="none"/>
        </w:rPr>
        <w:t xml:space="preserve"> for multidimensional arrays.</w:t>
      </w:r>
    </w:p>
    <w:p w:rsidRPr="001A6E79" w:rsidR="00A1457A" w:rsidP="005E4004" w:rsidRDefault="00A1457A" w14:paraId="35AF8D6D" w14:textId="5B05FFB3">
      <w:pPr>
        <w:pStyle w:val="ListParagraph"/>
        <w:numPr>
          <w:ilvl w:val="0"/>
          <w:numId w:val="80"/>
        </w:numPr>
        <w:spacing w:before="100" w:beforeAutospacing="1" w:after="100" w:afterAutospacing="1" w:line="240" w:lineRule="auto"/>
        <w:rPr>
          <w:rFonts w:eastAsia="Times New Roman" w:cs="Times New Roman"/>
          <w:kern w:val="0"/>
          <w:sz w:val="24"/>
          <w:szCs w:val="24"/>
          <w:lang w:eastAsia="en-PH"/>
          <w14:ligatures w14:val="none"/>
        </w:rPr>
      </w:pPr>
      <w:r w:rsidRPr="001A6E79">
        <w:rPr>
          <w:rFonts w:eastAsia="Times New Roman" w:cs="Times New Roman"/>
          <w:kern w:val="0"/>
          <w:sz w:val="24"/>
          <w:szCs w:val="24"/>
          <w:lang w:eastAsia="en-PH"/>
          <w14:ligatures w14:val="none"/>
        </w:rPr>
        <w:t xml:space="preserve">Remember that array indexes start from </w:t>
      </w:r>
      <w:r w:rsidRPr="001A6E79">
        <w:rPr>
          <w:rFonts w:eastAsia="Times New Roman" w:cs="Times New Roman"/>
          <w:b/>
          <w:bCs/>
          <w:kern w:val="0"/>
          <w:sz w:val="24"/>
          <w:szCs w:val="24"/>
          <w:lang w:eastAsia="en-PH"/>
          <w14:ligatures w14:val="none"/>
        </w:rPr>
        <w:t>0</w:t>
      </w:r>
      <w:r w:rsidRPr="001A6E79">
        <w:rPr>
          <w:rFonts w:eastAsia="Times New Roman" w:cs="Times New Roman"/>
          <w:kern w:val="0"/>
          <w:sz w:val="24"/>
          <w:szCs w:val="24"/>
          <w:lang w:eastAsia="en-PH"/>
          <w14:ligatures w14:val="none"/>
        </w:rPr>
        <w:t xml:space="preserve">, not </w:t>
      </w:r>
      <w:r w:rsidRPr="001A6E79">
        <w:rPr>
          <w:rFonts w:eastAsia="Times New Roman" w:cs="Times New Roman"/>
          <w:b/>
          <w:bCs/>
          <w:kern w:val="0"/>
          <w:sz w:val="24"/>
          <w:szCs w:val="24"/>
          <w:lang w:eastAsia="en-PH"/>
          <w14:ligatures w14:val="none"/>
        </w:rPr>
        <w:t>1</w:t>
      </w:r>
      <w:r w:rsidRPr="001A6E79">
        <w:rPr>
          <w:rFonts w:eastAsia="Times New Roman" w:cs="Times New Roman"/>
          <w:kern w:val="0"/>
          <w:sz w:val="24"/>
          <w:szCs w:val="24"/>
          <w:lang w:eastAsia="en-PH"/>
          <w14:ligatures w14:val="none"/>
        </w:rPr>
        <w:t>.</w:t>
      </w:r>
    </w:p>
    <w:p w:rsidRPr="001A6E79" w:rsidR="00A1457A" w:rsidP="005E4004" w:rsidRDefault="00A1457A" w14:paraId="2AD15FD2" w14:textId="102F4BAC">
      <w:pPr>
        <w:pStyle w:val="ListParagraph"/>
        <w:numPr>
          <w:ilvl w:val="0"/>
          <w:numId w:val="80"/>
        </w:numPr>
        <w:spacing w:before="100" w:beforeAutospacing="1" w:after="100" w:afterAutospacing="1" w:line="240" w:lineRule="auto"/>
        <w:rPr>
          <w:rFonts w:eastAsia="Times New Roman" w:cs="Times New Roman"/>
          <w:kern w:val="0"/>
          <w:sz w:val="24"/>
          <w:szCs w:val="24"/>
          <w:lang w:eastAsia="en-PH"/>
          <w14:ligatures w14:val="none"/>
        </w:rPr>
      </w:pPr>
      <w:r w:rsidRPr="001A6E79">
        <w:rPr>
          <w:rFonts w:eastAsia="Times New Roman" w:cs="Times New Roman"/>
          <w:kern w:val="0"/>
          <w:sz w:val="24"/>
          <w:szCs w:val="24"/>
          <w:lang w:eastAsia="en-PH"/>
          <w14:ligatures w14:val="none"/>
        </w:rPr>
        <w:t xml:space="preserve">Use </w:t>
      </w:r>
      <w:proofErr w:type="spellStart"/>
      <w:r w:rsidRPr="001A6E79">
        <w:rPr>
          <w:rFonts w:eastAsia="Times New Roman" w:cs="Courier New"/>
          <w:kern w:val="0"/>
          <w:sz w:val="20"/>
          <w:szCs w:val="20"/>
          <w:highlight w:val="darkGray"/>
          <w:lang w:eastAsia="en-PH"/>
          <w14:ligatures w14:val="none"/>
        </w:rPr>
        <w:t>Arrays.toString</w:t>
      </w:r>
      <w:proofErr w:type="spellEnd"/>
      <w:r w:rsidRPr="001A6E79">
        <w:rPr>
          <w:rFonts w:eastAsia="Times New Roman" w:cs="Courier New"/>
          <w:kern w:val="0"/>
          <w:sz w:val="20"/>
          <w:szCs w:val="20"/>
          <w:highlight w:val="darkGray"/>
          <w:lang w:eastAsia="en-PH"/>
          <w14:ligatures w14:val="none"/>
        </w:rPr>
        <w:t>()</w:t>
      </w:r>
      <w:r w:rsidRPr="001A6E79">
        <w:rPr>
          <w:rFonts w:eastAsia="Times New Roman" w:cs="Times New Roman"/>
          <w:kern w:val="0"/>
          <w:sz w:val="24"/>
          <w:szCs w:val="24"/>
          <w:lang w:eastAsia="en-PH"/>
          <w14:ligatures w14:val="none"/>
        </w:rPr>
        <w:t xml:space="preserve"> (for 1D) or </w:t>
      </w:r>
      <w:proofErr w:type="spellStart"/>
      <w:r w:rsidRPr="001A6E79">
        <w:rPr>
          <w:rFonts w:eastAsia="Times New Roman" w:cs="Courier New"/>
          <w:kern w:val="0"/>
          <w:sz w:val="20"/>
          <w:szCs w:val="20"/>
          <w:highlight w:val="darkGray"/>
          <w:lang w:eastAsia="en-PH"/>
          <w14:ligatures w14:val="none"/>
        </w:rPr>
        <w:t>Arrays.deepToString</w:t>
      </w:r>
      <w:proofErr w:type="spellEnd"/>
      <w:r w:rsidRPr="001A6E79">
        <w:rPr>
          <w:rFonts w:eastAsia="Times New Roman" w:cs="Courier New"/>
          <w:kern w:val="0"/>
          <w:sz w:val="20"/>
          <w:szCs w:val="20"/>
          <w:highlight w:val="darkGray"/>
          <w:lang w:eastAsia="en-PH"/>
          <w14:ligatures w14:val="none"/>
        </w:rPr>
        <w:t>()</w:t>
      </w:r>
      <w:r w:rsidRPr="001A6E79">
        <w:rPr>
          <w:rFonts w:eastAsia="Times New Roman" w:cs="Times New Roman"/>
          <w:kern w:val="0"/>
          <w:sz w:val="24"/>
          <w:szCs w:val="24"/>
          <w:lang w:eastAsia="en-PH"/>
          <w14:ligatures w14:val="none"/>
        </w:rPr>
        <w:t xml:space="preserve"> (for 2D) to print arrays easily.</w:t>
      </w:r>
    </w:p>
    <w:p w:rsidR="001A6E79" w:rsidP="00F0425C" w:rsidRDefault="00A1457A" w14:paraId="412CF149" w14:textId="6A96C348">
      <w:pPr>
        <w:pStyle w:val="ListParagraph"/>
        <w:numPr>
          <w:ilvl w:val="0"/>
          <w:numId w:val="80"/>
        </w:numPr>
        <w:spacing w:before="100" w:beforeAutospacing="1" w:after="100" w:afterAutospacing="1" w:line="240" w:lineRule="auto"/>
        <w:rPr>
          <w:rFonts w:eastAsia="Times New Roman" w:cs="Times New Roman"/>
          <w:kern w:val="0"/>
          <w:sz w:val="24"/>
          <w:szCs w:val="24"/>
          <w:lang w:eastAsia="en-PH"/>
          <w14:ligatures w14:val="none"/>
        </w:rPr>
      </w:pPr>
      <w:r w:rsidRPr="001A6E79">
        <w:rPr>
          <w:rFonts w:eastAsia="Times New Roman" w:cs="Times New Roman"/>
          <w:kern w:val="0"/>
          <w:sz w:val="24"/>
          <w:szCs w:val="24"/>
          <w:lang w:eastAsia="en-PH"/>
          <w14:ligatures w14:val="none"/>
        </w:rPr>
        <w:t xml:space="preserve">Arrays are great for fixed-size data; for dynamic sizes, use </w:t>
      </w:r>
      <w:proofErr w:type="spellStart"/>
      <w:r w:rsidRPr="001A6E79">
        <w:rPr>
          <w:rFonts w:eastAsia="Times New Roman" w:cs="Times New Roman"/>
          <w:b/>
          <w:bCs/>
          <w:kern w:val="0"/>
          <w:sz w:val="24"/>
          <w:szCs w:val="24"/>
          <w:lang w:eastAsia="en-PH"/>
          <w14:ligatures w14:val="none"/>
        </w:rPr>
        <w:t>ArrayList</w:t>
      </w:r>
      <w:proofErr w:type="spellEnd"/>
      <w:r w:rsidRPr="001A6E79">
        <w:rPr>
          <w:rFonts w:eastAsia="Times New Roman" w:cs="Times New Roman"/>
          <w:kern w:val="0"/>
          <w:sz w:val="24"/>
          <w:szCs w:val="24"/>
          <w:lang w:eastAsia="en-PH"/>
          <w14:ligatures w14:val="none"/>
        </w:rPr>
        <w:t xml:space="preserve"> instead.</w:t>
      </w:r>
    </w:p>
    <w:p w:rsidRPr="00F0425C" w:rsidR="00F0425C" w:rsidP="00F0425C" w:rsidRDefault="00F0425C" w14:paraId="7100B26B" w14:textId="29DC0811">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Video Link: </w:t>
      </w:r>
      <w:hyperlink w:history="1" r:id="rId45">
        <w:r w:rsidRPr="00FF62EB">
          <w:rPr>
            <w:rStyle w:val="Hyperlink"/>
            <w:rFonts w:eastAsia="Times New Roman" w:cs="Times New Roman"/>
            <w:kern w:val="0"/>
            <w:sz w:val="24"/>
            <w:szCs w:val="24"/>
            <w:lang w:eastAsia="en-PH"/>
            <w14:ligatures w14:val="none"/>
          </w:rPr>
          <w:t>https://youtu.be/cShTn9M0Ppc?si=cpP6e_txtxpm279C</w:t>
        </w:r>
      </w:hyperlink>
      <w:r>
        <w:rPr>
          <w:rFonts w:eastAsia="Times New Roman" w:cs="Times New Roman"/>
          <w:kern w:val="0"/>
          <w:sz w:val="24"/>
          <w:szCs w:val="24"/>
          <w:lang w:eastAsia="en-PH"/>
          <w14:ligatures w14:val="none"/>
        </w:rPr>
        <w:t xml:space="preserve"> </w:t>
      </w:r>
    </w:p>
    <w:p w:rsidR="001A6E79" w:rsidP="002F454A" w:rsidRDefault="005A00F5" w14:paraId="244D31F5" w14:textId="51225702">
      <w:pPr>
        <w:pStyle w:val="ListParagraph"/>
        <w:numPr>
          <w:ilvl w:val="1"/>
          <w:numId w:val="61"/>
        </w:numP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Using the </w:t>
      </w:r>
      <w:proofErr w:type="spellStart"/>
      <w:r>
        <w:rPr>
          <w:rFonts w:eastAsia="Times New Roman" w:cs="Times New Roman"/>
          <w:kern w:val="0"/>
          <w:sz w:val="24"/>
          <w:szCs w:val="24"/>
          <w:lang w:eastAsia="en-PH"/>
          <w14:ligatures w14:val="none"/>
        </w:rPr>
        <w:t>ArrayList</w:t>
      </w:r>
      <w:proofErr w:type="spellEnd"/>
      <w:r>
        <w:rPr>
          <w:rFonts w:eastAsia="Times New Roman" w:cs="Times New Roman"/>
          <w:kern w:val="0"/>
          <w:sz w:val="24"/>
          <w:szCs w:val="24"/>
          <w:lang w:eastAsia="en-PH"/>
          <w14:ligatures w14:val="none"/>
        </w:rPr>
        <w:t xml:space="preserve"> Class and Enumerations</w:t>
      </w:r>
    </w:p>
    <w:p w:rsidR="00C71769" w:rsidP="005A00F5" w:rsidRDefault="00C71769" w14:paraId="5515498D"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71769">
        <w:rPr>
          <w:rFonts w:eastAsia="Times New Roman" w:cs="Times New Roman"/>
          <w:kern w:val="0"/>
          <w:sz w:val="24"/>
          <w:szCs w:val="24"/>
          <w:lang w:eastAsia="en-PH"/>
          <w14:ligatures w14:val="none"/>
        </w:rPr>
        <w:t xml:space="preserve">In Java, the </w:t>
      </w:r>
      <w:proofErr w:type="spellStart"/>
      <w:r w:rsidRPr="00C71769">
        <w:rPr>
          <w:rFonts w:eastAsia="Times New Roman" w:cs="Times New Roman"/>
          <w:b/>
          <w:bCs/>
          <w:kern w:val="0"/>
          <w:sz w:val="24"/>
          <w:szCs w:val="24"/>
          <w:lang w:eastAsia="en-PH"/>
          <w14:ligatures w14:val="none"/>
        </w:rPr>
        <w:t>ArrayList</w:t>
      </w:r>
      <w:proofErr w:type="spellEnd"/>
      <w:r w:rsidRPr="00C71769">
        <w:rPr>
          <w:rFonts w:eastAsia="Times New Roman" w:cs="Times New Roman"/>
          <w:kern w:val="0"/>
          <w:sz w:val="24"/>
          <w:szCs w:val="24"/>
          <w:lang w:eastAsia="en-PH"/>
          <w14:ligatures w14:val="none"/>
        </w:rPr>
        <w:t xml:space="preserve"> class and </w:t>
      </w:r>
      <w:r w:rsidRPr="00C71769">
        <w:rPr>
          <w:rFonts w:eastAsia="Times New Roman" w:cs="Times New Roman"/>
          <w:b/>
          <w:bCs/>
          <w:kern w:val="0"/>
          <w:sz w:val="24"/>
          <w:szCs w:val="24"/>
          <w:lang w:eastAsia="en-PH"/>
          <w14:ligatures w14:val="none"/>
        </w:rPr>
        <w:t>Enumeration</w:t>
      </w:r>
      <w:r w:rsidRPr="00C71769">
        <w:rPr>
          <w:rFonts w:eastAsia="Times New Roman" w:cs="Times New Roman"/>
          <w:kern w:val="0"/>
          <w:sz w:val="24"/>
          <w:szCs w:val="24"/>
          <w:lang w:eastAsia="en-PH"/>
          <w14:ligatures w14:val="none"/>
        </w:rPr>
        <w:t xml:space="preserve"> interface are powerful tools for managing collections of data.</w:t>
      </w:r>
    </w:p>
    <w:p w:rsidR="00C71769" w:rsidP="005A00F5" w:rsidRDefault="00C71769" w14:paraId="0E91C8C4"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71769">
        <w:rPr>
          <w:rFonts w:eastAsia="Times New Roman" w:cs="Times New Roman"/>
          <w:kern w:val="0"/>
          <w:sz w:val="24"/>
          <w:szCs w:val="24"/>
          <w:lang w:eastAsia="en-PH"/>
          <w14:ligatures w14:val="none"/>
        </w:rPr>
        <w:t xml:space="preserve">An </w:t>
      </w:r>
      <w:proofErr w:type="spellStart"/>
      <w:r w:rsidRPr="00C71769">
        <w:rPr>
          <w:rFonts w:eastAsia="Times New Roman" w:cs="Times New Roman"/>
          <w:b/>
          <w:bCs/>
          <w:kern w:val="0"/>
          <w:sz w:val="24"/>
          <w:szCs w:val="24"/>
          <w:lang w:eastAsia="en-PH"/>
          <w14:ligatures w14:val="none"/>
        </w:rPr>
        <w:t>ArrayList</w:t>
      </w:r>
      <w:proofErr w:type="spellEnd"/>
      <w:r w:rsidRPr="00C71769">
        <w:rPr>
          <w:rFonts w:eastAsia="Times New Roman" w:cs="Times New Roman"/>
          <w:kern w:val="0"/>
          <w:sz w:val="24"/>
          <w:szCs w:val="24"/>
          <w:lang w:eastAsia="en-PH"/>
          <w14:ligatures w14:val="none"/>
        </w:rPr>
        <w:t xml:space="preserve"> is a </w:t>
      </w:r>
      <w:r w:rsidRPr="00C71769">
        <w:rPr>
          <w:rFonts w:eastAsia="Times New Roman" w:cs="Times New Roman"/>
          <w:b/>
          <w:bCs/>
          <w:kern w:val="0"/>
          <w:sz w:val="24"/>
          <w:szCs w:val="24"/>
          <w:lang w:eastAsia="en-PH"/>
          <w14:ligatures w14:val="none"/>
        </w:rPr>
        <w:t>resizable array</w:t>
      </w:r>
      <w:r w:rsidRPr="00C71769">
        <w:rPr>
          <w:rFonts w:eastAsia="Times New Roman" w:cs="Times New Roman"/>
          <w:kern w:val="0"/>
          <w:sz w:val="24"/>
          <w:szCs w:val="24"/>
          <w:lang w:eastAsia="en-PH"/>
          <w14:ligatures w14:val="none"/>
        </w:rPr>
        <w:t>, meaning its size can grow or shrink as elements are added or removed.</w:t>
      </w:r>
    </w:p>
    <w:p w:rsidR="00C71769" w:rsidP="005A00F5" w:rsidRDefault="00C71769" w14:paraId="62C7B929"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71769">
        <w:rPr>
          <w:rFonts w:eastAsia="Times New Roman" w:cs="Times New Roman"/>
          <w:kern w:val="0"/>
          <w:sz w:val="24"/>
          <w:szCs w:val="24"/>
          <w:lang w:eastAsia="en-PH"/>
          <w14:ligatures w14:val="none"/>
        </w:rPr>
        <w:t xml:space="preserve">It is part of the </w:t>
      </w:r>
      <w:proofErr w:type="spellStart"/>
      <w:proofErr w:type="gramStart"/>
      <w:r w:rsidRPr="0022284A">
        <w:rPr>
          <w:rFonts w:eastAsia="Times New Roman" w:cs="Times New Roman"/>
          <w:kern w:val="0"/>
          <w:sz w:val="24"/>
          <w:szCs w:val="24"/>
          <w:highlight w:val="darkGray"/>
          <w:lang w:eastAsia="en-PH"/>
          <w14:ligatures w14:val="none"/>
        </w:rPr>
        <w:t>java.util</w:t>
      </w:r>
      <w:proofErr w:type="spellEnd"/>
      <w:proofErr w:type="gramEnd"/>
      <w:r w:rsidRPr="00C71769">
        <w:rPr>
          <w:rFonts w:eastAsia="Times New Roman" w:cs="Times New Roman"/>
          <w:kern w:val="0"/>
          <w:sz w:val="24"/>
          <w:szCs w:val="24"/>
          <w:lang w:eastAsia="en-PH"/>
          <w14:ligatures w14:val="none"/>
        </w:rPr>
        <w:t xml:space="preserve"> package and is easier to use than regular arrays because it doesn’t require a fixed size.</w:t>
      </w:r>
    </w:p>
    <w:p w:rsidR="00C71769" w:rsidP="005A00F5" w:rsidRDefault="00C71769" w14:paraId="586BE6C8"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71769">
        <w:rPr>
          <w:rFonts w:eastAsia="Times New Roman" w:cs="Times New Roman"/>
          <w:kern w:val="0"/>
          <w:sz w:val="24"/>
          <w:szCs w:val="24"/>
          <w:lang w:eastAsia="en-PH"/>
          <w14:ligatures w14:val="none"/>
        </w:rPr>
        <w:t xml:space="preserve">An </w:t>
      </w:r>
      <w:r w:rsidRPr="00C71769">
        <w:rPr>
          <w:rFonts w:eastAsia="Times New Roman" w:cs="Times New Roman"/>
          <w:b/>
          <w:bCs/>
          <w:kern w:val="0"/>
          <w:sz w:val="24"/>
          <w:szCs w:val="24"/>
          <w:lang w:eastAsia="en-PH"/>
          <w14:ligatures w14:val="none"/>
        </w:rPr>
        <w:t>Enumeration</w:t>
      </w:r>
      <w:r w:rsidRPr="00C71769">
        <w:rPr>
          <w:rFonts w:eastAsia="Times New Roman" w:cs="Times New Roman"/>
          <w:kern w:val="0"/>
          <w:sz w:val="24"/>
          <w:szCs w:val="24"/>
          <w:lang w:eastAsia="en-PH"/>
          <w14:ligatures w14:val="none"/>
        </w:rPr>
        <w:t xml:space="preserve"> is used to </w:t>
      </w:r>
      <w:r w:rsidRPr="00C71769">
        <w:rPr>
          <w:rFonts w:eastAsia="Times New Roman" w:cs="Times New Roman"/>
          <w:b/>
          <w:bCs/>
          <w:kern w:val="0"/>
          <w:sz w:val="24"/>
          <w:szCs w:val="24"/>
          <w:lang w:eastAsia="en-PH"/>
          <w14:ligatures w14:val="none"/>
        </w:rPr>
        <w:t>access elements one by one</w:t>
      </w:r>
      <w:r w:rsidRPr="00C71769">
        <w:rPr>
          <w:rFonts w:eastAsia="Times New Roman" w:cs="Times New Roman"/>
          <w:kern w:val="0"/>
          <w:sz w:val="24"/>
          <w:szCs w:val="24"/>
          <w:lang w:eastAsia="en-PH"/>
          <w14:ligatures w14:val="none"/>
        </w:rPr>
        <w:t xml:space="preserve"> from a collection, </w:t>
      </w:r>
      <w:proofErr w:type="gramStart"/>
      <w:r w:rsidRPr="00C71769">
        <w:rPr>
          <w:rFonts w:eastAsia="Times New Roman" w:cs="Times New Roman"/>
          <w:kern w:val="0"/>
          <w:sz w:val="24"/>
          <w:szCs w:val="24"/>
          <w:lang w:eastAsia="en-PH"/>
          <w14:ligatures w14:val="none"/>
        </w:rPr>
        <w:t>similar to</w:t>
      </w:r>
      <w:proofErr w:type="gramEnd"/>
      <w:r w:rsidRPr="00C71769">
        <w:rPr>
          <w:rFonts w:eastAsia="Times New Roman" w:cs="Times New Roman"/>
          <w:kern w:val="0"/>
          <w:sz w:val="24"/>
          <w:szCs w:val="24"/>
          <w:lang w:eastAsia="en-PH"/>
          <w14:ligatures w14:val="none"/>
        </w:rPr>
        <w:t xml:space="preserve"> using a loop.</w:t>
      </w:r>
    </w:p>
    <w:p w:rsidR="00767FF0" w:rsidP="001B3849" w:rsidRDefault="00C71769" w14:paraId="2BBFFD49" w14:textId="5D003BF3">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71769">
        <w:rPr>
          <w:rFonts w:eastAsia="Times New Roman" w:cs="Times New Roman"/>
          <w:kern w:val="0"/>
          <w:sz w:val="24"/>
          <w:szCs w:val="24"/>
          <w:lang w:eastAsia="en-PH"/>
          <w14:ligatures w14:val="none"/>
        </w:rPr>
        <w:t>Together, they make storing and reading lists of data more flexible and organized.</w:t>
      </w:r>
    </w:p>
    <w:p w:rsidRPr="001B3849" w:rsidR="001B3849" w:rsidP="001B3849" w:rsidRDefault="001B3849" w14:paraId="04CBD50B" w14:textId="77777777">
      <w:pPr>
        <w:pStyle w:val="ListParagraph"/>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Pr="00CD26D2" w:rsidR="0022284A" w:rsidP="005E4004" w:rsidRDefault="0022284A" w14:paraId="7CB9A37C" w14:textId="07424B8A">
      <w:pPr>
        <w:pStyle w:val="ListParagraph"/>
        <w:numPr>
          <w:ilvl w:val="0"/>
          <w:numId w:val="81"/>
        </w:numPr>
        <w:spacing w:before="100" w:beforeAutospacing="1" w:after="100" w:afterAutospacing="1" w:line="240" w:lineRule="auto"/>
        <w:rPr>
          <w:rFonts w:eastAsia="Times New Roman" w:cs="Times New Roman"/>
          <w:b/>
          <w:bCs/>
          <w:kern w:val="0"/>
          <w:sz w:val="24"/>
          <w:szCs w:val="24"/>
          <w:lang w:eastAsia="en-PH"/>
          <w14:ligatures w14:val="none"/>
        </w:rPr>
      </w:pPr>
      <w:proofErr w:type="spellStart"/>
      <w:r w:rsidRPr="00CD26D2">
        <w:rPr>
          <w:rFonts w:eastAsia="Times New Roman" w:cs="Times New Roman"/>
          <w:b/>
          <w:bCs/>
          <w:kern w:val="0"/>
          <w:sz w:val="24"/>
          <w:szCs w:val="24"/>
          <w:lang w:eastAsia="en-PH"/>
          <w14:ligatures w14:val="none"/>
        </w:rPr>
        <w:t>ArrayList</w:t>
      </w:r>
      <w:proofErr w:type="spellEnd"/>
    </w:p>
    <w:p w:rsidR="00CD26D2" w:rsidP="00640DF0" w:rsidRDefault="00640DF0" w14:paraId="760ED019"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640DF0">
        <w:rPr>
          <w:rFonts w:eastAsia="Times New Roman" w:cs="Times New Roman"/>
          <w:kern w:val="0"/>
          <w:sz w:val="24"/>
          <w:szCs w:val="24"/>
          <w:lang w:eastAsia="en-PH"/>
          <w14:ligatures w14:val="none"/>
        </w:rPr>
        <w:t xml:space="preserve">An </w:t>
      </w:r>
      <w:proofErr w:type="spellStart"/>
      <w:r w:rsidRPr="00640DF0">
        <w:rPr>
          <w:rFonts w:eastAsia="Times New Roman" w:cs="Times New Roman"/>
          <w:b/>
          <w:bCs/>
          <w:kern w:val="0"/>
          <w:sz w:val="24"/>
          <w:szCs w:val="24"/>
          <w:lang w:eastAsia="en-PH"/>
          <w14:ligatures w14:val="none"/>
        </w:rPr>
        <w:t>ArrayList</w:t>
      </w:r>
      <w:proofErr w:type="spellEnd"/>
      <w:r w:rsidRPr="00640DF0">
        <w:rPr>
          <w:rFonts w:eastAsia="Times New Roman" w:cs="Times New Roman"/>
          <w:kern w:val="0"/>
          <w:sz w:val="24"/>
          <w:szCs w:val="24"/>
          <w:lang w:eastAsia="en-PH"/>
          <w14:ligatures w14:val="none"/>
        </w:rPr>
        <w:t xml:space="preserve"> is a </w:t>
      </w:r>
      <w:r w:rsidRPr="00640DF0">
        <w:rPr>
          <w:rFonts w:eastAsia="Times New Roman" w:cs="Times New Roman"/>
          <w:b/>
          <w:bCs/>
          <w:kern w:val="0"/>
          <w:sz w:val="24"/>
          <w:szCs w:val="24"/>
          <w:lang w:eastAsia="en-PH"/>
          <w14:ligatures w14:val="none"/>
        </w:rPr>
        <w:t>dynamic list</w:t>
      </w:r>
      <w:r w:rsidRPr="00640DF0">
        <w:rPr>
          <w:rFonts w:eastAsia="Times New Roman" w:cs="Times New Roman"/>
          <w:kern w:val="0"/>
          <w:sz w:val="24"/>
          <w:szCs w:val="24"/>
          <w:lang w:eastAsia="en-PH"/>
          <w14:ligatures w14:val="none"/>
        </w:rPr>
        <w:t xml:space="preserve"> that can store multiple objects of the same type.</w:t>
      </w:r>
    </w:p>
    <w:p w:rsidR="00CD26D2" w:rsidP="00640DF0" w:rsidRDefault="00640DF0" w14:paraId="4301448B"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640DF0">
        <w:rPr>
          <w:rFonts w:eastAsia="Times New Roman" w:cs="Times New Roman"/>
          <w:kern w:val="0"/>
          <w:sz w:val="24"/>
          <w:szCs w:val="24"/>
          <w:lang w:eastAsia="en-PH"/>
          <w14:ligatures w14:val="none"/>
        </w:rPr>
        <w:t xml:space="preserve">You can </w:t>
      </w:r>
      <w:r w:rsidRPr="00640DF0">
        <w:rPr>
          <w:rFonts w:eastAsia="Times New Roman" w:cs="Times New Roman"/>
          <w:b/>
          <w:bCs/>
          <w:kern w:val="0"/>
          <w:sz w:val="24"/>
          <w:szCs w:val="24"/>
          <w:lang w:eastAsia="en-PH"/>
          <w14:ligatures w14:val="none"/>
        </w:rPr>
        <w:t>add</w:t>
      </w:r>
      <w:r w:rsidRPr="00640DF0">
        <w:rPr>
          <w:rFonts w:eastAsia="Times New Roman" w:cs="Times New Roman"/>
          <w:kern w:val="0"/>
          <w:sz w:val="24"/>
          <w:szCs w:val="24"/>
          <w:lang w:eastAsia="en-PH"/>
          <w14:ligatures w14:val="none"/>
        </w:rPr>
        <w:t xml:space="preserve">, </w:t>
      </w:r>
      <w:r w:rsidRPr="00640DF0">
        <w:rPr>
          <w:rFonts w:eastAsia="Times New Roman" w:cs="Times New Roman"/>
          <w:b/>
          <w:bCs/>
          <w:kern w:val="0"/>
          <w:sz w:val="24"/>
          <w:szCs w:val="24"/>
          <w:lang w:eastAsia="en-PH"/>
          <w14:ligatures w14:val="none"/>
        </w:rPr>
        <w:t>remove</w:t>
      </w:r>
      <w:r w:rsidRPr="00640DF0">
        <w:rPr>
          <w:rFonts w:eastAsia="Times New Roman" w:cs="Times New Roman"/>
          <w:kern w:val="0"/>
          <w:sz w:val="24"/>
          <w:szCs w:val="24"/>
          <w:lang w:eastAsia="en-PH"/>
          <w14:ligatures w14:val="none"/>
        </w:rPr>
        <w:t xml:space="preserve">, </w:t>
      </w:r>
      <w:r w:rsidRPr="00640DF0">
        <w:rPr>
          <w:rFonts w:eastAsia="Times New Roman" w:cs="Times New Roman"/>
          <w:b/>
          <w:bCs/>
          <w:kern w:val="0"/>
          <w:sz w:val="24"/>
          <w:szCs w:val="24"/>
          <w:lang w:eastAsia="en-PH"/>
          <w14:ligatures w14:val="none"/>
        </w:rPr>
        <w:t>update</w:t>
      </w:r>
      <w:r w:rsidRPr="00640DF0">
        <w:rPr>
          <w:rFonts w:eastAsia="Times New Roman" w:cs="Times New Roman"/>
          <w:kern w:val="0"/>
          <w:sz w:val="24"/>
          <w:szCs w:val="24"/>
          <w:lang w:eastAsia="en-PH"/>
          <w14:ligatures w14:val="none"/>
        </w:rPr>
        <w:t xml:space="preserve">, or </w:t>
      </w:r>
      <w:r w:rsidRPr="00640DF0">
        <w:rPr>
          <w:rFonts w:eastAsia="Times New Roman" w:cs="Times New Roman"/>
          <w:b/>
          <w:bCs/>
          <w:kern w:val="0"/>
          <w:sz w:val="24"/>
          <w:szCs w:val="24"/>
          <w:lang w:eastAsia="en-PH"/>
          <w14:ligatures w14:val="none"/>
        </w:rPr>
        <w:t>access</w:t>
      </w:r>
      <w:r w:rsidRPr="00640DF0">
        <w:rPr>
          <w:rFonts w:eastAsia="Times New Roman" w:cs="Times New Roman"/>
          <w:kern w:val="0"/>
          <w:sz w:val="24"/>
          <w:szCs w:val="24"/>
          <w:lang w:eastAsia="en-PH"/>
          <w14:ligatures w14:val="none"/>
        </w:rPr>
        <w:t xml:space="preserve"> elements easily using built-in methods.</w:t>
      </w:r>
    </w:p>
    <w:p w:rsidR="00640DF0" w:rsidP="00640DF0" w:rsidRDefault="00640DF0" w14:paraId="17281755" w14:textId="3E119155">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640DF0">
        <w:rPr>
          <w:rFonts w:eastAsia="Times New Roman" w:cs="Times New Roman"/>
          <w:kern w:val="0"/>
          <w:sz w:val="24"/>
          <w:szCs w:val="24"/>
          <w:lang w:eastAsia="en-PH"/>
          <w14:ligatures w14:val="none"/>
        </w:rPr>
        <w:t>It is often used when you don’t know in advance how many items you’ll need to store.</w:t>
      </w:r>
    </w:p>
    <w:p w:rsidR="00640DF0" w:rsidP="00640DF0" w:rsidRDefault="00640DF0" w14:paraId="157F0875" w14:textId="0E45645E">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640DF0">
        <w:rPr>
          <w:rFonts w:eastAsia="Times New Roman" w:cs="Times New Roman"/>
          <w:kern w:val="0"/>
          <w:sz w:val="24"/>
          <w:szCs w:val="24"/>
          <w:lang w:eastAsia="en-PH"/>
          <w14:ligatures w14:val="none"/>
        </w:rPr>
        <w:t>Unlike arrays, you can keep adding new data without declaring a new size.</w:t>
      </w:r>
      <w:r w:rsidRPr="00640DF0">
        <w:rPr>
          <w:rFonts w:eastAsia="Times New Roman" w:cs="Times New Roman"/>
          <w:kern w:val="0"/>
          <w:sz w:val="24"/>
          <w:szCs w:val="24"/>
          <w:lang w:eastAsia="en-PH"/>
          <w14:ligatures w14:val="none"/>
        </w:rPr>
        <w:br/>
      </w:r>
      <w:proofErr w:type="spellStart"/>
      <w:r w:rsidRPr="00640DF0">
        <w:rPr>
          <w:rFonts w:eastAsia="Times New Roman" w:cs="Times New Roman"/>
          <w:kern w:val="0"/>
          <w:sz w:val="24"/>
          <w:szCs w:val="24"/>
          <w:lang w:eastAsia="en-PH"/>
          <w14:ligatures w14:val="none"/>
        </w:rPr>
        <w:t>ArrayList</w:t>
      </w:r>
      <w:proofErr w:type="spellEnd"/>
      <w:r w:rsidRPr="00640DF0">
        <w:rPr>
          <w:rFonts w:eastAsia="Times New Roman" w:cs="Times New Roman"/>
          <w:kern w:val="0"/>
          <w:sz w:val="24"/>
          <w:szCs w:val="24"/>
          <w:lang w:eastAsia="en-PH"/>
          <w14:ligatures w14:val="none"/>
        </w:rPr>
        <w:t xml:space="preserve"> automatically adjusts its size, making it a great choice for storing collections like names, numbers, or products.</w:t>
      </w:r>
    </w:p>
    <w:p w:rsidR="00640DF0" w:rsidP="00640DF0" w:rsidRDefault="00640DF0" w14:paraId="2D7830AF" w14:textId="6123B89E">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CD26D2">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proofErr w:type="spellStart"/>
      <w:r w:rsidRPr="00CD26D2" w:rsidR="00CD26D2">
        <w:rPr>
          <w:rFonts w:eastAsia="Times New Roman" w:cs="Times New Roman"/>
          <w:kern w:val="0"/>
          <w:sz w:val="24"/>
          <w:szCs w:val="24"/>
          <w:lang w:eastAsia="en-PH"/>
          <w14:ligatures w14:val="none"/>
        </w:rPr>
        <w:t>ArrayList</w:t>
      </w:r>
      <w:proofErr w:type="spellEnd"/>
      <w:r w:rsidRPr="00CD26D2" w:rsidR="00CD26D2">
        <w:rPr>
          <w:rFonts w:eastAsia="Times New Roman" w:cs="Times New Roman"/>
          <w:kern w:val="0"/>
          <w:sz w:val="24"/>
          <w:szCs w:val="24"/>
          <w:lang w:eastAsia="en-PH"/>
          <w14:ligatures w14:val="none"/>
        </w:rPr>
        <w:t xml:space="preserve"> is like a flexible box that grows automatically when you add more items.</w:t>
      </w:r>
    </w:p>
    <w:p w:rsidRPr="00FE070B" w:rsidR="001C6A89" w:rsidP="00640DF0" w:rsidRDefault="001C6A89" w14:paraId="5DFD5562" w14:textId="1A34989C">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FE070B">
        <w:rPr>
          <w:rFonts w:eastAsia="Times New Roman" w:cs="Times New Roman"/>
          <w:b/>
          <w:bCs/>
          <w:kern w:val="0"/>
          <w:sz w:val="24"/>
          <w:szCs w:val="24"/>
          <w:lang w:eastAsia="en-PH"/>
          <w14:ligatures w14:val="none"/>
        </w:rPr>
        <w:t>Sample code:</w:t>
      </w:r>
    </w:p>
    <w:p w:rsidRPr="00FE070B" w:rsidR="001C6A89" w:rsidP="001C6A89" w:rsidRDefault="001C6A89" w14:paraId="506DBC37"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import </w:t>
      </w:r>
      <w:proofErr w:type="spellStart"/>
      <w:proofErr w:type="gramStart"/>
      <w:r w:rsidRPr="00FE070B">
        <w:rPr>
          <w:rFonts w:eastAsia="Times New Roman" w:cs="Times New Roman"/>
          <w:kern w:val="0"/>
          <w:sz w:val="24"/>
          <w:szCs w:val="24"/>
          <w:highlight w:val="darkGray"/>
          <w:lang w:eastAsia="en-PH"/>
          <w14:ligatures w14:val="none"/>
        </w:rPr>
        <w:t>java.util</w:t>
      </w:r>
      <w:proofErr w:type="gramEnd"/>
      <w:r w:rsidRPr="00FE070B">
        <w:rPr>
          <w:rFonts w:eastAsia="Times New Roman" w:cs="Times New Roman"/>
          <w:kern w:val="0"/>
          <w:sz w:val="24"/>
          <w:szCs w:val="24"/>
          <w:highlight w:val="darkGray"/>
          <w:lang w:eastAsia="en-PH"/>
          <w14:ligatures w14:val="none"/>
        </w:rPr>
        <w:t>.</w:t>
      </w:r>
      <w:proofErr w:type="gramStart"/>
      <w:r w:rsidRPr="00FE070B">
        <w:rPr>
          <w:rFonts w:eastAsia="Times New Roman" w:cs="Times New Roman"/>
          <w:kern w:val="0"/>
          <w:sz w:val="24"/>
          <w:szCs w:val="24"/>
          <w:highlight w:val="darkGray"/>
          <w:lang w:eastAsia="en-PH"/>
          <w14:ligatures w14:val="none"/>
        </w:rPr>
        <w:t>ArrayList</w:t>
      </w:r>
      <w:proofErr w:type="spellEnd"/>
      <w:r w:rsidRPr="00FE070B">
        <w:rPr>
          <w:rFonts w:eastAsia="Times New Roman" w:cs="Times New Roman"/>
          <w:kern w:val="0"/>
          <w:sz w:val="24"/>
          <w:szCs w:val="24"/>
          <w:highlight w:val="darkGray"/>
          <w:lang w:eastAsia="en-PH"/>
          <w14:ligatures w14:val="none"/>
        </w:rPr>
        <w:t>;</w:t>
      </w:r>
      <w:proofErr w:type="gramEnd"/>
    </w:p>
    <w:p w:rsidRPr="00FE070B" w:rsidR="001C6A89" w:rsidP="001C6A89" w:rsidRDefault="001C6A89" w14:paraId="1CDA668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FE070B" w:rsidR="001C6A89" w:rsidP="001C6A89" w:rsidRDefault="001C6A89" w14:paraId="019BBC4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public class </w:t>
      </w:r>
      <w:proofErr w:type="spellStart"/>
      <w:r w:rsidRPr="00FE070B">
        <w:rPr>
          <w:rFonts w:eastAsia="Times New Roman" w:cs="Times New Roman"/>
          <w:kern w:val="0"/>
          <w:sz w:val="24"/>
          <w:szCs w:val="24"/>
          <w:highlight w:val="darkGray"/>
          <w:lang w:eastAsia="en-PH"/>
          <w14:ligatures w14:val="none"/>
        </w:rPr>
        <w:t>ArrayListExample</w:t>
      </w:r>
      <w:proofErr w:type="spellEnd"/>
      <w:r w:rsidRPr="00FE070B">
        <w:rPr>
          <w:rFonts w:eastAsia="Times New Roman" w:cs="Times New Roman"/>
          <w:kern w:val="0"/>
          <w:sz w:val="24"/>
          <w:szCs w:val="24"/>
          <w:highlight w:val="darkGray"/>
          <w:lang w:eastAsia="en-PH"/>
          <w14:ligatures w14:val="none"/>
        </w:rPr>
        <w:t xml:space="preserve"> {</w:t>
      </w:r>
    </w:p>
    <w:p w:rsidRPr="00FE070B" w:rsidR="001C6A89" w:rsidP="001C6A89" w:rsidRDefault="001C6A89" w14:paraId="4E93DAD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    public static void </w:t>
      </w:r>
      <w:proofErr w:type="gramStart"/>
      <w:r w:rsidRPr="00FE070B">
        <w:rPr>
          <w:rFonts w:eastAsia="Times New Roman" w:cs="Times New Roman"/>
          <w:kern w:val="0"/>
          <w:sz w:val="24"/>
          <w:szCs w:val="24"/>
          <w:highlight w:val="darkGray"/>
          <w:lang w:eastAsia="en-PH"/>
          <w14:ligatures w14:val="none"/>
        </w:rPr>
        <w:t>main(String[</w:t>
      </w:r>
      <w:proofErr w:type="gramEnd"/>
      <w:r w:rsidRPr="00FE070B">
        <w:rPr>
          <w:rFonts w:eastAsia="Times New Roman" w:cs="Times New Roman"/>
          <w:kern w:val="0"/>
          <w:sz w:val="24"/>
          <w:szCs w:val="24"/>
          <w:highlight w:val="darkGray"/>
          <w:lang w:eastAsia="en-PH"/>
          <w14:ligatures w14:val="none"/>
        </w:rPr>
        <w:t xml:space="preserve">] </w:t>
      </w:r>
      <w:proofErr w:type="spellStart"/>
      <w:r w:rsidRPr="00FE070B">
        <w:rPr>
          <w:rFonts w:eastAsia="Times New Roman" w:cs="Times New Roman"/>
          <w:kern w:val="0"/>
          <w:sz w:val="24"/>
          <w:szCs w:val="24"/>
          <w:highlight w:val="darkGray"/>
          <w:lang w:eastAsia="en-PH"/>
          <w14:ligatures w14:val="none"/>
        </w:rPr>
        <w:t>args</w:t>
      </w:r>
      <w:proofErr w:type="spellEnd"/>
      <w:r w:rsidRPr="00FE070B">
        <w:rPr>
          <w:rFonts w:eastAsia="Times New Roman" w:cs="Times New Roman"/>
          <w:kern w:val="0"/>
          <w:sz w:val="24"/>
          <w:szCs w:val="24"/>
          <w:highlight w:val="darkGray"/>
          <w:lang w:eastAsia="en-PH"/>
          <w14:ligatures w14:val="none"/>
        </w:rPr>
        <w:t>) {</w:t>
      </w:r>
    </w:p>
    <w:p w:rsidRPr="00FE070B" w:rsidR="001C6A89" w:rsidP="001C6A89" w:rsidRDefault="001C6A89" w14:paraId="193E860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        </w:t>
      </w:r>
      <w:proofErr w:type="spellStart"/>
      <w:r w:rsidRPr="00FE070B">
        <w:rPr>
          <w:rFonts w:eastAsia="Times New Roman" w:cs="Times New Roman"/>
          <w:kern w:val="0"/>
          <w:sz w:val="24"/>
          <w:szCs w:val="24"/>
          <w:highlight w:val="darkGray"/>
          <w:lang w:eastAsia="en-PH"/>
          <w14:ligatures w14:val="none"/>
        </w:rPr>
        <w:t>ArrayList</w:t>
      </w:r>
      <w:proofErr w:type="spellEnd"/>
      <w:r w:rsidRPr="00FE070B">
        <w:rPr>
          <w:rFonts w:eastAsia="Times New Roman" w:cs="Times New Roman"/>
          <w:kern w:val="0"/>
          <w:sz w:val="24"/>
          <w:szCs w:val="24"/>
          <w:highlight w:val="darkGray"/>
          <w:lang w:eastAsia="en-PH"/>
          <w14:ligatures w14:val="none"/>
        </w:rPr>
        <w:t xml:space="preserve">&lt;String&gt; fruits = new </w:t>
      </w:r>
      <w:proofErr w:type="spellStart"/>
      <w:r w:rsidRPr="00FE070B">
        <w:rPr>
          <w:rFonts w:eastAsia="Times New Roman" w:cs="Times New Roman"/>
          <w:kern w:val="0"/>
          <w:sz w:val="24"/>
          <w:szCs w:val="24"/>
          <w:highlight w:val="darkGray"/>
          <w:lang w:eastAsia="en-PH"/>
          <w14:ligatures w14:val="none"/>
        </w:rPr>
        <w:t>ArrayList</w:t>
      </w:r>
      <w:proofErr w:type="spellEnd"/>
      <w:r w:rsidRPr="00FE070B">
        <w:rPr>
          <w:rFonts w:eastAsia="Times New Roman" w:cs="Times New Roman"/>
          <w:kern w:val="0"/>
          <w:sz w:val="24"/>
          <w:szCs w:val="24"/>
          <w:highlight w:val="darkGray"/>
          <w:lang w:eastAsia="en-PH"/>
          <w14:ligatures w14:val="none"/>
        </w:rPr>
        <w:t>&lt;</w:t>
      </w:r>
      <w:proofErr w:type="gramStart"/>
      <w:r w:rsidRPr="00FE070B">
        <w:rPr>
          <w:rFonts w:eastAsia="Times New Roman" w:cs="Times New Roman"/>
          <w:kern w:val="0"/>
          <w:sz w:val="24"/>
          <w:szCs w:val="24"/>
          <w:highlight w:val="darkGray"/>
          <w:lang w:eastAsia="en-PH"/>
          <w14:ligatures w14:val="none"/>
        </w:rPr>
        <w:t>&gt;();</w:t>
      </w:r>
      <w:proofErr w:type="gramEnd"/>
    </w:p>
    <w:p w:rsidRPr="00FE070B" w:rsidR="001C6A89" w:rsidP="001C6A89" w:rsidRDefault="001C6A89" w14:paraId="0EA79FE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FE070B" w:rsidR="001C6A89" w:rsidP="001C6A89" w:rsidRDefault="001C6A89" w14:paraId="4FADCB43"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        </w:t>
      </w:r>
      <w:proofErr w:type="spellStart"/>
      <w:r w:rsidRPr="00FE070B">
        <w:rPr>
          <w:rFonts w:eastAsia="Times New Roman" w:cs="Times New Roman"/>
          <w:kern w:val="0"/>
          <w:sz w:val="24"/>
          <w:szCs w:val="24"/>
          <w:highlight w:val="darkGray"/>
          <w:lang w:eastAsia="en-PH"/>
          <w14:ligatures w14:val="none"/>
        </w:rPr>
        <w:t>fruits.add</w:t>
      </w:r>
      <w:proofErr w:type="spellEnd"/>
      <w:r w:rsidRPr="00FE070B">
        <w:rPr>
          <w:rFonts w:eastAsia="Times New Roman" w:cs="Times New Roman"/>
          <w:kern w:val="0"/>
          <w:sz w:val="24"/>
          <w:szCs w:val="24"/>
          <w:highlight w:val="darkGray"/>
          <w:lang w:eastAsia="en-PH"/>
          <w14:ligatures w14:val="none"/>
        </w:rPr>
        <w:t>("Apple"</w:t>
      </w:r>
      <w:proofErr w:type="gramStart"/>
      <w:r w:rsidRPr="00FE070B">
        <w:rPr>
          <w:rFonts w:eastAsia="Times New Roman" w:cs="Times New Roman"/>
          <w:kern w:val="0"/>
          <w:sz w:val="24"/>
          <w:szCs w:val="24"/>
          <w:highlight w:val="darkGray"/>
          <w:lang w:eastAsia="en-PH"/>
          <w14:ligatures w14:val="none"/>
        </w:rPr>
        <w:t>);</w:t>
      </w:r>
      <w:proofErr w:type="gramEnd"/>
    </w:p>
    <w:p w:rsidRPr="00FE070B" w:rsidR="001C6A89" w:rsidP="001C6A89" w:rsidRDefault="001C6A89" w14:paraId="595BB69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        </w:t>
      </w:r>
      <w:proofErr w:type="spellStart"/>
      <w:r w:rsidRPr="00FE070B">
        <w:rPr>
          <w:rFonts w:eastAsia="Times New Roman" w:cs="Times New Roman"/>
          <w:kern w:val="0"/>
          <w:sz w:val="24"/>
          <w:szCs w:val="24"/>
          <w:highlight w:val="darkGray"/>
          <w:lang w:eastAsia="en-PH"/>
          <w14:ligatures w14:val="none"/>
        </w:rPr>
        <w:t>fruits.add</w:t>
      </w:r>
      <w:proofErr w:type="spellEnd"/>
      <w:r w:rsidRPr="00FE070B">
        <w:rPr>
          <w:rFonts w:eastAsia="Times New Roman" w:cs="Times New Roman"/>
          <w:kern w:val="0"/>
          <w:sz w:val="24"/>
          <w:szCs w:val="24"/>
          <w:highlight w:val="darkGray"/>
          <w:lang w:eastAsia="en-PH"/>
          <w14:ligatures w14:val="none"/>
        </w:rPr>
        <w:t>("Banana"</w:t>
      </w:r>
      <w:proofErr w:type="gramStart"/>
      <w:r w:rsidRPr="00FE070B">
        <w:rPr>
          <w:rFonts w:eastAsia="Times New Roman" w:cs="Times New Roman"/>
          <w:kern w:val="0"/>
          <w:sz w:val="24"/>
          <w:szCs w:val="24"/>
          <w:highlight w:val="darkGray"/>
          <w:lang w:eastAsia="en-PH"/>
          <w14:ligatures w14:val="none"/>
        </w:rPr>
        <w:t>);</w:t>
      </w:r>
      <w:proofErr w:type="gramEnd"/>
    </w:p>
    <w:p w:rsidRPr="00FE070B" w:rsidR="001C6A89" w:rsidP="001C6A89" w:rsidRDefault="001C6A89" w14:paraId="2E786BE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        </w:t>
      </w:r>
      <w:proofErr w:type="spellStart"/>
      <w:r w:rsidRPr="00FE070B">
        <w:rPr>
          <w:rFonts w:eastAsia="Times New Roman" w:cs="Times New Roman"/>
          <w:kern w:val="0"/>
          <w:sz w:val="24"/>
          <w:szCs w:val="24"/>
          <w:highlight w:val="darkGray"/>
          <w:lang w:eastAsia="en-PH"/>
          <w14:ligatures w14:val="none"/>
        </w:rPr>
        <w:t>fruits.add</w:t>
      </w:r>
      <w:proofErr w:type="spellEnd"/>
      <w:r w:rsidRPr="00FE070B">
        <w:rPr>
          <w:rFonts w:eastAsia="Times New Roman" w:cs="Times New Roman"/>
          <w:kern w:val="0"/>
          <w:sz w:val="24"/>
          <w:szCs w:val="24"/>
          <w:highlight w:val="darkGray"/>
          <w:lang w:eastAsia="en-PH"/>
          <w14:ligatures w14:val="none"/>
        </w:rPr>
        <w:t>("Cherry"</w:t>
      </w:r>
      <w:proofErr w:type="gramStart"/>
      <w:r w:rsidRPr="00FE070B">
        <w:rPr>
          <w:rFonts w:eastAsia="Times New Roman" w:cs="Times New Roman"/>
          <w:kern w:val="0"/>
          <w:sz w:val="24"/>
          <w:szCs w:val="24"/>
          <w:highlight w:val="darkGray"/>
          <w:lang w:eastAsia="en-PH"/>
          <w14:ligatures w14:val="none"/>
        </w:rPr>
        <w:t>);</w:t>
      </w:r>
      <w:proofErr w:type="gramEnd"/>
    </w:p>
    <w:p w:rsidRPr="00FE070B" w:rsidR="001C6A89" w:rsidP="001C6A89" w:rsidRDefault="001C6A89" w14:paraId="5CCFC3A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        </w:t>
      </w:r>
      <w:proofErr w:type="spellStart"/>
      <w:r w:rsidRPr="00FE070B">
        <w:rPr>
          <w:rFonts w:eastAsia="Times New Roman" w:cs="Times New Roman"/>
          <w:kern w:val="0"/>
          <w:sz w:val="24"/>
          <w:szCs w:val="24"/>
          <w:highlight w:val="darkGray"/>
          <w:lang w:eastAsia="en-PH"/>
          <w14:ligatures w14:val="none"/>
        </w:rPr>
        <w:t>fruits.add</w:t>
      </w:r>
      <w:proofErr w:type="spellEnd"/>
      <w:r w:rsidRPr="00FE070B">
        <w:rPr>
          <w:rFonts w:eastAsia="Times New Roman" w:cs="Times New Roman"/>
          <w:kern w:val="0"/>
          <w:sz w:val="24"/>
          <w:szCs w:val="24"/>
          <w:highlight w:val="darkGray"/>
          <w:lang w:eastAsia="en-PH"/>
          <w14:ligatures w14:val="none"/>
        </w:rPr>
        <w:t>("Mango"</w:t>
      </w:r>
      <w:proofErr w:type="gramStart"/>
      <w:r w:rsidRPr="00FE070B">
        <w:rPr>
          <w:rFonts w:eastAsia="Times New Roman" w:cs="Times New Roman"/>
          <w:kern w:val="0"/>
          <w:sz w:val="24"/>
          <w:szCs w:val="24"/>
          <w:highlight w:val="darkGray"/>
          <w:lang w:eastAsia="en-PH"/>
          <w14:ligatures w14:val="none"/>
        </w:rPr>
        <w:t>);</w:t>
      </w:r>
      <w:proofErr w:type="gramEnd"/>
    </w:p>
    <w:p w:rsidRPr="00FE070B" w:rsidR="001C6A89" w:rsidP="001C6A89" w:rsidRDefault="001C6A89" w14:paraId="29928004"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FE070B" w:rsidR="001C6A89" w:rsidP="001C6A89" w:rsidRDefault="001C6A89" w14:paraId="7445EDD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        </w:t>
      </w:r>
      <w:proofErr w:type="spellStart"/>
      <w:r w:rsidRPr="00FE070B">
        <w:rPr>
          <w:rFonts w:eastAsia="Times New Roman" w:cs="Times New Roman"/>
          <w:kern w:val="0"/>
          <w:sz w:val="24"/>
          <w:szCs w:val="24"/>
          <w:highlight w:val="darkGray"/>
          <w:lang w:eastAsia="en-PH"/>
          <w14:ligatures w14:val="none"/>
        </w:rPr>
        <w:t>System.out.println</w:t>
      </w:r>
      <w:proofErr w:type="spellEnd"/>
      <w:r w:rsidRPr="00FE070B">
        <w:rPr>
          <w:rFonts w:eastAsia="Times New Roman" w:cs="Times New Roman"/>
          <w:kern w:val="0"/>
          <w:sz w:val="24"/>
          <w:szCs w:val="24"/>
          <w:highlight w:val="darkGray"/>
          <w:lang w:eastAsia="en-PH"/>
          <w14:ligatures w14:val="none"/>
        </w:rPr>
        <w:t>("Fruits List: " + fruits</w:t>
      </w:r>
      <w:proofErr w:type="gramStart"/>
      <w:r w:rsidRPr="00FE070B">
        <w:rPr>
          <w:rFonts w:eastAsia="Times New Roman" w:cs="Times New Roman"/>
          <w:kern w:val="0"/>
          <w:sz w:val="24"/>
          <w:szCs w:val="24"/>
          <w:highlight w:val="darkGray"/>
          <w:lang w:eastAsia="en-PH"/>
          <w14:ligatures w14:val="none"/>
        </w:rPr>
        <w:t>);</w:t>
      </w:r>
      <w:proofErr w:type="gramEnd"/>
    </w:p>
    <w:p w:rsidRPr="00FE070B" w:rsidR="001C6A89" w:rsidP="001C6A89" w:rsidRDefault="001C6A89" w14:paraId="39C17F5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FE070B" w:rsidR="001C6A89" w:rsidP="001C6A89" w:rsidRDefault="001C6A89" w14:paraId="4F3FBFD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        </w:t>
      </w:r>
      <w:proofErr w:type="spellStart"/>
      <w:proofErr w:type="gramStart"/>
      <w:r w:rsidRPr="00FE070B">
        <w:rPr>
          <w:rFonts w:eastAsia="Times New Roman" w:cs="Times New Roman"/>
          <w:kern w:val="0"/>
          <w:sz w:val="24"/>
          <w:szCs w:val="24"/>
          <w:highlight w:val="darkGray"/>
          <w:lang w:eastAsia="en-PH"/>
          <w14:ligatures w14:val="none"/>
        </w:rPr>
        <w:t>fruits.remove</w:t>
      </w:r>
      <w:proofErr w:type="spellEnd"/>
      <w:proofErr w:type="gramEnd"/>
      <w:r w:rsidRPr="00FE070B">
        <w:rPr>
          <w:rFonts w:eastAsia="Times New Roman" w:cs="Times New Roman"/>
          <w:kern w:val="0"/>
          <w:sz w:val="24"/>
          <w:szCs w:val="24"/>
          <w:highlight w:val="darkGray"/>
          <w:lang w:eastAsia="en-PH"/>
          <w14:ligatures w14:val="none"/>
        </w:rPr>
        <w:t>("Banana"); // Remove an item</w:t>
      </w:r>
    </w:p>
    <w:p w:rsidRPr="00FE070B" w:rsidR="001C6A89" w:rsidP="001C6A89" w:rsidRDefault="001C6A89" w14:paraId="5BAE952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        </w:t>
      </w:r>
      <w:proofErr w:type="spellStart"/>
      <w:r w:rsidRPr="00FE070B">
        <w:rPr>
          <w:rFonts w:eastAsia="Times New Roman" w:cs="Times New Roman"/>
          <w:kern w:val="0"/>
          <w:sz w:val="24"/>
          <w:szCs w:val="24"/>
          <w:highlight w:val="darkGray"/>
          <w:lang w:eastAsia="en-PH"/>
          <w14:ligatures w14:val="none"/>
        </w:rPr>
        <w:t>fruits.add</w:t>
      </w:r>
      <w:proofErr w:type="spellEnd"/>
      <w:r w:rsidRPr="00FE070B">
        <w:rPr>
          <w:rFonts w:eastAsia="Times New Roman" w:cs="Times New Roman"/>
          <w:kern w:val="0"/>
          <w:sz w:val="24"/>
          <w:szCs w:val="24"/>
          <w:highlight w:val="darkGray"/>
          <w:lang w:eastAsia="en-PH"/>
          <w14:ligatures w14:val="none"/>
        </w:rPr>
        <w:t>("Orange"</w:t>
      </w:r>
      <w:proofErr w:type="gramStart"/>
      <w:r w:rsidRPr="00FE070B">
        <w:rPr>
          <w:rFonts w:eastAsia="Times New Roman" w:cs="Times New Roman"/>
          <w:kern w:val="0"/>
          <w:sz w:val="24"/>
          <w:szCs w:val="24"/>
          <w:highlight w:val="darkGray"/>
          <w:lang w:eastAsia="en-PH"/>
          <w14:ligatures w14:val="none"/>
        </w:rPr>
        <w:t xml:space="preserve">);   </w:t>
      </w:r>
      <w:proofErr w:type="gramEnd"/>
      <w:r w:rsidRPr="00FE070B">
        <w:rPr>
          <w:rFonts w:eastAsia="Times New Roman" w:cs="Times New Roman"/>
          <w:kern w:val="0"/>
          <w:sz w:val="24"/>
          <w:szCs w:val="24"/>
          <w:highlight w:val="darkGray"/>
          <w:lang w:eastAsia="en-PH"/>
          <w14:ligatures w14:val="none"/>
        </w:rPr>
        <w:t xml:space="preserve"> // Add new item</w:t>
      </w:r>
    </w:p>
    <w:p w:rsidRPr="00FE070B" w:rsidR="001C6A89" w:rsidP="001C6A89" w:rsidRDefault="001C6A89" w14:paraId="539C1BE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        </w:t>
      </w:r>
      <w:proofErr w:type="spellStart"/>
      <w:proofErr w:type="gramStart"/>
      <w:r w:rsidRPr="00FE070B">
        <w:rPr>
          <w:rFonts w:eastAsia="Times New Roman" w:cs="Times New Roman"/>
          <w:kern w:val="0"/>
          <w:sz w:val="24"/>
          <w:szCs w:val="24"/>
          <w:highlight w:val="darkGray"/>
          <w:lang w:eastAsia="en-PH"/>
          <w14:ligatures w14:val="none"/>
        </w:rPr>
        <w:t>fruits.set</w:t>
      </w:r>
      <w:proofErr w:type="spellEnd"/>
      <w:r w:rsidRPr="00FE070B">
        <w:rPr>
          <w:rFonts w:eastAsia="Times New Roman" w:cs="Times New Roman"/>
          <w:kern w:val="0"/>
          <w:sz w:val="24"/>
          <w:szCs w:val="24"/>
          <w:highlight w:val="darkGray"/>
          <w:lang w:eastAsia="en-PH"/>
          <w14:ligatures w14:val="none"/>
        </w:rPr>
        <w:t>(</w:t>
      </w:r>
      <w:proofErr w:type="gramEnd"/>
      <w:r w:rsidRPr="00FE070B">
        <w:rPr>
          <w:rFonts w:eastAsia="Times New Roman" w:cs="Times New Roman"/>
          <w:kern w:val="0"/>
          <w:sz w:val="24"/>
          <w:szCs w:val="24"/>
          <w:highlight w:val="darkGray"/>
          <w:lang w:eastAsia="en-PH"/>
          <w14:ligatures w14:val="none"/>
        </w:rPr>
        <w:t>1, "Grapes"); // Replace element at index 1</w:t>
      </w:r>
    </w:p>
    <w:p w:rsidRPr="00FE070B" w:rsidR="001C6A89" w:rsidP="001C6A89" w:rsidRDefault="001C6A89" w14:paraId="26E6817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FE070B" w:rsidR="001C6A89" w:rsidP="001C6A89" w:rsidRDefault="001C6A89" w14:paraId="7401C6A9"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        </w:t>
      </w:r>
      <w:proofErr w:type="spellStart"/>
      <w:r w:rsidRPr="00FE070B">
        <w:rPr>
          <w:rFonts w:eastAsia="Times New Roman" w:cs="Times New Roman"/>
          <w:kern w:val="0"/>
          <w:sz w:val="24"/>
          <w:szCs w:val="24"/>
          <w:highlight w:val="darkGray"/>
          <w:lang w:eastAsia="en-PH"/>
          <w14:ligatures w14:val="none"/>
        </w:rPr>
        <w:t>System.out.println</w:t>
      </w:r>
      <w:proofErr w:type="spellEnd"/>
      <w:r w:rsidRPr="00FE070B">
        <w:rPr>
          <w:rFonts w:eastAsia="Times New Roman" w:cs="Times New Roman"/>
          <w:kern w:val="0"/>
          <w:sz w:val="24"/>
          <w:szCs w:val="24"/>
          <w:highlight w:val="darkGray"/>
          <w:lang w:eastAsia="en-PH"/>
          <w14:ligatures w14:val="none"/>
        </w:rPr>
        <w:t>("Updated Fruits List: " + fruits</w:t>
      </w:r>
      <w:proofErr w:type="gramStart"/>
      <w:r w:rsidRPr="00FE070B">
        <w:rPr>
          <w:rFonts w:eastAsia="Times New Roman" w:cs="Times New Roman"/>
          <w:kern w:val="0"/>
          <w:sz w:val="24"/>
          <w:szCs w:val="24"/>
          <w:highlight w:val="darkGray"/>
          <w:lang w:eastAsia="en-PH"/>
          <w14:ligatures w14:val="none"/>
        </w:rPr>
        <w:t>);</w:t>
      </w:r>
      <w:proofErr w:type="gramEnd"/>
    </w:p>
    <w:p w:rsidRPr="00FE070B" w:rsidR="001C6A89" w:rsidP="001C6A89" w:rsidRDefault="001C6A89" w14:paraId="032F3B1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        </w:t>
      </w:r>
      <w:proofErr w:type="spellStart"/>
      <w:r w:rsidRPr="00FE070B">
        <w:rPr>
          <w:rFonts w:eastAsia="Times New Roman" w:cs="Times New Roman"/>
          <w:kern w:val="0"/>
          <w:sz w:val="24"/>
          <w:szCs w:val="24"/>
          <w:highlight w:val="darkGray"/>
          <w:lang w:eastAsia="en-PH"/>
          <w14:ligatures w14:val="none"/>
        </w:rPr>
        <w:t>System.out.println</w:t>
      </w:r>
      <w:proofErr w:type="spellEnd"/>
      <w:r w:rsidRPr="00FE070B">
        <w:rPr>
          <w:rFonts w:eastAsia="Times New Roman" w:cs="Times New Roman"/>
          <w:kern w:val="0"/>
          <w:sz w:val="24"/>
          <w:szCs w:val="24"/>
          <w:highlight w:val="darkGray"/>
          <w:lang w:eastAsia="en-PH"/>
          <w14:ligatures w14:val="none"/>
        </w:rPr>
        <w:t xml:space="preserve">("First Fruit: " + </w:t>
      </w:r>
      <w:proofErr w:type="spellStart"/>
      <w:proofErr w:type="gramStart"/>
      <w:r w:rsidRPr="00FE070B">
        <w:rPr>
          <w:rFonts w:eastAsia="Times New Roman" w:cs="Times New Roman"/>
          <w:kern w:val="0"/>
          <w:sz w:val="24"/>
          <w:szCs w:val="24"/>
          <w:highlight w:val="darkGray"/>
          <w:lang w:eastAsia="en-PH"/>
          <w14:ligatures w14:val="none"/>
        </w:rPr>
        <w:t>fruits.get</w:t>
      </w:r>
      <w:proofErr w:type="spellEnd"/>
      <w:r w:rsidRPr="00FE070B">
        <w:rPr>
          <w:rFonts w:eastAsia="Times New Roman" w:cs="Times New Roman"/>
          <w:kern w:val="0"/>
          <w:sz w:val="24"/>
          <w:szCs w:val="24"/>
          <w:highlight w:val="darkGray"/>
          <w:lang w:eastAsia="en-PH"/>
          <w14:ligatures w14:val="none"/>
        </w:rPr>
        <w:t>(</w:t>
      </w:r>
      <w:proofErr w:type="gramEnd"/>
      <w:r w:rsidRPr="00FE070B">
        <w:rPr>
          <w:rFonts w:eastAsia="Times New Roman" w:cs="Times New Roman"/>
          <w:kern w:val="0"/>
          <w:sz w:val="24"/>
          <w:szCs w:val="24"/>
          <w:highlight w:val="darkGray"/>
          <w:lang w:eastAsia="en-PH"/>
          <w14:ligatures w14:val="none"/>
        </w:rPr>
        <w:t>0)); // Access first element</w:t>
      </w:r>
    </w:p>
    <w:p w:rsidRPr="00FE070B" w:rsidR="001C6A89" w:rsidP="001C6A89" w:rsidRDefault="001C6A89" w14:paraId="45FA478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 xml:space="preserve">    }</w:t>
      </w:r>
    </w:p>
    <w:p w:rsidR="001C6A89" w:rsidP="001C6A89" w:rsidRDefault="001C6A89" w14:paraId="24CB3266" w14:textId="2D960685">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FE070B">
        <w:rPr>
          <w:rFonts w:eastAsia="Times New Roman" w:cs="Times New Roman"/>
          <w:kern w:val="0"/>
          <w:sz w:val="24"/>
          <w:szCs w:val="24"/>
          <w:highlight w:val="darkGray"/>
          <w:lang w:eastAsia="en-PH"/>
          <w14:ligatures w14:val="none"/>
        </w:rPr>
        <w:t>}</w:t>
      </w:r>
    </w:p>
    <w:p w:rsidRPr="00FE070B" w:rsidR="001C6A89" w:rsidP="001C6A89" w:rsidRDefault="001C6A89" w14:paraId="2C3EEFA9" w14:textId="5A3D94A5">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FE070B">
        <w:rPr>
          <w:rFonts w:eastAsia="Times New Roman" w:cs="Times New Roman"/>
          <w:b/>
          <w:bCs/>
          <w:kern w:val="0"/>
          <w:sz w:val="24"/>
          <w:szCs w:val="24"/>
          <w:lang w:eastAsia="en-PH"/>
          <w14:ligatures w14:val="none"/>
        </w:rPr>
        <w:t>Output:</w:t>
      </w:r>
    </w:p>
    <w:p w:rsidRPr="00FE070B" w:rsidR="001C6A89" w:rsidP="001C6A89" w:rsidRDefault="001C6A89" w14:paraId="3A338D5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Fruits List: [Apple, Banana, Cherry, Mango]</w:t>
      </w:r>
    </w:p>
    <w:p w:rsidRPr="00FE070B" w:rsidR="001C6A89" w:rsidP="001C6A89" w:rsidRDefault="001C6A89" w14:paraId="66C32D1B"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FE070B">
        <w:rPr>
          <w:rFonts w:eastAsia="Times New Roman" w:cs="Times New Roman"/>
          <w:kern w:val="0"/>
          <w:sz w:val="24"/>
          <w:szCs w:val="24"/>
          <w:highlight w:val="darkGray"/>
          <w:lang w:eastAsia="en-PH"/>
          <w14:ligatures w14:val="none"/>
        </w:rPr>
        <w:t>Updated Fruits List: [Apple, Grapes, Mango, Orange]</w:t>
      </w:r>
    </w:p>
    <w:p w:rsidR="001C6A89" w:rsidP="001C6A89" w:rsidRDefault="001C6A89" w14:paraId="4BBB7D3D" w14:textId="68A65C78">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FE070B">
        <w:rPr>
          <w:rFonts w:eastAsia="Times New Roman" w:cs="Times New Roman"/>
          <w:kern w:val="0"/>
          <w:sz w:val="24"/>
          <w:szCs w:val="24"/>
          <w:highlight w:val="darkGray"/>
          <w:lang w:eastAsia="en-PH"/>
          <w14:ligatures w14:val="none"/>
        </w:rPr>
        <w:t>First Fruit: Apple</w:t>
      </w:r>
    </w:p>
    <w:p w:rsidR="001C6A89" w:rsidP="001C6A89" w:rsidRDefault="001C6A89" w14:paraId="70C20C0D" w14:textId="4A2A60E9">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FE070B">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FE070B" w:rsidR="00FE070B">
        <w:rPr>
          <w:rFonts w:eastAsia="Times New Roman" w:cs="Times New Roman"/>
          <w:kern w:val="0"/>
          <w:sz w:val="24"/>
          <w:szCs w:val="24"/>
          <w:lang w:eastAsia="en-PH"/>
          <w14:ligatures w14:val="none"/>
        </w:rPr>
        <w:t xml:space="preserve">This program creates an </w:t>
      </w:r>
      <w:proofErr w:type="spellStart"/>
      <w:r w:rsidRPr="00FE070B" w:rsidR="00FE070B">
        <w:rPr>
          <w:rFonts w:eastAsia="Times New Roman" w:cs="Times New Roman"/>
          <w:kern w:val="0"/>
          <w:sz w:val="24"/>
          <w:szCs w:val="24"/>
          <w:highlight w:val="darkGray"/>
          <w:lang w:eastAsia="en-PH"/>
          <w14:ligatures w14:val="none"/>
        </w:rPr>
        <w:t>ArrayList</w:t>
      </w:r>
      <w:proofErr w:type="spellEnd"/>
      <w:r w:rsidRPr="00FE070B" w:rsidR="00FE070B">
        <w:rPr>
          <w:rFonts w:eastAsia="Times New Roman" w:cs="Times New Roman"/>
          <w:kern w:val="0"/>
          <w:sz w:val="24"/>
          <w:szCs w:val="24"/>
          <w:lang w:eastAsia="en-PH"/>
          <w14:ligatures w14:val="none"/>
        </w:rPr>
        <w:t xml:space="preserve"> of fruits.</w:t>
      </w:r>
      <w:r w:rsidR="00FE070B">
        <w:rPr>
          <w:rFonts w:eastAsia="Times New Roman" w:cs="Times New Roman"/>
          <w:kern w:val="0"/>
          <w:sz w:val="24"/>
          <w:szCs w:val="24"/>
          <w:lang w:eastAsia="en-PH"/>
          <w14:ligatures w14:val="none"/>
        </w:rPr>
        <w:t xml:space="preserve"> </w:t>
      </w:r>
      <w:r w:rsidRPr="00FE070B" w:rsidR="00FE070B">
        <w:rPr>
          <w:rFonts w:eastAsia="Times New Roman" w:cs="Times New Roman"/>
          <w:kern w:val="0"/>
          <w:sz w:val="24"/>
          <w:szCs w:val="24"/>
          <w:lang w:eastAsia="en-PH"/>
          <w14:ligatures w14:val="none"/>
        </w:rPr>
        <w:t xml:space="preserve">It adds several items, removes one, and replaces another using </w:t>
      </w:r>
      <w:proofErr w:type="gramStart"/>
      <w:r w:rsidRPr="00FE070B" w:rsidR="00FE070B">
        <w:rPr>
          <w:rFonts w:eastAsia="Times New Roman" w:cs="Times New Roman"/>
          <w:kern w:val="0"/>
          <w:sz w:val="24"/>
          <w:szCs w:val="24"/>
          <w:highlight w:val="darkGray"/>
          <w:lang w:eastAsia="en-PH"/>
          <w14:ligatures w14:val="none"/>
        </w:rPr>
        <w:t>set(</w:t>
      </w:r>
      <w:proofErr w:type="gramEnd"/>
      <w:r w:rsidRPr="00FE070B" w:rsidR="00FE070B">
        <w:rPr>
          <w:rFonts w:eastAsia="Times New Roman" w:cs="Times New Roman"/>
          <w:kern w:val="0"/>
          <w:sz w:val="24"/>
          <w:szCs w:val="24"/>
          <w:highlight w:val="darkGray"/>
          <w:lang w:eastAsia="en-PH"/>
          <w14:ligatures w14:val="none"/>
        </w:rPr>
        <w:t>).</w:t>
      </w:r>
      <w:r w:rsidR="00FE070B">
        <w:rPr>
          <w:rFonts w:eastAsia="Times New Roman" w:cs="Times New Roman"/>
          <w:kern w:val="0"/>
          <w:sz w:val="24"/>
          <w:szCs w:val="24"/>
          <w:lang w:eastAsia="en-PH"/>
          <w14:ligatures w14:val="none"/>
        </w:rPr>
        <w:t xml:space="preserve"> </w:t>
      </w:r>
      <w:r w:rsidRPr="00FE070B" w:rsidR="00FE070B">
        <w:rPr>
          <w:rFonts w:eastAsia="Times New Roman" w:cs="Times New Roman"/>
          <w:kern w:val="0"/>
          <w:sz w:val="24"/>
          <w:szCs w:val="24"/>
          <w:lang w:eastAsia="en-PH"/>
          <w14:ligatures w14:val="none"/>
        </w:rPr>
        <w:t>Unlike arrays, you don’t have to worry about size — you can keep modifying it freely.</w:t>
      </w:r>
      <w:r w:rsidR="00FE070B">
        <w:rPr>
          <w:rFonts w:eastAsia="Times New Roman" w:cs="Times New Roman"/>
          <w:kern w:val="0"/>
          <w:sz w:val="24"/>
          <w:szCs w:val="24"/>
          <w:lang w:eastAsia="en-PH"/>
          <w14:ligatures w14:val="none"/>
        </w:rPr>
        <w:t xml:space="preserve"> </w:t>
      </w:r>
      <w:r w:rsidRPr="00FE070B" w:rsidR="00FE070B">
        <w:rPr>
          <w:rFonts w:eastAsia="Times New Roman" w:cs="Times New Roman"/>
          <w:kern w:val="0"/>
          <w:sz w:val="24"/>
          <w:szCs w:val="24"/>
          <w:lang w:eastAsia="en-PH"/>
          <w14:ligatures w14:val="none"/>
        </w:rPr>
        <w:t xml:space="preserve">The </w:t>
      </w:r>
      <w:proofErr w:type="gramStart"/>
      <w:r w:rsidRPr="00FE070B" w:rsidR="00FE070B">
        <w:rPr>
          <w:rFonts w:eastAsia="Times New Roman" w:cs="Times New Roman"/>
          <w:kern w:val="0"/>
          <w:sz w:val="24"/>
          <w:szCs w:val="24"/>
          <w:highlight w:val="darkGray"/>
          <w:lang w:eastAsia="en-PH"/>
          <w14:ligatures w14:val="none"/>
        </w:rPr>
        <w:t>get(</w:t>
      </w:r>
      <w:proofErr w:type="gramEnd"/>
      <w:r w:rsidRPr="00FE070B" w:rsidR="00FE070B">
        <w:rPr>
          <w:rFonts w:eastAsia="Times New Roman" w:cs="Times New Roman"/>
          <w:kern w:val="0"/>
          <w:sz w:val="24"/>
          <w:szCs w:val="24"/>
          <w:highlight w:val="darkGray"/>
          <w:lang w:eastAsia="en-PH"/>
          <w14:ligatures w14:val="none"/>
        </w:rPr>
        <w:t>)</w:t>
      </w:r>
      <w:r w:rsidRPr="00FE070B" w:rsidR="00FE070B">
        <w:rPr>
          <w:rFonts w:eastAsia="Times New Roman" w:cs="Times New Roman"/>
          <w:kern w:val="0"/>
          <w:sz w:val="24"/>
          <w:szCs w:val="24"/>
          <w:lang w:eastAsia="en-PH"/>
          <w14:ligatures w14:val="none"/>
        </w:rPr>
        <w:t xml:space="preserve"> method retrieves a specific item using its index.</w:t>
      </w:r>
    </w:p>
    <w:p w:rsidR="00CD26D2" w:rsidP="00640DF0" w:rsidRDefault="00CD26D2" w14:paraId="6D1AF28F"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00CD26D2" w:rsidP="00640DF0" w:rsidRDefault="00CD26D2" w14:paraId="2CE64282"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640DF0" w:rsidR="00CD26D2" w:rsidP="00640DF0" w:rsidRDefault="00CD26D2" w14:paraId="2C8C0C2E"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CD26D2" w:rsidR="0022284A" w:rsidP="005E4004" w:rsidRDefault="00640DF0" w14:paraId="04C2CA97" w14:textId="57BCB326">
      <w:pPr>
        <w:pStyle w:val="ListParagraph"/>
        <w:numPr>
          <w:ilvl w:val="0"/>
          <w:numId w:val="81"/>
        </w:numPr>
        <w:spacing w:before="100" w:beforeAutospacing="1" w:after="100" w:afterAutospacing="1" w:line="240" w:lineRule="auto"/>
        <w:rPr>
          <w:rFonts w:eastAsia="Times New Roman" w:cs="Times New Roman"/>
          <w:b/>
          <w:bCs/>
          <w:kern w:val="0"/>
          <w:sz w:val="24"/>
          <w:szCs w:val="24"/>
          <w:lang w:eastAsia="en-PH"/>
          <w14:ligatures w14:val="none"/>
        </w:rPr>
      </w:pPr>
      <w:r w:rsidRPr="00CD26D2">
        <w:rPr>
          <w:rFonts w:eastAsia="Times New Roman" w:cs="Times New Roman"/>
          <w:b/>
          <w:bCs/>
          <w:kern w:val="0"/>
          <w:sz w:val="24"/>
          <w:szCs w:val="24"/>
          <w:lang w:eastAsia="en-PH"/>
          <w14:ligatures w14:val="none"/>
        </w:rPr>
        <w:t>Enumerations</w:t>
      </w:r>
    </w:p>
    <w:p w:rsidR="00CD26D2" w:rsidP="00CD26D2" w:rsidRDefault="00CD26D2" w14:paraId="370AC06D"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D26D2">
        <w:rPr>
          <w:rFonts w:eastAsia="Times New Roman" w:cs="Times New Roman"/>
          <w:kern w:val="0"/>
          <w:sz w:val="24"/>
          <w:szCs w:val="24"/>
          <w:lang w:eastAsia="en-PH"/>
          <w14:ligatures w14:val="none"/>
        </w:rPr>
        <w:t xml:space="preserve">An </w:t>
      </w:r>
      <w:r w:rsidRPr="00CD26D2">
        <w:rPr>
          <w:rFonts w:eastAsia="Times New Roman" w:cs="Times New Roman"/>
          <w:b/>
          <w:bCs/>
          <w:kern w:val="0"/>
          <w:sz w:val="24"/>
          <w:szCs w:val="24"/>
          <w:lang w:eastAsia="en-PH"/>
          <w14:ligatures w14:val="none"/>
        </w:rPr>
        <w:t>Enumeration</w:t>
      </w:r>
      <w:r w:rsidRPr="00CD26D2">
        <w:rPr>
          <w:rFonts w:eastAsia="Times New Roman" w:cs="Times New Roman"/>
          <w:kern w:val="0"/>
          <w:sz w:val="24"/>
          <w:szCs w:val="24"/>
          <w:lang w:eastAsia="en-PH"/>
          <w14:ligatures w14:val="none"/>
        </w:rPr>
        <w:t xml:space="preserve"> is an interface that allows you to </w:t>
      </w:r>
      <w:r w:rsidRPr="00CD26D2">
        <w:rPr>
          <w:rFonts w:eastAsia="Times New Roman" w:cs="Times New Roman"/>
          <w:b/>
          <w:bCs/>
          <w:kern w:val="0"/>
          <w:sz w:val="24"/>
          <w:szCs w:val="24"/>
          <w:lang w:eastAsia="en-PH"/>
          <w14:ligatures w14:val="none"/>
        </w:rPr>
        <w:t>go through elements</w:t>
      </w:r>
      <w:r w:rsidRPr="00CD26D2">
        <w:rPr>
          <w:rFonts w:eastAsia="Times New Roman" w:cs="Times New Roman"/>
          <w:kern w:val="0"/>
          <w:sz w:val="24"/>
          <w:szCs w:val="24"/>
          <w:lang w:eastAsia="en-PH"/>
          <w14:ligatures w14:val="none"/>
        </w:rPr>
        <w:t xml:space="preserve"> of a collection one at a time.</w:t>
      </w:r>
    </w:p>
    <w:p w:rsidR="00CD26D2" w:rsidP="00CD26D2" w:rsidRDefault="00CD26D2" w14:paraId="567466EA"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D26D2">
        <w:rPr>
          <w:rFonts w:eastAsia="Times New Roman" w:cs="Times New Roman"/>
          <w:kern w:val="0"/>
          <w:sz w:val="24"/>
          <w:szCs w:val="24"/>
          <w:lang w:eastAsia="en-PH"/>
          <w14:ligatures w14:val="none"/>
        </w:rPr>
        <w:t xml:space="preserve">It provides two main methods: </w:t>
      </w:r>
      <w:proofErr w:type="spellStart"/>
      <w:proofErr w:type="gramStart"/>
      <w:r w:rsidRPr="00CD26D2">
        <w:rPr>
          <w:rFonts w:eastAsia="Times New Roman" w:cs="Times New Roman"/>
          <w:kern w:val="0"/>
          <w:sz w:val="24"/>
          <w:szCs w:val="24"/>
          <w:lang w:eastAsia="en-PH"/>
          <w14:ligatures w14:val="none"/>
        </w:rPr>
        <w:t>hasMoreElements</w:t>
      </w:r>
      <w:proofErr w:type="spellEnd"/>
      <w:r w:rsidRPr="00CD26D2">
        <w:rPr>
          <w:rFonts w:eastAsia="Times New Roman" w:cs="Times New Roman"/>
          <w:kern w:val="0"/>
          <w:sz w:val="24"/>
          <w:szCs w:val="24"/>
          <w:lang w:eastAsia="en-PH"/>
          <w14:ligatures w14:val="none"/>
        </w:rPr>
        <w:t>(</w:t>
      </w:r>
      <w:proofErr w:type="gramEnd"/>
      <w:r w:rsidRPr="00CD26D2">
        <w:rPr>
          <w:rFonts w:eastAsia="Times New Roman" w:cs="Times New Roman"/>
          <w:kern w:val="0"/>
          <w:sz w:val="24"/>
          <w:szCs w:val="24"/>
          <w:lang w:eastAsia="en-PH"/>
          <w14:ligatures w14:val="none"/>
        </w:rPr>
        <w:t xml:space="preserve">) and </w:t>
      </w:r>
      <w:proofErr w:type="spellStart"/>
      <w:proofErr w:type="gramStart"/>
      <w:r w:rsidRPr="00CD26D2">
        <w:rPr>
          <w:rFonts w:eastAsia="Times New Roman" w:cs="Times New Roman"/>
          <w:kern w:val="0"/>
          <w:sz w:val="24"/>
          <w:szCs w:val="24"/>
          <w:lang w:eastAsia="en-PH"/>
          <w14:ligatures w14:val="none"/>
        </w:rPr>
        <w:t>nextElement</w:t>
      </w:r>
      <w:proofErr w:type="spellEnd"/>
      <w:r w:rsidRPr="00CD26D2">
        <w:rPr>
          <w:rFonts w:eastAsia="Times New Roman" w:cs="Times New Roman"/>
          <w:kern w:val="0"/>
          <w:sz w:val="24"/>
          <w:szCs w:val="24"/>
          <w:lang w:eastAsia="en-PH"/>
          <w14:ligatures w14:val="none"/>
        </w:rPr>
        <w:t>(</w:t>
      </w:r>
      <w:proofErr w:type="gramEnd"/>
      <w:r w:rsidRPr="00CD26D2">
        <w:rPr>
          <w:rFonts w:eastAsia="Times New Roman" w:cs="Times New Roman"/>
          <w:kern w:val="0"/>
          <w:sz w:val="24"/>
          <w:szCs w:val="24"/>
          <w:lang w:eastAsia="en-PH"/>
          <w14:ligatures w14:val="none"/>
        </w:rPr>
        <w:t>).</w:t>
      </w:r>
    </w:p>
    <w:p w:rsidR="00CD26D2" w:rsidP="00CD26D2" w:rsidRDefault="00CD26D2" w14:paraId="5B4B6EBF"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D26D2">
        <w:rPr>
          <w:rFonts w:eastAsia="Times New Roman" w:cs="Times New Roman"/>
          <w:kern w:val="0"/>
          <w:sz w:val="24"/>
          <w:szCs w:val="24"/>
          <w:lang w:eastAsia="en-PH"/>
          <w14:ligatures w14:val="none"/>
        </w:rPr>
        <w:t>Although newer features like Iterator and for-each are often used today,</w:t>
      </w:r>
    </w:p>
    <w:p w:rsidR="00CD26D2" w:rsidP="00CD26D2" w:rsidRDefault="00CD26D2" w14:paraId="51051354"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D26D2">
        <w:rPr>
          <w:rFonts w:eastAsia="Times New Roman" w:cs="Times New Roman"/>
          <w:b/>
          <w:bCs/>
          <w:kern w:val="0"/>
          <w:sz w:val="24"/>
          <w:szCs w:val="24"/>
          <w:lang w:eastAsia="en-PH"/>
          <w14:ligatures w14:val="none"/>
        </w:rPr>
        <w:t>Enumeration</w:t>
      </w:r>
      <w:r w:rsidRPr="00CD26D2">
        <w:rPr>
          <w:rFonts w:eastAsia="Times New Roman" w:cs="Times New Roman"/>
          <w:kern w:val="0"/>
          <w:sz w:val="24"/>
          <w:szCs w:val="24"/>
          <w:lang w:eastAsia="en-PH"/>
          <w14:ligatures w14:val="none"/>
        </w:rPr>
        <w:t xml:space="preserve"> is still useful for older Java collections.</w:t>
      </w:r>
    </w:p>
    <w:p w:rsidR="00CD26D2" w:rsidP="00CD26D2" w:rsidRDefault="00CD26D2" w14:paraId="6DD016FD"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D26D2">
        <w:rPr>
          <w:rFonts w:eastAsia="Times New Roman" w:cs="Times New Roman"/>
          <w:kern w:val="0"/>
          <w:sz w:val="24"/>
          <w:szCs w:val="24"/>
          <w:lang w:eastAsia="en-PH"/>
          <w14:ligatures w14:val="none"/>
        </w:rPr>
        <w:t>It is often used with legacy classes like Vector or when reading data sequentially.</w:t>
      </w:r>
    </w:p>
    <w:p w:rsidR="00CD26D2" w:rsidP="00CD26D2" w:rsidRDefault="00CD26D2" w14:paraId="16820A50" w14:textId="424BB79F">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D26D2">
        <w:rPr>
          <w:rFonts w:eastAsia="Times New Roman" w:cs="Times New Roman"/>
          <w:kern w:val="0"/>
          <w:sz w:val="24"/>
          <w:szCs w:val="24"/>
          <w:lang w:eastAsia="en-PH"/>
          <w14:ligatures w14:val="none"/>
        </w:rPr>
        <w:t>Think of it as a “cursor” that helps you visit each element in a list one by one.</w:t>
      </w:r>
    </w:p>
    <w:p w:rsidRPr="00CD26D2" w:rsidR="00640DF0" w:rsidP="00CD26D2" w:rsidRDefault="00CD26D2" w14:paraId="715DBAEA" w14:textId="7026D326">
      <w:pPr>
        <w:numPr>
          <w:ilvl w:val="0"/>
          <w:numId w:val="0"/>
        </w:numPr>
        <w:spacing w:before="100" w:beforeAutospacing="1" w:after="100" w:afterAutospacing="1" w:line="240" w:lineRule="auto"/>
        <w:ind w:left="360"/>
        <w:rPr>
          <w:rFonts w:eastAsia="Times New Roman" w:cs="Times New Roman"/>
          <w:kern w:val="0"/>
          <w:sz w:val="24"/>
          <w:szCs w:val="24"/>
          <w:lang w:eastAsia="en-PH"/>
          <w14:ligatures w14:val="none"/>
        </w:rPr>
      </w:pPr>
      <w:r w:rsidRPr="001C6A89">
        <w:rPr>
          <w:rFonts w:eastAsia="Times New Roman" w:cs="Times New Roman"/>
          <w:b/>
          <w:bCs/>
          <w:kern w:val="0"/>
          <w:sz w:val="24"/>
          <w:szCs w:val="24"/>
          <w:lang w:eastAsia="en-PH"/>
          <w14:ligatures w14:val="none"/>
        </w:rPr>
        <w:t>Example:</w:t>
      </w:r>
      <w:r>
        <w:rPr>
          <w:rFonts w:eastAsia="Times New Roman" w:cs="Times New Roman"/>
          <w:kern w:val="0"/>
          <w:sz w:val="24"/>
          <w:szCs w:val="24"/>
          <w:lang w:eastAsia="en-PH"/>
          <w14:ligatures w14:val="none"/>
        </w:rPr>
        <w:t xml:space="preserve"> </w:t>
      </w:r>
      <w:r w:rsidRPr="001C6A89" w:rsidR="001C6A89">
        <w:rPr>
          <w:rFonts w:eastAsia="Times New Roman" w:cs="Times New Roman"/>
          <w:kern w:val="0"/>
          <w:sz w:val="24"/>
          <w:szCs w:val="24"/>
          <w:lang w:eastAsia="en-PH"/>
          <w14:ligatures w14:val="none"/>
        </w:rPr>
        <w:t>Enumeration works like a book reader that reads each element one at a time.</w:t>
      </w:r>
    </w:p>
    <w:p w:rsidRPr="005B0A56" w:rsidR="005121F7" w:rsidP="005121F7" w:rsidRDefault="00C66AF8" w14:paraId="35E6EABC" w14:textId="05C67DAF">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5B0A56">
        <w:rPr>
          <w:rFonts w:eastAsia="Times New Roman" w:cs="Times New Roman"/>
          <w:b/>
          <w:bCs/>
          <w:kern w:val="0"/>
          <w:sz w:val="24"/>
          <w:szCs w:val="24"/>
          <w:lang w:eastAsia="en-PH"/>
          <w14:ligatures w14:val="none"/>
        </w:rPr>
        <w:t xml:space="preserve"> </w:t>
      </w:r>
      <w:r w:rsidRPr="005B0A56" w:rsidR="00FE070B">
        <w:rPr>
          <w:rFonts w:eastAsia="Times New Roman" w:cs="Times New Roman"/>
          <w:b/>
          <w:bCs/>
          <w:kern w:val="0"/>
          <w:sz w:val="24"/>
          <w:szCs w:val="24"/>
          <w:lang w:eastAsia="en-PH"/>
          <w14:ligatures w14:val="none"/>
        </w:rPr>
        <w:t>Sample code:</w:t>
      </w:r>
    </w:p>
    <w:p w:rsidRPr="005B0A56" w:rsidR="00FE070B" w:rsidP="00FE070B" w:rsidRDefault="00FE070B" w14:paraId="64136B9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import </w:t>
      </w:r>
      <w:proofErr w:type="spellStart"/>
      <w:proofErr w:type="gramStart"/>
      <w:r w:rsidRPr="005B0A56">
        <w:rPr>
          <w:rFonts w:eastAsia="Times New Roman" w:cs="Times New Roman"/>
          <w:kern w:val="0"/>
          <w:sz w:val="24"/>
          <w:szCs w:val="24"/>
          <w:highlight w:val="darkGray"/>
          <w:lang w:eastAsia="en-PH"/>
          <w14:ligatures w14:val="none"/>
        </w:rPr>
        <w:t>java.util</w:t>
      </w:r>
      <w:proofErr w:type="gramEnd"/>
      <w:r w:rsidRPr="005B0A56">
        <w:rPr>
          <w:rFonts w:eastAsia="Times New Roman" w:cs="Times New Roman"/>
          <w:kern w:val="0"/>
          <w:sz w:val="24"/>
          <w:szCs w:val="24"/>
          <w:highlight w:val="darkGray"/>
          <w:lang w:eastAsia="en-PH"/>
          <w14:ligatures w14:val="none"/>
        </w:rPr>
        <w:t>.</w:t>
      </w:r>
      <w:proofErr w:type="gramStart"/>
      <w:r w:rsidRPr="005B0A56">
        <w:rPr>
          <w:rFonts w:eastAsia="Times New Roman" w:cs="Times New Roman"/>
          <w:kern w:val="0"/>
          <w:sz w:val="24"/>
          <w:szCs w:val="24"/>
          <w:highlight w:val="darkGray"/>
          <w:lang w:eastAsia="en-PH"/>
          <w14:ligatures w14:val="none"/>
        </w:rPr>
        <w:t>Vector</w:t>
      </w:r>
      <w:proofErr w:type="spellEnd"/>
      <w:r w:rsidRPr="005B0A56">
        <w:rPr>
          <w:rFonts w:eastAsia="Times New Roman" w:cs="Times New Roman"/>
          <w:kern w:val="0"/>
          <w:sz w:val="24"/>
          <w:szCs w:val="24"/>
          <w:highlight w:val="darkGray"/>
          <w:lang w:eastAsia="en-PH"/>
          <w14:ligatures w14:val="none"/>
        </w:rPr>
        <w:t>;</w:t>
      </w:r>
      <w:proofErr w:type="gramEnd"/>
    </w:p>
    <w:p w:rsidRPr="005B0A56" w:rsidR="00FE070B" w:rsidP="00FE070B" w:rsidRDefault="00FE070B" w14:paraId="581345EA"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import </w:t>
      </w:r>
      <w:proofErr w:type="spellStart"/>
      <w:proofErr w:type="gramStart"/>
      <w:r w:rsidRPr="005B0A56">
        <w:rPr>
          <w:rFonts w:eastAsia="Times New Roman" w:cs="Times New Roman"/>
          <w:kern w:val="0"/>
          <w:sz w:val="24"/>
          <w:szCs w:val="24"/>
          <w:highlight w:val="darkGray"/>
          <w:lang w:eastAsia="en-PH"/>
          <w14:ligatures w14:val="none"/>
        </w:rPr>
        <w:t>java.util</w:t>
      </w:r>
      <w:proofErr w:type="gramEnd"/>
      <w:r w:rsidRPr="005B0A56">
        <w:rPr>
          <w:rFonts w:eastAsia="Times New Roman" w:cs="Times New Roman"/>
          <w:kern w:val="0"/>
          <w:sz w:val="24"/>
          <w:szCs w:val="24"/>
          <w:highlight w:val="darkGray"/>
          <w:lang w:eastAsia="en-PH"/>
          <w14:ligatures w14:val="none"/>
        </w:rPr>
        <w:t>.</w:t>
      </w:r>
      <w:proofErr w:type="gramStart"/>
      <w:r w:rsidRPr="005B0A56">
        <w:rPr>
          <w:rFonts w:eastAsia="Times New Roman" w:cs="Times New Roman"/>
          <w:kern w:val="0"/>
          <w:sz w:val="24"/>
          <w:szCs w:val="24"/>
          <w:highlight w:val="darkGray"/>
          <w:lang w:eastAsia="en-PH"/>
          <w14:ligatures w14:val="none"/>
        </w:rPr>
        <w:t>Enumeration</w:t>
      </w:r>
      <w:proofErr w:type="spellEnd"/>
      <w:r w:rsidRPr="005B0A56">
        <w:rPr>
          <w:rFonts w:eastAsia="Times New Roman" w:cs="Times New Roman"/>
          <w:kern w:val="0"/>
          <w:sz w:val="24"/>
          <w:szCs w:val="24"/>
          <w:highlight w:val="darkGray"/>
          <w:lang w:eastAsia="en-PH"/>
          <w14:ligatures w14:val="none"/>
        </w:rPr>
        <w:t>;</w:t>
      </w:r>
      <w:proofErr w:type="gramEnd"/>
    </w:p>
    <w:p w:rsidRPr="005B0A56" w:rsidR="00FE070B" w:rsidP="00FE070B" w:rsidRDefault="00FE070B" w14:paraId="766DF57A"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5B0A56" w:rsidR="00FE070B" w:rsidP="00FE070B" w:rsidRDefault="00FE070B" w14:paraId="736F307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public class </w:t>
      </w:r>
      <w:proofErr w:type="spellStart"/>
      <w:r w:rsidRPr="005B0A56">
        <w:rPr>
          <w:rFonts w:eastAsia="Times New Roman" w:cs="Times New Roman"/>
          <w:kern w:val="0"/>
          <w:sz w:val="24"/>
          <w:szCs w:val="24"/>
          <w:highlight w:val="darkGray"/>
          <w:lang w:eastAsia="en-PH"/>
          <w14:ligatures w14:val="none"/>
        </w:rPr>
        <w:t>EnumerationExample</w:t>
      </w:r>
      <w:proofErr w:type="spellEnd"/>
      <w:r w:rsidRPr="005B0A56">
        <w:rPr>
          <w:rFonts w:eastAsia="Times New Roman" w:cs="Times New Roman"/>
          <w:kern w:val="0"/>
          <w:sz w:val="24"/>
          <w:szCs w:val="24"/>
          <w:highlight w:val="darkGray"/>
          <w:lang w:eastAsia="en-PH"/>
          <w14:ligatures w14:val="none"/>
        </w:rPr>
        <w:t xml:space="preserve"> {</w:t>
      </w:r>
    </w:p>
    <w:p w:rsidRPr="005B0A56" w:rsidR="00FE070B" w:rsidP="00FE070B" w:rsidRDefault="00FE070B" w14:paraId="0BA456A0"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    public static void </w:t>
      </w:r>
      <w:proofErr w:type="gramStart"/>
      <w:r w:rsidRPr="005B0A56">
        <w:rPr>
          <w:rFonts w:eastAsia="Times New Roman" w:cs="Times New Roman"/>
          <w:kern w:val="0"/>
          <w:sz w:val="24"/>
          <w:szCs w:val="24"/>
          <w:highlight w:val="darkGray"/>
          <w:lang w:eastAsia="en-PH"/>
          <w14:ligatures w14:val="none"/>
        </w:rPr>
        <w:t>main(String[</w:t>
      </w:r>
      <w:proofErr w:type="gramEnd"/>
      <w:r w:rsidRPr="005B0A56">
        <w:rPr>
          <w:rFonts w:eastAsia="Times New Roman" w:cs="Times New Roman"/>
          <w:kern w:val="0"/>
          <w:sz w:val="24"/>
          <w:szCs w:val="24"/>
          <w:highlight w:val="darkGray"/>
          <w:lang w:eastAsia="en-PH"/>
          <w14:ligatures w14:val="none"/>
        </w:rPr>
        <w:t xml:space="preserve">] </w:t>
      </w:r>
      <w:proofErr w:type="spellStart"/>
      <w:r w:rsidRPr="005B0A56">
        <w:rPr>
          <w:rFonts w:eastAsia="Times New Roman" w:cs="Times New Roman"/>
          <w:kern w:val="0"/>
          <w:sz w:val="24"/>
          <w:szCs w:val="24"/>
          <w:highlight w:val="darkGray"/>
          <w:lang w:eastAsia="en-PH"/>
          <w14:ligatures w14:val="none"/>
        </w:rPr>
        <w:t>args</w:t>
      </w:r>
      <w:proofErr w:type="spellEnd"/>
      <w:r w:rsidRPr="005B0A56">
        <w:rPr>
          <w:rFonts w:eastAsia="Times New Roman" w:cs="Times New Roman"/>
          <w:kern w:val="0"/>
          <w:sz w:val="24"/>
          <w:szCs w:val="24"/>
          <w:highlight w:val="darkGray"/>
          <w:lang w:eastAsia="en-PH"/>
          <w14:ligatures w14:val="none"/>
        </w:rPr>
        <w:t>) {</w:t>
      </w:r>
    </w:p>
    <w:p w:rsidRPr="005B0A56" w:rsidR="00FE070B" w:rsidP="00FE070B" w:rsidRDefault="00FE070B" w14:paraId="3A9BED8D"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        Vector&lt;Integer&gt; numbers = new Vector&lt;</w:t>
      </w:r>
      <w:proofErr w:type="gramStart"/>
      <w:r w:rsidRPr="005B0A56">
        <w:rPr>
          <w:rFonts w:eastAsia="Times New Roman" w:cs="Times New Roman"/>
          <w:kern w:val="0"/>
          <w:sz w:val="24"/>
          <w:szCs w:val="24"/>
          <w:highlight w:val="darkGray"/>
          <w:lang w:eastAsia="en-PH"/>
          <w14:ligatures w14:val="none"/>
        </w:rPr>
        <w:t>&gt;();</w:t>
      </w:r>
      <w:proofErr w:type="gramEnd"/>
    </w:p>
    <w:p w:rsidRPr="005B0A56" w:rsidR="00FE070B" w:rsidP="00FE070B" w:rsidRDefault="00FE070B" w14:paraId="0AF5014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        </w:t>
      </w:r>
      <w:proofErr w:type="spellStart"/>
      <w:proofErr w:type="gramStart"/>
      <w:r w:rsidRPr="005B0A56">
        <w:rPr>
          <w:rFonts w:eastAsia="Times New Roman" w:cs="Times New Roman"/>
          <w:kern w:val="0"/>
          <w:sz w:val="24"/>
          <w:szCs w:val="24"/>
          <w:highlight w:val="darkGray"/>
          <w:lang w:eastAsia="en-PH"/>
          <w14:ligatures w14:val="none"/>
        </w:rPr>
        <w:t>numbers.add</w:t>
      </w:r>
      <w:proofErr w:type="spellEnd"/>
      <w:r w:rsidRPr="005B0A56">
        <w:rPr>
          <w:rFonts w:eastAsia="Times New Roman" w:cs="Times New Roman"/>
          <w:kern w:val="0"/>
          <w:sz w:val="24"/>
          <w:szCs w:val="24"/>
          <w:highlight w:val="darkGray"/>
          <w:lang w:eastAsia="en-PH"/>
          <w14:ligatures w14:val="none"/>
        </w:rPr>
        <w:t>(</w:t>
      </w:r>
      <w:proofErr w:type="gramEnd"/>
      <w:r w:rsidRPr="005B0A56">
        <w:rPr>
          <w:rFonts w:eastAsia="Times New Roman" w:cs="Times New Roman"/>
          <w:kern w:val="0"/>
          <w:sz w:val="24"/>
          <w:szCs w:val="24"/>
          <w:highlight w:val="darkGray"/>
          <w:lang w:eastAsia="en-PH"/>
          <w14:ligatures w14:val="none"/>
        </w:rPr>
        <w:t>10</w:t>
      </w:r>
      <w:proofErr w:type="gramStart"/>
      <w:r w:rsidRPr="005B0A56">
        <w:rPr>
          <w:rFonts w:eastAsia="Times New Roman" w:cs="Times New Roman"/>
          <w:kern w:val="0"/>
          <w:sz w:val="24"/>
          <w:szCs w:val="24"/>
          <w:highlight w:val="darkGray"/>
          <w:lang w:eastAsia="en-PH"/>
          <w14:ligatures w14:val="none"/>
        </w:rPr>
        <w:t>);</w:t>
      </w:r>
      <w:proofErr w:type="gramEnd"/>
    </w:p>
    <w:p w:rsidRPr="005B0A56" w:rsidR="00FE070B" w:rsidP="00FE070B" w:rsidRDefault="00FE070B" w14:paraId="743DFBF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        </w:t>
      </w:r>
      <w:proofErr w:type="spellStart"/>
      <w:proofErr w:type="gramStart"/>
      <w:r w:rsidRPr="005B0A56">
        <w:rPr>
          <w:rFonts w:eastAsia="Times New Roman" w:cs="Times New Roman"/>
          <w:kern w:val="0"/>
          <w:sz w:val="24"/>
          <w:szCs w:val="24"/>
          <w:highlight w:val="darkGray"/>
          <w:lang w:eastAsia="en-PH"/>
          <w14:ligatures w14:val="none"/>
        </w:rPr>
        <w:t>numbers.add</w:t>
      </w:r>
      <w:proofErr w:type="spellEnd"/>
      <w:r w:rsidRPr="005B0A56">
        <w:rPr>
          <w:rFonts w:eastAsia="Times New Roman" w:cs="Times New Roman"/>
          <w:kern w:val="0"/>
          <w:sz w:val="24"/>
          <w:szCs w:val="24"/>
          <w:highlight w:val="darkGray"/>
          <w:lang w:eastAsia="en-PH"/>
          <w14:ligatures w14:val="none"/>
        </w:rPr>
        <w:t>(</w:t>
      </w:r>
      <w:proofErr w:type="gramEnd"/>
      <w:r w:rsidRPr="005B0A56">
        <w:rPr>
          <w:rFonts w:eastAsia="Times New Roman" w:cs="Times New Roman"/>
          <w:kern w:val="0"/>
          <w:sz w:val="24"/>
          <w:szCs w:val="24"/>
          <w:highlight w:val="darkGray"/>
          <w:lang w:eastAsia="en-PH"/>
          <w14:ligatures w14:val="none"/>
        </w:rPr>
        <w:t>20</w:t>
      </w:r>
      <w:proofErr w:type="gramStart"/>
      <w:r w:rsidRPr="005B0A56">
        <w:rPr>
          <w:rFonts w:eastAsia="Times New Roman" w:cs="Times New Roman"/>
          <w:kern w:val="0"/>
          <w:sz w:val="24"/>
          <w:szCs w:val="24"/>
          <w:highlight w:val="darkGray"/>
          <w:lang w:eastAsia="en-PH"/>
          <w14:ligatures w14:val="none"/>
        </w:rPr>
        <w:t>);</w:t>
      </w:r>
      <w:proofErr w:type="gramEnd"/>
    </w:p>
    <w:p w:rsidRPr="005B0A56" w:rsidR="00FE070B" w:rsidP="00FE070B" w:rsidRDefault="00FE070B" w14:paraId="08F74AE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        </w:t>
      </w:r>
      <w:proofErr w:type="spellStart"/>
      <w:proofErr w:type="gramStart"/>
      <w:r w:rsidRPr="005B0A56">
        <w:rPr>
          <w:rFonts w:eastAsia="Times New Roman" w:cs="Times New Roman"/>
          <w:kern w:val="0"/>
          <w:sz w:val="24"/>
          <w:szCs w:val="24"/>
          <w:highlight w:val="darkGray"/>
          <w:lang w:eastAsia="en-PH"/>
          <w14:ligatures w14:val="none"/>
        </w:rPr>
        <w:t>numbers.add</w:t>
      </w:r>
      <w:proofErr w:type="spellEnd"/>
      <w:r w:rsidRPr="005B0A56">
        <w:rPr>
          <w:rFonts w:eastAsia="Times New Roman" w:cs="Times New Roman"/>
          <w:kern w:val="0"/>
          <w:sz w:val="24"/>
          <w:szCs w:val="24"/>
          <w:highlight w:val="darkGray"/>
          <w:lang w:eastAsia="en-PH"/>
          <w14:ligatures w14:val="none"/>
        </w:rPr>
        <w:t>(</w:t>
      </w:r>
      <w:proofErr w:type="gramEnd"/>
      <w:r w:rsidRPr="005B0A56">
        <w:rPr>
          <w:rFonts w:eastAsia="Times New Roman" w:cs="Times New Roman"/>
          <w:kern w:val="0"/>
          <w:sz w:val="24"/>
          <w:szCs w:val="24"/>
          <w:highlight w:val="darkGray"/>
          <w:lang w:eastAsia="en-PH"/>
          <w14:ligatures w14:val="none"/>
        </w:rPr>
        <w:t>30</w:t>
      </w:r>
      <w:proofErr w:type="gramStart"/>
      <w:r w:rsidRPr="005B0A56">
        <w:rPr>
          <w:rFonts w:eastAsia="Times New Roman" w:cs="Times New Roman"/>
          <w:kern w:val="0"/>
          <w:sz w:val="24"/>
          <w:szCs w:val="24"/>
          <w:highlight w:val="darkGray"/>
          <w:lang w:eastAsia="en-PH"/>
          <w14:ligatures w14:val="none"/>
        </w:rPr>
        <w:t>);</w:t>
      </w:r>
      <w:proofErr w:type="gramEnd"/>
    </w:p>
    <w:p w:rsidRPr="005B0A56" w:rsidR="00FE070B" w:rsidP="00FE070B" w:rsidRDefault="00FE070B" w14:paraId="12007D2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5B0A56" w:rsidR="00FE070B" w:rsidP="00FE070B" w:rsidRDefault="00FE070B" w14:paraId="37CEB5E2"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        Enumeration&lt;Integer&gt; e = </w:t>
      </w:r>
      <w:proofErr w:type="spellStart"/>
      <w:proofErr w:type="gramStart"/>
      <w:r w:rsidRPr="005B0A56">
        <w:rPr>
          <w:rFonts w:eastAsia="Times New Roman" w:cs="Times New Roman"/>
          <w:kern w:val="0"/>
          <w:sz w:val="24"/>
          <w:szCs w:val="24"/>
          <w:highlight w:val="darkGray"/>
          <w:lang w:eastAsia="en-PH"/>
          <w14:ligatures w14:val="none"/>
        </w:rPr>
        <w:t>numbers.elements</w:t>
      </w:r>
      <w:proofErr w:type="spellEnd"/>
      <w:proofErr w:type="gramEnd"/>
      <w:r w:rsidRPr="005B0A56">
        <w:rPr>
          <w:rFonts w:eastAsia="Times New Roman" w:cs="Times New Roman"/>
          <w:kern w:val="0"/>
          <w:sz w:val="24"/>
          <w:szCs w:val="24"/>
          <w:highlight w:val="darkGray"/>
          <w:lang w:eastAsia="en-PH"/>
          <w14:ligatures w14:val="none"/>
        </w:rPr>
        <w:t>(</w:t>
      </w:r>
      <w:proofErr w:type="gramStart"/>
      <w:r w:rsidRPr="005B0A56">
        <w:rPr>
          <w:rFonts w:eastAsia="Times New Roman" w:cs="Times New Roman"/>
          <w:kern w:val="0"/>
          <w:sz w:val="24"/>
          <w:szCs w:val="24"/>
          <w:highlight w:val="darkGray"/>
          <w:lang w:eastAsia="en-PH"/>
          <w14:ligatures w14:val="none"/>
        </w:rPr>
        <w:t>);</w:t>
      </w:r>
      <w:proofErr w:type="gramEnd"/>
    </w:p>
    <w:p w:rsidRPr="005B0A56" w:rsidR="00FE070B" w:rsidP="00FE070B" w:rsidRDefault="00FE070B" w14:paraId="10248216"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p>
    <w:p w:rsidRPr="005B0A56" w:rsidR="00FE070B" w:rsidP="00FE070B" w:rsidRDefault="00FE070B" w14:paraId="639F377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        </w:t>
      </w:r>
      <w:proofErr w:type="spellStart"/>
      <w:r w:rsidRPr="005B0A56">
        <w:rPr>
          <w:rFonts w:eastAsia="Times New Roman" w:cs="Times New Roman"/>
          <w:kern w:val="0"/>
          <w:sz w:val="24"/>
          <w:szCs w:val="24"/>
          <w:highlight w:val="darkGray"/>
          <w:lang w:eastAsia="en-PH"/>
          <w14:ligatures w14:val="none"/>
        </w:rPr>
        <w:t>System.out.println</w:t>
      </w:r>
      <w:proofErr w:type="spellEnd"/>
      <w:r w:rsidRPr="005B0A56">
        <w:rPr>
          <w:rFonts w:eastAsia="Times New Roman" w:cs="Times New Roman"/>
          <w:kern w:val="0"/>
          <w:sz w:val="24"/>
          <w:szCs w:val="24"/>
          <w:highlight w:val="darkGray"/>
          <w:lang w:eastAsia="en-PH"/>
          <w14:ligatures w14:val="none"/>
        </w:rPr>
        <w:t>("Numbers in Vector:"</w:t>
      </w:r>
      <w:proofErr w:type="gramStart"/>
      <w:r w:rsidRPr="005B0A56">
        <w:rPr>
          <w:rFonts w:eastAsia="Times New Roman" w:cs="Times New Roman"/>
          <w:kern w:val="0"/>
          <w:sz w:val="24"/>
          <w:szCs w:val="24"/>
          <w:highlight w:val="darkGray"/>
          <w:lang w:eastAsia="en-PH"/>
          <w14:ligatures w14:val="none"/>
        </w:rPr>
        <w:t>);</w:t>
      </w:r>
      <w:proofErr w:type="gramEnd"/>
    </w:p>
    <w:p w:rsidRPr="005B0A56" w:rsidR="00FE070B" w:rsidP="00FE070B" w:rsidRDefault="00FE070B" w14:paraId="6E1EE5C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        while (</w:t>
      </w:r>
      <w:proofErr w:type="spellStart"/>
      <w:proofErr w:type="gramStart"/>
      <w:r w:rsidRPr="005B0A56">
        <w:rPr>
          <w:rFonts w:eastAsia="Times New Roman" w:cs="Times New Roman"/>
          <w:kern w:val="0"/>
          <w:sz w:val="24"/>
          <w:szCs w:val="24"/>
          <w:highlight w:val="darkGray"/>
          <w:lang w:eastAsia="en-PH"/>
          <w14:ligatures w14:val="none"/>
        </w:rPr>
        <w:t>e.hasMoreElements</w:t>
      </w:r>
      <w:proofErr w:type="spellEnd"/>
      <w:proofErr w:type="gramEnd"/>
      <w:r w:rsidRPr="005B0A56">
        <w:rPr>
          <w:rFonts w:eastAsia="Times New Roman" w:cs="Times New Roman"/>
          <w:kern w:val="0"/>
          <w:sz w:val="24"/>
          <w:szCs w:val="24"/>
          <w:highlight w:val="darkGray"/>
          <w:lang w:eastAsia="en-PH"/>
          <w14:ligatures w14:val="none"/>
        </w:rPr>
        <w:t>()) {</w:t>
      </w:r>
    </w:p>
    <w:p w:rsidRPr="005B0A56" w:rsidR="00FE070B" w:rsidP="00FE070B" w:rsidRDefault="00FE070B" w14:paraId="3261190C"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            </w:t>
      </w:r>
      <w:proofErr w:type="spellStart"/>
      <w:r w:rsidRPr="005B0A56">
        <w:rPr>
          <w:rFonts w:eastAsia="Times New Roman" w:cs="Times New Roman"/>
          <w:kern w:val="0"/>
          <w:sz w:val="24"/>
          <w:szCs w:val="24"/>
          <w:highlight w:val="darkGray"/>
          <w:lang w:eastAsia="en-PH"/>
          <w14:ligatures w14:val="none"/>
        </w:rPr>
        <w:t>System.out.println</w:t>
      </w:r>
      <w:proofErr w:type="spellEnd"/>
      <w:r w:rsidRPr="005B0A56">
        <w:rPr>
          <w:rFonts w:eastAsia="Times New Roman" w:cs="Times New Roman"/>
          <w:kern w:val="0"/>
          <w:sz w:val="24"/>
          <w:szCs w:val="24"/>
          <w:highlight w:val="darkGray"/>
          <w:lang w:eastAsia="en-PH"/>
          <w14:ligatures w14:val="none"/>
        </w:rPr>
        <w:t>(</w:t>
      </w:r>
      <w:proofErr w:type="spellStart"/>
      <w:proofErr w:type="gramStart"/>
      <w:r w:rsidRPr="005B0A56">
        <w:rPr>
          <w:rFonts w:eastAsia="Times New Roman" w:cs="Times New Roman"/>
          <w:kern w:val="0"/>
          <w:sz w:val="24"/>
          <w:szCs w:val="24"/>
          <w:highlight w:val="darkGray"/>
          <w:lang w:eastAsia="en-PH"/>
          <w14:ligatures w14:val="none"/>
        </w:rPr>
        <w:t>e.nextElement</w:t>
      </w:r>
      <w:proofErr w:type="spellEnd"/>
      <w:proofErr w:type="gramEnd"/>
      <w:r w:rsidRPr="005B0A56">
        <w:rPr>
          <w:rFonts w:eastAsia="Times New Roman" w:cs="Times New Roman"/>
          <w:kern w:val="0"/>
          <w:sz w:val="24"/>
          <w:szCs w:val="24"/>
          <w:highlight w:val="darkGray"/>
          <w:lang w:eastAsia="en-PH"/>
          <w14:ligatures w14:val="none"/>
        </w:rPr>
        <w:t>()</w:t>
      </w:r>
      <w:proofErr w:type="gramStart"/>
      <w:r w:rsidRPr="005B0A56">
        <w:rPr>
          <w:rFonts w:eastAsia="Times New Roman" w:cs="Times New Roman"/>
          <w:kern w:val="0"/>
          <w:sz w:val="24"/>
          <w:szCs w:val="24"/>
          <w:highlight w:val="darkGray"/>
          <w:lang w:eastAsia="en-PH"/>
          <w14:ligatures w14:val="none"/>
        </w:rPr>
        <w:t>);</w:t>
      </w:r>
      <w:proofErr w:type="gramEnd"/>
    </w:p>
    <w:p w:rsidRPr="005B0A56" w:rsidR="00FE070B" w:rsidP="00FE070B" w:rsidRDefault="00FE070B" w14:paraId="520AA59E"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        }</w:t>
      </w:r>
    </w:p>
    <w:p w:rsidRPr="005B0A56" w:rsidR="00FE070B" w:rsidP="00FE070B" w:rsidRDefault="00FE070B" w14:paraId="7D808A71"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 xml:space="preserve">    }</w:t>
      </w:r>
    </w:p>
    <w:p w:rsidR="00FE070B" w:rsidP="00FE070B" w:rsidRDefault="00FE070B" w14:paraId="160EDC0F" w14:textId="474C0E68">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5B0A56">
        <w:rPr>
          <w:rFonts w:eastAsia="Times New Roman" w:cs="Times New Roman"/>
          <w:kern w:val="0"/>
          <w:sz w:val="24"/>
          <w:szCs w:val="24"/>
          <w:highlight w:val="darkGray"/>
          <w:lang w:eastAsia="en-PH"/>
          <w14:ligatures w14:val="none"/>
        </w:rPr>
        <w:t>}</w:t>
      </w:r>
    </w:p>
    <w:p w:rsidRPr="005B0A56" w:rsidR="00FE070B" w:rsidP="00FE070B" w:rsidRDefault="00FE070B" w14:paraId="2EC3946C" w14:textId="0BD10A20">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5B0A56">
        <w:rPr>
          <w:rFonts w:eastAsia="Times New Roman" w:cs="Times New Roman"/>
          <w:b/>
          <w:bCs/>
          <w:kern w:val="0"/>
          <w:sz w:val="24"/>
          <w:szCs w:val="24"/>
          <w:lang w:eastAsia="en-PH"/>
          <w14:ligatures w14:val="none"/>
        </w:rPr>
        <w:t>Output:</w:t>
      </w:r>
    </w:p>
    <w:p w:rsidRPr="005B0A56" w:rsidR="00FE070B" w:rsidP="00FE070B" w:rsidRDefault="00FE070B" w14:paraId="18513D6F"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Numbers in Vector:</w:t>
      </w:r>
    </w:p>
    <w:p w:rsidRPr="005B0A56" w:rsidR="00FE070B" w:rsidP="00FE070B" w:rsidRDefault="00FE070B" w14:paraId="7FAE7FD8"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10</w:t>
      </w:r>
    </w:p>
    <w:p w:rsidRPr="005B0A56" w:rsidR="00FE070B" w:rsidP="00FE070B" w:rsidRDefault="00FE070B" w14:paraId="646B8E55" w14:textId="77777777">
      <w:pPr>
        <w:numPr>
          <w:ilvl w:val="0"/>
          <w:numId w:val="0"/>
        </w:numPr>
        <w:spacing w:before="100" w:beforeAutospacing="1" w:after="100" w:afterAutospacing="1" w:line="240" w:lineRule="auto"/>
        <w:rPr>
          <w:rFonts w:eastAsia="Times New Roman" w:cs="Times New Roman"/>
          <w:kern w:val="0"/>
          <w:sz w:val="24"/>
          <w:szCs w:val="24"/>
          <w:highlight w:val="darkGray"/>
          <w:lang w:eastAsia="en-PH"/>
          <w14:ligatures w14:val="none"/>
        </w:rPr>
      </w:pPr>
      <w:r w:rsidRPr="005B0A56">
        <w:rPr>
          <w:rFonts w:eastAsia="Times New Roman" w:cs="Times New Roman"/>
          <w:kern w:val="0"/>
          <w:sz w:val="24"/>
          <w:szCs w:val="24"/>
          <w:highlight w:val="darkGray"/>
          <w:lang w:eastAsia="en-PH"/>
          <w14:ligatures w14:val="none"/>
        </w:rPr>
        <w:t>20</w:t>
      </w:r>
    </w:p>
    <w:p w:rsidR="00FE070B" w:rsidP="00FE070B" w:rsidRDefault="00FE070B" w14:paraId="1C77E0B9" w14:textId="0D403F4E">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5B0A56">
        <w:rPr>
          <w:rFonts w:eastAsia="Times New Roman" w:cs="Times New Roman"/>
          <w:kern w:val="0"/>
          <w:sz w:val="24"/>
          <w:szCs w:val="24"/>
          <w:highlight w:val="darkGray"/>
          <w:lang w:eastAsia="en-PH"/>
          <w14:ligatures w14:val="none"/>
        </w:rPr>
        <w:t>30</w:t>
      </w:r>
    </w:p>
    <w:p w:rsidR="00FE070B" w:rsidP="00FE070B" w:rsidRDefault="00FE070B" w14:paraId="26F79703" w14:textId="731F7E76">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sidRPr="005B0A56">
        <w:rPr>
          <w:rFonts w:eastAsia="Times New Roman" w:cs="Times New Roman"/>
          <w:b/>
          <w:bCs/>
          <w:kern w:val="0"/>
          <w:sz w:val="24"/>
          <w:szCs w:val="24"/>
          <w:lang w:eastAsia="en-PH"/>
          <w14:ligatures w14:val="none"/>
        </w:rPr>
        <w:t>Explanation:</w:t>
      </w:r>
      <w:r>
        <w:rPr>
          <w:rFonts w:eastAsia="Times New Roman" w:cs="Times New Roman"/>
          <w:kern w:val="0"/>
          <w:sz w:val="24"/>
          <w:szCs w:val="24"/>
          <w:lang w:eastAsia="en-PH"/>
          <w14:ligatures w14:val="none"/>
        </w:rPr>
        <w:t xml:space="preserve"> </w:t>
      </w:r>
      <w:r w:rsidRPr="005B0A56" w:rsidR="005B0A56">
        <w:rPr>
          <w:rFonts w:eastAsia="Times New Roman" w:cs="Times New Roman"/>
          <w:kern w:val="0"/>
          <w:sz w:val="24"/>
          <w:szCs w:val="24"/>
          <w:lang w:eastAsia="en-PH"/>
          <w14:ligatures w14:val="none"/>
        </w:rPr>
        <w:t xml:space="preserve">Here, a </w:t>
      </w:r>
      <w:r w:rsidRPr="005B0A56" w:rsidR="005B0A56">
        <w:rPr>
          <w:rFonts w:eastAsia="Times New Roman" w:cs="Times New Roman"/>
          <w:kern w:val="0"/>
          <w:sz w:val="24"/>
          <w:szCs w:val="24"/>
          <w:highlight w:val="darkGray"/>
          <w:lang w:eastAsia="en-PH"/>
          <w14:ligatures w14:val="none"/>
        </w:rPr>
        <w:t>Vector</w:t>
      </w:r>
      <w:r w:rsidRPr="005B0A56" w:rsidR="005B0A56">
        <w:rPr>
          <w:rFonts w:eastAsia="Times New Roman" w:cs="Times New Roman"/>
          <w:kern w:val="0"/>
          <w:sz w:val="24"/>
          <w:szCs w:val="24"/>
          <w:lang w:eastAsia="en-PH"/>
          <w14:ligatures w14:val="none"/>
        </w:rPr>
        <w:t xml:space="preserve"> (which works like an older version of </w:t>
      </w:r>
      <w:proofErr w:type="spellStart"/>
      <w:r w:rsidRPr="005B0A56" w:rsidR="005B0A56">
        <w:rPr>
          <w:rFonts w:eastAsia="Times New Roman" w:cs="Times New Roman"/>
          <w:kern w:val="0"/>
          <w:sz w:val="24"/>
          <w:szCs w:val="24"/>
          <w:lang w:eastAsia="en-PH"/>
          <w14:ligatures w14:val="none"/>
        </w:rPr>
        <w:t>ArrayList</w:t>
      </w:r>
      <w:proofErr w:type="spellEnd"/>
      <w:r w:rsidRPr="005B0A56" w:rsidR="005B0A56">
        <w:rPr>
          <w:rFonts w:eastAsia="Times New Roman" w:cs="Times New Roman"/>
          <w:kern w:val="0"/>
          <w:sz w:val="24"/>
          <w:szCs w:val="24"/>
          <w:lang w:eastAsia="en-PH"/>
          <w14:ligatures w14:val="none"/>
        </w:rPr>
        <w:t>) is created to store integers.</w:t>
      </w:r>
      <w:r w:rsidR="005B0A56">
        <w:rPr>
          <w:rFonts w:eastAsia="Times New Roman" w:cs="Times New Roman"/>
          <w:kern w:val="0"/>
          <w:sz w:val="24"/>
          <w:szCs w:val="24"/>
          <w:lang w:eastAsia="en-PH"/>
          <w14:ligatures w14:val="none"/>
        </w:rPr>
        <w:t xml:space="preserve"> </w:t>
      </w:r>
      <w:r w:rsidRPr="005B0A56" w:rsidR="005B0A56">
        <w:rPr>
          <w:rFonts w:eastAsia="Times New Roman" w:cs="Times New Roman"/>
          <w:kern w:val="0"/>
          <w:sz w:val="24"/>
          <w:szCs w:val="24"/>
          <w:lang w:eastAsia="en-PH"/>
          <w14:ligatures w14:val="none"/>
        </w:rPr>
        <w:t xml:space="preserve">The </w:t>
      </w:r>
      <w:r w:rsidRPr="005B0A56" w:rsidR="005B0A56">
        <w:rPr>
          <w:rFonts w:eastAsia="Times New Roman" w:cs="Times New Roman"/>
          <w:kern w:val="0"/>
          <w:sz w:val="24"/>
          <w:szCs w:val="24"/>
          <w:highlight w:val="darkGray"/>
          <w:lang w:eastAsia="en-PH"/>
          <w14:ligatures w14:val="none"/>
        </w:rPr>
        <w:t>Enumeration</w:t>
      </w:r>
      <w:r w:rsidRPr="005B0A56" w:rsidR="005B0A56">
        <w:rPr>
          <w:rFonts w:eastAsia="Times New Roman" w:cs="Times New Roman"/>
          <w:kern w:val="0"/>
          <w:sz w:val="24"/>
          <w:szCs w:val="24"/>
          <w:lang w:eastAsia="en-PH"/>
          <w14:ligatures w14:val="none"/>
        </w:rPr>
        <w:t xml:space="preserve"> object </w:t>
      </w:r>
      <w:r w:rsidRPr="005B0A56" w:rsidR="005B0A56">
        <w:rPr>
          <w:rFonts w:eastAsia="Times New Roman" w:cs="Times New Roman"/>
          <w:kern w:val="0"/>
          <w:sz w:val="24"/>
          <w:szCs w:val="24"/>
          <w:highlight w:val="darkGray"/>
          <w:lang w:eastAsia="en-PH"/>
          <w14:ligatures w14:val="none"/>
        </w:rPr>
        <w:t>e</w:t>
      </w:r>
      <w:r w:rsidRPr="005B0A56" w:rsidR="005B0A56">
        <w:rPr>
          <w:rFonts w:eastAsia="Times New Roman" w:cs="Times New Roman"/>
          <w:kern w:val="0"/>
          <w:sz w:val="24"/>
          <w:szCs w:val="24"/>
          <w:lang w:eastAsia="en-PH"/>
          <w14:ligatures w14:val="none"/>
        </w:rPr>
        <w:t xml:space="preserve"> is used to visit each element in the </w:t>
      </w:r>
      <w:r w:rsidRPr="005B0A56" w:rsidR="005B0A56">
        <w:rPr>
          <w:rFonts w:eastAsia="Times New Roman" w:cs="Times New Roman"/>
          <w:kern w:val="0"/>
          <w:sz w:val="24"/>
          <w:szCs w:val="24"/>
          <w:highlight w:val="darkGray"/>
          <w:lang w:eastAsia="en-PH"/>
          <w14:ligatures w14:val="none"/>
        </w:rPr>
        <w:t>Vector</w:t>
      </w:r>
      <w:r w:rsidRPr="005B0A56" w:rsidR="005B0A56">
        <w:rPr>
          <w:rFonts w:eastAsia="Times New Roman" w:cs="Times New Roman"/>
          <w:kern w:val="0"/>
          <w:sz w:val="24"/>
          <w:szCs w:val="24"/>
          <w:lang w:eastAsia="en-PH"/>
          <w14:ligatures w14:val="none"/>
        </w:rPr>
        <w:t>.</w:t>
      </w:r>
      <w:r w:rsidRPr="005B0A56" w:rsidR="005B0A56">
        <w:rPr>
          <w:rFonts w:eastAsia="Times New Roman" w:cs="Times New Roman"/>
          <w:kern w:val="0"/>
          <w:sz w:val="24"/>
          <w:szCs w:val="24"/>
          <w:lang w:eastAsia="en-PH"/>
          <w14:ligatures w14:val="none"/>
        </w:rPr>
        <w:br/>
      </w:r>
      <w:proofErr w:type="spellStart"/>
      <w:proofErr w:type="gramStart"/>
      <w:r w:rsidRPr="005B0A56" w:rsidR="005B0A56">
        <w:rPr>
          <w:rFonts w:eastAsia="Times New Roman" w:cs="Times New Roman"/>
          <w:kern w:val="0"/>
          <w:sz w:val="24"/>
          <w:szCs w:val="24"/>
          <w:highlight w:val="darkGray"/>
          <w:lang w:eastAsia="en-PH"/>
          <w14:ligatures w14:val="none"/>
        </w:rPr>
        <w:t>hasMoreElements</w:t>
      </w:r>
      <w:proofErr w:type="spellEnd"/>
      <w:r w:rsidRPr="005B0A56" w:rsidR="005B0A56">
        <w:rPr>
          <w:rFonts w:eastAsia="Times New Roman" w:cs="Times New Roman"/>
          <w:kern w:val="0"/>
          <w:sz w:val="24"/>
          <w:szCs w:val="24"/>
          <w:highlight w:val="darkGray"/>
          <w:lang w:eastAsia="en-PH"/>
          <w14:ligatures w14:val="none"/>
        </w:rPr>
        <w:t>(</w:t>
      </w:r>
      <w:proofErr w:type="gramEnd"/>
      <w:r w:rsidRPr="005B0A56" w:rsidR="005B0A56">
        <w:rPr>
          <w:rFonts w:eastAsia="Times New Roman" w:cs="Times New Roman"/>
          <w:kern w:val="0"/>
          <w:sz w:val="24"/>
          <w:szCs w:val="24"/>
          <w:highlight w:val="darkGray"/>
          <w:lang w:eastAsia="en-PH"/>
          <w14:ligatures w14:val="none"/>
        </w:rPr>
        <w:t>)</w:t>
      </w:r>
      <w:r w:rsidRPr="005B0A56" w:rsidR="005B0A56">
        <w:rPr>
          <w:rFonts w:eastAsia="Times New Roman" w:cs="Times New Roman"/>
          <w:kern w:val="0"/>
          <w:sz w:val="24"/>
          <w:szCs w:val="24"/>
          <w:lang w:eastAsia="en-PH"/>
          <w14:ligatures w14:val="none"/>
        </w:rPr>
        <w:t xml:space="preserve"> checks if more items are left, and </w:t>
      </w:r>
      <w:proofErr w:type="spellStart"/>
      <w:proofErr w:type="gramStart"/>
      <w:r w:rsidRPr="005B0A56" w:rsidR="005B0A56">
        <w:rPr>
          <w:rFonts w:eastAsia="Times New Roman" w:cs="Times New Roman"/>
          <w:kern w:val="0"/>
          <w:sz w:val="24"/>
          <w:szCs w:val="24"/>
          <w:highlight w:val="darkGray"/>
          <w:lang w:eastAsia="en-PH"/>
          <w14:ligatures w14:val="none"/>
        </w:rPr>
        <w:t>nextElement</w:t>
      </w:r>
      <w:proofErr w:type="spellEnd"/>
      <w:r w:rsidRPr="005B0A56" w:rsidR="005B0A56">
        <w:rPr>
          <w:rFonts w:eastAsia="Times New Roman" w:cs="Times New Roman"/>
          <w:kern w:val="0"/>
          <w:sz w:val="24"/>
          <w:szCs w:val="24"/>
          <w:highlight w:val="darkGray"/>
          <w:lang w:eastAsia="en-PH"/>
          <w14:ligatures w14:val="none"/>
        </w:rPr>
        <w:t>(</w:t>
      </w:r>
      <w:proofErr w:type="gramEnd"/>
      <w:r w:rsidRPr="005B0A56" w:rsidR="005B0A56">
        <w:rPr>
          <w:rFonts w:eastAsia="Times New Roman" w:cs="Times New Roman"/>
          <w:kern w:val="0"/>
          <w:sz w:val="24"/>
          <w:szCs w:val="24"/>
          <w:highlight w:val="darkGray"/>
          <w:lang w:eastAsia="en-PH"/>
          <w14:ligatures w14:val="none"/>
        </w:rPr>
        <w:t>)</w:t>
      </w:r>
      <w:r w:rsidRPr="005B0A56" w:rsidR="005B0A56">
        <w:rPr>
          <w:rFonts w:eastAsia="Times New Roman" w:cs="Times New Roman"/>
          <w:kern w:val="0"/>
          <w:sz w:val="24"/>
          <w:szCs w:val="24"/>
          <w:lang w:eastAsia="en-PH"/>
          <w14:ligatures w14:val="none"/>
        </w:rPr>
        <w:t xml:space="preserve"> retrieves the next one.</w:t>
      </w:r>
      <w:r w:rsidRPr="005B0A56" w:rsidR="005B0A56">
        <w:rPr>
          <w:rFonts w:eastAsia="Times New Roman" w:cs="Times New Roman"/>
          <w:kern w:val="0"/>
          <w:sz w:val="24"/>
          <w:szCs w:val="24"/>
          <w:lang w:eastAsia="en-PH"/>
          <w14:ligatures w14:val="none"/>
        </w:rPr>
        <w:br/>
      </w:r>
      <w:r w:rsidRPr="005B0A56" w:rsidR="005B0A56">
        <w:rPr>
          <w:rFonts w:eastAsia="Times New Roman" w:cs="Times New Roman"/>
          <w:kern w:val="0"/>
          <w:sz w:val="24"/>
          <w:szCs w:val="24"/>
          <w:lang w:eastAsia="en-PH"/>
          <w14:ligatures w14:val="none"/>
        </w:rPr>
        <w:t>This is a simple way to read all data from a collection, one by one.</w:t>
      </w:r>
    </w:p>
    <w:p w:rsidR="005B0A56" w:rsidP="00FE070B" w:rsidRDefault="005B0A56" w14:paraId="28200E99" w14:textId="77777777">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p>
    <w:p w:rsidRPr="005B0A56" w:rsidR="005B0A56" w:rsidP="00FE070B" w:rsidRDefault="005B0A56" w14:paraId="639A703E" w14:textId="36107798">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5B0A56">
        <w:rPr>
          <w:rFonts w:eastAsia="Times New Roman" w:cs="Times New Roman"/>
          <w:b/>
          <w:bCs/>
          <w:kern w:val="0"/>
          <w:sz w:val="24"/>
          <w:szCs w:val="24"/>
          <w:lang w:eastAsia="en-PH"/>
          <w14:ligatures w14:val="none"/>
        </w:rPr>
        <w:t>Tips:</w:t>
      </w:r>
    </w:p>
    <w:p w:rsidRPr="005B0A56" w:rsidR="005B0A56" w:rsidP="005E4004" w:rsidRDefault="005B0A56" w14:paraId="1D34A6D0" w14:textId="77777777">
      <w:pPr>
        <w:numPr>
          <w:ilvl w:val="0"/>
          <w:numId w:val="82"/>
        </w:numPr>
        <w:spacing w:before="100" w:beforeAutospacing="1" w:after="100" w:afterAutospacing="1" w:line="240" w:lineRule="auto"/>
        <w:rPr>
          <w:rFonts w:eastAsia="Times New Roman" w:cs="Times New Roman"/>
          <w:kern w:val="0"/>
          <w:sz w:val="24"/>
          <w:szCs w:val="24"/>
          <w:lang w:eastAsia="en-PH"/>
          <w14:ligatures w14:val="none"/>
        </w:rPr>
      </w:pPr>
      <w:r w:rsidRPr="005B0A56">
        <w:rPr>
          <w:rFonts w:eastAsia="Times New Roman" w:cs="Times New Roman"/>
          <w:kern w:val="0"/>
          <w:sz w:val="24"/>
          <w:szCs w:val="24"/>
          <w:lang w:eastAsia="en-PH"/>
          <w14:ligatures w14:val="none"/>
        </w:rPr>
        <w:t xml:space="preserve">Use </w:t>
      </w:r>
      <w:proofErr w:type="spellStart"/>
      <w:r w:rsidRPr="005B0A56">
        <w:rPr>
          <w:rFonts w:eastAsia="Times New Roman" w:cs="Times New Roman"/>
          <w:kern w:val="0"/>
          <w:sz w:val="24"/>
          <w:szCs w:val="24"/>
          <w:highlight w:val="darkGray"/>
          <w:lang w:eastAsia="en-PH"/>
          <w14:ligatures w14:val="none"/>
        </w:rPr>
        <w:t>ArrayList</w:t>
      </w:r>
      <w:proofErr w:type="spellEnd"/>
      <w:r w:rsidRPr="005B0A56">
        <w:rPr>
          <w:rFonts w:eastAsia="Times New Roman" w:cs="Times New Roman"/>
          <w:kern w:val="0"/>
          <w:sz w:val="24"/>
          <w:szCs w:val="24"/>
          <w:lang w:eastAsia="en-PH"/>
          <w14:ligatures w14:val="none"/>
        </w:rPr>
        <w:t xml:space="preserve"> when you need to </w:t>
      </w:r>
      <w:r w:rsidRPr="005B0A56">
        <w:rPr>
          <w:rFonts w:eastAsia="Times New Roman" w:cs="Times New Roman"/>
          <w:b/>
          <w:bCs/>
          <w:kern w:val="0"/>
          <w:sz w:val="24"/>
          <w:szCs w:val="24"/>
          <w:lang w:eastAsia="en-PH"/>
          <w14:ligatures w14:val="none"/>
        </w:rPr>
        <w:t>add or remove elements frequently</w:t>
      </w:r>
      <w:r w:rsidRPr="005B0A56">
        <w:rPr>
          <w:rFonts w:eastAsia="Times New Roman" w:cs="Times New Roman"/>
          <w:kern w:val="0"/>
          <w:sz w:val="24"/>
          <w:szCs w:val="24"/>
          <w:lang w:eastAsia="en-PH"/>
          <w14:ligatures w14:val="none"/>
        </w:rPr>
        <w:t>.</w:t>
      </w:r>
    </w:p>
    <w:p w:rsidRPr="005B0A56" w:rsidR="005B0A56" w:rsidP="005E4004" w:rsidRDefault="005B0A56" w14:paraId="07F0331C" w14:textId="77777777">
      <w:pPr>
        <w:numPr>
          <w:ilvl w:val="0"/>
          <w:numId w:val="82"/>
        </w:numPr>
        <w:spacing w:before="100" w:beforeAutospacing="1" w:after="100" w:afterAutospacing="1" w:line="240" w:lineRule="auto"/>
        <w:rPr>
          <w:rFonts w:eastAsia="Times New Roman" w:cs="Times New Roman"/>
          <w:kern w:val="0"/>
          <w:sz w:val="24"/>
          <w:szCs w:val="24"/>
          <w:lang w:eastAsia="en-PH"/>
          <w14:ligatures w14:val="none"/>
        </w:rPr>
      </w:pPr>
      <w:r w:rsidRPr="005B0A56">
        <w:rPr>
          <w:rFonts w:eastAsia="Times New Roman" w:cs="Times New Roman"/>
          <w:kern w:val="0"/>
          <w:sz w:val="24"/>
          <w:szCs w:val="24"/>
          <w:lang w:eastAsia="en-PH"/>
          <w14:ligatures w14:val="none"/>
        </w:rPr>
        <w:t xml:space="preserve">Use </w:t>
      </w:r>
      <w:r w:rsidRPr="005B0A56">
        <w:rPr>
          <w:rFonts w:eastAsia="Times New Roman" w:cs="Times New Roman"/>
          <w:kern w:val="0"/>
          <w:sz w:val="24"/>
          <w:szCs w:val="24"/>
          <w:highlight w:val="darkGray"/>
          <w:lang w:eastAsia="en-PH"/>
          <w14:ligatures w14:val="none"/>
        </w:rPr>
        <w:t>Enumeration</w:t>
      </w:r>
      <w:r w:rsidRPr="005B0A56">
        <w:rPr>
          <w:rFonts w:eastAsia="Times New Roman" w:cs="Times New Roman"/>
          <w:kern w:val="0"/>
          <w:sz w:val="24"/>
          <w:szCs w:val="24"/>
          <w:lang w:eastAsia="en-PH"/>
          <w14:ligatures w14:val="none"/>
        </w:rPr>
        <w:t xml:space="preserve"> when working with </w:t>
      </w:r>
      <w:r w:rsidRPr="005B0A56">
        <w:rPr>
          <w:rFonts w:eastAsia="Times New Roman" w:cs="Times New Roman"/>
          <w:b/>
          <w:bCs/>
          <w:kern w:val="0"/>
          <w:sz w:val="24"/>
          <w:szCs w:val="24"/>
          <w:lang w:eastAsia="en-PH"/>
          <w14:ligatures w14:val="none"/>
        </w:rPr>
        <w:t>legacy collections</w:t>
      </w:r>
      <w:r w:rsidRPr="005B0A56">
        <w:rPr>
          <w:rFonts w:eastAsia="Times New Roman" w:cs="Times New Roman"/>
          <w:kern w:val="0"/>
          <w:sz w:val="24"/>
          <w:szCs w:val="24"/>
          <w:lang w:eastAsia="en-PH"/>
          <w14:ligatures w14:val="none"/>
        </w:rPr>
        <w:t xml:space="preserve"> like </w:t>
      </w:r>
      <w:r w:rsidRPr="005B0A56">
        <w:rPr>
          <w:rFonts w:eastAsia="Times New Roman" w:cs="Times New Roman"/>
          <w:kern w:val="0"/>
          <w:sz w:val="24"/>
          <w:szCs w:val="24"/>
          <w:highlight w:val="darkGray"/>
          <w:lang w:eastAsia="en-PH"/>
          <w14:ligatures w14:val="none"/>
        </w:rPr>
        <w:t>Vector</w:t>
      </w:r>
      <w:r w:rsidRPr="005B0A56">
        <w:rPr>
          <w:rFonts w:eastAsia="Times New Roman" w:cs="Times New Roman"/>
          <w:kern w:val="0"/>
          <w:sz w:val="24"/>
          <w:szCs w:val="24"/>
          <w:lang w:eastAsia="en-PH"/>
          <w14:ligatures w14:val="none"/>
        </w:rPr>
        <w:t>.</w:t>
      </w:r>
    </w:p>
    <w:p w:rsidRPr="005B0A56" w:rsidR="005B0A56" w:rsidP="005E4004" w:rsidRDefault="005B0A56" w14:paraId="24E57FD5" w14:textId="77777777">
      <w:pPr>
        <w:numPr>
          <w:ilvl w:val="0"/>
          <w:numId w:val="82"/>
        </w:numPr>
        <w:spacing w:before="100" w:beforeAutospacing="1" w:after="100" w:afterAutospacing="1" w:line="240" w:lineRule="auto"/>
        <w:rPr>
          <w:rFonts w:eastAsia="Times New Roman" w:cs="Times New Roman"/>
          <w:kern w:val="0"/>
          <w:sz w:val="24"/>
          <w:szCs w:val="24"/>
          <w:lang w:eastAsia="en-PH"/>
          <w14:ligatures w14:val="none"/>
        </w:rPr>
      </w:pPr>
      <w:r w:rsidRPr="005B0A56">
        <w:rPr>
          <w:rFonts w:eastAsia="Times New Roman" w:cs="Times New Roman"/>
          <w:kern w:val="0"/>
          <w:sz w:val="24"/>
          <w:szCs w:val="24"/>
          <w:lang w:eastAsia="en-PH"/>
          <w14:ligatures w14:val="none"/>
        </w:rPr>
        <w:t xml:space="preserve">Always check </w:t>
      </w:r>
      <w:proofErr w:type="spellStart"/>
      <w:proofErr w:type="gramStart"/>
      <w:r w:rsidRPr="005B0A56">
        <w:rPr>
          <w:rFonts w:eastAsia="Times New Roman" w:cs="Times New Roman"/>
          <w:kern w:val="0"/>
          <w:sz w:val="24"/>
          <w:szCs w:val="24"/>
          <w:highlight w:val="darkGray"/>
          <w:lang w:eastAsia="en-PH"/>
          <w14:ligatures w14:val="none"/>
        </w:rPr>
        <w:t>list.size</w:t>
      </w:r>
      <w:proofErr w:type="spellEnd"/>
      <w:proofErr w:type="gramEnd"/>
      <w:r w:rsidRPr="005B0A56">
        <w:rPr>
          <w:rFonts w:eastAsia="Times New Roman" w:cs="Times New Roman"/>
          <w:kern w:val="0"/>
          <w:sz w:val="24"/>
          <w:szCs w:val="24"/>
          <w:highlight w:val="darkGray"/>
          <w:lang w:eastAsia="en-PH"/>
          <w14:ligatures w14:val="none"/>
        </w:rPr>
        <w:t>()</w:t>
      </w:r>
      <w:r w:rsidRPr="005B0A56">
        <w:rPr>
          <w:rFonts w:eastAsia="Times New Roman" w:cs="Times New Roman"/>
          <w:kern w:val="0"/>
          <w:sz w:val="24"/>
          <w:szCs w:val="24"/>
          <w:lang w:eastAsia="en-PH"/>
          <w14:ligatures w14:val="none"/>
        </w:rPr>
        <w:t xml:space="preserve"> to avoid accessing elements out of range.</w:t>
      </w:r>
    </w:p>
    <w:p w:rsidRPr="005B0A56" w:rsidR="005B0A56" w:rsidP="005E4004" w:rsidRDefault="005B0A56" w14:paraId="1365CCDF" w14:textId="77777777">
      <w:pPr>
        <w:numPr>
          <w:ilvl w:val="0"/>
          <w:numId w:val="82"/>
        </w:numPr>
        <w:spacing w:before="100" w:beforeAutospacing="1" w:after="100" w:afterAutospacing="1" w:line="240" w:lineRule="auto"/>
        <w:rPr>
          <w:rFonts w:eastAsia="Times New Roman" w:cs="Times New Roman"/>
          <w:kern w:val="0"/>
          <w:sz w:val="24"/>
          <w:szCs w:val="24"/>
          <w:lang w:eastAsia="en-PH"/>
          <w14:ligatures w14:val="none"/>
        </w:rPr>
      </w:pPr>
      <w:r w:rsidRPr="005B0A56">
        <w:rPr>
          <w:rFonts w:eastAsia="Times New Roman" w:cs="Times New Roman"/>
          <w:kern w:val="0"/>
          <w:sz w:val="24"/>
          <w:szCs w:val="24"/>
          <w:lang w:eastAsia="en-PH"/>
          <w14:ligatures w14:val="none"/>
        </w:rPr>
        <w:t xml:space="preserve">Prefer </w:t>
      </w:r>
      <w:r w:rsidRPr="005B0A56">
        <w:rPr>
          <w:rFonts w:eastAsia="Times New Roman" w:cs="Times New Roman"/>
          <w:b/>
          <w:bCs/>
          <w:kern w:val="0"/>
          <w:sz w:val="24"/>
          <w:szCs w:val="24"/>
          <w:lang w:eastAsia="en-PH"/>
          <w14:ligatures w14:val="none"/>
        </w:rPr>
        <w:t>Iterator</w:t>
      </w:r>
      <w:r w:rsidRPr="005B0A56">
        <w:rPr>
          <w:rFonts w:eastAsia="Times New Roman" w:cs="Times New Roman"/>
          <w:kern w:val="0"/>
          <w:sz w:val="24"/>
          <w:szCs w:val="24"/>
          <w:lang w:eastAsia="en-PH"/>
          <w14:ligatures w14:val="none"/>
        </w:rPr>
        <w:t xml:space="preserve"> or </w:t>
      </w:r>
      <w:r w:rsidRPr="005B0A56">
        <w:rPr>
          <w:rFonts w:eastAsia="Times New Roman" w:cs="Times New Roman"/>
          <w:b/>
          <w:bCs/>
          <w:kern w:val="0"/>
          <w:sz w:val="24"/>
          <w:szCs w:val="24"/>
          <w:lang w:eastAsia="en-PH"/>
          <w14:ligatures w14:val="none"/>
        </w:rPr>
        <w:t xml:space="preserve">for-each </w:t>
      </w:r>
      <w:proofErr w:type="gramStart"/>
      <w:r w:rsidRPr="005B0A56">
        <w:rPr>
          <w:rFonts w:eastAsia="Times New Roman" w:cs="Times New Roman"/>
          <w:b/>
          <w:bCs/>
          <w:kern w:val="0"/>
          <w:sz w:val="24"/>
          <w:szCs w:val="24"/>
          <w:lang w:eastAsia="en-PH"/>
          <w14:ligatures w14:val="none"/>
        </w:rPr>
        <w:t>loops</w:t>
      </w:r>
      <w:proofErr w:type="gramEnd"/>
      <w:r w:rsidRPr="005B0A56">
        <w:rPr>
          <w:rFonts w:eastAsia="Times New Roman" w:cs="Times New Roman"/>
          <w:kern w:val="0"/>
          <w:sz w:val="24"/>
          <w:szCs w:val="24"/>
          <w:lang w:eastAsia="en-PH"/>
          <w14:ligatures w14:val="none"/>
        </w:rPr>
        <w:t xml:space="preserve"> in modern Java code for simplicity.</w:t>
      </w:r>
    </w:p>
    <w:p w:rsidRPr="005B0A56" w:rsidR="005B0A56" w:rsidP="005E4004" w:rsidRDefault="005B0A56" w14:paraId="43714D38" w14:textId="77777777">
      <w:pPr>
        <w:numPr>
          <w:ilvl w:val="0"/>
          <w:numId w:val="82"/>
        </w:numPr>
        <w:spacing w:before="100" w:beforeAutospacing="1" w:after="100" w:afterAutospacing="1" w:line="240" w:lineRule="auto"/>
        <w:rPr>
          <w:rFonts w:eastAsia="Times New Roman" w:cs="Times New Roman"/>
          <w:kern w:val="0"/>
          <w:sz w:val="24"/>
          <w:szCs w:val="24"/>
          <w:lang w:eastAsia="en-PH"/>
          <w14:ligatures w14:val="none"/>
        </w:rPr>
      </w:pPr>
      <w:r w:rsidRPr="005B0A56">
        <w:rPr>
          <w:rFonts w:eastAsia="Times New Roman" w:cs="Times New Roman"/>
          <w:kern w:val="0"/>
          <w:sz w:val="24"/>
          <w:szCs w:val="24"/>
          <w:lang w:eastAsia="en-PH"/>
          <w14:ligatures w14:val="none"/>
        </w:rPr>
        <w:t xml:space="preserve">Use </w:t>
      </w:r>
      <w:r w:rsidRPr="005B0A56">
        <w:rPr>
          <w:rFonts w:eastAsia="Times New Roman" w:cs="Times New Roman"/>
          <w:b/>
          <w:bCs/>
          <w:kern w:val="0"/>
          <w:sz w:val="24"/>
          <w:szCs w:val="24"/>
          <w:lang w:eastAsia="en-PH"/>
          <w14:ligatures w14:val="none"/>
        </w:rPr>
        <w:t>Generics</w:t>
      </w:r>
      <w:r w:rsidRPr="005B0A56">
        <w:rPr>
          <w:rFonts w:eastAsia="Times New Roman" w:cs="Times New Roman"/>
          <w:kern w:val="0"/>
          <w:sz w:val="24"/>
          <w:szCs w:val="24"/>
          <w:lang w:eastAsia="en-PH"/>
          <w14:ligatures w14:val="none"/>
        </w:rPr>
        <w:t xml:space="preserve"> (like </w:t>
      </w:r>
      <w:proofErr w:type="spellStart"/>
      <w:r w:rsidRPr="005B0A56">
        <w:rPr>
          <w:rFonts w:eastAsia="Times New Roman" w:cs="Times New Roman"/>
          <w:kern w:val="0"/>
          <w:sz w:val="24"/>
          <w:szCs w:val="24"/>
          <w:highlight w:val="darkGray"/>
          <w:lang w:eastAsia="en-PH"/>
          <w14:ligatures w14:val="none"/>
        </w:rPr>
        <w:t>ArrayList</w:t>
      </w:r>
      <w:proofErr w:type="spellEnd"/>
      <w:r w:rsidRPr="005B0A56">
        <w:rPr>
          <w:rFonts w:eastAsia="Times New Roman" w:cs="Times New Roman"/>
          <w:kern w:val="0"/>
          <w:sz w:val="24"/>
          <w:szCs w:val="24"/>
          <w:highlight w:val="darkGray"/>
          <w:lang w:eastAsia="en-PH"/>
          <w14:ligatures w14:val="none"/>
        </w:rPr>
        <w:t>&lt;String&gt;)</w:t>
      </w:r>
      <w:r w:rsidRPr="005B0A56">
        <w:rPr>
          <w:rFonts w:eastAsia="Times New Roman" w:cs="Times New Roman"/>
          <w:kern w:val="0"/>
          <w:sz w:val="24"/>
          <w:szCs w:val="24"/>
          <w:lang w:eastAsia="en-PH"/>
          <w14:ligatures w14:val="none"/>
        </w:rPr>
        <w:t xml:space="preserve"> to prevent type errors.</w:t>
      </w:r>
    </w:p>
    <w:p w:rsidRPr="00B8074E" w:rsidR="00484C31" w:rsidP="00B8074E" w:rsidRDefault="00B8074E" w14:paraId="38BA2744" w14:textId="1657E2C6">
      <w:pPr>
        <w:numPr>
          <w:ilvl w:val="0"/>
          <w:numId w:val="0"/>
        </w:numPr>
        <w:pBdr>
          <w:bottom w:val="single" w:color="auto" w:sz="12" w:space="1"/>
        </w:pBd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Video Link: </w:t>
      </w:r>
      <w:hyperlink w:history="1" r:id="rId46">
        <w:r w:rsidRPr="00FF62EB">
          <w:rPr>
            <w:rStyle w:val="Hyperlink"/>
            <w:rFonts w:eastAsia="Times New Roman" w:cs="Times New Roman"/>
            <w:kern w:val="0"/>
            <w:sz w:val="24"/>
            <w:szCs w:val="24"/>
            <w:lang w:eastAsia="en-PH"/>
            <w14:ligatures w14:val="none"/>
          </w:rPr>
          <w:t>https://youtu.be/1nRj4ALuw7A?si=qn10ilAIOIgVcfYI</w:t>
        </w:r>
      </w:hyperlink>
      <w:r>
        <w:rPr>
          <w:rFonts w:eastAsia="Times New Roman" w:cs="Times New Roman"/>
          <w:kern w:val="0"/>
          <w:sz w:val="24"/>
          <w:szCs w:val="24"/>
          <w:lang w:eastAsia="en-PH"/>
          <w14:ligatures w14:val="none"/>
        </w:rPr>
        <w:t xml:space="preserve"> </w:t>
      </w:r>
    </w:p>
    <w:p w:rsidR="001734DC" w:rsidP="005E4004" w:rsidRDefault="00BA3DF7" w14:paraId="49AF7793" w14:textId="08AC20E1">
      <w:pPr>
        <w:pStyle w:val="ListParagraph"/>
        <w:numPr>
          <w:ilvl w:val="0"/>
          <w:numId w:val="72"/>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File Handling and GUI Development</w:t>
      </w:r>
    </w:p>
    <w:p w:rsidR="0057364D" w:rsidP="0057364D" w:rsidRDefault="0057364D" w14:paraId="3572ABB3" w14:textId="77777777">
      <w:pPr>
        <w:pStyle w:val="ListParagraph"/>
        <w:numPr>
          <w:ilvl w:val="0"/>
          <w:numId w:val="0"/>
        </w:numPr>
        <w:spacing w:before="100" w:beforeAutospacing="1" w:after="100" w:afterAutospacing="1" w:line="240" w:lineRule="auto"/>
        <w:ind w:left="720"/>
        <w:rPr>
          <w:rFonts w:eastAsia="Times New Roman" w:cs="Times New Roman"/>
          <w:b/>
          <w:kern w:val="0"/>
          <w:sz w:val="24"/>
          <w:szCs w:val="24"/>
          <w:lang w:eastAsia="en-PH"/>
          <w14:ligatures w14:val="none"/>
        </w:rPr>
      </w:pPr>
    </w:p>
    <w:p w:rsidRPr="00B41229" w:rsidR="00BA3DF7" w:rsidP="00BA3DF7" w:rsidRDefault="0057364D" w14:paraId="20A79985" w14:textId="17958CE0">
      <w:pPr>
        <w:pStyle w:val="ListParagraph"/>
        <w:numPr>
          <w:ilvl w:val="1"/>
          <w:numId w:val="15"/>
        </w:numPr>
        <w:spacing w:before="100" w:beforeAutospacing="1" w:after="100" w:afterAutospacing="1" w:line="240" w:lineRule="auto"/>
        <w:rPr>
          <w:rFonts w:eastAsia="Times New Roman" w:cs="Times New Roman"/>
          <w:b/>
          <w:color w:val="EE0000"/>
          <w:kern w:val="0"/>
          <w:sz w:val="24"/>
          <w:szCs w:val="24"/>
          <w:lang w:eastAsia="en-PH"/>
          <w14:ligatures w14:val="none"/>
        </w:rPr>
      </w:pPr>
      <w:r w:rsidRPr="00B41229">
        <w:rPr>
          <w:rFonts w:eastAsia="Times New Roman" w:cs="Times New Roman"/>
          <w:b/>
          <w:color w:val="EE0000"/>
          <w:kern w:val="0"/>
          <w:sz w:val="24"/>
          <w:szCs w:val="24"/>
          <w:lang w:eastAsia="en-PH"/>
          <w14:ligatures w14:val="none"/>
        </w:rPr>
        <w:t xml:space="preserve">Introduction to Swing Components and </w:t>
      </w:r>
      <w:proofErr w:type="spellStart"/>
      <w:r w:rsidRPr="00B41229">
        <w:rPr>
          <w:rFonts w:eastAsia="Times New Roman" w:cs="Times New Roman"/>
          <w:b/>
          <w:color w:val="EE0000"/>
          <w:kern w:val="0"/>
          <w:sz w:val="24"/>
          <w:szCs w:val="24"/>
          <w:lang w:eastAsia="en-PH"/>
          <w14:ligatures w14:val="none"/>
        </w:rPr>
        <w:t>JFrame</w:t>
      </w:r>
      <w:proofErr w:type="spellEnd"/>
    </w:p>
    <w:p w:rsidRPr="003D017D" w:rsidR="003D017D" w:rsidP="003D017D" w:rsidRDefault="003D017D" w14:paraId="3825436E"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D017D">
        <w:rPr>
          <w:rFonts w:eastAsia="Times New Roman" w:cs="Times New Roman"/>
          <w:b/>
          <w:kern w:val="0"/>
          <w:sz w:val="24"/>
          <w:szCs w:val="24"/>
          <w:lang w:eastAsia="en-PH"/>
          <w14:ligatures w14:val="none"/>
        </w:rPr>
        <w:t>Java Swing</w:t>
      </w:r>
      <w:r w:rsidRPr="003D017D">
        <w:rPr>
          <w:rFonts w:eastAsia="Times New Roman" w:cs="Times New Roman"/>
          <w:bCs/>
          <w:kern w:val="0"/>
          <w:sz w:val="24"/>
          <w:szCs w:val="24"/>
          <w:lang w:eastAsia="en-PH"/>
          <w14:ligatures w14:val="none"/>
        </w:rPr>
        <w:t xml:space="preserve"> is a part of Java’s </w:t>
      </w:r>
      <w:r w:rsidRPr="008240E1">
        <w:rPr>
          <w:rFonts w:eastAsia="Times New Roman" w:cs="Times New Roman"/>
          <w:b/>
          <w:kern w:val="0"/>
          <w:sz w:val="24"/>
          <w:szCs w:val="24"/>
          <w:lang w:eastAsia="en-PH"/>
          <w14:ligatures w14:val="none"/>
        </w:rPr>
        <w:t>Graphical User Interface (GUI)</w:t>
      </w:r>
      <w:r w:rsidRPr="003D017D">
        <w:rPr>
          <w:rFonts w:eastAsia="Times New Roman" w:cs="Times New Roman"/>
          <w:bCs/>
          <w:kern w:val="0"/>
          <w:sz w:val="24"/>
          <w:szCs w:val="24"/>
          <w:lang w:eastAsia="en-PH"/>
          <w14:ligatures w14:val="none"/>
        </w:rPr>
        <w:t xml:space="preserve"> toolkit used to create </w:t>
      </w:r>
      <w:r w:rsidRPr="008240E1">
        <w:rPr>
          <w:rFonts w:eastAsia="Times New Roman" w:cs="Times New Roman"/>
          <w:b/>
          <w:kern w:val="0"/>
          <w:sz w:val="24"/>
          <w:szCs w:val="24"/>
          <w:lang w:eastAsia="en-PH"/>
          <w14:ligatures w14:val="none"/>
        </w:rPr>
        <w:t>desktop applications</w:t>
      </w:r>
      <w:r w:rsidRPr="003D017D">
        <w:rPr>
          <w:rFonts w:eastAsia="Times New Roman" w:cs="Times New Roman"/>
          <w:bCs/>
          <w:kern w:val="0"/>
          <w:sz w:val="24"/>
          <w:szCs w:val="24"/>
          <w:lang w:eastAsia="en-PH"/>
          <w14:ligatures w14:val="none"/>
        </w:rPr>
        <w:t>.</w:t>
      </w:r>
    </w:p>
    <w:p w:rsidR="003D017D" w:rsidP="003D017D" w:rsidRDefault="003D017D" w14:paraId="605B91FC" w14:textId="2AF60DD1">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D017D">
        <w:rPr>
          <w:rFonts w:eastAsia="Times New Roman" w:cs="Times New Roman"/>
          <w:bCs/>
          <w:kern w:val="0"/>
          <w:sz w:val="24"/>
          <w:szCs w:val="24"/>
          <w:lang w:eastAsia="en-PH"/>
          <w14:ligatures w14:val="none"/>
        </w:rPr>
        <w:t xml:space="preserve">It allows programmers to design </w:t>
      </w:r>
      <w:r w:rsidRPr="008240E1">
        <w:rPr>
          <w:rFonts w:eastAsia="Times New Roman" w:cs="Times New Roman"/>
          <w:b/>
          <w:kern w:val="0"/>
          <w:sz w:val="24"/>
          <w:szCs w:val="24"/>
          <w:lang w:eastAsia="en-PH"/>
          <w14:ligatures w14:val="none"/>
        </w:rPr>
        <w:t>interactive windows, buttons, text fields,</w:t>
      </w:r>
      <w:r w:rsidRPr="003D017D">
        <w:rPr>
          <w:rFonts w:eastAsia="Times New Roman" w:cs="Times New Roman"/>
          <w:bCs/>
          <w:kern w:val="0"/>
          <w:sz w:val="24"/>
          <w:szCs w:val="24"/>
          <w:lang w:eastAsia="en-PH"/>
          <w14:ligatures w14:val="none"/>
        </w:rPr>
        <w:t xml:space="preserve"> and </w:t>
      </w:r>
      <w:r w:rsidRPr="008240E1">
        <w:rPr>
          <w:rFonts w:eastAsia="Times New Roman" w:cs="Times New Roman"/>
          <w:b/>
          <w:kern w:val="0"/>
          <w:sz w:val="24"/>
          <w:szCs w:val="24"/>
          <w:lang w:eastAsia="en-PH"/>
          <w14:ligatures w14:val="none"/>
        </w:rPr>
        <w:t>menus</w:t>
      </w:r>
      <w:r w:rsidRPr="003D017D">
        <w:rPr>
          <w:rFonts w:eastAsia="Times New Roman" w:cs="Times New Roman"/>
          <w:bCs/>
          <w:kern w:val="0"/>
          <w:sz w:val="24"/>
          <w:szCs w:val="24"/>
          <w:lang w:eastAsia="en-PH"/>
          <w14:ligatures w14:val="none"/>
        </w:rPr>
        <w:t xml:space="preserve"> that users can interact with — much like apps you use daily.</w:t>
      </w:r>
    </w:p>
    <w:p w:rsidRPr="003D017D" w:rsidR="003D017D" w:rsidP="003D017D" w:rsidRDefault="003D017D" w14:paraId="1AF44C52"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Pr="003D017D" w:rsidR="006B303F" w:rsidP="003D017D" w:rsidRDefault="003D017D" w14:paraId="1D12A6E3" w14:textId="33FC59E6">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D017D">
        <w:rPr>
          <w:rFonts w:eastAsia="Times New Roman" w:cs="Times New Roman"/>
          <w:b/>
          <w:kern w:val="0"/>
          <w:sz w:val="24"/>
          <w:szCs w:val="24"/>
          <w:lang w:eastAsia="en-PH"/>
          <w14:ligatures w14:val="none"/>
        </w:rPr>
        <w:t xml:space="preserve">Swing </w:t>
      </w:r>
      <w:r w:rsidRPr="003D017D">
        <w:rPr>
          <w:rFonts w:eastAsia="Times New Roman" w:cs="Times New Roman"/>
          <w:bCs/>
          <w:kern w:val="0"/>
          <w:sz w:val="24"/>
          <w:szCs w:val="24"/>
          <w:lang w:eastAsia="en-PH"/>
          <w14:ligatures w14:val="none"/>
        </w:rPr>
        <w:t xml:space="preserve">is built on top of the </w:t>
      </w:r>
      <w:r w:rsidRPr="008240E1">
        <w:rPr>
          <w:rFonts w:eastAsia="Times New Roman" w:cs="Times New Roman"/>
          <w:b/>
          <w:kern w:val="0"/>
          <w:sz w:val="24"/>
          <w:szCs w:val="24"/>
          <w:lang w:eastAsia="en-PH"/>
          <w14:ligatures w14:val="none"/>
        </w:rPr>
        <w:t>Abstract Window Toolkit (AWT)</w:t>
      </w:r>
      <w:r w:rsidRPr="003D017D">
        <w:rPr>
          <w:rFonts w:eastAsia="Times New Roman" w:cs="Times New Roman"/>
          <w:bCs/>
          <w:kern w:val="0"/>
          <w:sz w:val="24"/>
          <w:szCs w:val="24"/>
          <w:lang w:eastAsia="en-PH"/>
          <w14:ligatures w14:val="none"/>
        </w:rPr>
        <w:t xml:space="preserve"> but provides more </w:t>
      </w:r>
      <w:r w:rsidRPr="008240E1">
        <w:rPr>
          <w:rFonts w:eastAsia="Times New Roman" w:cs="Times New Roman"/>
          <w:b/>
          <w:kern w:val="0"/>
          <w:sz w:val="24"/>
          <w:szCs w:val="24"/>
          <w:lang w:eastAsia="en-PH"/>
          <w14:ligatures w14:val="none"/>
        </w:rPr>
        <w:t>powerful, flexible, and modern components</w:t>
      </w:r>
      <w:r w:rsidRPr="003D017D">
        <w:rPr>
          <w:rFonts w:eastAsia="Times New Roman" w:cs="Times New Roman"/>
          <w:bCs/>
          <w:kern w:val="0"/>
          <w:sz w:val="24"/>
          <w:szCs w:val="24"/>
          <w:lang w:eastAsia="en-PH"/>
          <w14:ligatures w14:val="none"/>
        </w:rPr>
        <w:t>.</w:t>
      </w:r>
    </w:p>
    <w:p w:rsidR="003D017D" w:rsidP="003D017D" w:rsidRDefault="008240E1" w14:paraId="17EE7D94" w14:textId="7A3B144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What is Swing?</w:t>
      </w:r>
    </w:p>
    <w:p w:rsidRPr="00E70452" w:rsidR="00E70452" w:rsidP="00B41229" w:rsidRDefault="00E70452" w14:paraId="6CA84CCA" w14:textId="77777777">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E70452">
        <w:rPr>
          <w:rFonts w:eastAsia="Times New Roman" w:cs="Times New Roman"/>
          <w:kern w:val="0"/>
          <w:sz w:val="24"/>
          <w:szCs w:val="24"/>
          <w:lang w:eastAsia="en-PH"/>
          <w14:ligatures w14:val="none"/>
        </w:rPr>
        <w:t xml:space="preserve">Swing is a set of classes in the </w:t>
      </w:r>
      <w:proofErr w:type="spellStart"/>
      <w:proofErr w:type="gramStart"/>
      <w:r w:rsidRPr="00E70452">
        <w:rPr>
          <w:rFonts w:eastAsia="Times New Roman" w:cs="Times New Roman"/>
          <w:kern w:val="0"/>
          <w:sz w:val="24"/>
          <w:szCs w:val="24"/>
          <w:lang w:eastAsia="en-PH"/>
          <w14:ligatures w14:val="none"/>
        </w:rPr>
        <w:t>javax.swing</w:t>
      </w:r>
      <w:proofErr w:type="spellEnd"/>
      <w:proofErr w:type="gramEnd"/>
      <w:r w:rsidRPr="00E70452">
        <w:rPr>
          <w:rFonts w:eastAsia="Times New Roman" w:cs="Times New Roman"/>
          <w:kern w:val="0"/>
          <w:sz w:val="24"/>
          <w:szCs w:val="24"/>
          <w:lang w:eastAsia="en-PH"/>
          <w14:ligatures w14:val="none"/>
        </w:rPr>
        <w:t xml:space="preserve"> package that helps developers build graphical user interfaces easily.</w:t>
      </w:r>
    </w:p>
    <w:p w:rsidRPr="00E70452" w:rsidR="008240E1" w:rsidP="00B41229" w:rsidRDefault="00E70452" w14:paraId="0969A0D8" w14:textId="5726200C">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E70452">
        <w:rPr>
          <w:rFonts w:eastAsia="Times New Roman" w:cs="Times New Roman"/>
          <w:kern w:val="0"/>
          <w:sz w:val="24"/>
          <w:szCs w:val="24"/>
          <w:lang w:eastAsia="en-PH"/>
          <w14:ligatures w14:val="none"/>
        </w:rPr>
        <w:t>Unlike console programs that rely on text input and output, Swing allows you to design visual applications with windows and controls.</w:t>
      </w:r>
    </w:p>
    <w:p w:rsidRPr="00E70452" w:rsidR="00E70452" w:rsidP="00E70452" w:rsidRDefault="00E70452" w14:paraId="437EECFD" w14:textId="37BC89B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E70452">
        <w:rPr>
          <w:rFonts w:ascii="Segoe UI Emoji" w:hAnsi="Segoe UI Emoji" w:eastAsia="Times New Roman" w:cs="Segoe UI Emoji"/>
          <w:b/>
          <w:kern w:val="0"/>
          <w:sz w:val="24"/>
          <w:szCs w:val="24"/>
          <w:lang w:eastAsia="en-PH"/>
          <w14:ligatures w14:val="none"/>
        </w:rPr>
        <w:t>🧩</w:t>
      </w:r>
      <w:r w:rsidRPr="00E70452">
        <w:rPr>
          <w:rFonts w:eastAsia="Times New Roman" w:cs="Times New Roman"/>
          <w:b/>
          <w:kern w:val="0"/>
          <w:sz w:val="24"/>
          <w:szCs w:val="24"/>
          <w:lang w:eastAsia="en-PH"/>
          <w14:ligatures w14:val="none"/>
        </w:rPr>
        <w:t xml:space="preserve"> Key Features of Swing</w:t>
      </w:r>
    </w:p>
    <w:p w:rsidRPr="00E70452" w:rsidR="00E70452" w:rsidP="00E70452" w:rsidRDefault="00E70452" w14:paraId="56BCBE2C" w14:textId="77777777">
      <w:pPr>
        <w:pStyle w:val="ListParagraph"/>
        <w:numPr>
          <w:ilvl w:val="0"/>
          <w:numId w:val="63"/>
        </w:numPr>
        <w:spacing w:before="100" w:beforeAutospacing="1" w:after="100" w:afterAutospacing="1" w:line="240" w:lineRule="auto"/>
        <w:rPr>
          <w:rFonts w:eastAsia="Times New Roman" w:cs="Times New Roman"/>
          <w:bCs/>
          <w:kern w:val="0"/>
          <w:sz w:val="24"/>
          <w:szCs w:val="24"/>
          <w:lang w:eastAsia="en-PH"/>
          <w14:ligatures w14:val="none"/>
        </w:rPr>
      </w:pPr>
      <w:r w:rsidRPr="00E70452">
        <w:rPr>
          <w:rFonts w:ascii="Segoe UI Emoji" w:hAnsi="Segoe UI Emoji" w:eastAsia="Times New Roman" w:cs="Segoe UI Emoji"/>
          <w:b/>
          <w:kern w:val="0"/>
          <w:sz w:val="24"/>
          <w:szCs w:val="24"/>
          <w:lang w:eastAsia="en-PH"/>
          <w14:ligatures w14:val="none"/>
        </w:rPr>
        <w:t>🪟</w:t>
      </w:r>
      <w:r w:rsidRPr="00E70452">
        <w:rPr>
          <w:rFonts w:eastAsia="Times New Roman" w:cs="Times New Roman"/>
          <w:b/>
          <w:kern w:val="0"/>
          <w:sz w:val="24"/>
          <w:szCs w:val="24"/>
          <w:lang w:eastAsia="en-PH"/>
          <w14:ligatures w14:val="none"/>
        </w:rPr>
        <w:t xml:space="preserve"> </w:t>
      </w:r>
      <w:r w:rsidRPr="00E70452">
        <w:rPr>
          <w:rFonts w:eastAsia="Times New Roman" w:cs="Times New Roman"/>
          <w:bCs/>
          <w:kern w:val="0"/>
          <w:sz w:val="24"/>
          <w:szCs w:val="24"/>
          <w:lang w:eastAsia="en-PH"/>
          <w14:ligatures w14:val="none"/>
        </w:rPr>
        <w:t>Lightweight components (do not rely heavily on the operating system)</w:t>
      </w:r>
    </w:p>
    <w:p w:rsidRPr="00E70452" w:rsidR="00E70452" w:rsidP="00E70452" w:rsidRDefault="00E70452" w14:paraId="6966FBC2" w14:textId="77777777">
      <w:pPr>
        <w:pStyle w:val="ListParagraph"/>
        <w:numPr>
          <w:ilvl w:val="0"/>
          <w:numId w:val="63"/>
        </w:numPr>
        <w:spacing w:before="100" w:beforeAutospacing="1" w:after="100" w:afterAutospacing="1" w:line="240" w:lineRule="auto"/>
        <w:rPr>
          <w:rFonts w:eastAsia="Times New Roman" w:cs="Times New Roman"/>
          <w:bCs/>
          <w:kern w:val="0"/>
          <w:sz w:val="24"/>
          <w:szCs w:val="24"/>
          <w:lang w:eastAsia="en-PH"/>
          <w14:ligatures w14:val="none"/>
        </w:rPr>
      </w:pPr>
      <w:r w:rsidRPr="00E70452">
        <w:rPr>
          <w:rFonts w:ascii="Segoe UI Emoji" w:hAnsi="Segoe UI Emoji" w:eastAsia="Times New Roman" w:cs="Segoe UI Emoji"/>
          <w:bCs/>
          <w:kern w:val="0"/>
          <w:sz w:val="24"/>
          <w:szCs w:val="24"/>
          <w:lang w:eastAsia="en-PH"/>
          <w14:ligatures w14:val="none"/>
        </w:rPr>
        <w:t>🎨</w:t>
      </w:r>
      <w:r w:rsidRPr="00E70452">
        <w:rPr>
          <w:rFonts w:eastAsia="Times New Roman" w:cs="Times New Roman"/>
          <w:bCs/>
          <w:kern w:val="0"/>
          <w:sz w:val="24"/>
          <w:szCs w:val="24"/>
          <w:lang w:eastAsia="en-PH"/>
          <w14:ligatures w14:val="none"/>
        </w:rPr>
        <w:t xml:space="preserve"> Customizable appearance using Look and Feel</w:t>
      </w:r>
    </w:p>
    <w:p w:rsidRPr="00E70452" w:rsidR="00E70452" w:rsidP="00E70452" w:rsidRDefault="00E70452" w14:paraId="53D8E189" w14:textId="77777777">
      <w:pPr>
        <w:pStyle w:val="ListParagraph"/>
        <w:numPr>
          <w:ilvl w:val="0"/>
          <w:numId w:val="63"/>
        </w:numPr>
        <w:spacing w:before="100" w:beforeAutospacing="1" w:after="100" w:afterAutospacing="1" w:line="240" w:lineRule="auto"/>
        <w:rPr>
          <w:rFonts w:eastAsia="Times New Roman" w:cs="Times New Roman"/>
          <w:bCs/>
          <w:kern w:val="0"/>
          <w:sz w:val="24"/>
          <w:szCs w:val="24"/>
          <w:lang w:eastAsia="en-PH"/>
          <w14:ligatures w14:val="none"/>
        </w:rPr>
      </w:pPr>
      <w:r w:rsidRPr="00E70452">
        <w:rPr>
          <w:rFonts w:ascii="Segoe UI Emoji" w:hAnsi="Segoe UI Emoji" w:eastAsia="Times New Roman" w:cs="Segoe UI Emoji"/>
          <w:bCs/>
          <w:kern w:val="0"/>
          <w:sz w:val="24"/>
          <w:szCs w:val="24"/>
          <w:lang w:eastAsia="en-PH"/>
          <w14:ligatures w14:val="none"/>
        </w:rPr>
        <w:t>🔁</w:t>
      </w:r>
      <w:r w:rsidRPr="00E70452">
        <w:rPr>
          <w:rFonts w:eastAsia="Times New Roman" w:cs="Times New Roman"/>
          <w:bCs/>
          <w:kern w:val="0"/>
          <w:sz w:val="24"/>
          <w:szCs w:val="24"/>
          <w:lang w:eastAsia="en-PH"/>
          <w14:ligatures w14:val="none"/>
        </w:rPr>
        <w:t xml:space="preserve"> Event-driven programming model</w:t>
      </w:r>
    </w:p>
    <w:p w:rsidRPr="00E70452" w:rsidR="003D017D" w:rsidP="00E70452" w:rsidRDefault="00E70452" w14:paraId="0F1A6B46" w14:textId="44BAF86A">
      <w:pPr>
        <w:pStyle w:val="ListParagraph"/>
        <w:numPr>
          <w:ilvl w:val="0"/>
          <w:numId w:val="63"/>
        </w:numPr>
        <w:spacing w:before="100" w:beforeAutospacing="1" w:after="100" w:afterAutospacing="1" w:line="240" w:lineRule="auto"/>
        <w:rPr>
          <w:rFonts w:eastAsia="Times New Roman" w:cs="Times New Roman"/>
          <w:bCs/>
          <w:kern w:val="0"/>
          <w:sz w:val="24"/>
          <w:szCs w:val="24"/>
          <w:lang w:eastAsia="en-PH"/>
          <w14:ligatures w14:val="none"/>
        </w:rPr>
      </w:pPr>
      <w:r w:rsidRPr="00E70452">
        <w:rPr>
          <w:rFonts w:ascii="Segoe UI Emoji" w:hAnsi="Segoe UI Emoji" w:eastAsia="Times New Roman" w:cs="Segoe UI Emoji"/>
          <w:bCs/>
          <w:kern w:val="0"/>
          <w:sz w:val="24"/>
          <w:szCs w:val="24"/>
          <w:lang w:eastAsia="en-PH"/>
          <w14:ligatures w14:val="none"/>
        </w:rPr>
        <w:t>🧱</w:t>
      </w:r>
      <w:r w:rsidRPr="00E70452">
        <w:rPr>
          <w:rFonts w:eastAsia="Times New Roman" w:cs="Times New Roman"/>
          <w:bCs/>
          <w:kern w:val="0"/>
          <w:sz w:val="24"/>
          <w:szCs w:val="24"/>
          <w:lang w:eastAsia="en-PH"/>
          <w14:ligatures w14:val="none"/>
        </w:rPr>
        <w:t xml:space="preserve"> Rich set of GUI components (buttons, text boxes, labels, panels, etc.)</w:t>
      </w:r>
    </w:p>
    <w:p w:rsidR="003D017D" w:rsidP="003D017D" w:rsidRDefault="00E70452" w14:paraId="1784316B" w14:textId="2E45603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What is </w:t>
      </w:r>
      <w:proofErr w:type="spellStart"/>
      <w:r>
        <w:rPr>
          <w:rFonts w:eastAsia="Times New Roman" w:cs="Times New Roman"/>
          <w:b/>
          <w:kern w:val="0"/>
          <w:sz w:val="24"/>
          <w:szCs w:val="24"/>
          <w:lang w:eastAsia="en-PH"/>
          <w14:ligatures w14:val="none"/>
        </w:rPr>
        <w:t>JFrame</w:t>
      </w:r>
      <w:proofErr w:type="spellEnd"/>
      <w:r>
        <w:rPr>
          <w:rFonts w:eastAsia="Times New Roman" w:cs="Times New Roman"/>
          <w:b/>
          <w:kern w:val="0"/>
          <w:sz w:val="24"/>
          <w:szCs w:val="24"/>
          <w:lang w:eastAsia="en-PH"/>
          <w14:ligatures w14:val="none"/>
        </w:rPr>
        <w:t>?</w:t>
      </w:r>
    </w:p>
    <w:p w:rsidRPr="002302D9" w:rsidR="002302D9" w:rsidP="002302D9" w:rsidRDefault="002302D9" w14:paraId="3A12AEB2" w14:textId="363B9EC2">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2302D9">
        <w:rPr>
          <w:rFonts w:eastAsia="Times New Roman" w:cs="Times New Roman"/>
          <w:bCs/>
          <w:kern w:val="0"/>
          <w:sz w:val="24"/>
          <w:szCs w:val="24"/>
          <w:lang w:eastAsia="en-PH"/>
          <w14:ligatures w14:val="none"/>
        </w:rPr>
        <w:t xml:space="preserve">A </w:t>
      </w:r>
      <w:proofErr w:type="spellStart"/>
      <w:r w:rsidRPr="002302D9">
        <w:rPr>
          <w:rFonts w:eastAsia="Times New Roman" w:cs="Times New Roman"/>
          <w:b/>
          <w:kern w:val="0"/>
          <w:sz w:val="24"/>
          <w:szCs w:val="24"/>
          <w:lang w:eastAsia="en-PH"/>
          <w14:ligatures w14:val="none"/>
        </w:rPr>
        <w:t>JFrame</w:t>
      </w:r>
      <w:proofErr w:type="spellEnd"/>
      <w:r w:rsidRPr="002302D9">
        <w:rPr>
          <w:rFonts w:eastAsia="Times New Roman" w:cs="Times New Roman"/>
          <w:bCs/>
          <w:kern w:val="0"/>
          <w:sz w:val="24"/>
          <w:szCs w:val="24"/>
          <w:lang w:eastAsia="en-PH"/>
          <w14:ligatures w14:val="none"/>
        </w:rPr>
        <w:t xml:space="preserve"> is the main window of a Swing application — it acts as the container that holds all the GUI components like buttons, labels, and panels.</w:t>
      </w:r>
    </w:p>
    <w:p w:rsidRPr="002302D9" w:rsidR="00E70452" w:rsidP="002302D9" w:rsidRDefault="002302D9" w14:paraId="5DF1C764" w14:textId="43D50BA5">
      <w:pPr>
        <w:numPr>
          <w:ilvl w:val="0"/>
          <w:numId w:val="0"/>
        </w:numPr>
        <w:spacing w:before="100" w:beforeAutospacing="1" w:after="100" w:afterAutospacing="1" w:line="240" w:lineRule="auto"/>
        <w:ind w:left="720" w:hanging="720"/>
        <w:rPr>
          <w:rFonts w:eastAsia="Times New Roman" w:cs="Times New Roman"/>
          <w:b/>
          <w:kern w:val="0"/>
          <w:sz w:val="24"/>
          <w:szCs w:val="24"/>
          <w:lang w:eastAsia="en-PH"/>
          <w14:ligatures w14:val="none"/>
        </w:rPr>
      </w:pPr>
      <w:r w:rsidRPr="002302D9">
        <w:rPr>
          <w:rFonts w:eastAsia="Times New Roman" w:cs="Times New Roman"/>
          <w:bCs/>
          <w:kern w:val="0"/>
          <w:sz w:val="24"/>
          <w:szCs w:val="24"/>
          <w:lang w:eastAsia="en-PH"/>
          <w14:ligatures w14:val="none"/>
        </w:rPr>
        <w:t xml:space="preserve">Think of </w:t>
      </w:r>
      <w:proofErr w:type="spellStart"/>
      <w:r w:rsidRPr="002302D9">
        <w:rPr>
          <w:rFonts w:eastAsia="Times New Roman" w:cs="Times New Roman"/>
          <w:bCs/>
          <w:kern w:val="0"/>
          <w:sz w:val="24"/>
          <w:szCs w:val="24"/>
          <w:lang w:eastAsia="en-PH"/>
          <w14:ligatures w14:val="none"/>
        </w:rPr>
        <w:t>JFrame</w:t>
      </w:r>
      <w:proofErr w:type="spellEnd"/>
      <w:r w:rsidRPr="002302D9">
        <w:rPr>
          <w:rFonts w:eastAsia="Times New Roman" w:cs="Times New Roman"/>
          <w:bCs/>
          <w:kern w:val="0"/>
          <w:sz w:val="24"/>
          <w:szCs w:val="24"/>
          <w:lang w:eastAsia="en-PH"/>
          <w14:ligatures w14:val="none"/>
        </w:rPr>
        <w:t xml:space="preserve"> as the foundation or canvas on which you place other GUI elements.</w:t>
      </w:r>
    </w:p>
    <w:p w:rsidR="003D017D" w:rsidP="003D017D" w:rsidRDefault="002302D9" w14:paraId="58EDD009" w14:textId="2B665E4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07" behindDoc="0" locked="0" layoutInCell="1" allowOverlap="1" wp14:anchorId="12C2CBA4" wp14:editId="1FFA66E1">
                <wp:simplePos x="0" y="0"/>
                <wp:positionH relativeFrom="margin">
                  <wp:align>center</wp:align>
                </wp:positionH>
                <wp:positionV relativeFrom="paragraph">
                  <wp:posOffset>312097</wp:posOffset>
                </wp:positionV>
                <wp:extent cx="5347970" cy="1828800"/>
                <wp:effectExtent l="0" t="0" r="24130" b="19050"/>
                <wp:wrapNone/>
                <wp:docPr id="1429626091" name="Text Box 10"/>
                <wp:cNvGraphicFramePr/>
                <a:graphic xmlns:a="http://schemas.openxmlformats.org/drawingml/2006/main">
                  <a:graphicData uri="http://schemas.microsoft.com/office/word/2010/wordprocessingShape">
                    <wps:wsp>
                      <wps:cNvSpPr txBox="1"/>
                      <wps:spPr>
                        <a:xfrm>
                          <a:off x="0" y="0"/>
                          <a:ext cx="5347970" cy="1828800"/>
                        </a:xfrm>
                        <a:prstGeom prst="rect">
                          <a:avLst/>
                        </a:prstGeom>
                        <a:solidFill>
                          <a:schemeClr val="tx1"/>
                        </a:solidFill>
                        <a:ln w="6350">
                          <a:solidFill>
                            <a:prstClr val="black"/>
                          </a:solidFill>
                        </a:ln>
                      </wps:spPr>
                      <wps:txbx>
                        <w:txbxContent>
                          <w:p w:rsidR="002302D9" w:rsidP="002302D9" w:rsidRDefault="002302D9" w14:paraId="0D96C48A" w14:textId="3270F5F6">
                            <w:pPr>
                              <w:numPr>
                                <w:ilvl w:val="0"/>
                                <w:numId w:val="0"/>
                              </w:numPr>
                            </w:pPr>
                            <w:proofErr w:type="spellStart"/>
                            <w:r>
                              <w:t>scss</w:t>
                            </w:r>
                            <w:proofErr w:type="spellEnd"/>
                          </w:p>
                          <w:p w:rsidR="002302D9" w:rsidP="002302D9" w:rsidRDefault="002302D9" w14:paraId="5EC3A2B0" w14:textId="77777777">
                            <w:pPr>
                              <w:numPr>
                                <w:ilvl w:val="0"/>
                                <w:numId w:val="0"/>
                              </w:numPr>
                            </w:pPr>
                            <w:proofErr w:type="spellStart"/>
                            <w:r>
                              <w:t>JFrame</w:t>
                            </w:r>
                            <w:proofErr w:type="spellEnd"/>
                            <w:r>
                              <w:t xml:space="preserve"> (Window)</w:t>
                            </w:r>
                          </w:p>
                          <w:p w:rsidR="002302D9" w:rsidP="002302D9" w:rsidRDefault="002302D9" w14:paraId="12452FA7" w14:textId="77777777">
                            <w:pPr>
                              <w:numPr>
                                <w:ilvl w:val="0"/>
                                <w:numId w:val="0"/>
                              </w:numPr>
                            </w:pPr>
                            <w:r>
                              <w:t>│</w:t>
                            </w:r>
                          </w:p>
                          <w:p w:rsidR="002302D9" w:rsidP="002302D9" w:rsidRDefault="002302D9" w14:paraId="0341DADC" w14:textId="77777777">
                            <w:pPr>
                              <w:numPr>
                                <w:ilvl w:val="0"/>
                                <w:numId w:val="0"/>
                              </w:numPr>
                            </w:pPr>
                            <w:r>
                              <w:rPr>
                                <w:rFonts w:hint="eastAsia" w:ascii="MS Gothic" w:hAnsi="MS Gothic" w:eastAsia="MS Gothic" w:cs="MS Gothic"/>
                              </w:rPr>
                              <w:t>├</w:t>
                            </w:r>
                            <w:r>
                              <w:rPr>
                                <w:rFonts w:ascii="Aptos" w:hAnsi="Aptos" w:cs="Aptos"/>
                              </w:rPr>
                              <w:t>──</w:t>
                            </w:r>
                            <w:r>
                              <w:t xml:space="preserve"> </w:t>
                            </w:r>
                            <w:proofErr w:type="spellStart"/>
                            <w:r>
                              <w:t>JLabel</w:t>
                            </w:r>
                            <w:proofErr w:type="spellEnd"/>
                            <w:r>
                              <w:t xml:space="preserve"> (Text)</w:t>
                            </w:r>
                          </w:p>
                          <w:p w:rsidR="002302D9" w:rsidP="002302D9" w:rsidRDefault="002302D9" w14:paraId="1075DE73" w14:textId="77777777">
                            <w:pPr>
                              <w:numPr>
                                <w:ilvl w:val="0"/>
                                <w:numId w:val="0"/>
                              </w:numPr>
                            </w:pPr>
                            <w:r>
                              <w:rPr>
                                <w:rFonts w:hint="eastAsia" w:ascii="MS Gothic" w:hAnsi="MS Gothic" w:eastAsia="MS Gothic" w:cs="MS Gothic"/>
                              </w:rPr>
                              <w:t>├</w:t>
                            </w:r>
                            <w:r>
                              <w:rPr>
                                <w:rFonts w:ascii="Aptos" w:hAnsi="Aptos" w:cs="Aptos"/>
                              </w:rPr>
                              <w:t>──</w:t>
                            </w:r>
                            <w:r>
                              <w:t xml:space="preserve"> JButton (Button)</w:t>
                            </w:r>
                          </w:p>
                          <w:p w:rsidRPr="00CF012C" w:rsidR="002302D9" w:rsidP="002302D9" w:rsidRDefault="002302D9" w14:paraId="22ED3F35" w14:textId="14E3A1EC">
                            <w:pPr>
                              <w:numPr>
                                <w:ilvl w:val="0"/>
                                <w:numId w:val="0"/>
                              </w:numPr>
                            </w:pPr>
                            <w:r>
                              <w:t xml:space="preserve">└── </w:t>
                            </w:r>
                            <w:proofErr w:type="spellStart"/>
                            <w:r>
                              <w:t>JTextField</w:t>
                            </w:r>
                            <w:proofErr w:type="spellEnd"/>
                            <w:r>
                              <w:t xml:space="preserve"> (Input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2871570">
              <v:shape id="_x0000_s1096" style="position:absolute;margin-left:0;margin-top:24.55pt;width:421.1pt;height:2in;z-index:251658307;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" w14:anchorId="12C2CBA4">
                <v:textbox>
                  <w:txbxContent>
                    <w:p w:rsidR="002302D9" w:rsidP="002302D9" w:rsidRDefault="002302D9" w14:paraId="5F5A4637" w14:textId="3270F5F6">
                      <w:pPr>
                        <w:numPr>
                          <w:ilvl w:val="0"/>
                          <w:numId w:val="0"/>
                        </w:numPr>
                      </w:pPr>
                      <w:proofErr w:type="spellStart"/>
                      <w:r>
                        <w:t>scss</w:t>
                      </w:r>
                      <w:proofErr w:type="spellEnd"/>
                    </w:p>
                    <w:p w:rsidR="002302D9" w:rsidP="002302D9" w:rsidRDefault="002302D9" w14:paraId="29556A7F" w14:textId="77777777">
                      <w:pPr>
                        <w:numPr>
                          <w:ilvl w:val="0"/>
                          <w:numId w:val="0"/>
                        </w:numPr>
                      </w:pPr>
                      <w:proofErr w:type="spellStart"/>
                      <w:r>
                        <w:t>JFrame</w:t>
                      </w:r>
                      <w:proofErr w:type="spellEnd"/>
                      <w:r>
                        <w:t xml:space="preserve"> (Window)</w:t>
                      </w:r>
                    </w:p>
                    <w:p w:rsidR="002302D9" w:rsidP="002302D9" w:rsidRDefault="002302D9" w14:paraId="260A4B45" w14:textId="77777777">
                      <w:pPr>
                        <w:numPr>
                          <w:ilvl w:val="0"/>
                          <w:numId w:val="0"/>
                        </w:numPr>
                      </w:pPr>
                      <w:r>
                        <w:t>│</w:t>
                      </w:r>
                    </w:p>
                    <w:p w:rsidR="002302D9" w:rsidP="002302D9" w:rsidRDefault="002302D9" w14:paraId="40AB8570" w14:textId="77777777">
                      <w:pPr>
                        <w:numPr>
                          <w:ilvl w:val="0"/>
                          <w:numId w:val="0"/>
                        </w:numPr>
                      </w:pPr>
                      <w:r>
                        <w:rPr>
                          <w:rFonts w:hint="eastAsia" w:ascii="MS Gothic" w:hAnsi="MS Gothic" w:eastAsia="MS Gothic" w:cs="MS Gothic"/>
                        </w:rPr>
                        <w:t>├</w:t>
                      </w:r>
                      <w:r>
                        <w:rPr>
                          <w:rFonts w:ascii="Aptos" w:hAnsi="Aptos" w:cs="Aptos"/>
                        </w:rPr>
                        <w:t>──</w:t>
                      </w:r>
                      <w:r>
                        <w:t xml:space="preserve"> </w:t>
                      </w:r>
                      <w:proofErr w:type="spellStart"/>
                      <w:r>
                        <w:t>JLabel</w:t>
                      </w:r>
                      <w:proofErr w:type="spellEnd"/>
                      <w:r>
                        <w:t xml:space="preserve"> (Text)</w:t>
                      </w:r>
                    </w:p>
                    <w:p w:rsidR="002302D9" w:rsidP="002302D9" w:rsidRDefault="002302D9" w14:paraId="3F89BA36" w14:textId="77777777">
                      <w:pPr>
                        <w:numPr>
                          <w:ilvl w:val="0"/>
                          <w:numId w:val="0"/>
                        </w:numPr>
                      </w:pPr>
                      <w:r>
                        <w:rPr>
                          <w:rFonts w:hint="eastAsia" w:ascii="MS Gothic" w:hAnsi="MS Gothic" w:eastAsia="MS Gothic" w:cs="MS Gothic"/>
                        </w:rPr>
                        <w:t>├</w:t>
                      </w:r>
                      <w:r>
                        <w:rPr>
                          <w:rFonts w:ascii="Aptos" w:hAnsi="Aptos" w:cs="Aptos"/>
                        </w:rPr>
                        <w:t>──</w:t>
                      </w:r>
                      <w:r>
                        <w:t xml:space="preserve"> JButton (Button)</w:t>
                      </w:r>
                    </w:p>
                    <w:p w:rsidRPr="00CF012C" w:rsidR="002302D9" w:rsidP="002302D9" w:rsidRDefault="002302D9" w14:paraId="7BEBA794" w14:textId="14E3A1EC">
                      <w:pPr>
                        <w:numPr>
                          <w:ilvl w:val="0"/>
                          <w:numId w:val="0"/>
                        </w:numPr>
                      </w:pPr>
                      <w:r>
                        <w:t xml:space="preserve">└── </w:t>
                      </w:r>
                      <w:proofErr w:type="spellStart"/>
                      <w:r>
                        <w:t>JTextField</w:t>
                      </w:r>
                      <w:proofErr w:type="spellEnd"/>
                      <w:r>
                        <w:t xml:space="preserve"> (Input Box)</w:t>
                      </w:r>
                    </w:p>
                  </w:txbxContent>
                </v:textbox>
                <w10:wrap anchorx="margin"/>
              </v:shape>
            </w:pict>
          </mc:Fallback>
        </mc:AlternateContent>
      </w:r>
      <w:r>
        <w:rPr>
          <w:rFonts w:eastAsia="Times New Roman" w:cs="Times New Roman"/>
          <w:b/>
          <w:kern w:val="0"/>
          <w:sz w:val="24"/>
          <w:szCs w:val="24"/>
          <w:lang w:eastAsia="en-PH"/>
          <w14:ligatures w14:val="none"/>
        </w:rPr>
        <w:t>Example Structure</w:t>
      </w:r>
    </w:p>
    <w:p w:rsidR="002302D9" w:rsidP="003D017D" w:rsidRDefault="002302D9" w14:paraId="6949DBF3" w14:textId="55E41E2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D017D" w:rsidP="003D017D" w:rsidRDefault="003D017D" w14:paraId="1FA69FC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505A29" w:rsidP="003D017D" w:rsidRDefault="00505A29" w14:paraId="26A9487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D017D" w:rsidP="003D017D" w:rsidRDefault="003D017D" w14:paraId="30F9037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D017D" w:rsidP="003D017D" w:rsidRDefault="00862AAB" w14:paraId="691D377B" w14:textId="7D0AE88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862AAB">
        <w:rPr>
          <w:rFonts w:eastAsia="Times New Roman" w:cs="Times New Roman"/>
          <w:b/>
          <w:kern w:val="0"/>
          <w:sz w:val="24"/>
          <w:szCs w:val="24"/>
          <w:lang w:eastAsia="en-PH"/>
          <w14:ligatures w14:val="none"/>
        </w:rPr>
        <w:t xml:space="preserve">Example: Creating a Simple </w:t>
      </w:r>
      <w:proofErr w:type="spellStart"/>
      <w:r w:rsidRPr="00862AAB">
        <w:rPr>
          <w:rFonts w:eastAsia="Times New Roman" w:cs="Times New Roman"/>
          <w:b/>
          <w:kern w:val="0"/>
          <w:sz w:val="24"/>
          <w:szCs w:val="24"/>
          <w:lang w:eastAsia="en-PH"/>
          <w14:ligatures w14:val="none"/>
        </w:rPr>
        <w:t>JFrame</w:t>
      </w:r>
      <w:proofErr w:type="spellEnd"/>
    </w:p>
    <w:p w:rsidR="00862AAB" w:rsidP="003D017D" w:rsidRDefault="00862AAB" w14:paraId="30F552EF" w14:textId="26882EC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08" behindDoc="0" locked="0" layoutInCell="1" allowOverlap="1" wp14:anchorId="0E6146A9" wp14:editId="55E91A28">
                <wp:simplePos x="0" y="0"/>
                <wp:positionH relativeFrom="margin">
                  <wp:align>center</wp:align>
                </wp:positionH>
                <wp:positionV relativeFrom="paragraph">
                  <wp:posOffset>7991</wp:posOffset>
                </wp:positionV>
                <wp:extent cx="5347970" cy="6961517"/>
                <wp:effectExtent l="0" t="0" r="24130" b="10795"/>
                <wp:wrapNone/>
                <wp:docPr id="754215679" name="Text Box 10"/>
                <wp:cNvGraphicFramePr/>
                <a:graphic xmlns:a="http://schemas.openxmlformats.org/drawingml/2006/main">
                  <a:graphicData uri="http://schemas.microsoft.com/office/word/2010/wordprocessingShape">
                    <wps:wsp>
                      <wps:cNvSpPr txBox="1"/>
                      <wps:spPr>
                        <a:xfrm>
                          <a:off x="0" y="0"/>
                          <a:ext cx="5347970" cy="6961517"/>
                        </a:xfrm>
                        <a:prstGeom prst="rect">
                          <a:avLst/>
                        </a:prstGeom>
                        <a:solidFill>
                          <a:schemeClr val="tx1"/>
                        </a:solidFill>
                        <a:ln w="6350">
                          <a:solidFill>
                            <a:prstClr val="black"/>
                          </a:solidFill>
                        </a:ln>
                      </wps:spPr>
                      <wps:txbx>
                        <w:txbxContent>
                          <w:p w:rsidR="00862AAB" w:rsidP="00862AAB" w:rsidRDefault="00862AAB" w14:paraId="2A27EBB2" w14:textId="46C0A865">
                            <w:pPr>
                              <w:numPr>
                                <w:ilvl w:val="0"/>
                                <w:numId w:val="0"/>
                              </w:numPr>
                            </w:pPr>
                            <w:r>
                              <w:t>java</w:t>
                            </w:r>
                          </w:p>
                          <w:p w:rsidR="00862AAB" w:rsidP="00862AAB" w:rsidRDefault="00862AAB" w14:paraId="12F31D73" w14:textId="77777777">
                            <w:pPr>
                              <w:numPr>
                                <w:ilvl w:val="0"/>
                                <w:numId w:val="0"/>
                              </w:numPr>
                            </w:pPr>
                            <w:r>
                              <w:t xml:space="preserve">import </w:t>
                            </w:r>
                            <w:proofErr w:type="spellStart"/>
                            <w:proofErr w:type="gramStart"/>
                            <w:r>
                              <w:t>javax.swing</w:t>
                            </w:r>
                            <w:proofErr w:type="spellEnd"/>
                            <w:proofErr w:type="gramEnd"/>
                            <w:r>
                              <w:t>.</w:t>
                            </w:r>
                            <w:proofErr w:type="gramStart"/>
                            <w:r>
                              <w:t>*;</w:t>
                            </w:r>
                            <w:proofErr w:type="gramEnd"/>
                          </w:p>
                          <w:p w:rsidR="00862AAB" w:rsidP="00862AAB" w:rsidRDefault="00862AAB" w14:paraId="13BD7290" w14:textId="77777777">
                            <w:pPr>
                              <w:numPr>
                                <w:ilvl w:val="0"/>
                                <w:numId w:val="0"/>
                              </w:numPr>
                            </w:pPr>
                          </w:p>
                          <w:p w:rsidR="00862AAB" w:rsidP="00862AAB" w:rsidRDefault="00862AAB" w14:paraId="65E0B11D" w14:textId="77777777">
                            <w:pPr>
                              <w:numPr>
                                <w:ilvl w:val="0"/>
                                <w:numId w:val="0"/>
                              </w:numPr>
                            </w:pPr>
                            <w:r>
                              <w:t xml:space="preserve">public class </w:t>
                            </w:r>
                            <w:proofErr w:type="spellStart"/>
                            <w:r>
                              <w:t>MyWindow</w:t>
                            </w:r>
                            <w:proofErr w:type="spellEnd"/>
                            <w:r>
                              <w:t xml:space="preserve"> {</w:t>
                            </w:r>
                          </w:p>
                          <w:p w:rsidR="00862AAB" w:rsidP="00862AAB" w:rsidRDefault="00862AAB" w14:paraId="77F78537"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862AAB" w:rsidP="00862AAB" w:rsidRDefault="00862AAB" w14:paraId="6DBE8D75" w14:textId="77777777">
                            <w:pPr>
                              <w:numPr>
                                <w:ilvl w:val="0"/>
                                <w:numId w:val="0"/>
                              </w:numPr>
                            </w:pPr>
                            <w:r>
                              <w:t xml:space="preserve">        // Create a </w:t>
                            </w:r>
                            <w:proofErr w:type="spellStart"/>
                            <w:r>
                              <w:t>JFrame</w:t>
                            </w:r>
                            <w:proofErr w:type="spellEnd"/>
                            <w:r>
                              <w:t xml:space="preserve"> object</w:t>
                            </w:r>
                          </w:p>
                          <w:p w:rsidR="00862AAB" w:rsidP="00862AAB" w:rsidRDefault="00862AAB" w14:paraId="4245B2B9" w14:textId="77777777">
                            <w:pPr>
                              <w:numPr>
                                <w:ilvl w:val="0"/>
                                <w:numId w:val="0"/>
                              </w:numPr>
                            </w:pPr>
                            <w:r>
                              <w:t xml:space="preserve">        </w:t>
                            </w:r>
                            <w:proofErr w:type="spellStart"/>
                            <w:r>
                              <w:t>JFrame</w:t>
                            </w:r>
                            <w:proofErr w:type="spellEnd"/>
                            <w:r>
                              <w:t xml:space="preserve"> frame = new </w:t>
                            </w:r>
                            <w:proofErr w:type="spellStart"/>
                            <w:proofErr w:type="gramStart"/>
                            <w:r>
                              <w:t>JFrame</w:t>
                            </w:r>
                            <w:proofErr w:type="spellEnd"/>
                            <w:r>
                              <w:t>(</w:t>
                            </w:r>
                            <w:proofErr w:type="gramEnd"/>
                            <w:r>
                              <w:t>"My First Swing Window"</w:t>
                            </w:r>
                            <w:proofErr w:type="gramStart"/>
                            <w:r>
                              <w:t>);</w:t>
                            </w:r>
                            <w:proofErr w:type="gramEnd"/>
                          </w:p>
                          <w:p w:rsidR="00862AAB" w:rsidP="00862AAB" w:rsidRDefault="00862AAB" w14:paraId="06E6285F" w14:textId="77777777">
                            <w:pPr>
                              <w:numPr>
                                <w:ilvl w:val="0"/>
                                <w:numId w:val="0"/>
                              </w:numPr>
                            </w:pPr>
                          </w:p>
                          <w:p w:rsidR="00862AAB" w:rsidP="00862AAB" w:rsidRDefault="00862AAB" w14:paraId="46A76ABA" w14:textId="77777777">
                            <w:pPr>
                              <w:numPr>
                                <w:ilvl w:val="0"/>
                                <w:numId w:val="0"/>
                              </w:numPr>
                            </w:pPr>
                            <w:r>
                              <w:t xml:space="preserve">        // Set the size of the window</w:t>
                            </w:r>
                          </w:p>
                          <w:p w:rsidR="00862AAB" w:rsidP="00862AAB" w:rsidRDefault="00862AAB" w14:paraId="1FB62D7A" w14:textId="77777777">
                            <w:pPr>
                              <w:numPr>
                                <w:ilvl w:val="0"/>
                                <w:numId w:val="0"/>
                              </w:numPr>
                            </w:pPr>
                            <w:r>
                              <w:t xml:space="preserve">        </w:t>
                            </w:r>
                            <w:proofErr w:type="spellStart"/>
                            <w:proofErr w:type="gramStart"/>
                            <w:r>
                              <w:t>frame.setSize</w:t>
                            </w:r>
                            <w:proofErr w:type="spellEnd"/>
                            <w:proofErr w:type="gramEnd"/>
                            <w:r>
                              <w:t>(400, 300</w:t>
                            </w:r>
                            <w:proofErr w:type="gramStart"/>
                            <w:r>
                              <w:t>);</w:t>
                            </w:r>
                            <w:proofErr w:type="gramEnd"/>
                          </w:p>
                          <w:p w:rsidR="00862AAB" w:rsidP="00862AAB" w:rsidRDefault="00862AAB" w14:paraId="2AFB54DF" w14:textId="77777777">
                            <w:pPr>
                              <w:numPr>
                                <w:ilvl w:val="0"/>
                                <w:numId w:val="0"/>
                              </w:numPr>
                            </w:pPr>
                          </w:p>
                          <w:p w:rsidR="00862AAB" w:rsidP="00862AAB" w:rsidRDefault="00862AAB" w14:paraId="06F3C7A8" w14:textId="77777777">
                            <w:pPr>
                              <w:numPr>
                                <w:ilvl w:val="0"/>
                                <w:numId w:val="0"/>
                              </w:numPr>
                            </w:pPr>
                            <w:r>
                              <w:t xml:space="preserve">        // Set default close operation</w:t>
                            </w:r>
                          </w:p>
                          <w:p w:rsidR="00862AAB" w:rsidP="00862AAB" w:rsidRDefault="00862AAB" w14:paraId="513F26F0" w14:textId="77777777">
                            <w:pPr>
                              <w:numPr>
                                <w:ilvl w:val="0"/>
                                <w:numId w:val="0"/>
                              </w:numPr>
                            </w:pPr>
                            <w:r>
                              <w:t xml:space="preserve">        </w:t>
                            </w:r>
                            <w:proofErr w:type="spellStart"/>
                            <w:proofErr w:type="gramStart"/>
                            <w:r>
                              <w:t>frame.setDefaultCloseOperation</w:t>
                            </w:r>
                            <w:proofErr w:type="spellEnd"/>
                            <w:proofErr w:type="gramEnd"/>
                            <w:r>
                              <w:t>(</w:t>
                            </w:r>
                            <w:proofErr w:type="spellStart"/>
                            <w:r>
                              <w:t>JFrame.EXIT_ON_CLOSE</w:t>
                            </w:r>
                            <w:proofErr w:type="spellEnd"/>
                            <w:proofErr w:type="gramStart"/>
                            <w:r>
                              <w:t>);</w:t>
                            </w:r>
                            <w:proofErr w:type="gramEnd"/>
                          </w:p>
                          <w:p w:rsidR="00862AAB" w:rsidP="00862AAB" w:rsidRDefault="00862AAB" w14:paraId="7EC593C9" w14:textId="77777777">
                            <w:pPr>
                              <w:numPr>
                                <w:ilvl w:val="0"/>
                                <w:numId w:val="0"/>
                              </w:numPr>
                            </w:pPr>
                          </w:p>
                          <w:p w:rsidR="00862AAB" w:rsidP="00862AAB" w:rsidRDefault="00862AAB" w14:paraId="7CC3749C" w14:textId="77777777">
                            <w:pPr>
                              <w:numPr>
                                <w:ilvl w:val="0"/>
                                <w:numId w:val="0"/>
                              </w:numPr>
                            </w:pPr>
                            <w:r>
                              <w:t xml:space="preserve">        // Create a label</w:t>
                            </w:r>
                          </w:p>
                          <w:p w:rsidR="00862AAB" w:rsidP="00862AAB" w:rsidRDefault="00862AAB" w14:paraId="715D88C5" w14:textId="77777777">
                            <w:pPr>
                              <w:numPr>
                                <w:ilvl w:val="0"/>
                                <w:numId w:val="0"/>
                              </w:numPr>
                            </w:pPr>
                            <w:r>
                              <w:t xml:space="preserve">        </w:t>
                            </w:r>
                            <w:proofErr w:type="spellStart"/>
                            <w:r>
                              <w:t>JLabel</w:t>
                            </w:r>
                            <w:proofErr w:type="spellEnd"/>
                            <w:r>
                              <w:t xml:space="preserve"> label = new </w:t>
                            </w:r>
                            <w:proofErr w:type="spellStart"/>
                            <w:proofErr w:type="gramStart"/>
                            <w:r>
                              <w:t>JLabel</w:t>
                            </w:r>
                            <w:proofErr w:type="spellEnd"/>
                            <w:r>
                              <w:t>(</w:t>
                            </w:r>
                            <w:proofErr w:type="gramEnd"/>
                            <w:r>
                              <w:t xml:space="preserve">"Hello, Java Swing!", </w:t>
                            </w:r>
                            <w:proofErr w:type="spellStart"/>
                            <w:r>
                              <w:t>SwingConstants.CENTER</w:t>
                            </w:r>
                            <w:proofErr w:type="spellEnd"/>
                            <w:proofErr w:type="gramStart"/>
                            <w:r>
                              <w:t>);</w:t>
                            </w:r>
                            <w:proofErr w:type="gramEnd"/>
                          </w:p>
                          <w:p w:rsidR="00862AAB" w:rsidP="00862AAB" w:rsidRDefault="00862AAB" w14:paraId="2C54D066" w14:textId="77777777">
                            <w:pPr>
                              <w:numPr>
                                <w:ilvl w:val="0"/>
                                <w:numId w:val="0"/>
                              </w:numPr>
                            </w:pPr>
                          </w:p>
                          <w:p w:rsidR="00862AAB" w:rsidP="00862AAB" w:rsidRDefault="00862AAB" w14:paraId="4CCBA302" w14:textId="77777777">
                            <w:pPr>
                              <w:numPr>
                                <w:ilvl w:val="0"/>
                                <w:numId w:val="0"/>
                              </w:numPr>
                            </w:pPr>
                            <w:r>
                              <w:t xml:space="preserve">        // Add label to the frame</w:t>
                            </w:r>
                          </w:p>
                          <w:p w:rsidR="00862AAB" w:rsidP="00862AAB" w:rsidRDefault="00862AAB" w14:paraId="3B396848" w14:textId="77777777">
                            <w:pPr>
                              <w:numPr>
                                <w:ilvl w:val="0"/>
                                <w:numId w:val="0"/>
                              </w:numPr>
                            </w:pPr>
                            <w:r>
                              <w:t xml:space="preserve">        </w:t>
                            </w:r>
                            <w:proofErr w:type="spellStart"/>
                            <w:r>
                              <w:t>frame.add</w:t>
                            </w:r>
                            <w:proofErr w:type="spellEnd"/>
                            <w:r>
                              <w:t>(label</w:t>
                            </w:r>
                            <w:proofErr w:type="gramStart"/>
                            <w:r>
                              <w:t>);</w:t>
                            </w:r>
                            <w:proofErr w:type="gramEnd"/>
                          </w:p>
                          <w:p w:rsidR="00862AAB" w:rsidP="00862AAB" w:rsidRDefault="00862AAB" w14:paraId="246262DB" w14:textId="77777777">
                            <w:pPr>
                              <w:numPr>
                                <w:ilvl w:val="0"/>
                                <w:numId w:val="0"/>
                              </w:numPr>
                            </w:pPr>
                          </w:p>
                          <w:p w:rsidR="00862AAB" w:rsidP="00862AAB" w:rsidRDefault="00862AAB" w14:paraId="6D773715" w14:textId="77777777">
                            <w:pPr>
                              <w:numPr>
                                <w:ilvl w:val="0"/>
                                <w:numId w:val="0"/>
                              </w:numPr>
                            </w:pPr>
                            <w:r>
                              <w:t xml:space="preserve">        // Make the frame visible</w:t>
                            </w:r>
                          </w:p>
                          <w:p w:rsidR="00862AAB" w:rsidP="00862AAB" w:rsidRDefault="00862AAB" w14:paraId="1189246E" w14:textId="77777777">
                            <w:pPr>
                              <w:numPr>
                                <w:ilvl w:val="0"/>
                                <w:numId w:val="0"/>
                              </w:numPr>
                            </w:pPr>
                            <w:r>
                              <w:t xml:space="preserve">        </w:t>
                            </w:r>
                            <w:proofErr w:type="spellStart"/>
                            <w:proofErr w:type="gramStart"/>
                            <w:r>
                              <w:t>frame.setVisible</w:t>
                            </w:r>
                            <w:proofErr w:type="spellEnd"/>
                            <w:proofErr w:type="gramEnd"/>
                            <w:r>
                              <w:t>(true</w:t>
                            </w:r>
                            <w:proofErr w:type="gramStart"/>
                            <w:r>
                              <w:t>);</w:t>
                            </w:r>
                            <w:proofErr w:type="gramEnd"/>
                          </w:p>
                          <w:p w:rsidR="00862AAB" w:rsidP="00862AAB" w:rsidRDefault="00862AAB" w14:paraId="554756EB" w14:textId="77777777">
                            <w:pPr>
                              <w:numPr>
                                <w:ilvl w:val="0"/>
                                <w:numId w:val="0"/>
                              </w:numPr>
                            </w:pPr>
                            <w:r>
                              <w:t xml:space="preserve">    }</w:t>
                            </w:r>
                          </w:p>
                          <w:p w:rsidRPr="00CF012C" w:rsidR="00862AAB" w:rsidP="00862AAB" w:rsidRDefault="00862AAB" w14:paraId="3C2530E8" w14:textId="2CDE4FBC">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C8ACB3D">
              <v:shape id="_x0000_s1097" style="position:absolute;margin-left:0;margin-top:.65pt;width:421.1pt;height:548.15pt;z-index:2516583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" w14:anchorId="0E6146A9">
                <v:textbox>
                  <w:txbxContent>
                    <w:p w:rsidR="00862AAB" w:rsidP="00862AAB" w:rsidRDefault="00862AAB" w14:paraId="21124C4A" w14:textId="46C0A865">
                      <w:pPr>
                        <w:numPr>
                          <w:ilvl w:val="0"/>
                          <w:numId w:val="0"/>
                        </w:numPr>
                      </w:pPr>
                      <w:r>
                        <w:t>java</w:t>
                      </w:r>
                    </w:p>
                    <w:p w:rsidR="00862AAB" w:rsidP="00862AAB" w:rsidRDefault="00862AAB" w14:paraId="4C980FFF" w14:textId="77777777">
                      <w:pPr>
                        <w:numPr>
                          <w:ilvl w:val="0"/>
                          <w:numId w:val="0"/>
                        </w:numPr>
                      </w:pPr>
                      <w:r>
                        <w:t xml:space="preserve">import </w:t>
                      </w:r>
                      <w:proofErr w:type="spellStart"/>
                      <w:proofErr w:type="gramStart"/>
                      <w:r>
                        <w:t>javax.swing</w:t>
                      </w:r>
                      <w:proofErr w:type="spellEnd"/>
                      <w:proofErr w:type="gramEnd"/>
                      <w:r>
                        <w:t>.</w:t>
                      </w:r>
                      <w:proofErr w:type="gramStart"/>
                      <w:r>
                        <w:t>*;</w:t>
                      </w:r>
                      <w:proofErr w:type="gramEnd"/>
                    </w:p>
                    <w:p w:rsidR="00862AAB" w:rsidP="00862AAB" w:rsidRDefault="00862AAB" w14:paraId="44E871BC" w14:textId="77777777">
                      <w:pPr>
                        <w:numPr>
                          <w:ilvl w:val="0"/>
                          <w:numId w:val="0"/>
                        </w:numPr>
                      </w:pPr>
                    </w:p>
                    <w:p w:rsidR="00862AAB" w:rsidP="00862AAB" w:rsidRDefault="00862AAB" w14:paraId="7D54EEB6" w14:textId="77777777">
                      <w:pPr>
                        <w:numPr>
                          <w:ilvl w:val="0"/>
                          <w:numId w:val="0"/>
                        </w:numPr>
                      </w:pPr>
                      <w:r>
                        <w:t xml:space="preserve">public class </w:t>
                      </w:r>
                      <w:proofErr w:type="spellStart"/>
                      <w:r>
                        <w:t>MyWindow</w:t>
                      </w:r>
                      <w:proofErr w:type="spellEnd"/>
                      <w:r>
                        <w:t xml:space="preserve"> {</w:t>
                      </w:r>
                    </w:p>
                    <w:p w:rsidR="00862AAB" w:rsidP="00862AAB" w:rsidRDefault="00862AAB" w14:paraId="3A604CA5"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862AAB" w:rsidP="00862AAB" w:rsidRDefault="00862AAB" w14:paraId="3F61CBA2" w14:textId="77777777">
                      <w:pPr>
                        <w:numPr>
                          <w:ilvl w:val="0"/>
                          <w:numId w:val="0"/>
                        </w:numPr>
                      </w:pPr>
                      <w:r>
                        <w:t xml:space="preserve">        // Create a </w:t>
                      </w:r>
                      <w:proofErr w:type="spellStart"/>
                      <w:r>
                        <w:t>JFrame</w:t>
                      </w:r>
                      <w:proofErr w:type="spellEnd"/>
                      <w:r>
                        <w:t xml:space="preserve"> object</w:t>
                      </w:r>
                    </w:p>
                    <w:p w:rsidR="00862AAB" w:rsidP="00862AAB" w:rsidRDefault="00862AAB" w14:paraId="0E554F0D" w14:textId="77777777">
                      <w:pPr>
                        <w:numPr>
                          <w:ilvl w:val="0"/>
                          <w:numId w:val="0"/>
                        </w:numPr>
                      </w:pPr>
                      <w:r>
                        <w:t xml:space="preserve">        </w:t>
                      </w:r>
                      <w:proofErr w:type="spellStart"/>
                      <w:r>
                        <w:t>JFrame</w:t>
                      </w:r>
                      <w:proofErr w:type="spellEnd"/>
                      <w:r>
                        <w:t xml:space="preserve"> frame = new </w:t>
                      </w:r>
                      <w:proofErr w:type="spellStart"/>
                      <w:proofErr w:type="gramStart"/>
                      <w:r>
                        <w:t>JFrame</w:t>
                      </w:r>
                      <w:proofErr w:type="spellEnd"/>
                      <w:r>
                        <w:t>(</w:t>
                      </w:r>
                      <w:proofErr w:type="gramEnd"/>
                      <w:r>
                        <w:t>"My First Swing Window"</w:t>
                      </w:r>
                      <w:proofErr w:type="gramStart"/>
                      <w:r>
                        <w:t>);</w:t>
                      </w:r>
                      <w:proofErr w:type="gramEnd"/>
                    </w:p>
                    <w:p w:rsidR="00862AAB" w:rsidP="00862AAB" w:rsidRDefault="00862AAB" w14:paraId="144A5D23" w14:textId="77777777">
                      <w:pPr>
                        <w:numPr>
                          <w:ilvl w:val="0"/>
                          <w:numId w:val="0"/>
                        </w:numPr>
                      </w:pPr>
                    </w:p>
                    <w:p w:rsidR="00862AAB" w:rsidP="00862AAB" w:rsidRDefault="00862AAB" w14:paraId="652E5751" w14:textId="77777777">
                      <w:pPr>
                        <w:numPr>
                          <w:ilvl w:val="0"/>
                          <w:numId w:val="0"/>
                        </w:numPr>
                      </w:pPr>
                      <w:r>
                        <w:t xml:space="preserve">        // Set the size of the window</w:t>
                      </w:r>
                    </w:p>
                    <w:p w:rsidR="00862AAB" w:rsidP="00862AAB" w:rsidRDefault="00862AAB" w14:paraId="29B797A5" w14:textId="77777777">
                      <w:pPr>
                        <w:numPr>
                          <w:ilvl w:val="0"/>
                          <w:numId w:val="0"/>
                        </w:numPr>
                      </w:pPr>
                      <w:r>
                        <w:t xml:space="preserve">        </w:t>
                      </w:r>
                      <w:proofErr w:type="spellStart"/>
                      <w:proofErr w:type="gramStart"/>
                      <w:r>
                        <w:t>frame.setSize</w:t>
                      </w:r>
                      <w:proofErr w:type="spellEnd"/>
                      <w:proofErr w:type="gramEnd"/>
                      <w:r>
                        <w:t>(400, 300</w:t>
                      </w:r>
                      <w:proofErr w:type="gramStart"/>
                      <w:r>
                        <w:t>);</w:t>
                      </w:r>
                      <w:proofErr w:type="gramEnd"/>
                    </w:p>
                    <w:p w:rsidR="00862AAB" w:rsidP="00862AAB" w:rsidRDefault="00862AAB" w14:paraId="738610EB" w14:textId="77777777">
                      <w:pPr>
                        <w:numPr>
                          <w:ilvl w:val="0"/>
                          <w:numId w:val="0"/>
                        </w:numPr>
                      </w:pPr>
                    </w:p>
                    <w:p w:rsidR="00862AAB" w:rsidP="00862AAB" w:rsidRDefault="00862AAB" w14:paraId="4C266FAF" w14:textId="77777777">
                      <w:pPr>
                        <w:numPr>
                          <w:ilvl w:val="0"/>
                          <w:numId w:val="0"/>
                        </w:numPr>
                      </w:pPr>
                      <w:r>
                        <w:t xml:space="preserve">        // Set default close operation</w:t>
                      </w:r>
                    </w:p>
                    <w:p w:rsidR="00862AAB" w:rsidP="00862AAB" w:rsidRDefault="00862AAB" w14:paraId="44FF66E7" w14:textId="77777777">
                      <w:pPr>
                        <w:numPr>
                          <w:ilvl w:val="0"/>
                          <w:numId w:val="0"/>
                        </w:numPr>
                      </w:pPr>
                      <w:r>
                        <w:t xml:space="preserve">        </w:t>
                      </w:r>
                      <w:proofErr w:type="spellStart"/>
                      <w:proofErr w:type="gramStart"/>
                      <w:r>
                        <w:t>frame.setDefaultCloseOperation</w:t>
                      </w:r>
                      <w:proofErr w:type="spellEnd"/>
                      <w:proofErr w:type="gramEnd"/>
                      <w:r>
                        <w:t>(</w:t>
                      </w:r>
                      <w:proofErr w:type="spellStart"/>
                      <w:r>
                        <w:t>JFrame.EXIT_ON_CLOSE</w:t>
                      </w:r>
                      <w:proofErr w:type="spellEnd"/>
                      <w:proofErr w:type="gramStart"/>
                      <w:r>
                        <w:t>);</w:t>
                      </w:r>
                      <w:proofErr w:type="gramEnd"/>
                    </w:p>
                    <w:p w:rsidR="00862AAB" w:rsidP="00862AAB" w:rsidRDefault="00862AAB" w14:paraId="637805D2" w14:textId="77777777">
                      <w:pPr>
                        <w:numPr>
                          <w:ilvl w:val="0"/>
                          <w:numId w:val="0"/>
                        </w:numPr>
                      </w:pPr>
                    </w:p>
                    <w:p w:rsidR="00862AAB" w:rsidP="00862AAB" w:rsidRDefault="00862AAB" w14:paraId="15D7ABA3" w14:textId="77777777">
                      <w:pPr>
                        <w:numPr>
                          <w:ilvl w:val="0"/>
                          <w:numId w:val="0"/>
                        </w:numPr>
                      </w:pPr>
                      <w:r>
                        <w:t xml:space="preserve">        // Create a label</w:t>
                      </w:r>
                    </w:p>
                    <w:p w:rsidR="00862AAB" w:rsidP="00862AAB" w:rsidRDefault="00862AAB" w14:paraId="0A63E6F5" w14:textId="77777777">
                      <w:pPr>
                        <w:numPr>
                          <w:ilvl w:val="0"/>
                          <w:numId w:val="0"/>
                        </w:numPr>
                      </w:pPr>
                      <w:r>
                        <w:t xml:space="preserve">        </w:t>
                      </w:r>
                      <w:proofErr w:type="spellStart"/>
                      <w:r>
                        <w:t>JLabel</w:t>
                      </w:r>
                      <w:proofErr w:type="spellEnd"/>
                      <w:r>
                        <w:t xml:space="preserve"> label = new </w:t>
                      </w:r>
                      <w:proofErr w:type="spellStart"/>
                      <w:proofErr w:type="gramStart"/>
                      <w:r>
                        <w:t>JLabel</w:t>
                      </w:r>
                      <w:proofErr w:type="spellEnd"/>
                      <w:r>
                        <w:t>(</w:t>
                      </w:r>
                      <w:proofErr w:type="gramEnd"/>
                      <w:r>
                        <w:t xml:space="preserve">"Hello, Java Swing!", </w:t>
                      </w:r>
                      <w:proofErr w:type="spellStart"/>
                      <w:r>
                        <w:t>SwingConstants.CENTER</w:t>
                      </w:r>
                      <w:proofErr w:type="spellEnd"/>
                      <w:proofErr w:type="gramStart"/>
                      <w:r>
                        <w:t>);</w:t>
                      </w:r>
                      <w:proofErr w:type="gramEnd"/>
                    </w:p>
                    <w:p w:rsidR="00862AAB" w:rsidP="00862AAB" w:rsidRDefault="00862AAB" w14:paraId="463F29E8" w14:textId="77777777">
                      <w:pPr>
                        <w:numPr>
                          <w:ilvl w:val="0"/>
                          <w:numId w:val="0"/>
                        </w:numPr>
                      </w:pPr>
                    </w:p>
                    <w:p w:rsidR="00862AAB" w:rsidP="00862AAB" w:rsidRDefault="00862AAB" w14:paraId="66A89197" w14:textId="77777777">
                      <w:pPr>
                        <w:numPr>
                          <w:ilvl w:val="0"/>
                          <w:numId w:val="0"/>
                        </w:numPr>
                      </w:pPr>
                      <w:r>
                        <w:t xml:space="preserve">        // Add label to the frame</w:t>
                      </w:r>
                    </w:p>
                    <w:p w:rsidR="00862AAB" w:rsidP="00862AAB" w:rsidRDefault="00862AAB" w14:paraId="17EC8A16" w14:textId="77777777">
                      <w:pPr>
                        <w:numPr>
                          <w:ilvl w:val="0"/>
                          <w:numId w:val="0"/>
                        </w:numPr>
                      </w:pPr>
                      <w:r>
                        <w:t xml:space="preserve">        </w:t>
                      </w:r>
                      <w:proofErr w:type="spellStart"/>
                      <w:r>
                        <w:t>frame.add</w:t>
                      </w:r>
                      <w:proofErr w:type="spellEnd"/>
                      <w:r>
                        <w:t>(label</w:t>
                      </w:r>
                      <w:proofErr w:type="gramStart"/>
                      <w:r>
                        <w:t>);</w:t>
                      </w:r>
                      <w:proofErr w:type="gramEnd"/>
                    </w:p>
                    <w:p w:rsidR="00862AAB" w:rsidP="00862AAB" w:rsidRDefault="00862AAB" w14:paraId="3B7B4B86" w14:textId="77777777">
                      <w:pPr>
                        <w:numPr>
                          <w:ilvl w:val="0"/>
                          <w:numId w:val="0"/>
                        </w:numPr>
                      </w:pPr>
                    </w:p>
                    <w:p w:rsidR="00862AAB" w:rsidP="00862AAB" w:rsidRDefault="00862AAB" w14:paraId="23914879" w14:textId="77777777">
                      <w:pPr>
                        <w:numPr>
                          <w:ilvl w:val="0"/>
                          <w:numId w:val="0"/>
                        </w:numPr>
                      </w:pPr>
                      <w:r>
                        <w:t xml:space="preserve">        // Make the frame visible</w:t>
                      </w:r>
                    </w:p>
                    <w:p w:rsidR="00862AAB" w:rsidP="00862AAB" w:rsidRDefault="00862AAB" w14:paraId="324D83E8" w14:textId="77777777">
                      <w:pPr>
                        <w:numPr>
                          <w:ilvl w:val="0"/>
                          <w:numId w:val="0"/>
                        </w:numPr>
                      </w:pPr>
                      <w:r>
                        <w:t xml:space="preserve">        </w:t>
                      </w:r>
                      <w:proofErr w:type="spellStart"/>
                      <w:proofErr w:type="gramStart"/>
                      <w:r>
                        <w:t>frame.setVisible</w:t>
                      </w:r>
                      <w:proofErr w:type="spellEnd"/>
                      <w:proofErr w:type="gramEnd"/>
                      <w:r>
                        <w:t>(true</w:t>
                      </w:r>
                      <w:proofErr w:type="gramStart"/>
                      <w:r>
                        <w:t>);</w:t>
                      </w:r>
                      <w:proofErr w:type="gramEnd"/>
                    </w:p>
                    <w:p w:rsidR="00862AAB" w:rsidP="00862AAB" w:rsidRDefault="00862AAB" w14:paraId="1DD60B11" w14:textId="77777777">
                      <w:pPr>
                        <w:numPr>
                          <w:ilvl w:val="0"/>
                          <w:numId w:val="0"/>
                        </w:numPr>
                      </w:pPr>
                      <w:r>
                        <w:t xml:space="preserve">    }</w:t>
                      </w:r>
                    </w:p>
                    <w:p w:rsidRPr="00CF012C" w:rsidR="00862AAB" w:rsidP="00862AAB" w:rsidRDefault="00862AAB" w14:paraId="1229F6F1" w14:textId="2CDE4FBC">
                      <w:pPr>
                        <w:numPr>
                          <w:ilvl w:val="0"/>
                          <w:numId w:val="0"/>
                        </w:numPr>
                      </w:pPr>
                      <w:r>
                        <w:t>}</w:t>
                      </w:r>
                    </w:p>
                  </w:txbxContent>
                </v:textbox>
                <w10:wrap anchorx="margin"/>
              </v:shape>
            </w:pict>
          </mc:Fallback>
        </mc:AlternateContent>
      </w:r>
    </w:p>
    <w:p w:rsidR="003D017D" w:rsidP="003D017D" w:rsidRDefault="003D017D" w14:paraId="3E9C27A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D017D" w:rsidP="003D017D" w:rsidRDefault="003D017D" w14:paraId="78F3DF4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D017D" w:rsidP="003D017D" w:rsidRDefault="003D017D" w14:paraId="5A4EC86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D017D" w:rsidP="003D017D" w:rsidRDefault="003D017D" w14:paraId="0539F66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D017D" w:rsidP="003D017D" w:rsidRDefault="003D017D" w14:paraId="66C5E45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2BFB786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02A3BAE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24D9013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75337B6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7FD8FEA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63D98F0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4699280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2DD3BDE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7B9AE85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009DF51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26805C1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11CAC3B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0BE38A4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2AAB" w:rsidP="003D017D" w:rsidRDefault="00862AAB" w14:paraId="19513A4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E37E9" w:rsidP="00DE37E9" w:rsidRDefault="00DE37E9" w14:paraId="677B574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DE37E9">
        <w:rPr>
          <w:rFonts w:eastAsia="Times New Roman" w:cs="Times New Roman"/>
          <w:b/>
          <w:kern w:val="0"/>
          <w:sz w:val="24"/>
          <w:szCs w:val="24"/>
          <w:lang w:eastAsia="en-PH"/>
          <w14:ligatures w14:val="none"/>
        </w:rPr>
        <w:t>Explanation:</w:t>
      </w:r>
    </w:p>
    <w:p w:rsidRPr="00DE37E9" w:rsidR="00DE37E9" w:rsidP="005E4004" w:rsidRDefault="00DE37E9" w14:paraId="458C215F" w14:textId="77777777">
      <w:pPr>
        <w:pStyle w:val="ListParagraph"/>
        <w:numPr>
          <w:ilvl w:val="0"/>
          <w:numId w:val="84"/>
        </w:numPr>
        <w:spacing w:before="100" w:beforeAutospacing="1" w:after="100" w:afterAutospacing="1" w:line="240" w:lineRule="auto"/>
        <w:rPr>
          <w:rFonts w:eastAsia="Times New Roman" w:cs="Times New Roman"/>
          <w:bCs/>
          <w:kern w:val="0"/>
          <w:sz w:val="24"/>
          <w:szCs w:val="24"/>
          <w:lang w:eastAsia="en-PH"/>
          <w14:ligatures w14:val="none"/>
        </w:rPr>
      </w:pPr>
      <w:proofErr w:type="spellStart"/>
      <w:r w:rsidRPr="00DE37E9">
        <w:rPr>
          <w:rFonts w:eastAsia="Times New Roman" w:cs="Times New Roman"/>
          <w:bCs/>
          <w:kern w:val="0"/>
          <w:sz w:val="24"/>
          <w:szCs w:val="24"/>
          <w:lang w:eastAsia="en-PH"/>
          <w14:ligatures w14:val="none"/>
        </w:rPr>
        <w:t>JFrame</w:t>
      </w:r>
      <w:proofErr w:type="spellEnd"/>
      <w:r w:rsidRPr="00DE37E9">
        <w:rPr>
          <w:rFonts w:eastAsia="Times New Roman" w:cs="Times New Roman"/>
          <w:bCs/>
          <w:kern w:val="0"/>
          <w:sz w:val="24"/>
          <w:szCs w:val="24"/>
          <w:lang w:eastAsia="en-PH"/>
          <w14:ligatures w14:val="none"/>
        </w:rPr>
        <w:t xml:space="preserve"> → creates the window.</w:t>
      </w:r>
    </w:p>
    <w:p w:rsidRPr="00DE37E9" w:rsidR="00DE37E9" w:rsidP="005E4004" w:rsidRDefault="00DE37E9" w14:paraId="4D01AF98" w14:textId="77777777">
      <w:pPr>
        <w:pStyle w:val="ListParagraph"/>
        <w:numPr>
          <w:ilvl w:val="0"/>
          <w:numId w:val="84"/>
        </w:numPr>
        <w:spacing w:before="100" w:beforeAutospacing="1" w:after="100" w:afterAutospacing="1" w:line="240" w:lineRule="auto"/>
        <w:rPr>
          <w:rFonts w:eastAsia="Times New Roman" w:cs="Times New Roman"/>
          <w:bCs/>
          <w:kern w:val="0"/>
          <w:sz w:val="24"/>
          <w:szCs w:val="24"/>
          <w:lang w:eastAsia="en-PH"/>
          <w14:ligatures w14:val="none"/>
        </w:rPr>
      </w:pPr>
      <w:proofErr w:type="spellStart"/>
      <w:proofErr w:type="gramStart"/>
      <w:r w:rsidRPr="00DE37E9">
        <w:rPr>
          <w:rFonts w:eastAsia="Times New Roman" w:cs="Times New Roman"/>
          <w:bCs/>
          <w:kern w:val="0"/>
          <w:sz w:val="24"/>
          <w:szCs w:val="24"/>
          <w:lang w:eastAsia="en-PH"/>
          <w14:ligatures w14:val="none"/>
        </w:rPr>
        <w:t>setSize</w:t>
      </w:r>
      <w:proofErr w:type="spellEnd"/>
      <w:r w:rsidRPr="00DE37E9">
        <w:rPr>
          <w:rFonts w:eastAsia="Times New Roman" w:cs="Times New Roman"/>
          <w:bCs/>
          <w:kern w:val="0"/>
          <w:sz w:val="24"/>
          <w:szCs w:val="24"/>
          <w:lang w:eastAsia="en-PH"/>
          <w14:ligatures w14:val="none"/>
        </w:rPr>
        <w:t>(</w:t>
      </w:r>
      <w:proofErr w:type="gramEnd"/>
      <w:r w:rsidRPr="00DE37E9">
        <w:rPr>
          <w:rFonts w:eastAsia="Times New Roman" w:cs="Times New Roman"/>
          <w:bCs/>
          <w:kern w:val="0"/>
          <w:sz w:val="24"/>
          <w:szCs w:val="24"/>
          <w:lang w:eastAsia="en-PH"/>
          <w14:ligatures w14:val="none"/>
        </w:rPr>
        <w:t>) → defines window dimensions.</w:t>
      </w:r>
    </w:p>
    <w:p w:rsidRPr="00DE37E9" w:rsidR="00DE37E9" w:rsidP="005E4004" w:rsidRDefault="00DE37E9" w14:paraId="18C67E2F" w14:textId="77777777">
      <w:pPr>
        <w:pStyle w:val="ListParagraph"/>
        <w:numPr>
          <w:ilvl w:val="0"/>
          <w:numId w:val="84"/>
        </w:numPr>
        <w:spacing w:before="100" w:beforeAutospacing="1" w:after="100" w:afterAutospacing="1" w:line="240" w:lineRule="auto"/>
        <w:rPr>
          <w:rFonts w:eastAsia="Times New Roman" w:cs="Times New Roman"/>
          <w:bCs/>
          <w:kern w:val="0"/>
          <w:sz w:val="24"/>
          <w:szCs w:val="24"/>
          <w:lang w:eastAsia="en-PH"/>
          <w14:ligatures w14:val="none"/>
        </w:rPr>
      </w:pPr>
      <w:proofErr w:type="spellStart"/>
      <w:proofErr w:type="gramStart"/>
      <w:r w:rsidRPr="00DE37E9">
        <w:rPr>
          <w:rFonts w:eastAsia="Times New Roman" w:cs="Times New Roman"/>
          <w:bCs/>
          <w:kern w:val="0"/>
          <w:sz w:val="24"/>
          <w:szCs w:val="24"/>
          <w:lang w:eastAsia="en-PH"/>
          <w14:ligatures w14:val="none"/>
        </w:rPr>
        <w:t>setDefaultCloseOperation</w:t>
      </w:r>
      <w:proofErr w:type="spellEnd"/>
      <w:r w:rsidRPr="00DE37E9">
        <w:rPr>
          <w:rFonts w:eastAsia="Times New Roman" w:cs="Times New Roman"/>
          <w:bCs/>
          <w:kern w:val="0"/>
          <w:sz w:val="24"/>
          <w:szCs w:val="24"/>
          <w:lang w:eastAsia="en-PH"/>
          <w14:ligatures w14:val="none"/>
        </w:rPr>
        <w:t>(</w:t>
      </w:r>
      <w:proofErr w:type="gramEnd"/>
      <w:r w:rsidRPr="00DE37E9">
        <w:rPr>
          <w:rFonts w:eastAsia="Times New Roman" w:cs="Times New Roman"/>
          <w:bCs/>
          <w:kern w:val="0"/>
          <w:sz w:val="24"/>
          <w:szCs w:val="24"/>
          <w:lang w:eastAsia="en-PH"/>
          <w14:ligatures w14:val="none"/>
        </w:rPr>
        <w:t>) → ensures program stops when you close the window.</w:t>
      </w:r>
    </w:p>
    <w:p w:rsidRPr="00DE37E9" w:rsidR="00DE37E9" w:rsidP="005E4004" w:rsidRDefault="00DE37E9" w14:paraId="30ACA76F" w14:textId="77777777">
      <w:pPr>
        <w:pStyle w:val="ListParagraph"/>
        <w:numPr>
          <w:ilvl w:val="0"/>
          <w:numId w:val="84"/>
        </w:numPr>
        <w:spacing w:before="100" w:beforeAutospacing="1" w:after="100" w:afterAutospacing="1" w:line="240" w:lineRule="auto"/>
        <w:rPr>
          <w:rFonts w:eastAsia="Times New Roman" w:cs="Times New Roman"/>
          <w:bCs/>
          <w:kern w:val="0"/>
          <w:sz w:val="24"/>
          <w:szCs w:val="24"/>
          <w:lang w:eastAsia="en-PH"/>
          <w14:ligatures w14:val="none"/>
        </w:rPr>
      </w:pPr>
      <w:proofErr w:type="spellStart"/>
      <w:r w:rsidRPr="00DE37E9">
        <w:rPr>
          <w:rFonts w:eastAsia="Times New Roman" w:cs="Times New Roman"/>
          <w:bCs/>
          <w:kern w:val="0"/>
          <w:sz w:val="24"/>
          <w:szCs w:val="24"/>
          <w:lang w:eastAsia="en-PH"/>
          <w14:ligatures w14:val="none"/>
        </w:rPr>
        <w:t>JLabel</w:t>
      </w:r>
      <w:proofErr w:type="spellEnd"/>
      <w:r w:rsidRPr="00DE37E9">
        <w:rPr>
          <w:rFonts w:eastAsia="Times New Roman" w:cs="Times New Roman"/>
          <w:bCs/>
          <w:kern w:val="0"/>
          <w:sz w:val="24"/>
          <w:szCs w:val="24"/>
          <w:lang w:eastAsia="en-PH"/>
          <w14:ligatures w14:val="none"/>
        </w:rPr>
        <w:t xml:space="preserve"> → displays text inside the window.</w:t>
      </w:r>
    </w:p>
    <w:p w:rsidRPr="00DE37E9" w:rsidR="00DE37E9" w:rsidP="005E4004" w:rsidRDefault="00DE37E9" w14:paraId="09CBC39E" w14:textId="77777777">
      <w:pPr>
        <w:pStyle w:val="ListParagraph"/>
        <w:numPr>
          <w:ilvl w:val="0"/>
          <w:numId w:val="84"/>
        </w:numPr>
        <w:spacing w:before="100" w:beforeAutospacing="1" w:after="100" w:afterAutospacing="1" w:line="240" w:lineRule="auto"/>
        <w:rPr>
          <w:rFonts w:eastAsia="Times New Roman" w:cs="Times New Roman"/>
          <w:bCs/>
          <w:kern w:val="0"/>
          <w:sz w:val="24"/>
          <w:szCs w:val="24"/>
          <w:lang w:eastAsia="en-PH"/>
          <w14:ligatures w14:val="none"/>
        </w:rPr>
      </w:pPr>
      <w:proofErr w:type="gramStart"/>
      <w:r w:rsidRPr="00DE37E9">
        <w:rPr>
          <w:rFonts w:eastAsia="Times New Roman" w:cs="Times New Roman"/>
          <w:bCs/>
          <w:kern w:val="0"/>
          <w:sz w:val="24"/>
          <w:szCs w:val="24"/>
          <w:lang w:eastAsia="en-PH"/>
          <w14:ligatures w14:val="none"/>
        </w:rPr>
        <w:t>add(</w:t>
      </w:r>
      <w:proofErr w:type="gramEnd"/>
      <w:r w:rsidRPr="00DE37E9">
        <w:rPr>
          <w:rFonts w:eastAsia="Times New Roman" w:cs="Times New Roman"/>
          <w:bCs/>
          <w:kern w:val="0"/>
          <w:sz w:val="24"/>
          <w:szCs w:val="24"/>
          <w:lang w:eastAsia="en-PH"/>
          <w14:ligatures w14:val="none"/>
        </w:rPr>
        <w:t>) → places components in the frame.</w:t>
      </w:r>
    </w:p>
    <w:p w:rsidRPr="00DE37E9" w:rsidR="00B41229" w:rsidP="005E4004" w:rsidRDefault="00DE37E9" w14:paraId="56F21F57" w14:textId="53A55C1E">
      <w:pPr>
        <w:pStyle w:val="ListParagraph"/>
        <w:numPr>
          <w:ilvl w:val="0"/>
          <w:numId w:val="84"/>
        </w:numPr>
        <w:spacing w:before="100" w:beforeAutospacing="1" w:after="100" w:afterAutospacing="1" w:line="240" w:lineRule="auto"/>
        <w:rPr>
          <w:rFonts w:eastAsia="Times New Roman" w:cs="Times New Roman"/>
          <w:bCs/>
          <w:kern w:val="0"/>
          <w:sz w:val="24"/>
          <w:szCs w:val="24"/>
          <w:lang w:eastAsia="en-PH"/>
          <w14:ligatures w14:val="none"/>
        </w:rPr>
      </w:pPr>
      <w:proofErr w:type="spellStart"/>
      <w:r w:rsidRPr="00DE37E9">
        <w:rPr>
          <w:rFonts w:eastAsia="Times New Roman" w:cs="Times New Roman"/>
          <w:bCs/>
          <w:kern w:val="0"/>
          <w:sz w:val="24"/>
          <w:szCs w:val="24"/>
          <w:lang w:eastAsia="en-PH"/>
          <w14:ligatures w14:val="none"/>
        </w:rPr>
        <w:t>setVisible</w:t>
      </w:r>
      <w:proofErr w:type="spellEnd"/>
      <w:r w:rsidRPr="00DE37E9">
        <w:rPr>
          <w:rFonts w:eastAsia="Times New Roman" w:cs="Times New Roman"/>
          <w:bCs/>
          <w:kern w:val="0"/>
          <w:sz w:val="24"/>
          <w:szCs w:val="24"/>
          <w:lang w:eastAsia="en-PH"/>
          <w14:ligatures w14:val="none"/>
        </w:rPr>
        <w:t>(true) → shows the window.</w:t>
      </w:r>
    </w:p>
    <w:p w:rsidR="003D017D" w:rsidP="003D017D" w:rsidRDefault="00DE37E9" w14:paraId="3735452D" w14:textId="2F6EE93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DE37E9">
        <w:rPr>
          <w:rFonts w:eastAsia="Times New Roman" w:cs="Times New Roman"/>
          <w:b/>
          <w:kern w:val="0"/>
          <w:sz w:val="24"/>
          <w:szCs w:val="24"/>
          <w:lang w:eastAsia="en-PH"/>
          <w14:ligatures w14:val="none"/>
        </w:rPr>
        <w:t>Common Swing Components</w:t>
      </w:r>
    </w:p>
    <w:tbl>
      <w:tblPr>
        <w:tblStyle w:val="GridTable1Light"/>
        <w:tblW w:w="0" w:type="auto"/>
        <w:tblLook w:val="04A0" w:firstRow="1" w:lastRow="0" w:firstColumn="1" w:lastColumn="0" w:noHBand="0" w:noVBand="1"/>
      </w:tblPr>
      <w:tblGrid>
        <w:gridCol w:w="3117"/>
        <w:gridCol w:w="3117"/>
        <w:gridCol w:w="3116"/>
      </w:tblGrid>
      <w:tr w:rsidR="00DE37E9" w:rsidTr="000B6655" w14:paraId="4F01D41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rsidRPr="00DE37E9" w:rsidR="00DE37E9" w:rsidP="00DE37E9" w:rsidRDefault="00DE37E9" w14:paraId="7D731579" w14:textId="2420A255">
            <w:pPr>
              <w:numPr>
                <w:ilvl w:val="0"/>
                <w:numId w:val="0"/>
              </w:numPr>
              <w:spacing w:before="100" w:beforeAutospacing="1" w:after="100" w:afterAutospacing="1"/>
              <w:jc w:val="center"/>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Component</w:t>
            </w:r>
          </w:p>
        </w:tc>
        <w:tc>
          <w:tcPr>
            <w:tcW w:w="3117" w:type="dxa"/>
          </w:tcPr>
          <w:p w:rsidRPr="00DE37E9" w:rsidR="00DE37E9" w:rsidP="00DE37E9" w:rsidRDefault="00DE37E9" w14:paraId="430BBA3E" w14:textId="4D721AFD">
            <w:pPr>
              <w:numPr>
                <w:ilvl w:val="0"/>
                <w:numId w:val="0"/>
              </w:num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Description</w:t>
            </w:r>
          </w:p>
        </w:tc>
        <w:tc>
          <w:tcPr>
            <w:tcW w:w="3116" w:type="dxa"/>
          </w:tcPr>
          <w:p w:rsidRPr="00DE37E9" w:rsidR="00DE37E9" w:rsidP="00DE37E9" w:rsidRDefault="00DE37E9" w14:paraId="33F4BCF5" w14:textId="6ED894DC">
            <w:pPr>
              <w:numPr>
                <w:ilvl w:val="0"/>
                <w:numId w:val="0"/>
              </w:num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Example Use</w:t>
            </w:r>
          </w:p>
        </w:tc>
      </w:tr>
      <w:tr w:rsidR="00DE37E9" w:rsidTr="000B6655" w14:paraId="203214DF" w14:textId="77777777">
        <w:tc>
          <w:tcPr>
            <w:cnfStyle w:val="001000000000" w:firstRow="0" w:lastRow="0" w:firstColumn="1" w:lastColumn="0" w:oddVBand="0" w:evenVBand="0" w:oddHBand="0" w:evenHBand="0" w:firstRowFirstColumn="0" w:firstRowLastColumn="0" w:lastRowFirstColumn="0" w:lastRowLastColumn="0"/>
            <w:tcW w:w="3117" w:type="dxa"/>
          </w:tcPr>
          <w:p w:rsidRPr="000B6655" w:rsidR="00DE37E9" w:rsidP="000B6655" w:rsidRDefault="000B6655" w14:paraId="1431CB46" w14:textId="2B93D517">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r w:rsidRPr="000B6655">
              <w:rPr>
                <w:rFonts w:eastAsia="Times New Roman" w:cs="Times New Roman"/>
                <w:b w:val="0"/>
                <w:kern w:val="0"/>
                <w:sz w:val="24"/>
                <w:szCs w:val="24"/>
                <w:lang w:eastAsia="en-PH"/>
                <w14:ligatures w14:val="none"/>
              </w:rPr>
              <w:t>JButton</w:t>
            </w:r>
          </w:p>
        </w:tc>
        <w:tc>
          <w:tcPr>
            <w:tcW w:w="3117" w:type="dxa"/>
          </w:tcPr>
          <w:p w:rsidRPr="00DE37E9" w:rsidR="00DE37E9" w:rsidP="00977B74" w:rsidRDefault="00210301" w14:paraId="55500542" w14:textId="16127F68">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210301">
              <w:rPr>
                <w:rFonts w:eastAsia="Times New Roman" w:cs="Times New Roman"/>
                <w:bCs/>
                <w:kern w:val="0"/>
                <w:sz w:val="24"/>
                <w:szCs w:val="24"/>
                <w:lang w:eastAsia="en-PH"/>
                <w14:ligatures w14:val="none"/>
              </w:rPr>
              <w:t>Clickable button</w:t>
            </w:r>
          </w:p>
        </w:tc>
        <w:tc>
          <w:tcPr>
            <w:tcW w:w="3116" w:type="dxa"/>
          </w:tcPr>
          <w:p w:rsidRPr="00DE37E9" w:rsidR="00DE37E9" w:rsidP="00977B74" w:rsidRDefault="00071D95" w14:paraId="79E6A418" w14:textId="6FD80B08">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071D95">
              <w:rPr>
                <w:rFonts w:eastAsia="Times New Roman" w:cs="Times New Roman"/>
                <w:bCs/>
                <w:kern w:val="0"/>
                <w:sz w:val="24"/>
                <w:szCs w:val="24"/>
                <w:lang w:eastAsia="en-PH"/>
                <w14:ligatures w14:val="none"/>
              </w:rPr>
              <w:t>Submit, Exit</w:t>
            </w:r>
          </w:p>
        </w:tc>
      </w:tr>
      <w:tr w:rsidR="00DE37E9" w:rsidTr="000B6655" w14:paraId="03C88255" w14:textId="77777777">
        <w:tc>
          <w:tcPr>
            <w:cnfStyle w:val="001000000000" w:firstRow="0" w:lastRow="0" w:firstColumn="1" w:lastColumn="0" w:oddVBand="0" w:evenVBand="0" w:oddHBand="0" w:evenHBand="0" w:firstRowFirstColumn="0" w:firstRowLastColumn="0" w:lastRowFirstColumn="0" w:lastRowLastColumn="0"/>
            <w:tcW w:w="3117" w:type="dxa"/>
          </w:tcPr>
          <w:p w:rsidRPr="00DE37E9" w:rsidR="00DE37E9" w:rsidP="000B6655" w:rsidRDefault="000B6655" w14:paraId="3C577512" w14:textId="1E52730E">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0B6655">
              <w:rPr>
                <w:rFonts w:eastAsia="Times New Roman" w:cs="Times New Roman"/>
                <w:b w:val="0"/>
                <w:kern w:val="0"/>
                <w:sz w:val="24"/>
                <w:szCs w:val="24"/>
                <w:lang w:eastAsia="en-PH"/>
                <w14:ligatures w14:val="none"/>
              </w:rPr>
              <w:t>JLabel</w:t>
            </w:r>
            <w:proofErr w:type="spellEnd"/>
          </w:p>
        </w:tc>
        <w:tc>
          <w:tcPr>
            <w:tcW w:w="3117" w:type="dxa"/>
          </w:tcPr>
          <w:p w:rsidRPr="00DE37E9" w:rsidR="00DE37E9" w:rsidP="00977B74" w:rsidRDefault="00210301" w14:paraId="02330703" w14:textId="2E4E7E3F">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210301">
              <w:rPr>
                <w:rFonts w:eastAsia="Times New Roman" w:cs="Times New Roman"/>
                <w:bCs/>
                <w:kern w:val="0"/>
                <w:sz w:val="24"/>
                <w:szCs w:val="24"/>
                <w:lang w:eastAsia="en-PH"/>
                <w14:ligatures w14:val="none"/>
              </w:rPr>
              <w:t>Displays text or images</w:t>
            </w:r>
          </w:p>
        </w:tc>
        <w:tc>
          <w:tcPr>
            <w:tcW w:w="3116" w:type="dxa"/>
          </w:tcPr>
          <w:p w:rsidRPr="00DE37E9" w:rsidR="00DE37E9" w:rsidP="00977B74" w:rsidRDefault="003B1252" w14:paraId="7AA0BEE6" w14:textId="417B19C9">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3B1252">
              <w:rPr>
                <w:rFonts w:eastAsia="Times New Roman" w:cs="Times New Roman"/>
                <w:bCs/>
                <w:kern w:val="0"/>
                <w:sz w:val="24"/>
                <w:szCs w:val="24"/>
                <w:lang w:eastAsia="en-PH"/>
                <w14:ligatures w14:val="none"/>
              </w:rPr>
              <w:t>Titles, Instructions</w:t>
            </w:r>
          </w:p>
        </w:tc>
      </w:tr>
      <w:tr w:rsidR="00DE37E9" w:rsidTr="000B6655" w14:paraId="36FFD80B" w14:textId="77777777">
        <w:tc>
          <w:tcPr>
            <w:cnfStyle w:val="001000000000" w:firstRow="0" w:lastRow="0" w:firstColumn="1" w:lastColumn="0" w:oddVBand="0" w:evenVBand="0" w:oddHBand="0" w:evenHBand="0" w:firstRowFirstColumn="0" w:firstRowLastColumn="0" w:lastRowFirstColumn="0" w:lastRowLastColumn="0"/>
            <w:tcW w:w="3117" w:type="dxa"/>
          </w:tcPr>
          <w:p w:rsidRPr="00DE37E9" w:rsidR="00DE37E9" w:rsidP="000B6655" w:rsidRDefault="000B6655" w14:paraId="3E3CBC56" w14:textId="49D66BD1">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0B6655">
              <w:rPr>
                <w:rFonts w:eastAsia="Times New Roman" w:cs="Times New Roman"/>
                <w:b w:val="0"/>
                <w:kern w:val="0"/>
                <w:sz w:val="24"/>
                <w:szCs w:val="24"/>
                <w:lang w:eastAsia="en-PH"/>
                <w14:ligatures w14:val="none"/>
              </w:rPr>
              <w:t>JTextField</w:t>
            </w:r>
            <w:proofErr w:type="spellEnd"/>
          </w:p>
        </w:tc>
        <w:tc>
          <w:tcPr>
            <w:tcW w:w="3117" w:type="dxa"/>
          </w:tcPr>
          <w:p w:rsidRPr="00DE37E9" w:rsidR="00DE37E9" w:rsidP="00977B74" w:rsidRDefault="00071D95" w14:paraId="3B1217B1" w14:textId="13A3335C">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071D95">
              <w:rPr>
                <w:rFonts w:eastAsia="Times New Roman" w:cs="Times New Roman"/>
                <w:bCs/>
                <w:kern w:val="0"/>
                <w:sz w:val="24"/>
                <w:szCs w:val="24"/>
                <w:lang w:eastAsia="en-PH"/>
                <w14:ligatures w14:val="none"/>
              </w:rPr>
              <w:t>Allows text input</w:t>
            </w:r>
          </w:p>
        </w:tc>
        <w:tc>
          <w:tcPr>
            <w:tcW w:w="3116" w:type="dxa"/>
          </w:tcPr>
          <w:p w:rsidRPr="00DE37E9" w:rsidR="00DE37E9" w:rsidP="00977B74" w:rsidRDefault="003B1252" w14:paraId="4023C315" w14:textId="16B3E78D">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3B1252">
              <w:rPr>
                <w:rFonts w:eastAsia="Times New Roman" w:cs="Times New Roman"/>
                <w:bCs/>
                <w:kern w:val="0"/>
                <w:sz w:val="24"/>
                <w:szCs w:val="24"/>
                <w:lang w:eastAsia="en-PH"/>
                <w14:ligatures w14:val="none"/>
              </w:rPr>
              <w:t>Usernames, Search box</w:t>
            </w:r>
          </w:p>
        </w:tc>
      </w:tr>
      <w:tr w:rsidR="00DE37E9" w:rsidTr="000B6655" w14:paraId="4CAE596A" w14:textId="77777777">
        <w:tc>
          <w:tcPr>
            <w:cnfStyle w:val="001000000000" w:firstRow="0" w:lastRow="0" w:firstColumn="1" w:lastColumn="0" w:oddVBand="0" w:evenVBand="0" w:oddHBand="0" w:evenHBand="0" w:firstRowFirstColumn="0" w:firstRowLastColumn="0" w:lastRowFirstColumn="0" w:lastRowLastColumn="0"/>
            <w:tcW w:w="3117" w:type="dxa"/>
          </w:tcPr>
          <w:p w:rsidRPr="00DE37E9" w:rsidR="00DE37E9" w:rsidP="000B6655" w:rsidRDefault="000B6655" w14:paraId="100FE88E" w14:textId="38124AB9">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0B6655">
              <w:rPr>
                <w:rFonts w:eastAsia="Times New Roman" w:cs="Times New Roman"/>
                <w:b w:val="0"/>
                <w:kern w:val="0"/>
                <w:sz w:val="24"/>
                <w:szCs w:val="24"/>
                <w:lang w:eastAsia="en-PH"/>
                <w14:ligatures w14:val="none"/>
              </w:rPr>
              <w:t>JCheckBox</w:t>
            </w:r>
            <w:proofErr w:type="spellEnd"/>
          </w:p>
        </w:tc>
        <w:tc>
          <w:tcPr>
            <w:tcW w:w="3117" w:type="dxa"/>
          </w:tcPr>
          <w:p w:rsidRPr="00DE37E9" w:rsidR="00DE37E9" w:rsidP="00977B74" w:rsidRDefault="00071D95" w14:paraId="4D5938CC" w14:textId="6238B10D">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071D95">
              <w:rPr>
                <w:rFonts w:eastAsia="Times New Roman" w:cs="Times New Roman"/>
                <w:bCs/>
                <w:kern w:val="0"/>
                <w:sz w:val="24"/>
                <w:szCs w:val="24"/>
                <w:lang w:eastAsia="en-PH"/>
                <w14:ligatures w14:val="none"/>
              </w:rPr>
              <w:t>On/Off selection</w:t>
            </w:r>
          </w:p>
        </w:tc>
        <w:tc>
          <w:tcPr>
            <w:tcW w:w="3116" w:type="dxa"/>
          </w:tcPr>
          <w:p w:rsidRPr="00DE37E9" w:rsidR="00DE37E9" w:rsidP="00977B74" w:rsidRDefault="003B1252" w14:paraId="72E4C033" w14:textId="10D13E6A">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3B1252">
              <w:rPr>
                <w:rFonts w:eastAsia="Times New Roman" w:cs="Times New Roman"/>
                <w:bCs/>
                <w:kern w:val="0"/>
                <w:sz w:val="24"/>
                <w:szCs w:val="24"/>
                <w:lang w:eastAsia="en-PH"/>
                <w14:ligatures w14:val="none"/>
              </w:rPr>
              <w:t>Agree to terms</w:t>
            </w:r>
          </w:p>
        </w:tc>
      </w:tr>
      <w:tr w:rsidR="00DE37E9" w:rsidTr="000B6655" w14:paraId="793CBFA5" w14:textId="77777777">
        <w:tc>
          <w:tcPr>
            <w:cnfStyle w:val="001000000000" w:firstRow="0" w:lastRow="0" w:firstColumn="1" w:lastColumn="0" w:oddVBand="0" w:evenVBand="0" w:oddHBand="0" w:evenHBand="0" w:firstRowFirstColumn="0" w:firstRowLastColumn="0" w:lastRowFirstColumn="0" w:lastRowLastColumn="0"/>
            <w:tcW w:w="3117" w:type="dxa"/>
          </w:tcPr>
          <w:p w:rsidRPr="00210301" w:rsidR="00DE37E9" w:rsidP="000B6655" w:rsidRDefault="00210301" w14:paraId="57A91F22" w14:textId="3AF42667">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210301">
              <w:rPr>
                <w:rFonts w:eastAsia="Times New Roman" w:cs="Times New Roman"/>
                <w:b w:val="0"/>
                <w:kern w:val="0"/>
                <w:sz w:val="24"/>
                <w:szCs w:val="24"/>
                <w:lang w:eastAsia="en-PH"/>
                <w14:ligatures w14:val="none"/>
              </w:rPr>
              <w:t>JRadioButton</w:t>
            </w:r>
            <w:proofErr w:type="spellEnd"/>
          </w:p>
        </w:tc>
        <w:tc>
          <w:tcPr>
            <w:tcW w:w="3117" w:type="dxa"/>
          </w:tcPr>
          <w:p w:rsidRPr="00210301" w:rsidR="00DE37E9" w:rsidP="00977B74" w:rsidRDefault="00071D95" w14:paraId="0E1C3D36" w14:textId="6421ABDE">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071D95">
              <w:rPr>
                <w:rFonts w:eastAsia="Times New Roman" w:cs="Times New Roman"/>
                <w:bCs/>
                <w:kern w:val="0"/>
                <w:sz w:val="24"/>
                <w:szCs w:val="24"/>
                <w:lang w:eastAsia="en-PH"/>
                <w14:ligatures w14:val="none"/>
              </w:rPr>
              <w:t>One choice among many</w:t>
            </w:r>
          </w:p>
        </w:tc>
        <w:tc>
          <w:tcPr>
            <w:tcW w:w="3116" w:type="dxa"/>
          </w:tcPr>
          <w:p w:rsidRPr="00210301" w:rsidR="00DE37E9" w:rsidP="00977B74" w:rsidRDefault="003B1252" w14:paraId="6C64FCA2" w14:textId="6E2AE8CD">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3B1252">
              <w:rPr>
                <w:rFonts w:eastAsia="Times New Roman" w:cs="Times New Roman"/>
                <w:bCs/>
                <w:kern w:val="0"/>
                <w:sz w:val="24"/>
                <w:szCs w:val="24"/>
                <w:lang w:eastAsia="en-PH"/>
                <w14:ligatures w14:val="none"/>
              </w:rPr>
              <w:t>Gender selection</w:t>
            </w:r>
          </w:p>
        </w:tc>
      </w:tr>
      <w:tr w:rsidR="000B6655" w:rsidTr="000B6655" w14:paraId="6066D93F" w14:textId="77777777">
        <w:tc>
          <w:tcPr>
            <w:cnfStyle w:val="001000000000" w:firstRow="0" w:lastRow="0" w:firstColumn="1" w:lastColumn="0" w:oddVBand="0" w:evenVBand="0" w:oddHBand="0" w:evenHBand="0" w:firstRowFirstColumn="0" w:firstRowLastColumn="0" w:lastRowFirstColumn="0" w:lastRowLastColumn="0"/>
            <w:tcW w:w="3117" w:type="dxa"/>
          </w:tcPr>
          <w:p w:rsidRPr="00210301" w:rsidR="000B6655" w:rsidP="000B6655" w:rsidRDefault="00210301" w14:paraId="10AF0D17" w14:textId="0CE12D04">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210301">
              <w:rPr>
                <w:rFonts w:eastAsia="Times New Roman" w:cs="Times New Roman"/>
                <w:b w:val="0"/>
                <w:kern w:val="0"/>
                <w:sz w:val="24"/>
                <w:szCs w:val="24"/>
                <w:lang w:eastAsia="en-PH"/>
                <w14:ligatures w14:val="none"/>
              </w:rPr>
              <w:t>JComboBox</w:t>
            </w:r>
            <w:proofErr w:type="spellEnd"/>
          </w:p>
        </w:tc>
        <w:tc>
          <w:tcPr>
            <w:tcW w:w="3117" w:type="dxa"/>
          </w:tcPr>
          <w:p w:rsidRPr="00210301" w:rsidR="000B6655" w:rsidP="00977B74" w:rsidRDefault="00071D95" w14:paraId="2695D684" w14:textId="2A486726">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071D95">
              <w:rPr>
                <w:rFonts w:eastAsia="Times New Roman" w:cs="Times New Roman"/>
                <w:bCs/>
                <w:kern w:val="0"/>
                <w:sz w:val="24"/>
                <w:szCs w:val="24"/>
                <w:lang w:eastAsia="en-PH"/>
                <w14:ligatures w14:val="none"/>
              </w:rPr>
              <w:t>Drop-down list</w:t>
            </w:r>
          </w:p>
        </w:tc>
        <w:tc>
          <w:tcPr>
            <w:tcW w:w="3116" w:type="dxa"/>
          </w:tcPr>
          <w:p w:rsidRPr="00210301" w:rsidR="000B6655" w:rsidP="00977B74" w:rsidRDefault="003B1252" w14:paraId="5D535168" w14:textId="127C8C87">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3B1252">
              <w:rPr>
                <w:rFonts w:eastAsia="Times New Roman" w:cs="Times New Roman"/>
                <w:bCs/>
                <w:kern w:val="0"/>
                <w:sz w:val="24"/>
                <w:szCs w:val="24"/>
                <w:lang w:eastAsia="en-PH"/>
                <w14:ligatures w14:val="none"/>
              </w:rPr>
              <w:t>Choosing items</w:t>
            </w:r>
          </w:p>
        </w:tc>
      </w:tr>
      <w:tr w:rsidR="000B6655" w:rsidTr="000B6655" w14:paraId="1533F1E9" w14:textId="77777777">
        <w:tc>
          <w:tcPr>
            <w:cnfStyle w:val="001000000000" w:firstRow="0" w:lastRow="0" w:firstColumn="1" w:lastColumn="0" w:oddVBand="0" w:evenVBand="0" w:oddHBand="0" w:evenHBand="0" w:firstRowFirstColumn="0" w:firstRowLastColumn="0" w:lastRowFirstColumn="0" w:lastRowLastColumn="0"/>
            <w:tcW w:w="3117" w:type="dxa"/>
          </w:tcPr>
          <w:p w:rsidRPr="00210301" w:rsidR="000B6655" w:rsidP="000B6655" w:rsidRDefault="00210301" w14:paraId="582C89E7" w14:textId="5729EA5B">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210301">
              <w:rPr>
                <w:rFonts w:eastAsia="Times New Roman" w:cs="Times New Roman"/>
                <w:b w:val="0"/>
                <w:kern w:val="0"/>
                <w:sz w:val="24"/>
                <w:szCs w:val="24"/>
                <w:lang w:eastAsia="en-PH"/>
                <w14:ligatures w14:val="none"/>
              </w:rPr>
              <w:t>JPanel</w:t>
            </w:r>
            <w:proofErr w:type="spellEnd"/>
          </w:p>
        </w:tc>
        <w:tc>
          <w:tcPr>
            <w:tcW w:w="3117" w:type="dxa"/>
          </w:tcPr>
          <w:p w:rsidRPr="00210301" w:rsidR="000B6655" w:rsidP="00977B74" w:rsidRDefault="00071D95" w14:paraId="3FB3356A" w14:textId="5034A744">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071D95">
              <w:rPr>
                <w:rFonts w:eastAsia="Times New Roman" w:cs="Times New Roman"/>
                <w:bCs/>
                <w:kern w:val="0"/>
                <w:sz w:val="24"/>
                <w:szCs w:val="24"/>
                <w:lang w:eastAsia="en-PH"/>
                <w14:ligatures w14:val="none"/>
              </w:rPr>
              <w:t>Grouping area for components</w:t>
            </w:r>
          </w:p>
        </w:tc>
        <w:tc>
          <w:tcPr>
            <w:tcW w:w="3116" w:type="dxa"/>
          </w:tcPr>
          <w:p w:rsidRPr="00210301" w:rsidR="000B6655" w:rsidP="00977B74" w:rsidRDefault="00977B74" w14:paraId="5914FCD2" w14:textId="01CDDB84">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977B74">
              <w:rPr>
                <w:rFonts w:eastAsia="Times New Roman" w:cs="Times New Roman"/>
                <w:bCs/>
                <w:kern w:val="0"/>
                <w:sz w:val="24"/>
                <w:szCs w:val="24"/>
                <w:lang w:eastAsia="en-PH"/>
                <w14:ligatures w14:val="none"/>
              </w:rPr>
              <w:t>Organizing layout</w:t>
            </w:r>
          </w:p>
        </w:tc>
      </w:tr>
    </w:tbl>
    <w:p w:rsidR="00DE37E9" w:rsidP="003D017D" w:rsidRDefault="00977B74" w14:paraId="5C639CDD" w14:textId="464DEA5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977B74">
        <w:rPr>
          <w:rFonts w:eastAsia="Times New Roman" w:cs="Times New Roman"/>
          <w:b/>
          <w:kern w:val="0"/>
          <w:sz w:val="24"/>
          <w:szCs w:val="24"/>
          <w:lang w:eastAsia="en-PH"/>
          <w14:ligatures w14:val="none"/>
        </w:rPr>
        <w:t>Event Handling in Swing</w:t>
      </w:r>
    </w:p>
    <w:p w:rsidRPr="00977B74" w:rsidR="00977B74" w:rsidP="00977B74" w:rsidRDefault="00977B74" w14:paraId="47D852D2" w14:textId="0E04B736">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77B74">
        <w:rPr>
          <w:rFonts w:eastAsia="Times New Roman" w:cs="Times New Roman"/>
          <w:bCs/>
          <w:kern w:val="0"/>
          <w:sz w:val="24"/>
          <w:szCs w:val="24"/>
          <w:lang w:eastAsia="en-PH"/>
          <w14:ligatures w14:val="none"/>
        </w:rPr>
        <w:t>Swing applications use event listeners to handle user actions (like button clicks).</w:t>
      </w:r>
    </w:p>
    <w:p w:rsidR="00977B74" w:rsidP="00977B74" w:rsidRDefault="00977B74" w14:paraId="24023C9F" w14:textId="296DFA6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09" behindDoc="0" locked="0" layoutInCell="1" allowOverlap="1" wp14:anchorId="30871068" wp14:editId="2A792943">
                <wp:simplePos x="0" y="0"/>
                <wp:positionH relativeFrom="margin">
                  <wp:align>center</wp:align>
                </wp:positionH>
                <wp:positionV relativeFrom="paragraph">
                  <wp:posOffset>329349</wp:posOffset>
                </wp:positionV>
                <wp:extent cx="5347970" cy="940279"/>
                <wp:effectExtent l="0" t="0" r="24130" b="12700"/>
                <wp:wrapNone/>
                <wp:docPr id="475908946" name="Text Box 10"/>
                <wp:cNvGraphicFramePr/>
                <a:graphic xmlns:a="http://schemas.openxmlformats.org/drawingml/2006/main">
                  <a:graphicData uri="http://schemas.microsoft.com/office/word/2010/wordprocessingShape">
                    <wps:wsp>
                      <wps:cNvSpPr txBox="1"/>
                      <wps:spPr>
                        <a:xfrm>
                          <a:off x="0" y="0"/>
                          <a:ext cx="5347970" cy="940279"/>
                        </a:xfrm>
                        <a:prstGeom prst="rect">
                          <a:avLst/>
                        </a:prstGeom>
                        <a:solidFill>
                          <a:schemeClr val="tx1"/>
                        </a:solidFill>
                        <a:ln w="6350">
                          <a:solidFill>
                            <a:prstClr val="black"/>
                          </a:solidFill>
                        </a:ln>
                      </wps:spPr>
                      <wps:txbx>
                        <w:txbxContent>
                          <w:p w:rsidR="00977B74" w:rsidP="00977B74" w:rsidRDefault="00977B74" w14:paraId="2C5F5065" w14:textId="7465C9E7">
                            <w:pPr>
                              <w:numPr>
                                <w:ilvl w:val="0"/>
                                <w:numId w:val="0"/>
                              </w:numPr>
                            </w:pPr>
                            <w:r>
                              <w:t>java</w:t>
                            </w:r>
                          </w:p>
                          <w:p w:rsidR="00977B74" w:rsidP="00977B74" w:rsidRDefault="00977B74" w14:paraId="781DBBE7" w14:textId="77777777">
                            <w:pPr>
                              <w:numPr>
                                <w:ilvl w:val="0"/>
                                <w:numId w:val="0"/>
                              </w:numPr>
                            </w:pPr>
                          </w:p>
                          <w:p w:rsidRPr="00CF012C" w:rsidR="00977B74" w:rsidP="00977B74" w:rsidRDefault="00977B74" w14:paraId="0AC8E91E" w14:textId="37DEB45B">
                            <w:pPr>
                              <w:numPr>
                                <w:ilvl w:val="0"/>
                                <w:numId w:val="0"/>
                              </w:numPr>
                            </w:pPr>
                            <w:proofErr w:type="spellStart"/>
                            <w:proofErr w:type="gramStart"/>
                            <w:r w:rsidRPr="00977B74">
                              <w:t>button.addActionListener</w:t>
                            </w:r>
                            <w:proofErr w:type="spellEnd"/>
                            <w:proofErr w:type="gramEnd"/>
                            <w:r w:rsidRPr="00977B74">
                              <w:t xml:space="preserve">(e -&gt; </w:t>
                            </w:r>
                            <w:proofErr w:type="spellStart"/>
                            <w:r w:rsidRPr="00977B74">
                              <w:t>System.out.println</w:t>
                            </w:r>
                            <w:proofErr w:type="spellEnd"/>
                            <w:r w:rsidRPr="00977B74">
                              <w:t>("Button Clicked!")</w:t>
                            </w:r>
                            <w:proofErr w:type="gramStart"/>
                            <w:r w:rsidRPr="00977B74">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AD3B852">
              <v:shape id="_x0000_s1098" style="position:absolute;margin-left:0;margin-top:25.95pt;width:421.1pt;height:74.05pt;z-index:25165830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" w14:anchorId="30871068">
                <v:textbox>
                  <w:txbxContent>
                    <w:p w:rsidR="00977B74" w:rsidP="00977B74" w:rsidRDefault="00977B74" w14:paraId="71D7397B" w14:textId="7465C9E7">
                      <w:pPr>
                        <w:numPr>
                          <w:ilvl w:val="0"/>
                          <w:numId w:val="0"/>
                        </w:numPr>
                      </w:pPr>
                      <w:r>
                        <w:t>java</w:t>
                      </w:r>
                    </w:p>
                    <w:p w:rsidR="00977B74" w:rsidP="00977B74" w:rsidRDefault="00977B74" w14:paraId="3A0FF5F2" w14:textId="77777777">
                      <w:pPr>
                        <w:numPr>
                          <w:ilvl w:val="0"/>
                          <w:numId w:val="0"/>
                        </w:numPr>
                      </w:pPr>
                    </w:p>
                    <w:p w:rsidRPr="00CF012C" w:rsidR="00977B74" w:rsidP="00977B74" w:rsidRDefault="00977B74" w14:paraId="3FEDEEA9" w14:textId="37DEB45B">
                      <w:pPr>
                        <w:numPr>
                          <w:ilvl w:val="0"/>
                          <w:numId w:val="0"/>
                        </w:numPr>
                      </w:pPr>
                      <w:proofErr w:type="spellStart"/>
                      <w:proofErr w:type="gramStart"/>
                      <w:r w:rsidRPr="00977B74">
                        <w:t>button.addActionListener</w:t>
                      </w:r>
                      <w:proofErr w:type="spellEnd"/>
                      <w:proofErr w:type="gramEnd"/>
                      <w:r w:rsidRPr="00977B74">
                        <w:t xml:space="preserve">(e -&gt; </w:t>
                      </w:r>
                      <w:proofErr w:type="spellStart"/>
                      <w:r w:rsidRPr="00977B74">
                        <w:t>System.out.println</w:t>
                      </w:r>
                      <w:proofErr w:type="spellEnd"/>
                      <w:r w:rsidRPr="00977B74">
                        <w:t>("Button Clicked!")</w:t>
                      </w:r>
                      <w:proofErr w:type="gramStart"/>
                      <w:r w:rsidRPr="00977B74">
                        <w:t>);</w:t>
                      </w:r>
                      <w:proofErr w:type="gramEnd"/>
                    </w:p>
                  </w:txbxContent>
                </v:textbox>
                <w10:wrap anchorx="margin"/>
              </v:shape>
            </w:pict>
          </mc:Fallback>
        </mc:AlternateContent>
      </w:r>
      <w:r>
        <w:rPr>
          <w:rFonts w:eastAsia="Times New Roman" w:cs="Times New Roman"/>
          <w:b/>
          <w:kern w:val="0"/>
          <w:sz w:val="24"/>
          <w:szCs w:val="24"/>
          <w:lang w:eastAsia="en-PH"/>
          <w14:ligatures w14:val="none"/>
        </w:rPr>
        <w:t>Example:</w:t>
      </w:r>
    </w:p>
    <w:p w:rsidRPr="00977B74" w:rsidR="00977B74" w:rsidP="00977B74" w:rsidRDefault="00977B74" w14:paraId="1782EE11" w14:textId="06348F6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E37E9" w:rsidP="003D017D" w:rsidRDefault="00DE37E9" w14:paraId="7AF459E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E37E9" w:rsidP="003D017D" w:rsidRDefault="00DE37E9" w14:paraId="668B598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F65E84" w:rsidR="00DE37E9" w:rsidP="00F65E84" w:rsidRDefault="00F65E84" w14:paraId="671557B0" w14:textId="7128CFF3">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F65E84">
        <w:rPr>
          <w:rFonts w:eastAsia="Times New Roman" w:cs="Times New Roman"/>
          <w:bCs/>
          <w:kern w:val="0"/>
          <w:sz w:val="24"/>
          <w:szCs w:val="24"/>
          <w:lang w:eastAsia="en-PH"/>
          <w14:ligatures w14:val="none"/>
        </w:rPr>
        <w:t>This tells the program what to do when the user clicks the button.</w:t>
      </w:r>
    </w:p>
    <w:p w:rsidR="00F65E84" w:rsidP="00F65E84" w:rsidRDefault="00F65E84" w14:paraId="3CB2201A" w14:textId="33168D6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F65E84">
        <w:rPr>
          <w:rFonts w:eastAsia="Times New Roman" w:cs="Times New Roman"/>
          <w:b/>
          <w:kern w:val="0"/>
          <w:sz w:val="24"/>
          <w:szCs w:val="24"/>
          <w:lang w:eastAsia="en-PH"/>
          <w14:ligatures w14:val="none"/>
        </w:rPr>
        <w:t>Advantages of Swing</w:t>
      </w:r>
    </w:p>
    <w:p w:rsidRPr="00F65E84" w:rsidR="00F65E84" w:rsidP="005E4004" w:rsidRDefault="00F65E84" w14:paraId="5BEA80BD" w14:textId="77777777">
      <w:pPr>
        <w:pStyle w:val="ListParagraph"/>
        <w:numPr>
          <w:ilvl w:val="0"/>
          <w:numId w:val="85"/>
        </w:numPr>
        <w:spacing w:before="100" w:beforeAutospacing="1" w:after="100" w:afterAutospacing="1" w:line="240" w:lineRule="auto"/>
        <w:rPr>
          <w:rFonts w:eastAsia="Times New Roman" w:cs="Times New Roman"/>
          <w:bCs/>
          <w:kern w:val="0"/>
          <w:sz w:val="24"/>
          <w:szCs w:val="24"/>
          <w:lang w:eastAsia="en-PH"/>
          <w14:ligatures w14:val="none"/>
        </w:rPr>
      </w:pPr>
      <w:r w:rsidRPr="00F65E84">
        <w:rPr>
          <w:rFonts w:eastAsia="Times New Roman" w:cs="Times New Roman"/>
          <w:bCs/>
          <w:kern w:val="0"/>
          <w:sz w:val="24"/>
          <w:szCs w:val="24"/>
          <w:lang w:eastAsia="en-PH"/>
          <w14:ligatures w14:val="none"/>
        </w:rPr>
        <w:t>Platform Independent (works on any OS)</w:t>
      </w:r>
    </w:p>
    <w:p w:rsidRPr="00F65E84" w:rsidR="00F65E84" w:rsidP="005E4004" w:rsidRDefault="00F65E84" w14:paraId="7FAD5159" w14:textId="77777777">
      <w:pPr>
        <w:pStyle w:val="ListParagraph"/>
        <w:numPr>
          <w:ilvl w:val="0"/>
          <w:numId w:val="85"/>
        </w:numPr>
        <w:spacing w:before="100" w:beforeAutospacing="1" w:after="100" w:afterAutospacing="1" w:line="240" w:lineRule="auto"/>
        <w:rPr>
          <w:rFonts w:eastAsia="Times New Roman" w:cs="Times New Roman"/>
          <w:bCs/>
          <w:kern w:val="0"/>
          <w:sz w:val="24"/>
          <w:szCs w:val="24"/>
          <w:lang w:eastAsia="en-PH"/>
          <w14:ligatures w14:val="none"/>
        </w:rPr>
      </w:pPr>
      <w:r w:rsidRPr="00F65E84">
        <w:rPr>
          <w:rFonts w:eastAsia="Times New Roman" w:cs="Times New Roman"/>
          <w:bCs/>
          <w:kern w:val="0"/>
          <w:sz w:val="24"/>
          <w:szCs w:val="24"/>
          <w:lang w:eastAsia="en-PH"/>
          <w14:ligatures w14:val="none"/>
        </w:rPr>
        <w:t>Rich and flexible components</w:t>
      </w:r>
    </w:p>
    <w:p w:rsidRPr="00F65E84" w:rsidR="00F65E84" w:rsidP="005E4004" w:rsidRDefault="00F65E84" w14:paraId="27A30C4D" w14:textId="77777777">
      <w:pPr>
        <w:pStyle w:val="ListParagraph"/>
        <w:numPr>
          <w:ilvl w:val="0"/>
          <w:numId w:val="85"/>
        </w:numPr>
        <w:spacing w:before="100" w:beforeAutospacing="1" w:after="100" w:afterAutospacing="1" w:line="240" w:lineRule="auto"/>
        <w:rPr>
          <w:rFonts w:eastAsia="Times New Roman" w:cs="Times New Roman"/>
          <w:bCs/>
          <w:kern w:val="0"/>
          <w:sz w:val="24"/>
          <w:szCs w:val="24"/>
          <w:lang w:eastAsia="en-PH"/>
          <w14:ligatures w14:val="none"/>
        </w:rPr>
      </w:pPr>
      <w:r w:rsidRPr="00F65E84">
        <w:rPr>
          <w:rFonts w:eastAsia="Times New Roman" w:cs="Times New Roman"/>
          <w:bCs/>
          <w:kern w:val="0"/>
          <w:sz w:val="24"/>
          <w:szCs w:val="24"/>
          <w:lang w:eastAsia="en-PH"/>
          <w14:ligatures w14:val="none"/>
        </w:rPr>
        <w:t>Easier to design GUIs compared to AWT</w:t>
      </w:r>
    </w:p>
    <w:p w:rsidRPr="00F65E84" w:rsidR="00F65E84" w:rsidP="005E4004" w:rsidRDefault="00F65E84" w14:paraId="75FF226D" w14:textId="201D85CF">
      <w:pPr>
        <w:pStyle w:val="ListParagraph"/>
        <w:numPr>
          <w:ilvl w:val="0"/>
          <w:numId w:val="85"/>
        </w:numPr>
        <w:spacing w:before="100" w:beforeAutospacing="1" w:after="100" w:afterAutospacing="1" w:line="240" w:lineRule="auto"/>
        <w:rPr>
          <w:rFonts w:eastAsia="Times New Roman" w:cs="Times New Roman"/>
          <w:bCs/>
          <w:kern w:val="0"/>
          <w:sz w:val="24"/>
          <w:szCs w:val="24"/>
          <w:lang w:eastAsia="en-PH"/>
          <w14:ligatures w14:val="none"/>
        </w:rPr>
      </w:pPr>
      <w:r w:rsidRPr="00F65E84">
        <w:rPr>
          <w:rFonts w:eastAsia="Times New Roman" w:cs="Times New Roman"/>
          <w:bCs/>
          <w:kern w:val="0"/>
          <w:sz w:val="24"/>
          <w:szCs w:val="24"/>
          <w:lang w:eastAsia="en-PH"/>
          <w14:ligatures w14:val="none"/>
        </w:rPr>
        <w:t>Supports MVC (Model-View-Controller) design pattern</w:t>
      </w:r>
    </w:p>
    <w:p w:rsidR="00DE37E9" w:rsidP="003D017D" w:rsidRDefault="00F65E84" w14:paraId="6740EC6B" w14:textId="396386B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Conclusion</w:t>
      </w:r>
    </w:p>
    <w:p w:rsidRPr="00535FF9" w:rsidR="00535FF9" w:rsidP="005E4004" w:rsidRDefault="00535FF9" w14:paraId="45F34503" w14:textId="77777777">
      <w:pPr>
        <w:pStyle w:val="ListParagraph"/>
        <w:numPr>
          <w:ilvl w:val="0"/>
          <w:numId w:val="86"/>
        </w:numPr>
        <w:spacing w:before="100" w:beforeAutospacing="1" w:after="100" w:afterAutospacing="1" w:line="240" w:lineRule="auto"/>
        <w:rPr>
          <w:rFonts w:eastAsia="Times New Roman" w:cs="Times New Roman"/>
          <w:bCs/>
          <w:kern w:val="0"/>
          <w:sz w:val="24"/>
          <w:szCs w:val="24"/>
          <w:lang w:eastAsia="en-PH"/>
          <w14:ligatures w14:val="none"/>
        </w:rPr>
      </w:pPr>
      <w:r w:rsidRPr="00535FF9">
        <w:rPr>
          <w:rFonts w:eastAsia="Times New Roman" w:cs="Times New Roman"/>
          <w:bCs/>
          <w:kern w:val="0"/>
          <w:sz w:val="24"/>
          <w:szCs w:val="24"/>
          <w:lang w:eastAsia="en-PH"/>
          <w14:ligatures w14:val="none"/>
        </w:rPr>
        <w:t xml:space="preserve">Java Swing and </w:t>
      </w:r>
      <w:proofErr w:type="spellStart"/>
      <w:r w:rsidRPr="00535FF9">
        <w:rPr>
          <w:rFonts w:eastAsia="Times New Roman" w:cs="Times New Roman"/>
          <w:bCs/>
          <w:kern w:val="0"/>
          <w:sz w:val="24"/>
          <w:szCs w:val="24"/>
          <w:lang w:eastAsia="en-PH"/>
          <w14:ligatures w14:val="none"/>
        </w:rPr>
        <w:t>JFrame</w:t>
      </w:r>
      <w:proofErr w:type="spellEnd"/>
      <w:r w:rsidRPr="00535FF9">
        <w:rPr>
          <w:rFonts w:eastAsia="Times New Roman" w:cs="Times New Roman"/>
          <w:bCs/>
          <w:kern w:val="0"/>
          <w:sz w:val="24"/>
          <w:szCs w:val="24"/>
          <w:lang w:eastAsia="en-PH"/>
          <w14:ligatures w14:val="none"/>
        </w:rPr>
        <w:t xml:space="preserve"> are essential tools for building interactive desktop applications.</w:t>
      </w:r>
    </w:p>
    <w:p w:rsidRPr="00535FF9" w:rsidR="00535FF9" w:rsidP="005E4004" w:rsidRDefault="00535FF9" w14:paraId="3863F77B" w14:textId="7565301A">
      <w:pPr>
        <w:pStyle w:val="ListParagraph"/>
        <w:numPr>
          <w:ilvl w:val="0"/>
          <w:numId w:val="86"/>
        </w:numPr>
        <w:spacing w:before="100" w:beforeAutospacing="1" w:after="100" w:afterAutospacing="1" w:line="240" w:lineRule="auto"/>
        <w:rPr>
          <w:rFonts w:eastAsia="Times New Roman" w:cs="Times New Roman"/>
          <w:bCs/>
          <w:kern w:val="0"/>
          <w:sz w:val="24"/>
          <w:szCs w:val="24"/>
          <w:lang w:eastAsia="en-PH"/>
          <w14:ligatures w14:val="none"/>
        </w:rPr>
      </w:pPr>
      <w:r w:rsidRPr="00535FF9">
        <w:rPr>
          <w:rFonts w:eastAsia="Times New Roman" w:cs="Times New Roman"/>
          <w:bCs/>
          <w:kern w:val="0"/>
          <w:sz w:val="24"/>
          <w:szCs w:val="24"/>
          <w:lang w:eastAsia="en-PH"/>
          <w14:ligatures w14:val="none"/>
        </w:rPr>
        <w:t xml:space="preserve">While the </w:t>
      </w:r>
      <w:proofErr w:type="spellStart"/>
      <w:r w:rsidRPr="00535FF9">
        <w:rPr>
          <w:rFonts w:eastAsia="Times New Roman" w:cs="Times New Roman"/>
          <w:bCs/>
          <w:kern w:val="0"/>
          <w:sz w:val="24"/>
          <w:szCs w:val="24"/>
          <w:lang w:eastAsia="en-PH"/>
          <w14:ligatures w14:val="none"/>
        </w:rPr>
        <w:t>JFrame</w:t>
      </w:r>
      <w:proofErr w:type="spellEnd"/>
      <w:r w:rsidRPr="00535FF9">
        <w:rPr>
          <w:rFonts w:eastAsia="Times New Roman" w:cs="Times New Roman"/>
          <w:bCs/>
          <w:kern w:val="0"/>
          <w:sz w:val="24"/>
          <w:szCs w:val="24"/>
          <w:lang w:eastAsia="en-PH"/>
          <w14:ligatures w14:val="none"/>
        </w:rPr>
        <w:t xml:space="preserve"> acts as the main window, Swing components bring the interface to life with labels, buttons, and input boxes.</w:t>
      </w:r>
    </w:p>
    <w:p w:rsidR="00DE37E9" w:rsidP="005E4004" w:rsidRDefault="00535FF9" w14:paraId="51E1255C" w14:textId="11E4DB9D">
      <w:pPr>
        <w:pStyle w:val="ListParagraph"/>
        <w:numPr>
          <w:ilvl w:val="0"/>
          <w:numId w:val="86"/>
        </w:numPr>
        <w:spacing w:before="100" w:beforeAutospacing="1" w:after="100" w:afterAutospacing="1" w:line="240" w:lineRule="auto"/>
        <w:rPr>
          <w:rFonts w:eastAsia="Times New Roman" w:cs="Times New Roman"/>
          <w:bCs/>
          <w:kern w:val="0"/>
          <w:sz w:val="24"/>
          <w:szCs w:val="24"/>
          <w:lang w:eastAsia="en-PH"/>
          <w14:ligatures w14:val="none"/>
        </w:rPr>
      </w:pPr>
      <w:r w:rsidRPr="00535FF9">
        <w:rPr>
          <w:rFonts w:eastAsia="Times New Roman" w:cs="Times New Roman"/>
          <w:bCs/>
          <w:kern w:val="0"/>
          <w:sz w:val="24"/>
          <w:szCs w:val="24"/>
          <w:lang w:eastAsia="en-PH"/>
          <w14:ligatures w14:val="none"/>
        </w:rPr>
        <w:t>Together, they allow programmers to design user-friendly applications that go beyond plain text — providing a more visual and engaging user experience.</w:t>
      </w:r>
    </w:p>
    <w:p w:rsidRPr="00505A29" w:rsidR="00535FF9" w:rsidP="00505A29" w:rsidRDefault="00505A29" w14:paraId="42B410B0" w14:textId="5184EA4B">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r>
        <w:rPr>
          <w:rFonts w:eastAsia="Times New Roman" w:cs="Times New Roman"/>
          <w:bCs/>
          <w:kern w:val="0"/>
          <w:sz w:val="24"/>
          <w:szCs w:val="24"/>
          <w:lang w:eastAsia="en-PH"/>
          <w14:ligatures w14:val="none"/>
        </w:rPr>
        <w:t xml:space="preserve">Video Link: </w:t>
      </w:r>
      <w:hyperlink w:history="1" r:id="rId47">
        <w:r w:rsidRPr="00FF62EB">
          <w:rPr>
            <w:rStyle w:val="Hyperlink"/>
            <w:rFonts w:eastAsia="Times New Roman" w:cs="Times New Roman"/>
            <w:bCs/>
            <w:kern w:val="0"/>
            <w:sz w:val="24"/>
            <w:szCs w:val="24"/>
            <w:lang w:eastAsia="en-PH"/>
            <w14:ligatures w14:val="none"/>
          </w:rPr>
          <w:t>https://youtu.be/4BRUmU-ETRk?si=5feJcpGKFKZvPEOz</w:t>
        </w:r>
      </w:hyperlink>
      <w:r>
        <w:rPr>
          <w:rFonts w:eastAsia="Times New Roman" w:cs="Times New Roman"/>
          <w:bCs/>
          <w:kern w:val="0"/>
          <w:sz w:val="24"/>
          <w:szCs w:val="24"/>
          <w:lang w:eastAsia="en-PH"/>
          <w14:ligatures w14:val="none"/>
        </w:rPr>
        <w:t xml:space="preserve"> </w:t>
      </w:r>
    </w:p>
    <w:p w:rsidRPr="00535FF9" w:rsidR="00B41229" w:rsidP="005E4004" w:rsidRDefault="0057364D" w14:paraId="74DB3AD5" w14:textId="77777777">
      <w:pPr>
        <w:pStyle w:val="ListParagraph"/>
        <w:numPr>
          <w:ilvl w:val="1"/>
          <w:numId w:val="72"/>
        </w:numPr>
        <w:spacing w:before="100" w:beforeAutospacing="1" w:after="100" w:afterAutospacing="1" w:line="240" w:lineRule="auto"/>
        <w:rPr>
          <w:rFonts w:eastAsia="Times New Roman" w:cs="Times New Roman"/>
          <w:b/>
          <w:color w:val="EE0000"/>
          <w:kern w:val="0"/>
          <w:sz w:val="24"/>
          <w:szCs w:val="24"/>
          <w:lang w:eastAsia="en-PH"/>
          <w14:ligatures w14:val="none"/>
        </w:rPr>
      </w:pPr>
      <w:r w:rsidRPr="00535FF9">
        <w:rPr>
          <w:rFonts w:eastAsia="Times New Roman" w:cs="Times New Roman"/>
          <w:b/>
          <w:color w:val="EE0000"/>
          <w:kern w:val="0"/>
          <w:sz w:val="24"/>
          <w:szCs w:val="24"/>
          <w:lang w:eastAsia="en-PH"/>
          <w14:ligatures w14:val="none"/>
        </w:rPr>
        <w:t>Using Layout Managers</w:t>
      </w:r>
    </w:p>
    <w:p w:rsidRPr="007A475B" w:rsidR="00A139A7" w:rsidP="007A475B" w:rsidRDefault="00A139A7" w14:paraId="2E2FE99E" w14:textId="14AA2A0E">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7A475B">
        <w:rPr>
          <w:rFonts w:eastAsia="Times New Roman" w:cs="Times New Roman"/>
          <w:bCs/>
          <w:kern w:val="0"/>
          <w:sz w:val="24"/>
          <w:szCs w:val="24"/>
          <w:lang w:eastAsia="en-PH"/>
          <w14:ligatures w14:val="none"/>
        </w:rPr>
        <w:t>In Java Swing, when you design a Graphical User Interface (GUI), you often need to arrange components like buttons, labels, and text fields inside a window.</w:t>
      </w:r>
      <w:r w:rsidRPr="007A475B">
        <w:rPr>
          <w:rFonts w:eastAsia="Times New Roman" w:cs="Times New Roman"/>
          <w:bCs/>
          <w:kern w:val="0"/>
          <w:sz w:val="24"/>
          <w:szCs w:val="24"/>
          <w:lang w:eastAsia="en-PH"/>
          <w14:ligatures w14:val="none"/>
        </w:rPr>
        <w:br/>
      </w:r>
      <w:r w:rsidRPr="007A475B">
        <w:rPr>
          <w:rFonts w:eastAsia="Times New Roman" w:cs="Times New Roman"/>
          <w:bCs/>
          <w:kern w:val="0"/>
          <w:sz w:val="24"/>
          <w:szCs w:val="24"/>
          <w:lang w:eastAsia="en-PH"/>
          <w14:ligatures w14:val="none"/>
        </w:rPr>
        <w:t>This is where Layout Managers come in.</w:t>
      </w:r>
    </w:p>
    <w:p w:rsidRPr="007A475B" w:rsidR="00A139A7" w:rsidP="00A139A7" w:rsidRDefault="00A139A7" w14:paraId="09FBCB67"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7A475B">
        <w:rPr>
          <w:rFonts w:eastAsia="Times New Roman" w:cs="Times New Roman"/>
          <w:bCs/>
          <w:kern w:val="0"/>
          <w:sz w:val="24"/>
          <w:szCs w:val="24"/>
          <w:lang w:eastAsia="en-PH"/>
          <w14:ligatures w14:val="none"/>
        </w:rPr>
        <w:t>In Java Swing, when you design a Graphical User Interface (GUI), you often need to arrange components like buttons, labels, and text fields inside a window.</w:t>
      </w:r>
    </w:p>
    <w:p w:rsidRPr="007A475B" w:rsidR="00A139A7" w:rsidP="00A139A7" w:rsidRDefault="00A139A7" w14:paraId="635E4B1F" w14:textId="1BB6F64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7A475B">
        <w:rPr>
          <w:rFonts w:eastAsia="Times New Roman" w:cs="Times New Roman"/>
          <w:bCs/>
          <w:kern w:val="0"/>
          <w:sz w:val="24"/>
          <w:szCs w:val="24"/>
          <w:lang w:eastAsia="en-PH"/>
          <w14:ligatures w14:val="none"/>
        </w:rPr>
        <w:t>This is where Layout Managers come in.</w:t>
      </w:r>
    </w:p>
    <w:p w:rsidR="007A475B" w:rsidP="007A475B" w:rsidRDefault="007A475B" w14:paraId="55305BE9" w14:textId="4875405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7A475B">
        <w:rPr>
          <w:rFonts w:eastAsia="Times New Roman" w:cs="Times New Roman"/>
          <w:b/>
          <w:kern w:val="0"/>
          <w:sz w:val="24"/>
          <w:szCs w:val="24"/>
          <w:lang w:eastAsia="en-PH"/>
          <w14:ligatures w14:val="none"/>
        </w:rPr>
        <w:t>What is a Layout Manager?</w:t>
      </w:r>
    </w:p>
    <w:p w:rsidRPr="00A26581" w:rsidR="007A475B" w:rsidP="007A475B" w:rsidRDefault="00A26581" w14:paraId="304C4488" w14:textId="4294E823">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A26581">
        <w:rPr>
          <w:rFonts w:eastAsia="Times New Roman" w:cs="Times New Roman"/>
          <w:bCs/>
          <w:kern w:val="0"/>
          <w:sz w:val="24"/>
          <w:szCs w:val="24"/>
          <w:lang w:eastAsia="en-PH"/>
          <w14:ligatures w14:val="none"/>
        </w:rPr>
        <w:t>A Layout Manager is an object that controls the way components are placed inside a container.</w:t>
      </w:r>
    </w:p>
    <w:p w:rsidR="00A26581" w:rsidP="00A26581" w:rsidRDefault="00A26581" w14:paraId="6426B01B" w14:textId="15AADC5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A26581">
        <w:rPr>
          <w:rFonts w:eastAsia="Times New Roman" w:cs="Times New Roman"/>
          <w:b/>
          <w:kern w:val="0"/>
          <w:sz w:val="24"/>
          <w:szCs w:val="24"/>
          <w:lang w:eastAsia="en-PH"/>
          <w14:ligatures w14:val="none"/>
        </w:rPr>
        <w:t>It defines how components are:</w:t>
      </w:r>
    </w:p>
    <w:p w:rsidRPr="00A26581" w:rsidR="00A26581" w:rsidP="005E4004" w:rsidRDefault="00A26581" w14:paraId="73FEB0AF" w14:textId="24810683">
      <w:pPr>
        <w:pStyle w:val="ListParagraph"/>
        <w:numPr>
          <w:ilvl w:val="0"/>
          <w:numId w:val="87"/>
        </w:numPr>
        <w:spacing w:before="100" w:beforeAutospacing="1" w:after="100" w:afterAutospacing="1" w:line="240" w:lineRule="auto"/>
        <w:rPr>
          <w:rFonts w:eastAsia="Times New Roman" w:cs="Times New Roman"/>
          <w:bCs/>
          <w:kern w:val="0"/>
          <w:sz w:val="24"/>
          <w:szCs w:val="24"/>
          <w:lang w:eastAsia="en-PH"/>
          <w14:ligatures w14:val="none"/>
        </w:rPr>
      </w:pPr>
      <w:r w:rsidRPr="00A26581">
        <w:rPr>
          <w:rFonts w:eastAsia="Times New Roman" w:cs="Times New Roman"/>
          <w:bCs/>
          <w:kern w:val="0"/>
          <w:sz w:val="24"/>
          <w:szCs w:val="24"/>
          <w:lang w:eastAsia="en-PH"/>
          <w14:ligatures w14:val="none"/>
        </w:rPr>
        <w:t>Arranged (in rows, columns, grids, etc.)</w:t>
      </w:r>
    </w:p>
    <w:p w:rsidRPr="00A26581" w:rsidR="00A26581" w:rsidP="005E4004" w:rsidRDefault="00A26581" w14:paraId="35F686F9" w14:textId="5FFB6C35">
      <w:pPr>
        <w:pStyle w:val="ListParagraph"/>
        <w:numPr>
          <w:ilvl w:val="0"/>
          <w:numId w:val="87"/>
        </w:numPr>
        <w:spacing w:before="100" w:beforeAutospacing="1" w:after="100" w:afterAutospacing="1" w:line="240" w:lineRule="auto"/>
        <w:rPr>
          <w:rFonts w:eastAsia="Times New Roman" w:cs="Times New Roman"/>
          <w:bCs/>
          <w:kern w:val="0"/>
          <w:sz w:val="24"/>
          <w:szCs w:val="24"/>
          <w:lang w:eastAsia="en-PH"/>
          <w14:ligatures w14:val="none"/>
        </w:rPr>
      </w:pPr>
      <w:r w:rsidRPr="00A26581">
        <w:rPr>
          <w:rFonts w:eastAsia="Times New Roman" w:cs="Times New Roman"/>
          <w:bCs/>
          <w:kern w:val="0"/>
          <w:sz w:val="24"/>
          <w:szCs w:val="24"/>
          <w:lang w:eastAsia="en-PH"/>
          <w14:ligatures w14:val="none"/>
        </w:rPr>
        <w:t>Sized (fixed or automatically adjusted)</w:t>
      </w:r>
    </w:p>
    <w:p w:rsidRPr="00A26581" w:rsidR="00A26581" w:rsidP="005E4004" w:rsidRDefault="00A26581" w14:paraId="14765591" w14:textId="4DA4C33E">
      <w:pPr>
        <w:pStyle w:val="ListParagraph"/>
        <w:numPr>
          <w:ilvl w:val="0"/>
          <w:numId w:val="87"/>
        </w:numPr>
        <w:spacing w:before="100" w:beforeAutospacing="1" w:after="100" w:afterAutospacing="1" w:line="240" w:lineRule="auto"/>
        <w:rPr>
          <w:rFonts w:eastAsia="Times New Roman" w:cs="Times New Roman"/>
          <w:bCs/>
          <w:kern w:val="0"/>
          <w:sz w:val="24"/>
          <w:szCs w:val="24"/>
          <w:lang w:eastAsia="en-PH"/>
          <w14:ligatures w14:val="none"/>
        </w:rPr>
      </w:pPr>
      <w:r w:rsidRPr="00A26581">
        <w:rPr>
          <w:rFonts w:eastAsia="Times New Roman" w:cs="Times New Roman"/>
          <w:bCs/>
          <w:kern w:val="0"/>
          <w:sz w:val="24"/>
          <w:szCs w:val="24"/>
          <w:lang w:eastAsia="en-PH"/>
          <w14:ligatures w14:val="none"/>
        </w:rPr>
        <w:t>Aligned (centered, left-aligned, etc.)</w:t>
      </w:r>
    </w:p>
    <w:p w:rsidR="007A475B" w:rsidP="007A475B" w:rsidRDefault="007436BC" w14:paraId="111E9FCB" w14:textId="68A72BA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7436BC">
        <w:rPr>
          <w:rFonts w:eastAsia="Times New Roman" w:cs="Times New Roman"/>
          <w:b/>
          <w:kern w:val="0"/>
          <w:sz w:val="24"/>
          <w:szCs w:val="24"/>
          <w:lang w:eastAsia="en-PH"/>
          <w14:ligatures w14:val="none"/>
        </w:rPr>
        <w:t>Why Use Layout Managers?</w:t>
      </w:r>
    </w:p>
    <w:p w:rsidRPr="007436BC" w:rsidR="007436BC" w:rsidP="007436BC" w:rsidRDefault="007436BC" w14:paraId="273183CB" w14:textId="23C9B55A">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7436BC">
        <w:rPr>
          <w:rFonts w:eastAsia="Times New Roman" w:cs="Times New Roman"/>
          <w:bCs/>
          <w:kern w:val="0"/>
          <w:sz w:val="24"/>
          <w:szCs w:val="24"/>
          <w:lang w:eastAsia="en-PH"/>
          <w14:ligatures w14:val="none"/>
        </w:rPr>
        <w:t>Without a layout manager, you’d have to manually specify the x/y position of every component — which is tedious and not flexible.</w:t>
      </w:r>
    </w:p>
    <w:p w:rsidR="007436BC" w:rsidP="007436BC" w:rsidRDefault="007436BC" w14:paraId="55DB969B" w14:textId="6F8446D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Layout Managers: </w:t>
      </w:r>
    </w:p>
    <w:p w:rsidRPr="00B40F1F" w:rsidR="00B40F1F" w:rsidP="005E4004" w:rsidRDefault="00B40F1F" w14:paraId="2B8F2AC4" w14:textId="77777777">
      <w:pPr>
        <w:pStyle w:val="ListParagraph"/>
        <w:numPr>
          <w:ilvl w:val="0"/>
          <w:numId w:val="88"/>
        </w:numPr>
        <w:spacing w:before="100" w:beforeAutospacing="1" w:after="100" w:afterAutospacing="1" w:line="240" w:lineRule="auto"/>
        <w:rPr>
          <w:rFonts w:eastAsia="Times New Roman" w:cs="Times New Roman"/>
          <w:bCs/>
          <w:kern w:val="0"/>
          <w:sz w:val="24"/>
          <w:szCs w:val="24"/>
          <w:lang w:eastAsia="en-PH"/>
          <w14:ligatures w14:val="none"/>
        </w:rPr>
      </w:pPr>
      <w:r w:rsidRPr="00B40F1F">
        <w:rPr>
          <w:rFonts w:eastAsia="Times New Roman" w:cs="Times New Roman"/>
          <w:bCs/>
          <w:kern w:val="0"/>
          <w:sz w:val="24"/>
          <w:szCs w:val="24"/>
          <w:lang w:eastAsia="en-PH"/>
          <w14:ligatures w14:val="none"/>
        </w:rPr>
        <w:t>Adjust automatically when the window is resized.</w:t>
      </w:r>
    </w:p>
    <w:p w:rsidRPr="00B40F1F" w:rsidR="00B40F1F" w:rsidP="005E4004" w:rsidRDefault="00B40F1F" w14:paraId="2E686191" w14:textId="77777777">
      <w:pPr>
        <w:pStyle w:val="ListParagraph"/>
        <w:numPr>
          <w:ilvl w:val="0"/>
          <w:numId w:val="88"/>
        </w:numPr>
        <w:spacing w:before="100" w:beforeAutospacing="1" w:after="100" w:afterAutospacing="1" w:line="240" w:lineRule="auto"/>
        <w:rPr>
          <w:rFonts w:eastAsia="Times New Roman" w:cs="Times New Roman"/>
          <w:bCs/>
          <w:kern w:val="0"/>
          <w:sz w:val="24"/>
          <w:szCs w:val="24"/>
          <w:lang w:eastAsia="en-PH"/>
          <w14:ligatures w14:val="none"/>
        </w:rPr>
      </w:pPr>
      <w:r w:rsidRPr="00B40F1F">
        <w:rPr>
          <w:rFonts w:eastAsia="Times New Roman" w:cs="Times New Roman"/>
          <w:bCs/>
          <w:kern w:val="0"/>
          <w:sz w:val="24"/>
          <w:szCs w:val="24"/>
          <w:lang w:eastAsia="en-PH"/>
          <w14:ligatures w14:val="none"/>
        </w:rPr>
        <w:t>Keep your design clean and consistent.</w:t>
      </w:r>
    </w:p>
    <w:p w:rsidRPr="00B40F1F" w:rsidR="00B40F1F" w:rsidP="005E4004" w:rsidRDefault="00B40F1F" w14:paraId="7573D2A3" w14:textId="77777777">
      <w:pPr>
        <w:pStyle w:val="ListParagraph"/>
        <w:numPr>
          <w:ilvl w:val="0"/>
          <w:numId w:val="88"/>
        </w:numPr>
        <w:spacing w:before="100" w:beforeAutospacing="1" w:after="100" w:afterAutospacing="1" w:line="240" w:lineRule="auto"/>
        <w:rPr>
          <w:rFonts w:eastAsia="Times New Roman" w:cs="Times New Roman"/>
          <w:bCs/>
          <w:kern w:val="0"/>
          <w:sz w:val="24"/>
          <w:szCs w:val="24"/>
          <w:lang w:eastAsia="en-PH"/>
          <w14:ligatures w14:val="none"/>
        </w:rPr>
      </w:pPr>
      <w:r w:rsidRPr="00B40F1F">
        <w:rPr>
          <w:rFonts w:eastAsia="Times New Roman" w:cs="Times New Roman"/>
          <w:bCs/>
          <w:kern w:val="0"/>
          <w:sz w:val="24"/>
          <w:szCs w:val="24"/>
          <w:lang w:eastAsia="en-PH"/>
          <w14:ligatures w14:val="none"/>
        </w:rPr>
        <w:t>Simplify UI design, especially for complex applications.</w:t>
      </w:r>
    </w:p>
    <w:p w:rsidR="007436BC" w:rsidP="00B40F1F" w:rsidRDefault="00B40F1F" w14:paraId="37A5F5DD" w14:textId="4A37246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B40F1F">
        <w:rPr>
          <w:rFonts w:eastAsia="Times New Roman" w:cs="Times New Roman"/>
          <w:b/>
          <w:kern w:val="0"/>
          <w:sz w:val="24"/>
          <w:szCs w:val="24"/>
          <w:lang w:eastAsia="en-PH"/>
          <w14:ligatures w14:val="none"/>
        </w:rPr>
        <w:t>Common Types of Layout Managers</w:t>
      </w:r>
    </w:p>
    <w:p w:rsidR="00B40F1F" w:rsidP="005E4004" w:rsidRDefault="00B40F1F" w14:paraId="697AF916" w14:textId="15A86AAC">
      <w:pPr>
        <w:pStyle w:val="ListParagraph"/>
        <w:numPr>
          <w:ilvl w:val="0"/>
          <w:numId w:val="89"/>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Pr>
          <w:rFonts w:eastAsia="Times New Roman" w:cs="Times New Roman"/>
          <w:b/>
          <w:kern w:val="0"/>
          <w:sz w:val="24"/>
          <w:szCs w:val="24"/>
          <w:lang w:eastAsia="en-PH"/>
          <w14:ligatures w14:val="none"/>
        </w:rPr>
        <w:t>FlowLayout</w:t>
      </w:r>
      <w:proofErr w:type="spellEnd"/>
    </w:p>
    <w:p w:rsidRPr="002C1456" w:rsidR="002C1456" w:rsidP="002C1456" w:rsidRDefault="002C1456" w14:paraId="79A426DD" w14:textId="6F8AAC43">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2C1456">
        <w:rPr>
          <w:rFonts w:eastAsia="Times New Roman" w:cs="Times New Roman"/>
          <w:bCs/>
          <w:kern w:val="0"/>
          <w:sz w:val="24"/>
          <w:szCs w:val="24"/>
          <w:lang w:eastAsia="en-PH"/>
          <w14:ligatures w14:val="none"/>
        </w:rPr>
        <w:t>Arranges components in a single row (like words in a sentence).</w:t>
      </w:r>
    </w:p>
    <w:p w:rsidRPr="002C1456" w:rsidR="002C1456" w:rsidP="002C1456" w:rsidRDefault="002C1456" w14:paraId="5E38F542" w14:textId="40D8AC00">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2C1456">
        <w:rPr>
          <w:rFonts w:eastAsia="Times New Roman" w:cs="Times New Roman"/>
          <w:bCs/>
          <w:kern w:val="0"/>
          <w:sz w:val="24"/>
          <w:szCs w:val="24"/>
          <w:lang w:eastAsia="en-PH"/>
          <w14:ligatures w14:val="none"/>
        </w:rPr>
        <w:t>When there’s no space left, it moves to the next line.</w:t>
      </w:r>
    </w:p>
    <w:p w:rsidRPr="002C1456" w:rsidR="006634F2" w:rsidP="002C1456" w:rsidRDefault="002C1456" w14:paraId="4277E898" w14:textId="4A25CBEE">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2C1456">
        <w:rPr>
          <w:rFonts w:eastAsia="Times New Roman" w:cs="Times New Roman"/>
          <w:bCs/>
          <w:kern w:val="0"/>
          <w:sz w:val="24"/>
          <w:szCs w:val="24"/>
          <w:lang w:eastAsia="en-PH"/>
          <w14:ligatures w14:val="none"/>
        </w:rPr>
        <w:t xml:space="preserve">Default layout for </w:t>
      </w:r>
      <w:proofErr w:type="spellStart"/>
      <w:r w:rsidRPr="002C1456">
        <w:rPr>
          <w:rFonts w:eastAsia="Times New Roman" w:cs="Times New Roman"/>
          <w:bCs/>
          <w:kern w:val="0"/>
          <w:sz w:val="24"/>
          <w:szCs w:val="24"/>
          <w:lang w:eastAsia="en-PH"/>
          <w14:ligatures w14:val="none"/>
        </w:rPr>
        <w:t>JPanel</w:t>
      </w:r>
      <w:proofErr w:type="spellEnd"/>
      <w:r w:rsidRPr="002C1456">
        <w:rPr>
          <w:rFonts w:eastAsia="Times New Roman" w:cs="Times New Roman"/>
          <w:bCs/>
          <w:kern w:val="0"/>
          <w:sz w:val="24"/>
          <w:szCs w:val="24"/>
          <w:lang w:eastAsia="en-PH"/>
          <w14:ligatures w14:val="none"/>
        </w:rPr>
        <w:t>.</w:t>
      </w:r>
    </w:p>
    <w:p w:rsidR="002C1456" w:rsidP="002C1456" w:rsidRDefault="002C1456" w14:paraId="0CCBC49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C1456" w:rsidP="002C1456" w:rsidRDefault="002C1456" w14:paraId="0ABBDB35" w14:textId="41A85E5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10" behindDoc="0" locked="0" layoutInCell="1" allowOverlap="1" wp14:anchorId="1F0FAD10" wp14:editId="34DC9360">
                <wp:simplePos x="0" y="0"/>
                <wp:positionH relativeFrom="margin">
                  <wp:align>center</wp:align>
                </wp:positionH>
                <wp:positionV relativeFrom="paragraph">
                  <wp:posOffset>259391</wp:posOffset>
                </wp:positionV>
                <wp:extent cx="5347970" cy="1751162"/>
                <wp:effectExtent l="0" t="0" r="24130" b="20955"/>
                <wp:wrapNone/>
                <wp:docPr id="1068690951" name="Text Box 10"/>
                <wp:cNvGraphicFramePr/>
                <a:graphic xmlns:a="http://schemas.openxmlformats.org/drawingml/2006/main">
                  <a:graphicData uri="http://schemas.microsoft.com/office/word/2010/wordprocessingShape">
                    <wps:wsp>
                      <wps:cNvSpPr txBox="1"/>
                      <wps:spPr>
                        <a:xfrm>
                          <a:off x="0" y="0"/>
                          <a:ext cx="5347970" cy="1751162"/>
                        </a:xfrm>
                        <a:prstGeom prst="rect">
                          <a:avLst/>
                        </a:prstGeom>
                        <a:solidFill>
                          <a:schemeClr val="tx1"/>
                        </a:solidFill>
                        <a:ln w="6350">
                          <a:solidFill>
                            <a:prstClr val="black"/>
                          </a:solidFill>
                        </a:ln>
                      </wps:spPr>
                      <wps:txbx>
                        <w:txbxContent>
                          <w:p w:rsidR="002C1456" w:rsidP="002C1456" w:rsidRDefault="002C1456" w14:paraId="13FBF63C" w14:textId="77777777">
                            <w:pPr>
                              <w:numPr>
                                <w:ilvl w:val="0"/>
                                <w:numId w:val="0"/>
                              </w:numPr>
                            </w:pPr>
                            <w:r>
                              <w:t>java</w:t>
                            </w:r>
                          </w:p>
                          <w:p w:rsidR="002C1456" w:rsidP="002C1456" w:rsidRDefault="002C1456" w14:paraId="442220CE" w14:textId="77777777">
                            <w:pPr>
                              <w:numPr>
                                <w:ilvl w:val="0"/>
                                <w:numId w:val="0"/>
                              </w:numPr>
                            </w:pPr>
                          </w:p>
                          <w:p w:rsidR="002C1456" w:rsidP="002C1456" w:rsidRDefault="002C1456" w14:paraId="5AEDB928" w14:textId="77777777">
                            <w:pPr>
                              <w:numPr>
                                <w:ilvl w:val="0"/>
                                <w:numId w:val="0"/>
                              </w:numPr>
                            </w:pPr>
                            <w:proofErr w:type="spellStart"/>
                            <w:proofErr w:type="gramStart"/>
                            <w:r>
                              <w:t>setLayout</w:t>
                            </w:r>
                            <w:proofErr w:type="spellEnd"/>
                            <w:r>
                              <w:t>(</w:t>
                            </w:r>
                            <w:proofErr w:type="gramEnd"/>
                            <w:r>
                              <w:t xml:space="preserve">new </w:t>
                            </w:r>
                            <w:proofErr w:type="spellStart"/>
                            <w:proofErr w:type="gramStart"/>
                            <w:r>
                              <w:t>FlowLayout</w:t>
                            </w:r>
                            <w:proofErr w:type="spellEnd"/>
                            <w:r>
                              <w:t>(</w:t>
                            </w:r>
                            <w:proofErr w:type="gramEnd"/>
                            <w:r>
                              <w:t>)</w:t>
                            </w:r>
                            <w:proofErr w:type="gramStart"/>
                            <w:r>
                              <w:t>);</w:t>
                            </w:r>
                            <w:proofErr w:type="gramEnd"/>
                          </w:p>
                          <w:p w:rsidR="002C1456" w:rsidP="002C1456" w:rsidRDefault="002C1456" w14:paraId="6CE521D3" w14:textId="77777777">
                            <w:pPr>
                              <w:numPr>
                                <w:ilvl w:val="0"/>
                                <w:numId w:val="0"/>
                              </w:numPr>
                            </w:pPr>
                            <w:proofErr w:type="gramStart"/>
                            <w:r>
                              <w:t>add(</w:t>
                            </w:r>
                            <w:proofErr w:type="gramEnd"/>
                            <w:r>
                              <w:t xml:space="preserve">new </w:t>
                            </w:r>
                            <w:proofErr w:type="gramStart"/>
                            <w:r>
                              <w:t>JButton(</w:t>
                            </w:r>
                            <w:proofErr w:type="gramEnd"/>
                            <w:r>
                              <w:t>"Button 1")</w:t>
                            </w:r>
                            <w:proofErr w:type="gramStart"/>
                            <w:r>
                              <w:t>);</w:t>
                            </w:r>
                            <w:proofErr w:type="gramEnd"/>
                          </w:p>
                          <w:p w:rsidR="002C1456" w:rsidP="002C1456" w:rsidRDefault="002C1456" w14:paraId="2D4F83E1" w14:textId="77777777">
                            <w:pPr>
                              <w:numPr>
                                <w:ilvl w:val="0"/>
                                <w:numId w:val="0"/>
                              </w:numPr>
                            </w:pPr>
                            <w:proofErr w:type="gramStart"/>
                            <w:r>
                              <w:t>add(</w:t>
                            </w:r>
                            <w:proofErr w:type="gramEnd"/>
                            <w:r>
                              <w:t xml:space="preserve">new </w:t>
                            </w:r>
                            <w:proofErr w:type="gramStart"/>
                            <w:r>
                              <w:t>JButton(</w:t>
                            </w:r>
                            <w:proofErr w:type="gramEnd"/>
                            <w:r>
                              <w:t>"Button 2")</w:t>
                            </w:r>
                            <w:proofErr w:type="gramStart"/>
                            <w:r>
                              <w:t>);</w:t>
                            </w:r>
                            <w:proofErr w:type="gramEnd"/>
                          </w:p>
                          <w:p w:rsidRPr="00CF012C" w:rsidR="002C1456" w:rsidP="002C1456" w:rsidRDefault="002C1456" w14:paraId="6C5163D6" w14:textId="5E831BB0">
                            <w:pPr>
                              <w:numPr>
                                <w:ilvl w:val="0"/>
                                <w:numId w:val="0"/>
                              </w:numPr>
                            </w:pPr>
                            <w:proofErr w:type="gramStart"/>
                            <w:r>
                              <w:t>add(</w:t>
                            </w:r>
                            <w:proofErr w:type="gramEnd"/>
                            <w:r>
                              <w:t xml:space="preserve">new </w:t>
                            </w:r>
                            <w:proofErr w:type="gramStart"/>
                            <w:r>
                              <w:t>JButton(</w:t>
                            </w:r>
                            <w:proofErr w:type="gramEnd"/>
                            <w:r>
                              <w:t>"Button 3")</w:t>
                            </w:r>
                            <w:proofErr w:type="gramStart"/>
                            <w: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81DF987">
              <v:shape id="_x0000_s1099" style="position:absolute;margin-left:0;margin-top:20.4pt;width:421.1pt;height:137.9pt;z-index:25165831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" w14:anchorId="1F0FAD10">
                <v:textbox>
                  <w:txbxContent>
                    <w:p w:rsidR="002C1456" w:rsidP="002C1456" w:rsidRDefault="002C1456" w14:paraId="50B233AA" w14:textId="77777777">
                      <w:pPr>
                        <w:numPr>
                          <w:ilvl w:val="0"/>
                          <w:numId w:val="0"/>
                        </w:numPr>
                      </w:pPr>
                      <w:r>
                        <w:t>java</w:t>
                      </w:r>
                    </w:p>
                    <w:p w:rsidR="002C1456" w:rsidP="002C1456" w:rsidRDefault="002C1456" w14:paraId="5630AD66" w14:textId="77777777">
                      <w:pPr>
                        <w:numPr>
                          <w:ilvl w:val="0"/>
                          <w:numId w:val="0"/>
                        </w:numPr>
                      </w:pPr>
                    </w:p>
                    <w:p w:rsidR="002C1456" w:rsidP="002C1456" w:rsidRDefault="002C1456" w14:paraId="4A27E7CA" w14:textId="77777777">
                      <w:pPr>
                        <w:numPr>
                          <w:ilvl w:val="0"/>
                          <w:numId w:val="0"/>
                        </w:numPr>
                      </w:pPr>
                      <w:proofErr w:type="spellStart"/>
                      <w:proofErr w:type="gramStart"/>
                      <w:r>
                        <w:t>setLayout</w:t>
                      </w:r>
                      <w:proofErr w:type="spellEnd"/>
                      <w:r>
                        <w:t>(</w:t>
                      </w:r>
                      <w:proofErr w:type="gramEnd"/>
                      <w:r>
                        <w:t xml:space="preserve">new </w:t>
                      </w:r>
                      <w:proofErr w:type="spellStart"/>
                      <w:proofErr w:type="gramStart"/>
                      <w:r>
                        <w:t>FlowLayout</w:t>
                      </w:r>
                      <w:proofErr w:type="spellEnd"/>
                      <w:r>
                        <w:t>(</w:t>
                      </w:r>
                      <w:proofErr w:type="gramEnd"/>
                      <w:r>
                        <w:t>)</w:t>
                      </w:r>
                      <w:proofErr w:type="gramStart"/>
                      <w:r>
                        <w:t>);</w:t>
                      </w:r>
                      <w:proofErr w:type="gramEnd"/>
                    </w:p>
                    <w:p w:rsidR="002C1456" w:rsidP="002C1456" w:rsidRDefault="002C1456" w14:paraId="2C7B7143" w14:textId="77777777">
                      <w:pPr>
                        <w:numPr>
                          <w:ilvl w:val="0"/>
                          <w:numId w:val="0"/>
                        </w:numPr>
                      </w:pPr>
                      <w:proofErr w:type="gramStart"/>
                      <w:r>
                        <w:t>add(</w:t>
                      </w:r>
                      <w:proofErr w:type="gramEnd"/>
                      <w:r>
                        <w:t xml:space="preserve">new </w:t>
                      </w:r>
                      <w:proofErr w:type="gramStart"/>
                      <w:r>
                        <w:t>JButton(</w:t>
                      </w:r>
                      <w:proofErr w:type="gramEnd"/>
                      <w:r>
                        <w:t>"Button 1")</w:t>
                      </w:r>
                      <w:proofErr w:type="gramStart"/>
                      <w:r>
                        <w:t>);</w:t>
                      </w:r>
                      <w:proofErr w:type="gramEnd"/>
                    </w:p>
                    <w:p w:rsidR="002C1456" w:rsidP="002C1456" w:rsidRDefault="002C1456" w14:paraId="63141D4D" w14:textId="77777777">
                      <w:pPr>
                        <w:numPr>
                          <w:ilvl w:val="0"/>
                          <w:numId w:val="0"/>
                        </w:numPr>
                      </w:pPr>
                      <w:proofErr w:type="gramStart"/>
                      <w:r>
                        <w:t>add(</w:t>
                      </w:r>
                      <w:proofErr w:type="gramEnd"/>
                      <w:r>
                        <w:t xml:space="preserve">new </w:t>
                      </w:r>
                      <w:proofErr w:type="gramStart"/>
                      <w:r>
                        <w:t>JButton(</w:t>
                      </w:r>
                      <w:proofErr w:type="gramEnd"/>
                      <w:r>
                        <w:t>"Button 2")</w:t>
                      </w:r>
                      <w:proofErr w:type="gramStart"/>
                      <w:r>
                        <w:t>);</w:t>
                      </w:r>
                      <w:proofErr w:type="gramEnd"/>
                    </w:p>
                    <w:p w:rsidRPr="00CF012C" w:rsidR="002C1456" w:rsidP="002C1456" w:rsidRDefault="002C1456" w14:paraId="611D9419" w14:textId="5E831BB0">
                      <w:pPr>
                        <w:numPr>
                          <w:ilvl w:val="0"/>
                          <w:numId w:val="0"/>
                        </w:numPr>
                      </w:pPr>
                      <w:proofErr w:type="gramStart"/>
                      <w:r>
                        <w:t>add(</w:t>
                      </w:r>
                      <w:proofErr w:type="gramEnd"/>
                      <w:r>
                        <w:t xml:space="preserve">new </w:t>
                      </w:r>
                      <w:proofErr w:type="gramStart"/>
                      <w:r>
                        <w:t>JButton(</w:t>
                      </w:r>
                      <w:proofErr w:type="gramEnd"/>
                      <w:r>
                        <w:t>"Button 3")</w:t>
                      </w:r>
                      <w:proofErr w:type="gramStart"/>
                      <w:r>
                        <w:t>);</w:t>
                      </w:r>
                      <w:proofErr w:type="gramEnd"/>
                    </w:p>
                  </w:txbxContent>
                </v:textbox>
                <w10:wrap anchorx="margin"/>
              </v:shape>
            </w:pict>
          </mc:Fallback>
        </mc:AlternateContent>
      </w:r>
      <w:r>
        <w:rPr>
          <w:rFonts w:eastAsia="Times New Roman" w:cs="Times New Roman"/>
          <w:b/>
          <w:kern w:val="0"/>
          <w:sz w:val="24"/>
          <w:szCs w:val="24"/>
          <w:lang w:eastAsia="en-PH"/>
          <w14:ligatures w14:val="none"/>
        </w:rPr>
        <w:t>Example:</w:t>
      </w:r>
    </w:p>
    <w:p w:rsidR="002C1456" w:rsidP="002C1456" w:rsidRDefault="002C1456" w14:paraId="0BAE1645" w14:textId="109BBCD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C1456" w:rsidP="002C1456" w:rsidRDefault="002C1456" w14:paraId="7C0BC3F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C1456" w:rsidP="002C1456" w:rsidRDefault="002C1456" w14:paraId="00127EA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C1456" w:rsidP="002C1456" w:rsidRDefault="002C1456" w14:paraId="3208C4D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C1456" w:rsidP="002C1456" w:rsidRDefault="002C1456" w14:paraId="7CD8FF5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2C1456" w:rsidR="002C1456" w:rsidP="002C1456" w:rsidRDefault="002C1456" w14:paraId="625A5BD3" w14:textId="20DCBAB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Result: </w:t>
      </w:r>
      <w:r w:rsidRPr="002C1456">
        <w:rPr>
          <w:rFonts w:eastAsia="Times New Roman" w:cs="Times New Roman"/>
          <w:bCs/>
          <w:kern w:val="0"/>
          <w:sz w:val="24"/>
          <w:szCs w:val="24"/>
          <w:lang w:eastAsia="en-PH"/>
          <w14:ligatures w14:val="none"/>
        </w:rPr>
        <w:t>Buttons are arranged in one line and wrap to the next line if needed.</w:t>
      </w:r>
    </w:p>
    <w:p w:rsidR="00B40F1F" w:rsidP="005E4004" w:rsidRDefault="00B40F1F" w14:paraId="1B935E8F" w14:textId="4B0DD786">
      <w:pPr>
        <w:pStyle w:val="ListParagraph"/>
        <w:numPr>
          <w:ilvl w:val="0"/>
          <w:numId w:val="89"/>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Border Layout</w:t>
      </w:r>
    </w:p>
    <w:p w:rsidRPr="00B35A04" w:rsidR="00B35A04" w:rsidP="00B35A04" w:rsidRDefault="00B35A04" w14:paraId="16B2047F"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B35A04">
        <w:rPr>
          <w:rFonts w:eastAsia="Times New Roman" w:cs="Times New Roman"/>
          <w:bCs/>
          <w:kern w:val="0"/>
          <w:sz w:val="24"/>
          <w:szCs w:val="24"/>
          <w:lang w:eastAsia="en-PH"/>
          <w14:ligatures w14:val="none"/>
        </w:rPr>
        <w:t>Divides the container into five regions:</w:t>
      </w:r>
    </w:p>
    <w:p w:rsidRPr="00B35A04" w:rsidR="00B35A04" w:rsidP="00B35A04" w:rsidRDefault="00B35A04" w14:paraId="66AD85A0" w14:textId="10E32B50">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B35A04">
        <w:rPr>
          <w:rFonts w:eastAsia="Times New Roman" w:cs="Times New Roman"/>
          <w:bCs/>
          <w:kern w:val="0"/>
          <w:sz w:val="24"/>
          <w:szCs w:val="24"/>
          <w:lang w:eastAsia="en-PH"/>
          <w14:ligatures w14:val="none"/>
        </w:rPr>
        <w:t>NORTH, SOUTH, EAST, WEST, and CENTER.</w:t>
      </w:r>
    </w:p>
    <w:p w:rsidRPr="00B35A04" w:rsidR="002C1456" w:rsidP="00B35A04" w:rsidRDefault="00B35A04" w14:paraId="20426EE5" w14:textId="29EC4902">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B35A04">
        <w:rPr>
          <w:rFonts w:eastAsia="Times New Roman" w:cs="Times New Roman"/>
          <w:bCs/>
          <w:kern w:val="0"/>
          <w:sz w:val="24"/>
          <w:szCs w:val="24"/>
          <w:lang w:eastAsia="en-PH"/>
          <w14:ligatures w14:val="none"/>
        </w:rPr>
        <w:t xml:space="preserve">Default layout for </w:t>
      </w:r>
      <w:proofErr w:type="spellStart"/>
      <w:r w:rsidRPr="00B35A04">
        <w:rPr>
          <w:rFonts w:eastAsia="Times New Roman" w:cs="Times New Roman"/>
          <w:bCs/>
          <w:kern w:val="0"/>
          <w:sz w:val="24"/>
          <w:szCs w:val="24"/>
          <w:lang w:eastAsia="en-PH"/>
          <w14:ligatures w14:val="none"/>
        </w:rPr>
        <w:t>JFrame</w:t>
      </w:r>
      <w:proofErr w:type="spellEnd"/>
      <w:r w:rsidRPr="00B35A04">
        <w:rPr>
          <w:rFonts w:eastAsia="Times New Roman" w:cs="Times New Roman"/>
          <w:bCs/>
          <w:kern w:val="0"/>
          <w:sz w:val="24"/>
          <w:szCs w:val="24"/>
          <w:lang w:eastAsia="en-PH"/>
          <w14:ligatures w14:val="none"/>
        </w:rPr>
        <w:t>.</w:t>
      </w:r>
    </w:p>
    <w:p w:rsidR="00B35A04" w:rsidP="00B35A04" w:rsidRDefault="00B35A04" w14:paraId="2C7785BF" w14:textId="7EB427D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11" behindDoc="0" locked="0" layoutInCell="1" allowOverlap="1" wp14:anchorId="45BA5683" wp14:editId="37A65E8E">
                <wp:simplePos x="0" y="0"/>
                <wp:positionH relativeFrom="margin">
                  <wp:align>center</wp:align>
                </wp:positionH>
                <wp:positionV relativeFrom="paragraph">
                  <wp:posOffset>354390</wp:posOffset>
                </wp:positionV>
                <wp:extent cx="5347970" cy="2406770"/>
                <wp:effectExtent l="0" t="0" r="24130" b="12700"/>
                <wp:wrapNone/>
                <wp:docPr id="1845935646" name="Text Box 10"/>
                <wp:cNvGraphicFramePr/>
                <a:graphic xmlns:a="http://schemas.openxmlformats.org/drawingml/2006/main">
                  <a:graphicData uri="http://schemas.microsoft.com/office/word/2010/wordprocessingShape">
                    <wps:wsp>
                      <wps:cNvSpPr txBox="1"/>
                      <wps:spPr>
                        <a:xfrm>
                          <a:off x="0" y="0"/>
                          <a:ext cx="5347970" cy="2406770"/>
                        </a:xfrm>
                        <a:prstGeom prst="rect">
                          <a:avLst/>
                        </a:prstGeom>
                        <a:solidFill>
                          <a:schemeClr val="tx1"/>
                        </a:solidFill>
                        <a:ln w="6350">
                          <a:solidFill>
                            <a:prstClr val="black"/>
                          </a:solidFill>
                        </a:ln>
                      </wps:spPr>
                      <wps:txbx>
                        <w:txbxContent>
                          <w:p w:rsidR="00B35A04" w:rsidP="00B35A04" w:rsidRDefault="00B35A04" w14:paraId="0499D235" w14:textId="77777777">
                            <w:pPr>
                              <w:numPr>
                                <w:ilvl w:val="0"/>
                                <w:numId w:val="0"/>
                              </w:numPr>
                            </w:pPr>
                            <w:r>
                              <w:t>java</w:t>
                            </w:r>
                          </w:p>
                          <w:p w:rsidR="00B35A04" w:rsidP="00B35A04" w:rsidRDefault="00B35A04" w14:paraId="1C21E24B" w14:textId="77777777">
                            <w:pPr>
                              <w:numPr>
                                <w:ilvl w:val="0"/>
                                <w:numId w:val="0"/>
                              </w:numPr>
                            </w:pPr>
                          </w:p>
                          <w:p w:rsidR="00B35A04" w:rsidP="00B35A04" w:rsidRDefault="00B35A04" w14:paraId="65193727" w14:textId="77777777">
                            <w:pPr>
                              <w:numPr>
                                <w:ilvl w:val="0"/>
                                <w:numId w:val="0"/>
                              </w:numPr>
                            </w:pPr>
                            <w:proofErr w:type="spellStart"/>
                            <w:proofErr w:type="gramStart"/>
                            <w:r>
                              <w:t>setLayout</w:t>
                            </w:r>
                            <w:proofErr w:type="spellEnd"/>
                            <w:r>
                              <w:t>(</w:t>
                            </w:r>
                            <w:proofErr w:type="gramEnd"/>
                            <w:r>
                              <w:t xml:space="preserve">new </w:t>
                            </w:r>
                            <w:proofErr w:type="spellStart"/>
                            <w:proofErr w:type="gramStart"/>
                            <w:r>
                              <w:t>BorderLayout</w:t>
                            </w:r>
                            <w:proofErr w:type="spellEnd"/>
                            <w:r>
                              <w:t>(</w:t>
                            </w:r>
                            <w:proofErr w:type="gramEnd"/>
                            <w:r>
                              <w:t>)</w:t>
                            </w:r>
                            <w:proofErr w:type="gramStart"/>
                            <w:r>
                              <w:t>);</w:t>
                            </w:r>
                            <w:proofErr w:type="gramEnd"/>
                          </w:p>
                          <w:p w:rsidR="00B35A04" w:rsidP="00B35A04" w:rsidRDefault="00B35A04" w14:paraId="1365C4FD" w14:textId="77777777">
                            <w:pPr>
                              <w:numPr>
                                <w:ilvl w:val="0"/>
                                <w:numId w:val="0"/>
                              </w:numPr>
                            </w:pPr>
                            <w:proofErr w:type="gramStart"/>
                            <w:r>
                              <w:t>add(</w:t>
                            </w:r>
                            <w:proofErr w:type="gramEnd"/>
                            <w:r>
                              <w:t xml:space="preserve">new JButton("Top"), </w:t>
                            </w:r>
                            <w:proofErr w:type="spellStart"/>
                            <w:r>
                              <w:t>BorderLayout.NORTH</w:t>
                            </w:r>
                            <w:proofErr w:type="spellEnd"/>
                            <w:proofErr w:type="gramStart"/>
                            <w:r>
                              <w:t>);</w:t>
                            </w:r>
                            <w:proofErr w:type="gramEnd"/>
                          </w:p>
                          <w:p w:rsidR="00B35A04" w:rsidP="00B35A04" w:rsidRDefault="00B35A04" w14:paraId="4242CE04" w14:textId="77777777">
                            <w:pPr>
                              <w:numPr>
                                <w:ilvl w:val="0"/>
                                <w:numId w:val="0"/>
                              </w:numPr>
                            </w:pPr>
                            <w:proofErr w:type="gramStart"/>
                            <w:r>
                              <w:t>add(</w:t>
                            </w:r>
                            <w:proofErr w:type="gramEnd"/>
                            <w:r>
                              <w:t xml:space="preserve">new JButton("Bottom"), </w:t>
                            </w:r>
                            <w:proofErr w:type="spellStart"/>
                            <w:r>
                              <w:t>BorderLayout.SOUTH</w:t>
                            </w:r>
                            <w:proofErr w:type="spellEnd"/>
                            <w:proofErr w:type="gramStart"/>
                            <w:r>
                              <w:t>);</w:t>
                            </w:r>
                            <w:proofErr w:type="gramEnd"/>
                          </w:p>
                          <w:p w:rsidR="00B35A04" w:rsidP="00B35A04" w:rsidRDefault="00B35A04" w14:paraId="17E63A76" w14:textId="77777777">
                            <w:pPr>
                              <w:numPr>
                                <w:ilvl w:val="0"/>
                                <w:numId w:val="0"/>
                              </w:numPr>
                            </w:pPr>
                            <w:proofErr w:type="gramStart"/>
                            <w:r>
                              <w:t>add(</w:t>
                            </w:r>
                            <w:proofErr w:type="gramEnd"/>
                            <w:r>
                              <w:t xml:space="preserve">new JButton("Left"), </w:t>
                            </w:r>
                            <w:proofErr w:type="spellStart"/>
                            <w:r>
                              <w:t>BorderLayout.WEST</w:t>
                            </w:r>
                            <w:proofErr w:type="spellEnd"/>
                            <w:proofErr w:type="gramStart"/>
                            <w:r>
                              <w:t>);</w:t>
                            </w:r>
                            <w:proofErr w:type="gramEnd"/>
                          </w:p>
                          <w:p w:rsidR="00B35A04" w:rsidP="00B35A04" w:rsidRDefault="00B35A04" w14:paraId="765D6D85" w14:textId="77777777">
                            <w:pPr>
                              <w:numPr>
                                <w:ilvl w:val="0"/>
                                <w:numId w:val="0"/>
                              </w:numPr>
                            </w:pPr>
                            <w:proofErr w:type="gramStart"/>
                            <w:r>
                              <w:t>add(</w:t>
                            </w:r>
                            <w:proofErr w:type="gramEnd"/>
                            <w:r>
                              <w:t xml:space="preserve">new JButton("Right"), </w:t>
                            </w:r>
                            <w:proofErr w:type="spellStart"/>
                            <w:r>
                              <w:t>BorderLayout.EAST</w:t>
                            </w:r>
                            <w:proofErr w:type="spellEnd"/>
                            <w:proofErr w:type="gramStart"/>
                            <w:r>
                              <w:t>);</w:t>
                            </w:r>
                            <w:proofErr w:type="gramEnd"/>
                          </w:p>
                          <w:p w:rsidRPr="00CF012C" w:rsidR="00B35A04" w:rsidP="00B35A04" w:rsidRDefault="00B35A04" w14:paraId="2FA9CB1D" w14:textId="793F9168">
                            <w:pPr>
                              <w:numPr>
                                <w:ilvl w:val="0"/>
                                <w:numId w:val="0"/>
                              </w:numPr>
                            </w:pPr>
                            <w:proofErr w:type="gramStart"/>
                            <w:r>
                              <w:t>add(</w:t>
                            </w:r>
                            <w:proofErr w:type="gramEnd"/>
                            <w:r>
                              <w:t xml:space="preserve">new JButton("Center"), </w:t>
                            </w:r>
                            <w:proofErr w:type="spellStart"/>
                            <w:r>
                              <w:t>BorderLayout.CENTER</w:t>
                            </w:r>
                            <w:proofErr w:type="spellEnd"/>
                            <w:proofErr w:type="gramStart"/>
                            <w: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53A3952">
              <v:shape id="_x0000_s1100" style="position:absolute;margin-left:0;margin-top:27.9pt;width:421.1pt;height:189.5pt;z-index:25165831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" w14:anchorId="45BA5683">
                <v:textbox>
                  <w:txbxContent>
                    <w:p w:rsidR="00B35A04" w:rsidP="00B35A04" w:rsidRDefault="00B35A04" w14:paraId="2849AD67" w14:textId="77777777">
                      <w:pPr>
                        <w:numPr>
                          <w:ilvl w:val="0"/>
                          <w:numId w:val="0"/>
                        </w:numPr>
                      </w:pPr>
                      <w:r>
                        <w:t>java</w:t>
                      </w:r>
                    </w:p>
                    <w:p w:rsidR="00B35A04" w:rsidP="00B35A04" w:rsidRDefault="00B35A04" w14:paraId="61829076" w14:textId="77777777">
                      <w:pPr>
                        <w:numPr>
                          <w:ilvl w:val="0"/>
                          <w:numId w:val="0"/>
                        </w:numPr>
                      </w:pPr>
                    </w:p>
                    <w:p w:rsidR="00B35A04" w:rsidP="00B35A04" w:rsidRDefault="00B35A04" w14:paraId="074F9309" w14:textId="77777777">
                      <w:pPr>
                        <w:numPr>
                          <w:ilvl w:val="0"/>
                          <w:numId w:val="0"/>
                        </w:numPr>
                      </w:pPr>
                      <w:proofErr w:type="spellStart"/>
                      <w:proofErr w:type="gramStart"/>
                      <w:r>
                        <w:t>setLayout</w:t>
                      </w:r>
                      <w:proofErr w:type="spellEnd"/>
                      <w:r>
                        <w:t>(</w:t>
                      </w:r>
                      <w:proofErr w:type="gramEnd"/>
                      <w:r>
                        <w:t xml:space="preserve">new </w:t>
                      </w:r>
                      <w:proofErr w:type="spellStart"/>
                      <w:proofErr w:type="gramStart"/>
                      <w:r>
                        <w:t>BorderLayout</w:t>
                      </w:r>
                      <w:proofErr w:type="spellEnd"/>
                      <w:r>
                        <w:t>(</w:t>
                      </w:r>
                      <w:proofErr w:type="gramEnd"/>
                      <w:r>
                        <w:t>)</w:t>
                      </w:r>
                      <w:proofErr w:type="gramStart"/>
                      <w:r>
                        <w:t>);</w:t>
                      </w:r>
                      <w:proofErr w:type="gramEnd"/>
                    </w:p>
                    <w:p w:rsidR="00B35A04" w:rsidP="00B35A04" w:rsidRDefault="00B35A04" w14:paraId="31FD48CF" w14:textId="77777777">
                      <w:pPr>
                        <w:numPr>
                          <w:ilvl w:val="0"/>
                          <w:numId w:val="0"/>
                        </w:numPr>
                      </w:pPr>
                      <w:proofErr w:type="gramStart"/>
                      <w:r>
                        <w:t>add(</w:t>
                      </w:r>
                      <w:proofErr w:type="gramEnd"/>
                      <w:r>
                        <w:t xml:space="preserve">new JButton("Top"), </w:t>
                      </w:r>
                      <w:proofErr w:type="spellStart"/>
                      <w:r>
                        <w:t>BorderLayout.NORTH</w:t>
                      </w:r>
                      <w:proofErr w:type="spellEnd"/>
                      <w:proofErr w:type="gramStart"/>
                      <w:r>
                        <w:t>);</w:t>
                      </w:r>
                      <w:proofErr w:type="gramEnd"/>
                    </w:p>
                    <w:p w:rsidR="00B35A04" w:rsidP="00B35A04" w:rsidRDefault="00B35A04" w14:paraId="4FFFD569" w14:textId="77777777">
                      <w:pPr>
                        <w:numPr>
                          <w:ilvl w:val="0"/>
                          <w:numId w:val="0"/>
                        </w:numPr>
                      </w:pPr>
                      <w:proofErr w:type="gramStart"/>
                      <w:r>
                        <w:t>add(</w:t>
                      </w:r>
                      <w:proofErr w:type="gramEnd"/>
                      <w:r>
                        <w:t xml:space="preserve">new JButton("Bottom"), </w:t>
                      </w:r>
                      <w:proofErr w:type="spellStart"/>
                      <w:r>
                        <w:t>BorderLayout.SOUTH</w:t>
                      </w:r>
                      <w:proofErr w:type="spellEnd"/>
                      <w:proofErr w:type="gramStart"/>
                      <w:r>
                        <w:t>);</w:t>
                      </w:r>
                      <w:proofErr w:type="gramEnd"/>
                    </w:p>
                    <w:p w:rsidR="00B35A04" w:rsidP="00B35A04" w:rsidRDefault="00B35A04" w14:paraId="5F8E730A" w14:textId="77777777">
                      <w:pPr>
                        <w:numPr>
                          <w:ilvl w:val="0"/>
                          <w:numId w:val="0"/>
                        </w:numPr>
                      </w:pPr>
                      <w:proofErr w:type="gramStart"/>
                      <w:r>
                        <w:t>add(</w:t>
                      </w:r>
                      <w:proofErr w:type="gramEnd"/>
                      <w:r>
                        <w:t xml:space="preserve">new JButton("Left"), </w:t>
                      </w:r>
                      <w:proofErr w:type="spellStart"/>
                      <w:r>
                        <w:t>BorderLayout.WEST</w:t>
                      </w:r>
                      <w:proofErr w:type="spellEnd"/>
                      <w:proofErr w:type="gramStart"/>
                      <w:r>
                        <w:t>);</w:t>
                      </w:r>
                      <w:proofErr w:type="gramEnd"/>
                    </w:p>
                    <w:p w:rsidR="00B35A04" w:rsidP="00B35A04" w:rsidRDefault="00B35A04" w14:paraId="65CA7015" w14:textId="77777777">
                      <w:pPr>
                        <w:numPr>
                          <w:ilvl w:val="0"/>
                          <w:numId w:val="0"/>
                        </w:numPr>
                      </w:pPr>
                      <w:proofErr w:type="gramStart"/>
                      <w:r>
                        <w:t>add(</w:t>
                      </w:r>
                      <w:proofErr w:type="gramEnd"/>
                      <w:r>
                        <w:t xml:space="preserve">new JButton("Right"), </w:t>
                      </w:r>
                      <w:proofErr w:type="spellStart"/>
                      <w:r>
                        <w:t>BorderLayout.EAST</w:t>
                      </w:r>
                      <w:proofErr w:type="spellEnd"/>
                      <w:proofErr w:type="gramStart"/>
                      <w:r>
                        <w:t>);</w:t>
                      </w:r>
                      <w:proofErr w:type="gramEnd"/>
                    </w:p>
                    <w:p w:rsidRPr="00CF012C" w:rsidR="00B35A04" w:rsidP="00B35A04" w:rsidRDefault="00B35A04" w14:paraId="02BB2081" w14:textId="793F9168">
                      <w:pPr>
                        <w:numPr>
                          <w:ilvl w:val="0"/>
                          <w:numId w:val="0"/>
                        </w:numPr>
                      </w:pPr>
                      <w:proofErr w:type="gramStart"/>
                      <w:r>
                        <w:t>add(</w:t>
                      </w:r>
                      <w:proofErr w:type="gramEnd"/>
                      <w:r>
                        <w:t xml:space="preserve">new JButton("Center"), </w:t>
                      </w:r>
                      <w:proofErr w:type="spellStart"/>
                      <w:r>
                        <w:t>BorderLayout.CENTER</w:t>
                      </w:r>
                      <w:proofErr w:type="spellEnd"/>
                      <w:proofErr w:type="gramStart"/>
                      <w:r>
                        <w:t>);</w:t>
                      </w:r>
                      <w:proofErr w:type="gramEnd"/>
                    </w:p>
                  </w:txbxContent>
                </v:textbox>
                <w10:wrap anchorx="margin"/>
              </v:shape>
            </w:pict>
          </mc:Fallback>
        </mc:AlternateContent>
      </w:r>
      <w:r>
        <w:rPr>
          <w:rFonts w:eastAsia="Times New Roman" w:cs="Times New Roman"/>
          <w:b/>
          <w:kern w:val="0"/>
          <w:sz w:val="24"/>
          <w:szCs w:val="24"/>
          <w:lang w:eastAsia="en-PH"/>
          <w14:ligatures w14:val="none"/>
        </w:rPr>
        <w:t>Example:</w:t>
      </w:r>
    </w:p>
    <w:p w:rsidR="00B35A04" w:rsidP="00B35A04" w:rsidRDefault="00B35A04" w14:paraId="6C81F47A" w14:textId="48FF217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35A04" w:rsidP="00B35A04" w:rsidRDefault="00B35A04" w14:paraId="538DAE1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35A04" w:rsidP="00B35A04" w:rsidRDefault="00B35A04" w14:paraId="55C10B2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35A04" w:rsidP="00B35A04" w:rsidRDefault="00B35A04" w14:paraId="53D54B8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35A04" w:rsidP="00B35A04" w:rsidRDefault="00B35A04" w14:paraId="42BC7B4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35A04" w:rsidP="00B35A04" w:rsidRDefault="00B35A04" w14:paraId="232A26D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35A04" w:rsidP="00B35A04" w:rsidRDefault="00B35A04" w14:paraId="3C8D177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B35A04" w:rsidR="00B35A04" w:rsidP="00B35A04" w:rsidRDefault="00B35A04" w14:paraId="25455438" w14:textId="372EED5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Result: </w:t>
      </w:r>
      <w:r w:rsidRPr="00916CD8" w:rsidR="00916CD8">
        <w:rPr>
          <w:rFonts w:eastAsia="Times New Roman" w:cs="Times New Roman"/>
          <w:bCs/>
          <w:kern w:val="0"/>
          <w:sz w:val="24"/>
          <w:szCs w:val="24"/>
          <w:lang w:eastAsia="en-PH"/>
          <w14:ligatures w14:val="none"/>
        </w:rPr>
        <w:t>Components are placed around the edges, with one in the center filling the remaining space.</w:t>
      </w:r>
    </w:p>
    <w:p w:rsidR="00B40F1F" w:rsidP="005E4004" w:rsidRDefault="00B40F1F" w14:paraId="69939302" w14:textId="4C417CEC">
      <w:pPr>
        <w:pStyle w:val="ListParagraph"/>
        <w:numPr>
          <w:ilvl w:val="0"/>
          <w:numId w:val="89"/>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Pr>
          <w:rFonts w:eastAsia="Times New Roman" w:cs="Times New Roman"/>
          <w:b/>
          <w:kern w:val="0"/>
          <w:sz w:val="24"/>
          <w:szCs w:val="24"/>
          <w:lang w:eastAsia="en-PH"/>
          <w14:ligatures w14:val="none"/>
        </w:rPr>
        <w:t>GridLayout</w:t>
      </w:r>
      <w:proofErr w:type="spellEnd"/>
    </w:p>
    <w:p w:rsidRPr="00916CD8" w:rsidR="00916CD8" w:rsidP="00916CD8" w:rsidRDefault="00916CD8" w14:paraId="4523D473" w14:textId="4F92F2AC">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16CD8">
        <w:rPr>
          <w:rFonts w:eastAsia="Times New Roman" w:cs="Times New Roman"/>
          <w:bCs/>
          <w:kern w:val="0"/>
          <w:sz w:val="24"/>
          <w:szCs w:val="24"/>
          <w:lang w:eastAsia="en-PH"/>
          <w14:ligatures w14:val="none"/>
        </w:rPr>
        <w:t>Arranges components in a grid of rows and columns.</w:t>
      </w:r>
    </w:p>
    <w:p w:rsidRPr="00916CD8" w:rsidR="00916CD8" w:rsidP="00916CD8" w:rsidRDefault="00916CD8" w14:paraId="3DC9DCB6" w14:textId="0A9A132D">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16CD8">
        <w:rPr>
          <w:rFonts w:eastAsia="Times New Roman" w:cs="Times New Roman"/>
          <w:bCs/>
          <w:kern w:val="0"/>
          <w:sz w:val="24"/>
          <w:szCs w:val="24"/>
          <w:lang w:eastAsia="en-PH"/>
          <w14:ligatures w14:val="none"/>
        </w:rPr>
        <w:t>Each cell is the same size.</w:t>
      </w:r>
    </w:p>
    <w:p w:rsidR="00916CD8" w:rsidP="00916CD8" w:rsidRDefault="00916CD8" w14:paraId="38222CE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6CD8" w:rsidP="00916CD8" w:rsidRDefault="00916CD8" w14:paraId="07BB41B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6CD8" w:rsidP="00916CD8" w:rsidRDefault="00916CD8" w14:paraId="642A55FB" w14:textId="6B96244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12" behindDoc="0" locked="0" layoutInCell="1" allowOverlap="1" wp14:anchorId="52128F4C" wp14:editId="0614CC6C">
                <wp:simplePos x="0" y="0"/>
                <wp:positionH relativeFrom="margin">
                  <wp:align>center</wp:align>
                </wp:positionH>
                <wp:positionV relativeFrom="paragraph">
                  <wp:posOffset>292939</wp:posOffset>
                </wp:positionV>
                <wp:extent cx="5347970" cy="1785668"/>
                <wp:effectExtent l="0" t="0" r="24130" b="24130"/>
                <wp:wrapNone/>
                <wp:docPr id="529939355" name="Text Box 10"/>
                <wp:cNvGraphicFramePr/>
                <a:graphic xmlns:a="http://schemas.openxmlformats.org/drawingml/2006/main">
                  <a:graphicData uri="http://schemas.microsoft.com/office/word/2010/wordprocessingShape">
                    <wps:wsp>
                      <wps:cNvSpPr txBox="1"/>
                      <wps:spPr>
                        <a:xfrm>
                          <a:off x="0" y="0"/>
                          <a:ext cx="5347970" cy="1785668"/>
                        </a:xfrm>
                        <a:prstGeom prst="rect">
                          <a:avLst/>
                        </a:prstGeom>
                        <a:solidFill>
                          <a:schemeClr val="tx1"/>
                        </a:solidFill>
                        <a:ln w="6350">
                          <a:solidFill>
                            <a:prstClr val="black"/>
                          </a:solidFill>
                        </a:ln>
                      </wps:spPr>
                      <wps:txbx>
                        <w:txbxContent>
                          <w:p w:rsidR="00916CD8" w:rsidP="00916CD8" w:rsidRDefault="00916CD8" w14:paraId="673D1A46" w14:textId="77777777">
                            <w:pPr>
                              <w:numPr>
                                <w:ilvl w:val="0"/>
                                <w:numId w:val="0"/>
                              </w:numPr>
                            </w:pPr>
                            <w:r>
                              <w:t>java</w:t>
                            </w:r>
                          </w:p>
                          <w:p w:rsidR="00916CD8" w:rsidP="00916CD8" w:rsidRDefault="00916CD8" w14:paraId="2E25E644" w14:textId="77777777">
                            <w:pPr>
                              <w:numPr>
                                <w:ilvl w:val="0"/>
                                <w:numId w:val="0"/>
                              </w:numPr>
                            </w:pPr>
                          </w:p>
                          <w:p w:rsidR="00916CD8" w:rsidP="00916CD8" w:rsidRDefault="00916CD8" w14:paraId="16FE6F33" w14:textId="77777777">
                            <w:pPr>
                              <w:numPr>
                                <w:ilvl w:val="0"/>
                                <w:numId w:val="0"/>
                              </w:numPr>
                            </w:pPr>
                            <w:proofErr w:type="spellStart"/>
                            <w:proofErr w:type="gramStart"/>
                            <w:r>
                              <w:t>setLayout</w:t>
                            </w:r>
                            <w:proofErr w:type="spellEnd"/>
                            <w:r>
                              <w:t>(</w:t>
                            </w:r>
                            <w:proofErr w:type="gramEnd"/>
                            <w:r>
                              <w:t xml:space="preserve">new </w:t>
                            </w:r>
                            <w:proofErr w:type="spellStart"/>
                            <w:proofErr w:type="gramStart"/>
                            <w:r>
                              <w:t>GridLayout</w:t>
                            </w:r>
                            <w:proofErr w:type="spellEnd"/>
                            <w:r>
                              <w:t>(</w:t>
                            </w:r>
                            <w:proofErr w:type="gramEnd"/>
                            <w:r>
                              <w:t>2, 3)</w:t>
                            </w:r>
                            <w:proofErr w:type="gramStart"/>
                            <w:r>
                              <w:t>);</w:t>
                            </w:r>
                            <w:proofErr w:type="gramEnd"/>
                          </w:p>
                          <w:p w:rsidR="00916CD8" w:rsidP="00916CD8" w:rsidRDefault="00916CD8" w14:paraId="39FCA6CF" w14:textId="77777777">
                            <w:pPr>
                              <w:numPr>
                                <w:ilvl w:val="0"/>
                                <w:numId w:val="0"/>
                              </w:numPr>
                            </w:pPr>
                            <w:r>
                              <w:t xml:space="preserve">for (int </w:t>
                            </w:r>
                            <w:proofErr w:type="spellStart"/>
                            <w:r>
                              <w:t>i</w:t>
                            </w:r>
                            <w:proofErr w:type="spellEnd"/>
                            <w:r>
                              <w:t xml:space="preserve"> = 1; </w:t>
                            </w:r>
                            <w:proofErr w:type="spellStart"/>
                            <w:r>
                              <w:t>i</w:t>
                            </w:r>
                            <w:proofErr w:type="spellEnd"/>
                            <w:r>
                              <w:t xml:space="preserve"> &lt;= 6; </w:t>
                            </w:r>
                            <w:proofErr w:type="spellStart"/>
                            <w:r>
                              <w:t>i</w:t>
                            </w:r>
                            <w:proofErr w:type="spellEnd"/>
                            <w:r>
                              <w:t>++) {</w:t>
                            </w:r>
                          </w:p>
                          <w:p w:rsidR="00916CD8" w:rsidP="00916CD8" w:rsidRDefault="00916CD8" w14:paraId="2C981E47" w14:textId="77777777">
                            <w:pPr>
                              <w:numPr>
                                <w:ilvl w:val="0"/>
                                <w:numId w:val="0"/>
                              </w:numPr>
                            </w:pPr>
                            <w:r>
                              <w:t xml:space="preserve">    </w:t>
                            </w:r>
                            <w:proofErr w:type="gramStart"/>
                            <w:r>
                              <w:t>add(</w:t>
                            </w:r>
                            <w:proofErr w:type="gramEnd"/>
                            <w:r>
                              <w:t xml:space="preserve">new </w:t>
                            </w:r>
                            <w:proofErr w:type="gramStart"/>
                            <w:r>
                              <w:t>JButton(</w:t>
                            </w:r>
                            <w:proofErr w:type="gramEnd"/>
                            <w:r>
                              <w:t xml:space="preserve">"Button " + </w:t>
                            </w:r>
                            <w:proofErr w:type="spellStart"/>
                            <w:r>
                              <w:t>i</w:t>
                            </w:r>
                            <w:proofErr w:type="spellEnd"/>
                            <w:r>
                              <w:t>)</w:t>
                            </w:r>
                            <w:proofErr w:type="gramStart"/>
                            <w:r>
                              <w:t>);</w:t>
                            </w:r>
                            <w:proofErr w:type="gramEnd"/>
                          </w:p>
                          <w:p w:rsidRPr="00CF012C" w:rsidR="00916CD8" w:rsidP="00916CD8" w:rsidRDefault="00916CD8" w14:paraId="7E433BC1" w14:textId="62CE63C8">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F77C3FC">
              <v:shape id="_x0000_s1101" style="position:absolute;margin-left:0;margin-top:23.05pt;width:421.1pt;height:140.6pt;z-index:251658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" w14:anchorId="52128F4C">
                <v:textbox>
                  <w:txbxContent>
                    <w:p w:rsidR="00916CD8" w:rsidP="00916CD8" w:rsidRDefault="00916CD8" w14:paraId="32833A05" w14:textId="77777777">
                      <w:pPr>
                        <w:numPr>
                          <w:ilvl w:val="0"/>
                          <w:numId w:val="0"/>
                        </w:numPr>
                      </w:pPr>
                      <w:r>
                        <w:t>java</w:t>
                      </w:r>
                    </w:p>
                    <w:p w:rsidR="00916CD8" w:rsidP="00916CD8" w:rsidRDefault="00916CD8" w14:paraId="2BA226A1" w14:textId="77777777">
                      <w:pPr>
                        <w:numPr>
                          <w:ilvl w:val="0"/>
                          <w:numId w:val="0"/>
                        </w:numPr>
                      </w:pPr>
                    </w:p>
                    <w:p w:rsidR="00916CD8" w:rsidP="00916CD8" w:rsidRDefault="00916CD8" w14:paraId="33F7E881" w14:textId="77777777">
                      <w:pPr>
                        <w:numPr>
                          <w:ilvl w:val="0"/>
                          <w:numId w:val="0"/>
                        </w:numPr>
                      </w:pPr>
                      <w:proofErr w:type="spellStart"/>
                      <w:proofErr w:type="gramStart"/>
                      <w:r>
                        <w:t>setLayout</w:t>
                      </w:r>
                      <w:proofErr w:type="spellEnd"/>
                      <w:r>
                        <w:t>(</w:t>
                      </w:r>
                      <w:proofErr w:type="gramEnd"/>
                      <w:r>
                        <w:t xml:space="preserve">new </w:t>
                      </w:r>
                      <w:proofErr w:type="spellStart"/>
                      <w:proofErr w:type="gramStart"/>
                      <w:r>
                        <w:t>GridLayout</w:t>
                      </w:r>
                      <w:proofErr w:type="spellEnd"/>
                      <w:r>
                        <w:t>(</w:t>
                      </w:r>
                      <w:proofErr w:type="gramEnd"/>
                      <w:r>
                        <w:t>2, 3)</w:t>
                      </w:r>
                      <w:proofErr w:type="gramStart"/>
                      <w:r>
                        <w:t>);</w:t>
                      </w:r>
                      <w:proofErr w:type="gramEnd"/>
                    </w:p>
                    <w:p w:rsidR="00916CD8" w:rsidP="00916CD8" w:rsidRDefault="00916CD8" w14:paraId="088E03BD" w14:textId="77777777">
                      <w:pPr>
                        <w:numPr>
                          <w:ilvl w:val="0"/>
                          <w:numId w:val="0"/>
                        </w:numPr>
                      </w:pPr>
                      <w:r>
                        <w:t xml:space="preserve">for (int </w:t>
                      </w:r>
                      <w:proofErr w:type="spellStart"/>
                      <w:r>
                        <w:t>i</w:t>
                      </w:r>
                      <w:proofErr w:type="spellEnd"/>
                      <w:r>
                        <w:t xml:space="preserve"> = 1; </w:t>
                      </w:r>
                      <w:proofErr w:type="spellStart"/>
                      <w:r>
                        <w:t>i</w:t>
                      </w:r>
                      <w:proofErr w:type="spellEnd"/>
                      <w:r>
                        <w:t xml:space="preserve"> &lt;= 6; </w:t>
                      </w:r>
                      <w:proofErr w:type="spellStart"/>
                      <w:r>
                        <w:t>i</w:t>
                      </w:r>
                      <w:proofErr w:type="spellEnd"/>
                      <w:r>
                        <w:t>++) {</w:t>
                      </w:r>
                    </w:p>
                    <w:p w:rsidR="00916CD8" w:rsidP="00916CD8" w:rsidRDefault="00916CD8" w14:paraId="1451F2AE" w14:textId="77777777">
                      <w:pPr>
                        <w:numPr>
                          <w:ilvl w:val="0"/>
                          <w:numId w:val="0"/>
                        </w:numPr>
                      </w:pPr>
                      <w:r>
                        <w:t xml:space="preserve">    </w:t>
                      </w:r>
                      <w:proofErr w:type="gramStart"/>
                      <w:r>
                        <w:t>add(</w:t>
                      </w:r>
                      <w:proofErr w:type="gramEnd"/>
                      <w:r>
                        <w:t xml:space="preserve">new </w:t>
                      </w:r>
                      <w:proofErr w:type="gramStart"/>
                      <w:r>
                        <w:t>JButton(</w:t>
                      </w:r>
                      <w:proofErr w:type="gramEnd"/>
                      <w:r>
                        <w:t xml:space="preserve">"Button " + </w:t>
                      </w:r>
                      <w:proofErr w:type="spellStart"/>
                      <w:r>
                        <w:t>i</w:t>
                      </w:r>
                      <w:proofErr w:type="spellEnd"/>
                      <w:r>
                        <w:t>)</w:t>
                      </w:r>
                      <w:proofErr w:type="gramStart"/>
                      <w:r>
                        <w:t>);</w:t>
                      </w:r>
                      <w:proofErr w:type="gramEnd"/>
                    </w:p>
                    <w:p w:rsidRPr="00CF012C" w:rsidR="00916CD8" w:rsidP="00916CD8" w:rsidRDefault="00916CD8" w14:paraId="1F2D33A5" w14:textId="62CE63C8">
                      <w:pPr>
                        <w:numPr>
                          <w:ilvl w:val="0"/>
                          <w:numId w:val="0"/>
                        </w:numPr>
                      </w:pPr>
                      <w:r>
                        <w:t>}</w:t>
                      </w:r>
                    </w:p>
                  </w:txbxContent>
                </v:textbox>
                <w10:wrap anchorx="margin"/>
              </v:shape>
            </w:pict>
          </mc:Fallback>
        </mc:AlternateContent>
      </w:r>
      <w:r>
        <w:rPr>
          <w:rFonts w:eastAsia="Times New Roman" w:cs="Times New Roman"/>
          <w:b/>
          <w:kern w:val="0"/>
          <w:sz w:val="24"/>
          <w:szCs w:val="24"/>
          <w:lang w:eastAsia="en-PH"/>
          <w14:ligatures w14:val="none"/>
        </w:rPr>
        <w:t xml:space="preserve">Example: </w:t>
      </w:r>
    </w:p>
    <w:p w:rsidR="00916CD8" w:rsidP="00916CD8" w:rsidRDefault="00916CD8" w14:paraId="3FFB06AF" w14:textId="3FA9AE7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6CD8" w:rsidP="00916CD8" w:rsidRDefault="00916CD8" w14:paraId="180E6E4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6CD8" w:rsidP="00916CD8" w:rsidRDefault="00916CD8" w14:paraId="03B8DC4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6CD8" w:rsidP="00916CD8" w:rsidRDefault="00916CD8" w14:paraId="519F4C4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16CD8" w:rsidP="00916CD8" w:rsidRDefault="00916CD8" w14:paraId="655386A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916CD8" w:rsidR="00916CD8" w:rsidP="00916CD8" w:rsidRDefault="00916CD8" w14:paraId="7A07E25F" w14:textId="798A8BC5">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r>
        <w:rPr>
          <w:rFonts w:eastAsia="Times New Roman" w:cs="Times New Roman"/>
          <w:b/>
          <w:kern w:val="0"/>
          <w:sz w:val="24"/>
          <w:szCs w:val="24"/>
          <w:lang w:eastAsia="en-PH"/>
          <w14:ligatures w14:val="none"/>
        </w:rPr>
        <w:t xml:space="preserve">Result: </w:t>
      </w:r>
      <w:r w:rsidRPr="00916CD8">
        <w:rPr>
          <w:rFonts w:eastAsia="Times New Roman" w:cs="Times New Roman"/>
          <w:bCs/>
          <w:kern w:val="0"/>
          <w:sz w:val="24"/>
          <w:szCs w:val="24"/>
          <w:lang w:eastAsia="en-PH"/>
          <w14:ligatures w14:val="none"/>
        </w:rPr>
        <w:t>Creates a 2x3 grid with six equal-sized buttons.</w:t>
      </w:r>
    </w:p>
    <w:p w:rsidR="00B40F1F" w:rsidP="005E4004" w:rsidRDefault="00B40F1F" w14:paraId="5E5D005E" w14:textId="02C6B9C2">
      <w:pPr>
        <w:pStyle w:val="ListParagraph"/>
        <w:numPr>
          <w:ilvl w:val="0"/>
          <w:numId w:val="89"/>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Pr>
          <w:rFonts w:eastAsia="Times New Roman" w:cs="Times New Roman"/>
          <w:b/>
          <w:kern w:val="0"/>
          <w:sz w:val="24"/>
          <w:szCs w:val="24"/>
          <w:lang w:eastAsia="en-PH"/>
          <w14:ligatures w14:val="none"/>
        </w:rPr>
        <w:t>BoxLayout</w:t>
      </w:r>
      <w:proofErr w:type="spellEnd"/>
    </w:p>
    <w:p w:rsidRPr="00175D9E" w:rsidR="00175D9E" w:rsidP="00175D9E" w:rsidRDefault="00175D9E" w14:paraId="7112ADE4" w14:textId="1F49DAE3">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175D9E">
        <w:rPr>
          <w:rFonts w:eastAsia="Times New Roman" w:cs="Times New Roman"/>
          <w:bCs/>
          <w:kern w:val="0"/>
          <w:sz w:val="24"/>
          <w:szCs w:val="24"/>
          <w:lang w:eastAsia="en-PH"/>
          <w14:ligatures w14:val="none"/>
        </w:rPr>
        <w:t>Places components in a single row or column.</w:t>
      </w:r>
    </w:p>
    <w:p w:rsidRPr="00175D9E" w:rsidR="00916CD8" w:rsidP="00175D9E" w:rsidRDefault="00175D9E" w14:paraId="7AE01C64" w14:textId="74A60740">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175D9E">
        <w:rPr>
          <w:rFonts w:eastAsia="Times New Roman" w:cs="Times New Roman"/>
          <w:bCs/>
          <w:kern w:val="0"/>
          <w:sz w:val="24"/>
          <w:szCs w:val="24"/>
          <w:lang w:eastAsia="en-PH"/>
          <w14:ligatures w14:val="none"/>
        </w:rPr>
        <w:t>Commonly used when stacking items vertically or horizontally.</w:t>
      </w:r>
    </w:p>
    <w:p w:rsidR="00175D9E" w:rsidP="00175D9E" w:rsidRDefault="00175D9E" w14:paraId="487C0602" w14:textId="3A52170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13" behindDoc="0" locked="0" layoutInCell="1" allowOverlap="1" wp14:anchorId="05DB0F5D" wp14:editId="320E198B">
                <wp:simplePos x="0" y="0"/>
                <wp:positionH relativeFrom="margin">
                  <wp:posOffset>276045</wp:posOffset>
                </wp:positionH>
                <wp:positionV relativeFrom="paragraph">
                  <wp:posOffset>297012</wp:posOffset>
                </wp:positionV>
                <wp:extent cx="5347970" cy="1768415"/>
                <wp:effectExtent l="0" t="0" r="24130" b="22860"/>
                <wp:wrapNone/>
                <wp:docPr id="1938356337" name="Text Box 10"/>
                <wp:cNvGraphicFramePr/>
                <a:graphic xmlns:a="http://schemas.openxmlformats.org/drawingml/2006/main">
                  <a:graphicData uri="http://schemas.microsoft.com/office/word/2010/wordprocessingShape">
                    <wps:wsp>
                      <wps:cNvSpPr txBox="1"/>
                      <wps:spPr>
                        <a:xfrm>
                          <a:off x="0" y="0"/>
                          <a:ext cx="5347970" cy="1768415"/>
                        </a:xfrm>
                        <a:prstGeom prst="rect">
                          <a:avLst/>
                        </a:prstGeom>
                        <a:solidFill>
                          <a:schemeClr val="tx1"/>
                        </a:solidFill>
                        <a:ln w="6350">
                          <a:solidFill>
                            <a:prstClr val="black"/>
                          </a:solidFill>
                        </a:ln>
                      </wps:spPr>
                      <wps:txbx>
                        <w:txbxContent>
                          <w:p w:rsidR="00175D9E" w:rsidP="00175D9E" w:rsidRDefault="00175D9E" w14:paraId="04488266" w14:textId="77777777">
                            <w:pPr>
                              <w:numPr>
                                <w:ilvl w:val="0"/>
                                <w:numId w:val="0"/>
                              </w:numPr>
                            </w:pPr>
                            <w:r>
                              <w:t>java</w:t>
                            </w:r>
                          </w:p>
                          <w:p w:rsidR="00175D9E" w:rsidP="00175D9E" w:rsidRDefault="00175D9E" w14:paraId="6CBF42F6" w14:textId="77777777">
                            <w:pPr>
                              <w:numPr>
                                <w:ilvl w:val="0"/>
                                <w:numId w:val="0"/>
                              </w:numPr>
                            </w:pPr>
                          </w:p>
                          <w:p w:rsidR="00175D9E" w:rsidP="00175D9E" w:rsidRDefault="00175D9E" w14:paraId="730F8075" w14:textId="77777777">
                            <w:pPr>
                              <w:numPr>
                                <w:ilvl w:val="0"/>
                                <w:numId w:val="0"/>
                              </w:numPr>
                            </w:pPr>
                            <w:proofErr w:type="spellStart"/>
                            <w:proofErr w:type="gramStart"/>
                            <w:r>
                              <w:t>setLayout</w:t>
                            </w:r>
                            <w:proofErr w:type="spellEnd"/>
                            <w:r>
                              <w:t>(</w:t>
                            </w:r>
                            <w:proofErr w:type="gramEnd"/>
                            <w:r>
                              <w:t xml:space="preserve">new </w:t>
                            </w:r>
                            <w:proofErr w:type="spellStart"/>
                            <w:r>
                              <w:t>BoxLayout</w:t>
                            </w:r>
                            <w:proofErr w:type="spellEnd"/>
                            <w:r>
                              <w:t>(</w:t>
                            </w:r>
                            <w:proofErr w:type="spellStart"/>
                            <w:proofErr w:type="gramStart"/>
                            <w:r>
                              <w:t>getContentPane</w:t>
                            </w:r>
                            <w:proofErr w:type="spellEnd"/>
                            <w:r>
                              <w:t>(</w:t>
                            </w:r>
                            <w:proofErr w:type="gramEnd"/>
                            <w:r>
                              <w:t xml:space="preserve">), </w:t>
                            </w:r>
                            <w:proofErr w:type="spellStart"/>
                            <w:r>
                              <w:t>BoxLayout.Y_AXIS</w:t>
                            </w:r>
                            <w:proofErr w:type="spellEnd"/>
                            <w:r>
                              <w:t>)</w:t>
                            </w:r>
                            <w:proofErr w:type="gramStart"/>
                            <w:r>
                              <w:t>);</w:t>
                            </w:r>
                            <w:proofErr w:type="gramEnd"/>
                          </w:p>
                          <w:p w:rsidR="00175D9E" w:rsidP="00175D9E" w:rsidRDefault="00175D9E" w14:paraId="34C00017" w14:textId="77777777">
                            <w:pPr>
                              <w:numPr>
                                <w:ilvl w:val="0"/>
                                <w:numId w:val="0"/>
                              </w:numPr>
                            </w:pPr>
                            <w:proofErr w:type="gramStart"/>
                            <w:r>
                              <w:t>add(</w:t>
                            </w:r>
                            <w:proofErr w:type="gramEnd"/>
                            <w:r>
                              <w:t>new JButton("One")</w:t>
                            </w:r>
                            <w:proofErr w:type="gramStart"/>
                            <w:r>
                              <w:t>);</w:t>
                            </w:r>
                            <w:proofErr w:type="gramEnd"/>
                          </w:p>
                          <w:p w:rsidR="00175D9E" w:rsidP="00175D9E" w:rsidRDefault="00175D9E" w14:paraId="44D0484C" w14:textId="77777777">
                            <w:pPr>
                              <w:numPr>
                                <w:ilvl w:val="0"/>
                                <w:numId w:val="0"/>
                              </w:numPr>
                            </w:pPr>
                            <w:proofErr w:type="gramStart"/>
                            <w:r>
                              <w:t>add(</w:t>
                            </w:r>
                            <w:proofErr w:type="gramEnd"/>
                            <w:r>
                              <w:t>new JButton("Two")</w:t>
                            </w:r>
                            <w:proofErr w:type="gramStart"/>
                            <w:r>
                              <w:t>);</w:t>
                            </w:r>
                            <w:proofErr w:type="gramEnd"/>
                          </w:p>
                          <w:p w:rsidRPr="00CF012C" w:rsidR="00175D9E" w:rsidP="00175D9E" w:rsidRDefault="00175D9E" w14:paraId="7C66364A" w14:textId="05727291">
                            <w:pPr>
                              <w:numPr>
                                <w:ilvl w:val="0"/>
                                <w:numId w:val="0"/>
                              </w:numPr>
                            </w:pPr>
                            <w:proofErr w:type="gramStart"/>
                            <w:r>
                              <w:t>add(</w:t>
                            </w:r>
                            <w:proofErr w:type="gramEnd"/>
                            <w:r>
                              <w:t>new JButton("Three")</w:t>
                            </w:r>
                            <w:proofErr w:type="gramStart"/>
                            <w: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39E447E">
              <v:shape id="_x0000_s1102" style="position:absolute;margin-left:21.75pt;margin-top:23.4pt;width:421.1pt;height:139.25pt;z-index:25165831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" w14:anchorId="05DB0F5D">
                <v:textbox>
                  <w:txbxContent>
                    <w:p w:rsidR="00175D9E" w:rsidP="00175D9E" w:rsidRDefault="00175D9E" w14:paraId="57837E5C" w14:textId="77777777">
                      <w:pPr>
                        <w:numPr>
                          <w:ilvl w:val="0"/>
                          <w:numId w:val="0"/>
                        </w:numPr>
                      </w:pPr>
                      <w:r>
                        <w:t>java</w:t>
                      </w:r>
                    </w:p>
                    <w:p w:rsidR="00175D9E" w:rsidP="00175D9E" w:rsidRDefault="00175D9E" w14:paraId="17AD93B2" w14:textId="77777777">
                      <w:pPr>
                        <w:numPr>
                          <w:ilvl w:val="0"/>
                          <w:numId w:val="0"/>
                        </w:numPr>
                      </w:pPr>
                    </w:p>
                    <w:p w:rsidR="00175D9E" w:rsidP="00175D9E" w:rsidRDefault="00175D9E" w14:paraId="03C5E643" w14:textId="77777777">
                      <w:pPr>
                        <w:numPr>
                          <w:ilvl w:val="0"/>
                          <w:numId w:val="0"/>
                        </w:numPr>
                      </w:pPr>
                      <w:proofErr w:type="spellStart"/>
                      <w:proofErr w:type="gramStart"/>
                      <w:r>
                        <w:t>setLayout</w:t>
                      </w:r>
                      <w:proofErr w:type="spellEnd"/>
                      <w:r>
                        <w:t>(</w:t>
                      </w:r>
                      <w:proofErr w:type="gramEnd"/>
                      <w:r>
                        <w:t xml:space="preserve">new </w:t>
                      </w:r>
                      <w:proofErr w:type="spellStart"/>
                      <w:r>
                        <w:t>BoxLayout</w:t>
                      </w:r>
                      <w:proofErr w:type="spellEnd"/>
                      <w:r>
                        <w:t>(</w:t>
                      </w:r>
                      <w:proofErr w:type="spellStart"/>
                      <w:proofErr w:type="gramStart"/>
                      <w:r>
                        <w:t>getContentPane</w:t>
                      </w:r>
                      <w:proofErr w:type="spellEnd"/>
                      <w:r>
                        <w:t>(</w:t>
                      </w:r>
                      <w:proofErr w:type="gramEnd"/>
                      <w:r>
                        <w:t xml:space="preserve">), </w:t>
                      </w:r>
                      <w:proofErr w:type="spellStart"/>
                      <w:r>
                        <w:t>BoxLayout.Y_AXIS</w:t>
                      </w:r>
                      <w:proofErr w:type="spellEnd"/>
                      <w:r>
                        <w:t>)</w:t>
                      </w:r>
                      <w:proofErr w:type="gramStart"/>
                      <w:r>
                        <w:t>);</w:t>
                      </w:r>
                      <w:proofErr w:type="gramEnd"/>
                    </w:p>
                    <w:p w:rsidR="00175D9E" w:rsidP="00175D9E" w:rsidRDefault="00175D9E" w14:paraId="5F94401A" w14:textId="77777777">
                      <w:pPr>
                        <w:numPr>
                          <w:ilvl w:val="0"/>
                          <w:numId w:val="0"/>
                        </w:numPr>
                      </w:pPr>
                      <w:proofErr w:type="gramStart"/>
                      <w:r>
                        <w:t>add(</w:t>
                      </w:r>
                      <w:proofErr w:type="gramEnd"/>
                      <w:r>
                        <w:t>new JButton("One")</w:t>
                      </w:r>
                      <w:proofErr w:type="gramStart"/>
                      <w:r>
                        <w:t>);</w:t>
                      </w:r>
                      <w:proofErr w:type="gramEnd"/>
                    </w:p>
                    <w:p w:rsidR="00175D9E" w:rsidP="00175D9E" w:rsidRDefault="00175D9E" w14:paraId="5A958CED" w14:textId="77777777">
                      <w:pPr>
                        <w:numPr>
                          <w:ilvl w:val="0"/>
                          <w:numId w:val="0"/>
                        </w:numPr>
                      </w:pPr>
                      <w:proofErr w:type="gramStart"/>
                      <w:r>
                        <w:t>add(</w:t>
                      </w:r>
                      <w:proofErr w:type="gramEnd"/>
                      <w:r>
                        <w:t>new JButton("Two")</w:t>
                      </w:r>
                      <w:proofErr w:type="gramStart"/>
                      <w:r>
                        <w:t>);</w:t>
                      </w:r>
                      <w:proofErr w:type="gramEnd"/>
                    </w:p>
                    <w:p w:rsidRPr="00CF012C" w:rsidR="00175D9E" w:rsidP="00175D9E" w:rsidRDefault="00175D9E" w14:paraId="00BAC5D4" w14:textId="05727291">
                      <w:pPr>
                        <w:numPr>
                          <w:ilvl w:val="0"/>
                          <w:numId w:val="0"/>
                        </w:numPr>
                      </w:pPr>
                      <w:proofErr w:type="gramStart"/>
                      <w:r>
                        <w:t>add(</w:t>
                      </w:r>
                      <w:proofErr w:type="gramEnd"/>
                      <w:r>
                        <w:t>new JButton("Three")</w:t>
                      </w:r>
                      <w:proofErr w:type="gramStart"/>
                      <w:r>
                        <w:t>);</w:t>
                      </w:r>
                      <w:proofErr w:type="gramEnd"/>
                    </w:p>
                  </w:txbxContent>
                </v:textbox>
                <w10:wrap anchorx="margin"/>
              </v:shape>
            </w:pict>
          </mc:Fallback>
        </mc:AlternateContent>
      </w:r>
      <w:r>
        <w:rPr>
          <w:rFonts w:eastAsia="Times New Roman" w:cs="Times New Roman"/>
          <w:b/>
          <w:kern w:val="0"/>
          <w:sz w:val="24"/>
          <w:szCs w:val="24"/>
          <w:lang w:eastAsia="en-PH"/>
          <w14:ligatures w14:val="none"/>
        </w:rPr>
        <w:t xml:space="preserve">Example: </w:t>
      </w:r>
    </w:p>
    <w:p w:rsidR="00175D9E" w:rsidP="00175D9E" w:rsidRDefault="00175D9E" w14:paraId="0225C880" w14:textId="4C4626F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5D9E" w:rsidP="00175D9E" w:rsidRDefault="00175D9E" w14:paraId="0CF9768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5D9E" w:rsidP="00175D9E" w:rsidRDefault="00175D9E" w14:paraId="5B6D328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5D9E" w:rsidP="00175D9E" w:rsidRDefault="00175D9E" w14:paraId="4AFE104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75D9E" w:rsidP="00175D9E" w:rsidRDefault="00175D9E" w14:paraId="7CC6CAD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175D9E" w:rsidR="00175D9E" w:rsidP="00175D9E" w:rsidRDefault="00175D9E" w14:paraId="002AC808" w14:textId="522B459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Result: </w:t>
      </w:r>
      <w:r w:rsidRPr="00FF1320" w:rsidR="00FF1320">
        <w:rPr>
          <w:rFonts w:eastAsia="Times New Roman" w:cs="Times New Roman"/>
          <w:bCs/>
          <w:kern w:val="0"/>
          <w:sz w:val="24"/>
          <w:szCs w:val="24"/>
          <w:lang w:eastAsia="en-PH"/>
          <w14:ligatures w14:val="none"/>
        </w:rPr>
        <w:t>Components are placed vertically, one on top of the other.</w:t>
      </w:r>
    </w:p>
    <w:p w:rsidR="00B40F1F" w:rsidP="005E4004" w:rsidRDefault="00B40F1F" w14:paraId="18521327" w14:textId="151E12A6">
      <w:pPr>
        <w:pStyle w:val="ListParagraph"/>
        <w:numPr>
          <w:ilvl w:val="0"/>
          <w:numId w:val="89"/>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Pr>
          <w:rFonts w:eastAsia="Times New Roman" w:cs="Times New Roman"/>
          <w:b/>
          <w:kern w:val="0"/>
          <w:sz w:val="24"/>
          <w:szCs w:val="24"/>
          <w:lang w:eastAsia="en-PH"/>
          <w14:ligatures w14:val="none"/>
        </w:rPr>
        <w:t>Grid</w:t>
      </w:r>
      <w:r w:rsidR="006634F2">
        <w:rPr>
          <w:rFonts w:eastAsia="Times New Roman" w:cs="Times New Roman"/>
          <w:b/>
          <w:kern w:val="0"/>
          <w:sz w:val="24"/>
          <w:szCs w:val="24"/>
          <w:lang w:eastAsia="en-PH"/>
          <w14:ligatures w14:val="none"/>
        </w:rPr>
        <w:t>BagLayout</w:t>
      </w:r>
      <w:proofErr w:type="spellEnd"/>
    </w:p>
    <w:p w:rsidRPr="00FF1320" w:rsidR="00FF1320" w:rsidP="00FF1320" w:rsidRDefault="00FF1320" w14:paraId="75BFF31C" w14:textId="2409A98F">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FF1320">
        <w:rPr>
          <w:rFonts w:eastAsia="Times New Roman" w:cs="Times New Roman"/>
          <w:bCs/>
          <w:kern w:val="0"/>
          <w:sz w:val="24"/>
          <w:szCs w:val="24"/>
          <w:lang w:eastAsia="en-PH"/>
          <w14:ligatures w14:val="none"/>
        </w:rPr>
        <w:t>The most flexible but also the most complex layout manager.</w:t>
      </w:r>
    </w:p>
    <w:p w:rsidRPr="00FF1320" w:rsidR="00FF1320" w:rsidP="00FF1320" w:rsidRDefault="00FF1320" w14:paraId="3B592D53" w14:textId="0F106F61">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proofErr w:type="spellStart"/>
      <w:proofErr w:type="gramStart"/>
      <w:r w:rsidRPr="00FF1320">
        <w:rPr>
          <w:rFonts w:eastAsia="Times New Roman" w:cs="Times New Roman"/>
          <w:bCs/>
          <w:kern w:val="0"/>
          <w:sz w:val="24"/>
          <w:szCs w:val="24"/>
          <w:lang w:eastAsia="en-PH"/>
          <w14:ligatures w14:val="none"/>
        </w:rPr>
        <w:t>Lets</w:t>
      </w:r>
      <w:proofErr w:type="spellEnd"/>
      <w:proofErr w:type="gramEnd"/>
      <w:r w:rsidRPr="00FF1320">
        <w:rPr>
          <w:rFonts w:eastAsia="Times New Roman" w:cs="Times New Roman"/>
          <w:bCs/>
          <w:kern w:val="0"/>
          <w:sz w:val="24"/>
          <w:szCs w:val="24"/>
          <w:lang w:eastAsia="en-PH"/>
          <w14:ligatures w14:val="none"/>
        </w:rPr>
        <w:t xml:space="preserve"> you place components in a grid with varying cell sizes and alignment.</w:t>
      </w:r>
    </w:p>
    <w:p w:rsidR="00CC6304" w:rsidP="00FF1320" w:rsidRDefault="00CC6304" w14:paraId="609174B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6304" w:rsidP="00FF1320" w:rsidRDefault="00CC6304" w14:paraId="2E36DFA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6304" w:rsidP="00FF1320" w:rsidRDefault="00CC6304" w14:paraId="6647F76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6304" w:rsidP="00FF1320" w:rsidRDefault="00CC6304" w14:paraId="46F3CAD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F1320" w:rsidP="00FF1320" w:rsidRDefault="009C4E7B" w14:paraId="0D4503F1" w14:textId="71EA5CB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14" behindDoc="0" locked="0" layoutInCell="1" allowOverlap="1" wp14:anchorId="05D2C4BF" wp14:editId="323A7650">
                <wp:simplePos x="0" y="0"/>
                <wp:positionH relativeFrom="margin">
                  <wp:align>center</wp:align>
                </wp:positionH>
                <wp:positionV relativeFrom="paragraph">
                  <wp:posOffset>309545</wp:posOffset>
                </wp:positionV>
                <wp:extent cx="5347970" cy="2070340"/>
                <wp:effectExtent l="0" t="0" r="24130" b="25400"/>
                <wp:wrapNone/>
                <wp:docPr id="1591214746" name="Text Box 10"/>
                <wp:cNvGraphicFramePr/>
                <a:graphic xmlns:a="http://schemas.openxmlformats.org/drawingml/2006/main">
                  <a:graphicData uri="http://schemas.microsoft.com/office/word/2010/wordprocessingShape">
                    <wps:wsp>
                      <wps:cNvSpPr txBox="1"/>
                      <wps:spPr>
                        <a:xfrm>
                          <a:off x="0" y="0"/>
                          <a:ext cx="5347970" cy="2070340"/>
                        </a:xfrm>
                        <a:prstGeom prst="rect">
                          <a:avLst/>
                        </a:prstGeom>
                        <a:solidFill>
                          <a:schemeClr val="tx1"/>
                        </a:solidFill>
                        <a:ln w="6350">
                          <a:solidFill>
                            <a:prstClr val="black"/>
                          </a:solidFill>
                        </a:ln>
                      </wps:spPr>
                      <wps:txbx>
                        <w:txbxContent>
                          <w:p w:rsidR="00FF1320" w:rsidP="00FF1320" w:rsidRDefault="00FF1320" w14:paraId="5ECCDA3B" w14:textId="5111AB09">
                            <w:pPr>
                              <w:numPr>
                                <w:ilvl w:val="0"/>
                                <w:numId w:val="0"/>
                              </w:numPr>
                            </w:pPr>
                            <w:r>
                              <w:t>java</w:t>
                            </w:r>
                          </w:p>
                          <w:p w:rsidR="00FF1320" w:rsidP="00FF1320" w:rsidRDefault="00FF1320" w14:paraId="0E9323B6" w14:textId="77777777">
                            <w:pPr>
                              <w:numPr>
                                <w:ilvl w:val="0"/>
                                <w:numId w:val="0"/>
                              </w:numPr>
                            </w:pPr>
                            <w:proofErr w:type="spellStart"/>
                            <w:proofErr w:type="gramStart"/>
                            <w:r>
                              <w:t>setLayout</w:t>
                            </w:r>
                            <w:proofErr w:type="spellEnd"/>
                            <w:r>
                              <w:t>(</w:t>
                            </w:r>
                            <w:proofErr w:type="gramEnd"/>
                            <w:r>
                              <w:t xml:space="preserve">new </w:t>
                            </w:r>
                            <w:proofErr w:type="spellStart"/>
                            <w:proofErr w:type="gramStart"/>
                            <w:r>
                              <w:t>GridBagLayout</w:t>
                            </w:r>
                            <w:proofErr w:type="spellEnd"/>
                            <w:r>
                              <w:t>(</w:t>
                            </w:r>
                            <w:proofErr w:type="gramEnd"/>
                            <w:r>
                              <w:t>)</w:t>
                            </w:r>
                            <w:proofErr w:type="gramStart"/>
                            <w:r>
                              <w:t>);</w:t>
                            </w:r>
                            <w:proofErr w:type="gramEnd"/>
                          </w:p>
                          <w:p w:rsidR="00FF1320" w:rsidP="00FF1320" w:rsidRDefault="00FF1320" w14:paraId="3DCDB9F6" w14:textId="77777777">
                            <w:pPr>
                              <w:numPr>
                                <w:ilvl w:val="0"/>
                                <w:numId w:val="0"/>
                              </w:numPr>
                            </w:pPr>
                            <w:proofErr w:type="spellStart"/>
                            <w:r>
                              <w:t>GridBagConstraints</w:t>
                            </w:r>
                            <w:proofErr w:type="spellEnd"/>
                            <w:r>
                              <w:t xml:space="preserve"> c = new </w:t>
                            </w:r>
                            <w:proofErr w:type="spellStart"/>
                            <w:proofErr w:type="gramStart"/>
                            <w:r>
                              <w:t>GridBagConstraints</w:t>
                            </w:r>
                            <w:proofErr w:type="spellEnd"/>
                            <w:r>
                              <w:t>();</w:t>
                            </w:r>
                            <w:proofErr w:type="gramEnd"/>
                          </w:p>
                          <w:p w:rsidR="00FF1320" w:rsidP="00FF1320" w:rsidRDefault="00FF1320" w14:paraId="1863D8BA" w14:textId="77777777">
                            <w:pPr>
                              <w:numPr>
                                <w:ilvl w:val="0"/>
                                <w:numId w:val="0"/>
                              </w:numPr>
                            </w:pPr>
                            <w:proofErr w:type="spellStart"/>
                            <w:r>
                              <w:t>c.gridx</w:t>
                            </w:r>
                            <w:proofErr w:type="spellEnd"/>
                            <w:r>
                              <w:t xml:space="preserve"> = 0; </w:t>
                            </w:r>
                            <w:proofErr w:type="spellStart"/>
                            <w:proofErr w:type="gramStart"/>
                            <w:r>
                              <w:t>c.gridy</w:t>
                            </w:r>
                            <w:proofErr w:type="spellEnd"/>
                            <w:proofErr w:type="gramEnd"/>
                            <w:r>
                              <w:t xml:space="preserve"> = </w:t>
                            </w:r>
                            <w:proofErr w:type="gramStart"/>
                            <w:r>
                              <w:t>0;</w:t>
                            </w:r>
                            <w:proofErr w:type="gramEnd"/>
                          </w:p>
                          <w:p w:rsidR="00FF1320" w:rsidP="00FF1320" w:rsidRDefault="00FF1320" w14:paraId="497E208D" w14:textId="77777777">
                            <w:pPr>
                              <w:numPr>
                                <w:ilvl w:val="0"/>
                                <w:numId w:val="0"/>
                              </w:numPr>
                            </w:pPr>
                            <w:proofErr w:type="gramStart"/>
                            <w:r>
                              <w:t>add(</w:t>
                            </w:r>
                            <w:proofErr w:type="gramEnd"/>
                            <w:r>
                              <w:t xml:space="preserve">new </w:t>
                            </w:r>
                            <w:proofErr w:type="gramStart"/>
                            <w:r>
                              <w:t>JButton(</w:t>
                            </w:r>
                            <w:proofErr w:type="gramEnd"/>
                            <w:r>
                              <w:t>"Button 1"), c</w:t>
                            </w:r>
                            <w:proofErr w:type="gramStart"/>
                            <w:r>
                              <w:t>);</w:t>
                            </w:r>
                            <w:proofErr w:type="gramEnd"/>
                          </w:p>
                          <w:p w:rsidR="00FF1320" w:rsidP="00FF1320" w:rsidRDefault="00FF1320" w14:paraId="06B397EB" w14:textId="77777777">
                            <w:pPr>
                              <w:numPr>
                                <w:ilvl w:val="0"/>
                                <w:numId w:val="0"/>
                              </w:numPr>
                            </w:pPr>
                            <w:proofErr w:type="spellStart"/>
                            <w:r>
                              <w:t>c.gridx</w:t>
                            </w:r>
                            <w:proofErr w:type="spellEnd"/>
                            <w:r>
                              <w:t xml:space="preserve"> = 1; </w:t>
                            </w:r>
                            <w:proofErr w:type="spellStart"/>
                            <w:proofErr w:type="gramStart"/>
                            <w:r>
                              <w:t>c.gridy</w:t>
                            </w:r>
                            <w:proofErr w:type="spellEnd"/>
                            <w:proofErr w:type="gramEnd"/>
                            <w:r>
                              <w:t xml:space="preserve"> = </w:t>
                            </w:r>
                            <w:proofErr w:type="gramStart"/>
                            <w:r>
                              <w:t>0;</w:t>
                            </w:r>
                            <w:proofErr w:type="gramEnd"/>
                          </w:p>
                          <w:p w:rsidRPr="00CF012C" w:rsidR="00FF1320" w:rsidP="00FF1320" w:rsidRDefault="00FF1320" w14:paraId="7DA0FCAE" w14:textId="32D7CBEB">
                            <w:pPr>
                              <w:numPr>
                                <w:ilvl w:val="0"/>
                                <w:numId w:val="0"/>
                              </w:numPr>
                            </w:pPr>
                            <w:proofErr w:type="gramStart"/>
                            <w:r>
                              <w:t>add(</w:t>
                            </w:r>
                            <w:proofErr w:type="gramEnd"/>
                            <w:r>
                              <w:t xml:space="preserve">new </w:t>
                            </w:r>
                            <w:proofErr w:type="gramStart"/>
                            <w:r>
                              <w:t>JButton(</w:t>
                            </w:r>
                            <w:proofErr w:type="gramEnd"/>
                            <w:r>
                              <w:t>"Button 2"), c</w:t>
                            </w:r>
                            <w:proofErr w:type="gramStart"/>
                            <w: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0991540">
              <v:shape id="_x0000_s1103" style="position:absolute;margin-left:0;margin-top:24.35pt;width:421.1pt;height:163pt;z-index:25165831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" w14:anchorId="05D2C4BF">
                <v:textbox>
                  <w:txbxContent>
                    <w:p w:rsidR="00FF1320" w:rsidP="00FF1320" w:rsidRDefault="00FF1320" w14:paraId="2E3BA501" w14:textId="5111AB09">
                      <w:pPr>
                        <w:numPr>
                          <w:ilvl w:val="0"/>
                          <w:numId w:val="0"/>
                        </w:numPr>
                      </w:pPr>
                      <w:r>
                        <w:t>java</w:t>
                      </w:r>
                    </w:p>
                    <w:p w:rsidR="00FF1320" w:rsidP="00FF1320" w:rsidRDefault="00FF1320" w14:paraId="7FB6D8D0" w14:textId="77777777">
                      <w:pPr>
                        <w:numPr>
                          <w:ilvl w:val="0"/>
                          <w:numId w:val="0"/>
                        </w:numPr>
                      </w:pPr>
                      <w:proofErr w:type="spellStart"/>
                      <w:proofErr w:type="gramStart"/>
                      <w:r>
                        <w:t>setLayout</w:t>
                      </w:r>
                      <w:proofErr w:type="spellEnd"/>
                      <w:r>
                        <w:t>(</w:t>
                      </w:r>
                      <w:proofErr w:type="gramEnd"/>
                      <w:r>
                        <w:t xml:space="preserve">new </w:t>
                      </w:r>
                      <w:proofErr w:type="spellStart"/>
                      <w:proofErr w:type="gramStart"/>
                      <w:r>
                        <w:t>GridBagLayout</w:t>
                      </w:r>
                      <w:proofErr w:type="spellEnd"/>
                      <w:r>
                        <w:t>(</w:t>
                      </w:r>
                      <w:proofErr w:type="gramEnd"/>
                      <w:r>
                        <w:t>)</w:t>
                      </w:r>
                      <w:proofErr w:type="gramStart"/>
                      <w:r>
                        <w:t>);</w:t>
                      </w:r>
                      <w:proofErr w:type="gramEnd"/>
                    </w:p>
                    <w:p w:rsidR="00FF1320" w:rsidP="00FF1320" w:rsidRDefault="00FF1320" w14:paraId="1DE73133" w14:textId="77777777">
                      <w:pPr>
                        <w:numPr>
                          <w:ilvl w:val="0"/>
                          <w:numId w:val="0"/>
                        </w:numPr>
                      </w:pPr>
                      <w:proofErr w:type="spellStart"/>
                      <w:r>
                        <w:t>GridBagConstraints</w:t>
                      </w:r>
                      <w:proofErr w:type="spellEnd"/>
                      <w:r>
                        <w:t xml:space="preserve"> c = new </w:t>
                      </w:r>
                      <w:proofErr w:type="spellStart"/>
                      <w:proofErr w:type="gramStart"/>
                      <w:r>
                        <w:t>GridBagConstraints</w:t>
                      </w:r>
                      <w:proofErr w:type="spellEnd"/>
                      <w:r>
                        <w:t>();</w:t>
                      </w:r>
                      <w:proofErr w:type="gramEnd"/>
                    </w:p>
                    <w:p w:rsidR="00FF1320" w:rsidP="00FF1320" w:rsidRDefault="00FF1320" w14:paraId="1113E584" w14:textId="77777777">
                      <w:pPr>
                        <w:numPr>
                          <w:ilvl w:val="0"/>
                          <w:numId w:val="0"/>
                        </w:numPr>
                      </w:pPr>
                      <w:proofErr w:type="spellStart"/>
                      <w:r>
                        <w:t>c.gridx</w:t>
                      </w:r>
                      <w:proofErr w:type="spellEnd"/>
                      <w:r>
                        <w:t xml:space="preserve"> = 0; </w:t>
                      </w:r>
                      <w:proofErr w:type="spellStart"/>
                      <w:proofErr w:type="gramStart"/>
                      <w:r>
                        <w:t>c.gridy</w:t>
                      </w:r>
                      <w:proofErr w:type="spellEnd"/>
                      <w:proofErr w:type="gramEnd"/>
                      <w:r>
                        <w:t xml:space="preserve"> = </w:t>
                      </w:r>
                      <w:proofErr w:type="gramStart"/>
                      <w:r>
                        <w:t>0;</w:t>
                      </w:r>
                      <w:proofErr w:type="gramEnd"/>
                    </w:p>
                    <w:p w:rsidR="00FF1320" w:rsidP="00FF1320" w:rsidRDefault="00FF1320" w14:paraId="0C95EAC8" w14:textId="77777777">
                      <w:pPr>
                        <w:numPr>
                          <w:ilvl w:val="0"/>
                          <w:numId w:val="0"/>
                        </w:numPr>
                      </w:pPr>
                      <w:proofErr w:type="gramStart"/>
                      <w:r>
                        <w:t>add(</w:t>
                      </w:r>
                      <w:proofErr w:type="gramEnd"/>
                      <w:r>
                        <w:t xml:space="preserve">new </w:t>
                      </w:r>
                      <w:proofErr w:type="gramStart"/>
                      <w:r>
                        <w:t>JButton(</w:t>
                      </w:r>
                      <w:proofErr w:type="gramEnd"/>
                      <w:r>
                        <w:t>"Button 1"), c</w:t>
                      </w:r>
                      <w:proofErr w:type="gramStart"/>
                      <w:r>
                        <w:t>);</w:t>
                      </w:r>
                      <w:proofErr w:type="gramEnd"/>
                    </w:p>
                    <w:p w:rsidR="00FF1320" w:rsidP="00FF1320" w:rsidRDefault="00FF1320" w14:paraId="3CDD48A6" w14:textId="77777777">
                      <w:pPr>
                        <w:numPr>
                          <w:ilvl w:val="0"/>
                          <w:numId w:val="0"/>
                        </w:numPr>
                      </w:pPr>
                      <w:proofErr w:type="spellStart"/>
                      <w:r>
                        <w:t>c.gridx</w:t>
                      </w:r>
                      <w:proofErr w:type="spellEnd"/>
                      <w:r>
                        <w:t xml:space="preserve"> = 1; </w:t>
                      </w:r>
                      <w:proofErr w:type="spellStart"/>
                      <w:proofErr w:type="gramStart"/>
                      <w:r>
                        <w:t>c.gridy</w:t>
                      </w:r>
                      <w:proofErr w:type="spellEnd"/>
                      <w:proofErr w:type="gramEnd"/>
                      <w:r>
                        <w:t xml:space="preserve"> = </w:t>
                      </w:r>
                      <w:proofErr w:type="gramStart"/>
                      <w:r>
                        <w:t>0;</w:t>
                      </w:r>
                      <w:proofErr w:type="gramEnd"/>
                    </w:p>
                    <w:p w:rsidRPr="00CF012C" w:rsidR="00FF1320" w:rsidP="00FF1320" w:rsidRDefault="00FF1320" w14:paraId="6E120444" w14:textId="32D7CBEB">
                      <w:pPr>
                        <w:numPr>
                          <w:ilvl w:val="0"/>
                          <w:numId w:val="0"/>
                        </w:numPr>
                      </w:pPr>
                      <w:proofErr w:type="gramStart"/>
                      <w:r>
                        <w:t>add(</w:t>
                      </w:r>
                      <w:proofErr w:type="gramEnd"/>
                      <w:r>
                        <w:t xml:space="preserve">new </w:t>
                      </w:r>
                      <w:proofErr w:type="gramStart"/>
                      <w:r>
                        <w:t>JButton(</w:t>
                      </w:r>
                      <w:proofErr w:type="gramEnd"/>
                      <w:r>
                        <w:t>"Button 2"), c</w:t>
                      </w:r>
                      <w:proofErr w:type="gramStart"/>
                      <w:r>
                        <w:t>);</w:t>
                      </w:r>
                      <w:proofErr w:type="gramEnd"/>
                    </w:p>
                  </w:txbxContent>
                </v:textbox>
                <w10:wrap anchorx="margin"/>
              </v:shape>
            </w:pict>
          </mc:Fallback>
        </mc:AlternateContent>
      </w:r>
      <w:r w:rsidR="00FF1320">
        <w:rPr>
          <w:rFonts w:eastAsia="Times New Roman" w:cs="Times New Roman"/>
          <w:b/>
          <w:kern w:val="0"/>
          <w:sz w:val="24"/>
          <w:szCs w:val="24"/>
          <w:lang w:eastAsia="en-PH"/>
          <w14:ligatures w14:val="none"/>
        </w:rPr>
        <w:t>Example:</w:t>
      </w:r>
    </w:p>
    <w:p w:rsidRPr="00FF1320" w:rsidR="00FF1320" w:rsidP="00FF1320" w:rsidRDefault="00FF1320" w14:paraId="46E8CDE5" w14:textId="409D9CB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7A475B" w:rsidP="007A475B" w:rsidRDefault="007A475B" w14:paraId="0DDB957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6304" w:rsidP="007A475B" w:rsidRDefault="00CC6304" w14:paraId="76F71B3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6304" w:rsidP="007A475B" w:rsidRDefault="00CC6304" w14:paraId="3B539BC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7A475B" w:rsidP="007A475B" w:rsidRDefault="007A475B" w14:paraId="3973602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7A475B" w:rsidP="007A475B" w:rsidRDefault="007A475B" w14:paraId="03ED142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9C4E7B" w:rsidR="007A475B" w:rsidP="007A475B" w:rsidRDefault="009C4E7B" w14:paraId="0F740D8C" w14:textId="7DEACC84">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r>
        <w:rPr>
          <w:rFonts w:eastAsia="Times New Roman" w:cs="Times New Roman"/>
          <w:b/>
          <w:kern w:val="0"/>
          <w:sz w:val="24"/>
          <w:szCs w:val="24"/>
          <w:lang w:eastAsia="en-PH"/>
          <w14:ligatures w14:val="none"/>
        </w:rPr>
        <w:t xml:space="preserve">Result: </w:t>
      </w:r>
      <w:r w:rsidRPr="009C4E7B">
        <w:rPr>
          <w:rFonts w:eastAsia="Times New Roman" w:cs="Times New Roman"/>
          <w:bCs/>
          <w:kern w:val="0"/>
          <w:sz w:val="24"/>
          <w:szCs w:val="24"/>
          <w:lang w:eastAsia="en-PH"/>
          <w14:ligatures w14:val="none"/>
        </w:rPr>
        <w:t>Components are placed at specified grid positions with custom flexibility.</w:t>
      </w:r>
    </w:p>
    <w:p w:rsidR="007A475B" w:rsidP="007A475B" w:rsidRDefault="00BD5623" w14:paraId="796839D5" w14:textId="6C2D396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BD5623">
        <w:rPr>
          <w:rFonts w:eastAsia="Times New Roman" w:cs="Times New Roman"/>
          <w:b/>
          <w:kern w:val="0"/>
          <w:sz w:val="24"/>
          <w:szCs w:val="24"/>
          <w:lang w:eastAsia="en-PH"/>
          <w14:ligatures w14:val="none"/>
        </w:rPr>
        <w:t>Choosing the Right Layout Manager</w:t>
      </w:r>
    </w:p>
    <w:tbl>
      <w:tblPr>
        <w:tblStyle w:val="GridTable1Light"/>
        <w:tblW w:w="0" w:type="auto"/>
        <w:tblLook w:val="04A0" w:firstRow="1" w:lastRow="0" w:firstColumn="1" w:lastColumn="0" w:noHBand="0" w:noVBand="1"/>
      </w:tblPr>
      <w:tblGrid>
        <w:gridCol w:w="4675"/>
        <w:gridCol w:w="4675"/>
      </w:tblGrid>
      <w:tr w:rsidR="00BD5623" w:rsidTr="000B0781" w14:paraId="3E42CFE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Pr="00BD5623" w:rsidR="00BD5623" w:rsidP="00BD5623" w:rsidRDefault="00BD5623" w14:paraId="41BF195B" w14:textId="3E8028E1">
            <w:pPr>
              <w:numPr>
                <w:ilvl w:val="0"/>
                <w:numId w:val="0"/>
              </w:numPr>
              <w:spacing w:before="100" w:beforeAutospacing="1" w:after="100" w:afterAutospacing="1"/>
              <w:jc w:val="center"/>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Layout Manager</w:t>
            </w:r>
          </w:p>
        </w:tc>
        <w:tc>
          <w:tcPr>
            <w:tcW w:w="4675" w:type="dxa"/>
          </w:tcPr>
          <w:p w:rsidRPr="00BD5623" w:rsidR="00BD5623" w:rsidP="00BD5623" w:rsidRDefault="00BD5623" w14:paraId="5B3C9591" w14:textId="0B33412C">
            <w:pPr>
              <w:numPr>
                <w:ilvl w:val="0"/>
                <w:numId w:val="0"/>
              </w:num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Best For</w:t>
            </w:r>
          </w:p>
        </w:tc>
      </w:tr>
      <w:tr w:rsidR="00BD5623" w:rsidTr="000B0781" w14:paraId="00042E8E" w14:textId="77777777">
        <w:tc>
          <w:tcPr>
            <w:cnfStyle w:val="001000000000" w:firstRow="0" w:lastRow="0" w:firstColumn="1" w:lastColumn="0" w:oddVBand="0" w:evenVBand="0" w:oddHBand="0" w:evenHBand="0" w:firstRowFirstColumn="0" w:firstRowLastColumn="0" w:lastRowFirstColumn="0" w:lastRowLastColumn="0"/>
            <w:tcW w:w="4675" w:type="dxa"/>
          </w:tcPr>
          <w:p w:rsidR="00BD5623" w:rsidP="007A475B" w:rsidRDefault="00BD5623" w14:paraId="242E2D1B" w14:textId="2DE6FA0E">
            <w:pPr>
              <w:numPr>
                <w:ilvl w:val="0"/>
                <w:numId w:val="0"/>
              </w:numPr>
              <w:spacing w:before="100" w:beforeAutospacing="1" w:after="100" w:afterAutospacing="1"/>
              <w:rPr>
                <w:rFonts w:eastAsia="Times New Roman" w:cs="Times New Roman"/>
                <w:b w:val="0"/>
                <w:kern w:val="0"/>
                <w:sz w:val="24"/>
                <w:szCs w:val="24"/>
                <w:lang w:eastAsia="en-PH"/>
                <w14:ligatures w14:val="none"/>
              </w:rPr>
            </w:pPr>
            <w:proofErr w:type="spellStart"/>
            <w:r w:rsidRPr="00BD5623">
              <w:rPr>
                <w:rFonts w:eastAsia="Times New Roman" w:cs="Times New Roman"/>
                <w:b w:val="0"/>
                <w:kern w:val="0"/>
                <w:sz w:val="24"/>
                <w:szCs w:val="24"/>
                <w:lang w:eastAsia="en-PH"/>
                <w14:ligatures w14:val="none"/>
              </w:rPr>
              <w:t>FlowLayout</w:t>
            </w:r>
            <w:proofErr w:type="spellEnd"/>
          </w:p>
        </w:tc>
        <w:tc>
          <w:tcPr>
            <w:tcW w:w="4675" w:type="dxa"/>
          </w:tcPr>
          <w:p w:rsidRPr="00F768A0" w:rsidR="00BD5623" w:rsidP="007A475B" w:rsidRDefault="000B0781" w14:paraId="1A851F08" w14:textId="329047B1">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0B0781">
              <w:rPr>
                <w:rFonts w:eastAsia="Times New Roman" w:cs="Times New Roman"/>
                <w:bCs/>
                <w:kern w:val="0"/>
                <w:sz w:val="24"/>
                <w:szCs w:val="24"/>
                <w:lang w:eastAsia="en-PH"/>
                <w14:ligatures w14:val="none"/>
              </w:rPr>
              <w:t>Simple forms or toolbars</w:t>
            </w:r>
          </w:p>
        </w:tc>
      </w:tr>
      <w:tr w:rsidR="00BD5623" w:rsidTr="000B0781" w14:paraId="2DEE465E" w14:textId="77777777">
        <w:tc>
          <w:tcPr>
            <w:cnfStyle w:val="001000000000" w:firstRow="0" w:lastRow="0" w:firstColumn="1" w:lastColumn="0" w:oddVBand="0" w:evenVBand="0" w:oddHBand="0" w:evenHBand="0" w:firstRowFirstColumn="0" w:firstRowLastColumn="0" w:lastRowFirstColumn="0" w:lastRowLastColumn="0"/>
            <w:tcW w:w="4675" w:type="dxa"/>
          </w:tcPr>
          <w:p w:rsidR="00BD5623" w:rsidP="007A475B" w:rsidRDefault="00BD5623" w14:paraId="3B7ABD5A" w14:textId="667F0B03">
            <w:pPr>
              <w:numPr>
                <w:ilvl w:val="0"/>
                <w:numId w:val="0"/>
              </w:numPr>
              <w:spacing w:before="100" w:beforeAutospacing="1" w:after="100" w:afterAutospacing="1"/>
              <w:rPr>
                <w:rFonts w:eastAsia="Times New Roman" w:cs="Times New Roman"/>
                <w:b w:val="0"/>
                <w:kern w:val="0"/>
                <w:sz w:val="24"/>
                <w:szCs w:val="24"/>
                <w:lang w:eastAsia="en-PH"/>
                <w14:ligatures w14:val="none"/>
              </w:rPr>
            </w:pPr>
            <w:proofErr w:type="spellStart"/>
            <w:r w:rsidRPr="00BD5623">
              <w:rPr>
                <w:rFonts w:eastAsia="Times New Roman" w:cs="Times New Roman"/>
                <w:b w:val="0"/>
                <w:kern w:val="0"/>
                <w:sz w:val="24"/>
                <w:szCs w:val="24"/>
                <w:lang w:eastAsia="en-PH"/>
                <w14:ligatures w14:val="none"/>
              </w:rPr>
              <w:t>BorderLayout</w:t>
            </w:r>
            <w:proofErr w:type="spellEnd"/>
          </w:p>
        </w:tc>
        <w:tc>
          <w:tcPr>
            <w:tcW w:w="4675" w:type="dxa"/>
          </w:tcPr>
          <w:p w:rsidRPr="00F768A0" w:rsidR="00BD5623" w:rsidP="007A475B" w:rsidRDefault="000B0781" w14:paraId="6EBEEF46" w14:textId="420A4061">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0B0781">
              <w:rPr>
                <w:rFonts w:eastAsia="Times New Roman" w:cs="Times New Roman"/>
                <w:bCs/>
                <w:kern w:val="0"/>
                <w:sz w:val="24"/>
                <w:szCs w:val="24"/>
                <w:lang w:eastAsia="en-PH"/>
                <w14:ligatures w14:val="none"/>
              </w:rPr>
              <w:t>Dividing windows into major sections</w:t>
            </w:r>
          </w:p>
        </w:tc>
      </w:tr>
      <w:tr w:rsidR="00BD5623" w:rsidTr="000B0781" w14:paraId="110F46C5" w14:textId="77777777">
        <w:tc>
          <w:tcPr>
            <w:cnfStyle w:val="001000000000" w:firstRow="0" w:lastRow="0" w:firstColumn="1" w:lastColumn="0" w:oddVBand="0" w:evenVBand="0" w:oddHBand="0" w:evenHBand="0" w:firstRowFirstColumn="0" w:firstRowLastColumn="0" w:lastRowFirstColumn="0" w:lastRowLastColumn="0"/>
            <w:tcW w:w="4675" w:type="dxa"/>
          </w:tcPr>
          <w:p w:rsidR="00BD5623" w:rsidP="007A475B" w:rsidRDefault="00BD5623" w14:paraId="290E5A65" w14:textId="169766BA">
            <w:pPr>
              <w:numPr>
                <w:ilvl w:val="0"/>
                <w:numId w:val="0"/>
              </w:numPr>
              <w:spacing w:before="100" w:beforeAutospacing="1" w:after="100" w:afterAutospacing="1"/>
              <w:rPr>
                <w:rFonts w:eastAsia="Times New Roman" w:cs="Times New Roman"/>
                <w:b w:val="0"/>
                <w:kern w:val="0"/>
                <w:sz w:val="24"/>
                <w:szCs w:val="24"/>
                <w:lang w:eastAsia="en-PH"/>
                <w14:ligatures w14:val="none"/>
              </w:rPr>
            </w:pPr>
            <w:proofErr w:type="spellStart"/>
            <w:r w:rsidRPr="00BD5623">
              <w:rPr>
                <w:rFonts w:eastAsia="Times New Roman" w:cs="Times New Roman"/>
                <w:b w:val="0"/>
                <w:kern w:val="0"/>
                <w:sz w:val="24"/>
                <w:szCs w:val="24"/>
                <w:lang w:eastAsia="en-PH"/>
                <w14:ligatures w14:val="none"/>
              </w:rPr>
              <w:t>GridLayout</w:t>
            </w:r>
            <w:proofErr w:type="spellEnd"/>
          </w:p>
        </w:tc>
        <w:tc>
          <w:tcPr>
            <w:tcW w:w="4675" w:type="dxa"/>
          </w:tcPr>
          <w:p w:rsidRPr="00F768A0" w:rsidR="00BD5623" w:rsidP="007A475B" w:rsidRDefault="000B0781" w14:paraId="26AE8ACB" w14:textId="2F54AE31">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0B0781">
              <w:rPr>
                <w:rFonts w:eastAsia="Times New Roman" w:cs="Times New Roman"/>
                <w:bCs/>
                <w:kern w:val="0"/>
                <w:sz w:val="24"/>
                <w:szCs w:val="24"/>
                <w:lang w:eastAsia="en-PH"/>
                <w14:ligatures w14:val="none"/>
              </w:rPr>
              <w:t>Uniform grids like calculators</w:t>
            </w:r>
          </w:p>
        </w:tc>
      </w:tr>
      <w:tr w:rsidR="00BD5623" w:rsidTr="000B0781" w14:paraId="787838B7" w14:textId="77777777">
        <w:tc>
          <w:tcPr>
            <w:cnfStyle w:val="001000000000" w:firstRow="0" w:lastRow="0" w:firstColumn="1" w:lastColumn="0" w:oddVBand="0" w:evenVBand="0" w:oddHBand="0" w:evenHBand="0" w:firstRowFirstColumn="0" w:firstRowLastColumn="0" w:lastRowFirstColumn="0" w:lastRowLastColumn="0"/>
            <w:tcW w:w="4675" w:type="dxa"/>
          </w:tcPr>
          <w:p w:rsidR="00BD5623" w:rsidP="007A475B" w:rsidRDefault="00BD5623" w14:paraId="121AAFD0" w14:textId="35A37960">
            <w:pPr>
              <w:numPr>
                <w:ilvl w:val="0"/>
                <w:numId w:val="0"/>
              </w:numPr>
              <w:spacing w:before="100" w:beforeAutospacing="1" w:after="100" w:afterAutospacing="1"/>
              <w:rPr>
                <w:rFonts w:eastAsia="Times New Roman" w:cs="Times New Roman"/>
                <w:b w:val="0"/>
                <w:kern w:val="0"/>
                <w:sz w:val="24"/>
                <w:szCs w:val="24"/>
                <w:lang w:eastAsia="en-PH"/>
                <w14:ligatures w14:val="none"/>
              </w:rPr>
            </w:pPr>
            <w:proofErr w:type="spellStart"/>
            <w:r w:rsidRPr="00BD5623">
              <w:rPr>
                <w:rFonts w:eastAsia="Times New Roman" w:cs="Times New Roman"/>
                <w:b w:val="0"/>
                <w:kern w:val="0"/>
                <w:sz w:val="24"/>
                <w:szCs w:val="24"/>
                <w:lang w:eastAsia="en-PH"/>
                <w14:ligatures w14:val="none"/>
              </w:rPr>
              <w:t>BoxLayout</w:t>
            </w:r>
            <w:proofErr w:type="spellEnd"/>
          </w:p>
        </w:tc>
        <w:tc>
          <w:tcPr>
            <w:tcW w:w="4675" w:type="dxa"/>
          </w:tcPr>
          <w:p w:rsidRPr="00F768A0" w:rsidR="00BD5623" w:rsidP="007A475B" w:rsidRDefault="00F768A0" w14:paraId="24D7738A" w14:textId="2EB342A7">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F768A0">
              <w:rPr>
                <w:rFonts w:eastAsia="Times New Roman" w:cs="Times New Roman"/>
                <w:bCs/>
                <w:kern w:val="0"/>
                <w:sz w:val="24"/>
                <w:szCs w:val="24"/>
                <w:lang w:eastAsia="en-PH"/>
                <w14:ligatures w14:val="none"/>
              </w:rPr>
              <w:t>Vertical or horizontal stacking</w:t>
            </w:r>
          </w:p>
        </w:tc>
      </w:tr>
      <w:tr w:rsidR="00BD5623" w:rsidTr="000B0781" w14:paraId="1DEE221D" w14:textId="77777777">
        <w:tc>
          <w:tcPr>
            <w:cnfStyle w:val="001000000000" w:firstRow="0" w:lastRow="0" w:firstColumn="1" w:lastColumn="0" w:oddVBand="0" w:evenVBand="0" w:oddHBand="0" w:evenHBand="0" w:firstRowFirstColumn="0" w:firstRowLastColumn="0" w:lastRowFirstColumn="0" w:lastRowLastColumn="0"/>
            <w:tcW w:w="4675" w:type="dxa"/>
          </w:tcPr>
          <w:p w:rsidR="00BD5623" w:rsidP="007A475B" w:rsidRDefault="00F768A0" w14:paraId="3724BE8A" w14:textId="51ABC2CA">
            <w:pPr>
              <w:numPr>
                <w:ilvl w:val="0"/>
                <w:numId w:val="0"/>
              </w:numPr>
              <w:spacing w:before="100" w:beforeAutospacing="1" w:after="100" w:afterAutospacing="1"/>
              <w:rPr>
                <w:rFonts w:eastAsia="Times New Roman" w:cs="Times New Roman"/>
                <w:b w:val="0"/>
                <w:kern w:val="0"/>
                <w:sz w:val="24"/>
                <w:szCs w:val="24"/>
                <w:lang w:eastAsia="en-PH"/>
                <w14:ligatures w14:val="none"/>
              </w:rPr>
            </w:pPr>
            <w:proofErr w:type="spellStart"/>
            <w:r w:rsidRPr="00F768A0">
              <w:rPr>
                <w:rFonts w:eastAsia="Times New Roman" w:cs="Times New Roman"/>
                <w:b w:val="0"/>
                <w:kern w:val="0"/>
                <w:sz w:val="24"/>
                <w:szCs w:val="24"/>
                <w:lang w:eastAsia="en-PH"/>
                <w14:ligatures w14:val="none"/>
              </w:rPr>
              <w:t>GridBagLayout</w:t>
            </w:r>
            <w:proofErr w:type="spellEnd"/>
          </w:p>
        </w:tc>
        <w:tc>
          <w:tcPr>
            <w:tcW w:w="4675" w:type="dxa"/>
          </w:tcPr>
          <w:p w:rsidRPr="00F768A0" w:rsidR="00BD5623" w:rsidP="007A475B" w:rsidRDefault="00F768A0" w14:paraId="17AE89EE" w14:textId="563B4B09">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F768A0">
              <w:rPr>
                <w:rFonts w:eastAsia="Times New Roman" w:cs="Times New Roman"/>
                <w:bCs/>
                <w:kern w:val="0"/>
                <w:sz w:val="24"/>
                <w:szCs w:val="24"/>
                <w:lang w:eastAsia="en-PH"/>
                <w14:ligatures w14:val="none"/>
              </w:rPr>
              <w:t>Complex, fine-tuned layouts</w:t>
            </w:r>
          </w:p>
        </w:tc>
      </w:tr>
    </w:tbl>
    <w:p w:rsidR="00BD5623" w:rsidP="007A475B" w:rsidRDefault="000B0781" w14:paraId="69328552" w14:textId="3EF5FF0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0B0781">
        <w:rPr>
          <w:rFonts w:eastAsia="Times New Roman" w:cs="Times New Roman"/>
          <w:b/>
          <w:kern w:val="0"/>
          <w:sz w:val="24"/>
          <w:szCs w:val="24"/>
          <w:lang w:eastAsia="en-PH"/>
          <w14:ligatures w14:val="none"/>
        </w:rPr>
        <w:t>Combining Layout Managers</w:t>
      </w:r>
    </w:p>
    <w:p w:rsidRPr="003F3F07" w:rsidR="003F3F07" w:rsidP="000B0781" w:rsidRDefault="003F3F07" w14:paraId="13E6D306"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F3F07">
        <w:rPr>
          <w:rFonts w:eastAsia="Times New Roman" w:cs="Times New Roman"/>
          <w:bCs/>
          <w:kern w:val="0"/>
          <w:sz w:val="24"/>
          <w:szCs w:val="24"/>
          <w:lang w:eastAsia="en-PH"/>
          <w14:ligatures w14:val="none"/>
        </w:rPr>
        <w:t>You can use nested panels, each with a different layout manager, to create complex GUIs.</w:t>
      </w:r>
    </w:p>
    <w:p w:rsidRPr="003F3F07" w:rsidR="000B0781" w:rsidP="000B0781" w:rsidRDefault="003F3F07" w14:paraId="766C8FA6" w14:textId="785FF27E">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F3F07">
        <w:rPr>
          <w:rFonts w:eastAsia="Times New Roman" w:cs="Times New Roman"/>
          <w:bCs/>
          <w:kern w:val="0"/>
          <w:sz w:val="24"/>
          <w:szCs w:val="24"/>
          <w:lang w:eastAsia="en-PH"/>
          <w14:ligatures w14:val="none"/>
        </w:rPr>
        <w:t xml:space="preserve">For example, a </w:t>
      </w:r>
      <w:proofErr w:type="spellStart"/>
      <w:r w:rsidRPr="003F3F07">
        <w:rPr>
          <w:rFonts w:eastAsia="Times New Roman" w:cs="Times New Roman"/>
          <w:bCs/>
          <w:kern w:val="0"/>
          <w:sz w:val="24"/>
          <w:szCs w:val="24"/>
          <w:lang w:eastAsia="en-PH"/>
          <w14:ligatures w14:val="none"/>
        </w:rPr>
        <w:t>BorderLayout</w:t>
      </w:r>
      <w:proofErr w:type="spellEnd"/>
      <w:r w:rsidRPr="003F3F07">
        <w:rPr>
          <w:rFonts w:eastAsia="Times New Roman" w:cs="Times New Roman"/>
          <w:bCs/>
          <w:kern w:val="0"/>
          <w:sz w:val="24"/>
          <w:szCs w:val="24"/>
          <w:lang w:eastAsia="en-PH"/>
          <w14:ligatures w14:val="none"/>
        </w:rPr>
        <w:t xml:space="preserve"> for the main window and a </w:t>
      </w:r>
      <w:proofErr w:type="spellStart"/>
      <w:r w:rsidRPr="003F3F07">
        <w:rPr>
          <w:rFonts w:eastAsia="Times New Roman" w:cs="Times New Roman"/>
          <w:bCs/>
          <w:kern w:val="0"/>
          <w:sz w:val="24"/>
          <w:szCs w:val="24"/>
          <w:lang w:eastAsia="en-PH"/>
          <w14:ligatures w14:val="none"/>
        </w:rPr>
        <w:t>GridLayout</w:t>
      </w:r>
      <w:proofErr w:type="spellEnd"/>
      <w:r w:rsidRPr="003F3F07">
        <w:rPr>
          <w:rFonts w:eastAsia="Times New Roman" w:cs="Times New Roman"/>
          <w:bCs/>
          <w:kern w:val="0"/>
          <w:sz w:val="24"/>
          <w:szCs w:val="24"/>
          <w:lang w:eastAsia="en-PH"/>
          <w14:ligatures w14:val="none"/>
        </w:rPr>
        <w:t xml:space="preserve"> inside the center panel.</w:t>
      </w:r>
    </w:p>
    <w:p w:rsidR="007A475B" w:rsidP="007A475B" w:rsidRDefault="003F3F07" w14:paraId="70EA09C1" w14:textId="3B7F688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Conclusion</w:t>
      </w:r>
    </w:p>
    <w:p w:rsidRPr="00645165" w:rsidR="00645165" w:rsidP="005E4004" w:rsidRDefault="00645165" w14:paraId="26DCFD33" w14:textId="77777777">
      <w:pPr>
        <w:pStyle w:val="ListParagraph"/>
        <w:numPr>
          <w:ilvl w:val="0"/>
          <w:numId w:val="90"/>
        </w:numPr>
        <w:spacing w:before="100" w:beforeAutospacing="1" w:after="100" w:afterAutospacing="1" w:line="240" w:lineRule="auto"/>
        <w:rPr>
          <w:rFonts w:eastAsia="Times New Roman" w:cs="Times New Roman"/>
          <w:kern w:val="0"/>
          <w:sz w:val="24"/>
          <w:szCs w:val="24"/>
          <w:lang w:eastAsia="en-PH"/>
          <w14:ligatures w14:val="none"/>
        </w:rPr>
      </w:pPr>
      <w:r w:rsidRPr="00645165">
        <w:rPr>
          <w:rFonts w:eastAsia="Times New Roman" w:cs="Times New Roman"/>
          <w:kern w:val="0"/>
          <w:sz w:val="24"/>
          <w:szCs w:val="24"/>
          <w:lang w:eastAsia="en-PH"/>
          <w14:ligatures w14:val="none"/>
        </w:rPr>
        <w:t>Layout Managers play a crucial role in creating professional, flexible, and organized GUI applications in Java.</w:t>
      </w:r>
    </w:p>
    <w:p w:rsidRPr="00645165" w:rsidR="00645165" w:rsidP="005E4004" w:rsidRDefault="00645165" w14:paraId="43A370A8" w14:textId="77777777">
      <w:pPr>
        <w:pStyle w:val="ListParagraph"/>
        <w:numPr>
          <w:ilvl w:val="0"/>
          <w:numId w:val="90"/>
        </w:numPr>
        <w:spacing w:before="100" w:beforeAutospacing="1" w:after="100" w:afterAutospacing="1" w:line="240" w:lineRule="auto"/>
        <w:rPr>
          <w:rFonts w:eastAsia="Times New Roman" w:cs="Times New Roman"/>
          <w:kern w:val="0"/>
          <w:sz w:val="24"/>
          <w:szCs w:val="24"/>
          <w:lang w:eastAsia="en-PH"/>
          <w14:ligatures w14:val="none"/>
        </w:rPr>
      </w:pPr>
      <w:r w:rsidRPr="00645165">
        <w:rPr>
          <w:rFonts w:eastAsia="Times New Roman" w:cs="Times New Roman"/>
          <w:kern w:val="0"/>
          <w:sz w:val="24"/>
          <w:szCs w:val="24"/>
          <w:lang w:eastAsia="en-PH"/>
          <w14:ligatures w14:val="none"/>
        </w:rPr>
        <w:t>They automate component arrangement, reduce manual coding, and make GUIs responsive to window resizing.</w:t>
      </w:r>
    </w:p>
    <w:p w:rsidRPr="00645165" w:rsidR="007A475B" w:rsidP="005E4004" w:rsidRDefault="00645165" w14:paraId="7B20000F" w14:textId="68028489">
      <w:pPr>
        <w:pStyle w:val="ListParagraph"/>
        <w:numPr>
          <w:ilvl w:val="0"/>
          <w:numId w:val="90"/>
        </w:numPr>
        <w:spacing w:before="100" w:beforeAutospacing="1" w:after="100" w:afterAutospacing="1" w:line="240" w:lineRule="auto"/>
        <w:rPr>
          <w:rFonts w:eastAsia="Times New Roman" w:cs="Times New Roman"/>
          <w:kern w:val="0"/>
          <w:sz w:val="24"/>
          <w:szCs w:val="24"/>
          <w:lang w:eastAsia="en-PH"/>
          <w14:ligatures w14:val="none"/>
        </w:rPr>
      </w:pPr>
      <w:r w:rsidRPr="00645165">
        <w:rPr>
          <w:rFonts w:eastAsia="Times New Roman" w:cs="Times New Roman"/>
          <w:kern w:val="0"/>
          <w:sz w:val="24"/>
          <w:szCs w:val="24"/>
          <w:lang w:eastAsia="en-PH"/>
          <w14:ligatures w14:val="none"/>
        </w:rPr>
        <w:t>By understanding and combining layout managers effectively, developers can design interfaces that are both functional and aesthetically pleasing.</w:t>
      </w:r>
    </w:p>
    <w:p w:rsidR="00645165" w:rsidP="00CC6304" w:rsidRDefault="00CC6304" w14:paraId="36799DB3" w14:textId="4748BA0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Video Link: </w:t>
      </w:r>
      <w:hyperlink w:history="1" r:id="rId48">
        <w:r w:rsidRPr="00FF62EB" w:rsidR="00377460">
          <w:rPr>
            <w:rStyle w:val="Hyperlink"/>
            <w:rFonts w:eastAsia="Times New Roman" w:cs="Times New Roman"/>
            <w:b/>
            <w:kern w:val="0"/>
            <w:sz w:val="24"/>
            <w:szCs w:val="24"/>
            <w:lang w:eastAsia="en-PH"/>
            <w14:ligatures w14:val="none"/>
          </w:rPr>
          <w:t>https://youtu.be/muWxqz6NjLY?si=nah8MS4rWqxcLeHt</w:t>
        </w:r>
      </w:hyperlink>
      <w:r>
        <w:rPr>
          <w:rFonts w:eastAsia="Times New Roman" w:cs="Times New Roman"/>
          <w:b/>
          <w:kern w:val="0"/>
          <w:sz w:val="24"/>
          <w:szCs w:val="24"/>
          <w:lang w:eastAsia="en-PH"/>
          <w14:ligatures w14:val="none"/>
        </w:rPr>
        <w:t xml:space="preserve"> </w:t>
      </w:r>
    </w:p>
    <w:p w:rsidRPr="00CC6304" w:rsidR="00377460" w:rsidP="00CC6304" w:rsidRDefault="00377460" w14:paraId="574BF07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535FF9" w:rsidR="00B41229" w:rsidP="005E4004" w:rsidRDefault="0057364D" w14:paraId="0852E394" w14:textId="77777777">
      <w:pPr>
        <w:pStyle w:val="ListParagraph"/>
        <w:numPr>
          <w:ilvl w:val="1"/>
          <w:numId w:val="72"/>
        </w:numPr>
        <w:spacing w:before="100" w:beforeAutospacing="1" w:after="100" w:afterAutospacing="1" w:line="240" w:lineRule="auto"/>
        <w:rPr>
          <w:rFonts w:eastAsia="Times New Roman" w:cs="Times New Roman"/>
          <w:b/>
          <w:color w:val="EE0000"/>
          <w:kern w:val="0"/>
          <w:sz w:val="24"/>
          <w:szCs w:val="24"/>
          <w:lang w:eastAsia="en-PH"/>
          <w14:ligatures w14:val="none"/>
        </w:rPr>
      </w:pPr>
      <w:r w:rsidRPr="00535FF9">
        <w:rPr>
          <w:rFonts w:eastAsia="Times New Roman" w:cs="Times New Roman"/>
          <w:b/>
          <w:color w:val="EE0000"/>
          <w:kern w:val="0"/>
          <w:sz w:val="24"/>
          <w:szCs w:val="24"/>
          <w:lang w:eastAsia="en-PH"/>
          <w14:ligatures w14:val="none"/>
        </w:rPr>
        <w:t>Adding GUI Controls (</w:t>
      </w:r>
      <w:proofErr w:type="spellStart"/>
      <w:r w:rsidRPr="00535FF9">
        <w:rPr>
          <w:rFonts w:eastAsia="Times New Roman" w:cs="Times New Roman"/>
          <w:b/>
          <w:color w:val="EE0000"/>
          <w:kern w:val="0"/>
          <w:sz w:val="24"/>
          <w:szCs w:val="24"/>
          <w:lang w:eastAsia="en-PH"/>
          <w14:ligatures w14:val="none"/>
        </w:rPr>
        <w:t>JLabel</w:t>
      </w:r>
      <w:proofErr w:type="spellEnd"/>
      <w:r w:rsidRPr="00535FF9">
        <w:rPr>
          <w:rFonts w:eastAsia="Times New Roman" w:cs="Times New Roman"/>
          <w:b/>
          <w:color w:val="EE0000"/>
          <w:kern w:val="0"/>
          <w:sz w:val="24"/>
          <w:szCs w:val="24"/>
          <w:lang w:eastAsia="en-PH"/>
          <w14:ligatures w14:val="none"/>
        </w:rPr>
        <w:t xml:space="preserve">, </w:t>
      </w:r>
      <w:proofErr w:type="spellStart"/>
      <w:r w:rsidRPr="00535FF9">
        <w:rPr>
          <w:rFonts w:eastAsia="Times New Roman" w:cs="Times New Roman"/>
          <w:b/>
          <w:color w:val="EE0000"/>
          <w:kern w:val="0"/>
          <w:sz w:val="24"/>
          <w:szCs w:val="24"/>
          <w:lang w:eastAsia="en-PH"/>
          <w14:ligatures w14:val="none"/>
        </w:rPr>
        <w:t>JTextField</w:t>
      </w:r>
      <w:proofErr w:type="spellEnd"/>
      <w:r w:rsidRPr="00535FF9">
        <w:rPr>
          <w:rFonts w:eastAsia="Times New Roman" w:cs="Times New Roman"/>
          <w:b/>
          <w:color w:val="EE0000"/>
          <w:kern w:val="0"/>
          <w:sz w:val="24"/>
          <w:szCs w:val="24"/>
          <w:lang w:eastAsia="en-PH"/>
          <w14:ligatures w14:val="none"/>
        </w:rPr>
        <w:t>, Jbutton)</w:t>
      </w:r>
    </w:p>
    <w:p w:rsidRPr="00723112" w:rsidR="00723112" w:rsidP="00535FF9" w:rsidRDefault="00723112" w14:paraId="3CCC4CD5"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723112">
        <w:rPr>
          <w:rFonts w:eastAsia="Times New Roman" w:cs="Times New Roman"/>
          <w:bCs/>
          <w:kern w:val="0"/>
          <w:sz w:val="24"/>
          <w:szCs w:val="24"/>
          <w:lang w:eastAsia="en-PH"/>
          <w14:ligatures w14:val="none"/>
        </w:rPr>
        <w:t>In Java Swing, a Graphical User Interface (GUI) is made up of different components called controls.</w:t>
      </w:r>
    </w:p>
    <w:p w:rsidRPr="00723112" w:rsidR="00535FF9" w:rsidP="00535FF9" w:rsidRDefault="00723112" w14:paraId="679B905D" w14:textId="0328518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723112">
        <w:rPr>
          <w:rFonts w:eastAsia="Times New Roman" w:cs="Times New Roman"/>
          <w:bCs/>
          <w:kern w:val="0"/>
          <w:sz w:val="24"/>
          <w:szCs w:val="24"/>
          <w:lang w:eastAsia="en-PH"/>
          <w14:ligatures w14:val="none"/>
        </w:rPr>
        <w:t>These controls allow users to interact with the program — for example, by typing text, clicking buttons, or reading messages on the screen.</w:t>
      </w:r>
    </w:p>
    <w:p w:rsidR="00723112" w:rsidP="00723112" w:rsidRDefault="00723112" w14:paraId="652B9DBB" w14:textId="5244F29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723112">
        <w:rPr>
          <w:rFonts w:eastAsia="Times New Roman" w:cs="Times New Roman"/>
          <w:b/>
          <w:kern w:val="0"/>
          <w:sz w:val="24"/>
          <w:szCs w:val="24"/>
          <w:lang w:eastAsia="en-PH"/>
          <w14:ligatures w14:val="none"/>
        </w:rPr>
        <w:t>Three of the most common GUI controls are:</w:t>
      </w:r>
    </w:p>
    <w:p w:rsidRPr="006758F4" w:rsidR="006758F4" w:rsidP="005E4004" w:rsidRDefault="006758F4" w14:paraId="17E3987E" w14:textId="11AE8D81">
      <w:pPr>
        <w:pStyle w:val="ListParagraph"/>
        <w:numPr>
          <w:ilvl w:val="0"/>
          <w:numId w:val="91"/>
        </w:numPr>
        <w:spacing w:before="100" w:beforeAutospacing="1" w:after="100" w:afterAutospacing="1" w:line="240" w:lineRule="auto"/>
        <w:rPr>
          <w:rFonts w:eastAsia="Times New Roman" w:cs="Times New Roman"/>
          <w:bCs/>
          <w:kern w:val="0"/>
          <w:sz w:val="24"/>
          <w:szCs w:val="24"/>
          <w:lang w:eastAsia="en-PH"/>
          <w14:ligatures w14:val="none"/>
        </w:rPr>
      </w:pPr>
      <w:proofErr w:type="spellStart"/>
      <w:r w:rsidRPr="006758F4">
        <w:rPr>
          <w:rFonts w:eastAsia="Times New Roman" w:cs="Times New Roman"/>
          <w:bCs/>
          <w:kern w:val="0"/>
          <w:sz w:val="24"/>
          <w:szCs w:val="24"/>
          <w:lang w:eastAsia="en-PH"/>
          <w14:ligatures w14:val="none"/>
        </w:rPr>
        <w:t>JLabel</w:t>
      </w:r>
      <w:proofErr w:type="spellEnd"/>
      <w:r w:rsidRPr="006758F4">
        <w:rPr>
          <w:rFonts w:eastAsia="Times New Roman" w:cs="Times New Roman"/>
          <w:bCs/>
          <w:kern w:val="0"/>
          <w:sz w:val="24"/>
          <w:szCs w:val="24"/>
          <w:lang w:eastAsia="en-PH"/>
          <w14:ligatures w14:val="none"/>
        </w:rPr>
        <w:t xml:space="preserve"> – displays text or images</w:t>
      </w:r>
    </w:p>
    <w:p w:rsidRPr="006758F4" w:rsidR="006758F4" w:rsidP="005E4004" w:rsidRDefault="006758F4" w14:paraId="5A71D590" w14:textId="0F4373A7">
      <w:pPr>
        <w:pStyle w:val="ListParagraph"/>
        <w:numPr>
          <w:ilvl w:val="0"/>
          <w:numId w:val="91"/>
        </w:numPr>
        <w:spacing w:before="100" w:beforeAutospacing="1" w:after="100" w:afterAutospacing="1" w:line="240" w:lineRule="auto"/>
        <w:rPr>
          <w:rFonts w:eastAsia="Times New Roman" w:cs="Times New Roman"/>
          <w:bCs/>
          <w:kern w:val="0"/>
          <w:sz w:val="24"/>
          <w:szCs w:val="24"/>
          <w:lang w:eastAsia="en-PH"/>
          <w14:ligatures w14:val="none"/>
        </w:rPr>
      </w:pPr>
      <w:proofErr w:type="spellStart"/>
      <w:r w:rsidRPr="006758F4">
        <w:rPr>
          <w:rFonts w:eastAsia="Times New Roman" w:cs="Times New Roman"/>
          <w:bCs/>
          <w:kern w:val="0"/>
          <w:sz w:val="24"/>
          <w:szCs w:val="24"/>
          <w:lang w:eastAsia="en-PH"/>
          <w14:ligatures w14:val="none"/>
        </w:rPr>
        <w:t>JTextField</w:t>
      </w:r>
      <w:proofErr w:type="spellEnd"/>
      <w:r w:rsidRPr="006758F4">
        <w:rPr>
          <w:rFonts w:eastAsia="Times New Roman" w:cs="Times New Roman"/>
          <w:bCs/>
          <w:kern w:val="0"/>
          <w:sz w:val="24"/>
          <w:szCs w:val="24"/>
          <w:lang w:eastAsia="en-PH"/>
          <w14:ligatures w14:val="none"/>
        </w:rPr>
        <w:t xml:space="preserve"> – allows users to enter text</w:t>
      </w:r>
    </w:p>
    <w:p w:rsidR="00723112" w:rsidP="005E4004" w:rsidRDefault="006758F4" w14:paraId="476D2E19" w14:textId="5C1AD49F">
      <w:pPr>
        <w:pStyle w:val="ListParagraph"/>
        <w:numPr>
          <w:ilvl w:val="0"/>
          <w:numId w:val="91"/>
        </w:numPr>
        <w:spacing w:before="100" w:beforeAutospacing="1" w:after="100" w:afterAutospacing="1" w:line="240" w:lineRule="auto"/>
        <w:rPr>
          <w:rFonts w:eastAsia="Times New Roman" w:cs="Times New Roman"/>
          <w:bCs/>
          <w:kern w:val="0"/>
          <w:sz w:val="24"/>
          <w:szCs w:val="24"/>
          <w:lang w:eastAsia="en-PH"/>
          <w14:ligatures w14:val="none"/>
        </w:rPr>
      </w:pPr>
      <w:r w:rsidRPr="006758F4">
        <w:rPr>
          <w:rFonts w:eastAsia="Times New Roman" w:cs="Times New Roman"/>
          <w:bCs/>
          <w:kern w:val="0"/>
          <w:sz w:val="24"/>
          <w:szCs w:val="24"/>
          <w:lang w:eastAsia="en-PH"/>
          <w14:ligatures w14:val="none"/>
        </w:rPr>
        <w:t>JButton – triggers an action when clicked</w:t>
      </w:r>
    </w:p>
    <w:p w:rsidRPr="006758F4" w:rsidR="006758F4" w:rsidP="006758F4" w:rsidRDefault="006758F4" w14:paraId="62B5B8D3"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Pr="006758F4" w:rsidR="00723112" w:rsidP="006758F4" w:rsidRDefault="006758F4" w14:paraId="5240C9DC" w14:textId="57D7EF52">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6758F4">
        <w:rPr>
          <w:rFonts w:eastAsia="Times New Roman" w:cs="Times New Roman"/>
          <w:bCs/>
          <w:kern w:val="0"/>
          <w:sz w:val="24"/>
          <w:szCs w:val="24"/>
          <w:lang w:eastAsia="en-PH"/>
          <w14:ligatures w14:val="none"/>
        </w:rPr>
        <w:t xml:space="preserve">These components are part of the </w:t>
      </w:r>
      <w:proofErr w:type="spellStart"/>
      <w:proofErr w:type="gramStart"/>
      <w:r w:rsidRPr="006758F4">
        <w:rPr>
          <w:rFonts w:eastAsia="Times New Roman" w:cs="Times New Roman"/>
          <w:bCs/>
          <w:kern w:val="0"/>
          <w:sz w:val="24"/>
          <w:szCs w:val="24"/>
          <w:lang w:eastAsia="en-PH"/>
          <w14:ligatures w14:val="none"/>
        </w:rPr>
        <w:t>javax.swing</w:t>
      </w:r>
      <w:proofErr w:type="spellEnd"/>
      <w:proofErr w:type="gramEnd"/>
      <w:r w:rsidRPr="006758F4">
        <w:rPr>
          <w:rFonts w:eastAsia="Times New Roman" w:cs="Times New Roman"/>
          <w:bCs/>
          <w:kern w:val="0"/>
          <w:sz w:val="24"/>
          <w:szCs w:val="24"/>
          <w:lang w:eastAsia="en-PH"/>
          <w14:ligatures w14:val="none"/>
        </w:rPr>
        <w:t xml:space="preserve"> package, which provides tools for creating modern and interactive Java desktop applications.</w:t>
      </w:r>
    </w:p>
    <w:p w:rsidR="006758F4" w:rsidP="00723112" w:rsidRDefault="006758F4" w14:paraId="37A995B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723112" w:rsidP="00723112" w:rsidRDefault="006758F4" w14:paraId="29D55FEF" w14:textId="5115429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sidRPr="006758F4">
        <w:rPr>
          <w:rFonts w:eastAsia="Times New Roman" w:cs="Times New Roman"/>
          <w:b/>
          <w:kern w:val="0"/>
          <w:sz w:val="24"/>
          <w:szCs w:val="24"/>
          <w:lang w:eastAsia="en-PH"/>
          <w14:ligatures w14:val="none"/>
        </w:rPr>
        <w:t>JLabel</w:t>
      </w:r>
      <w:proofErr w:type="spellEnd"/>
      <w:r w:rsidRPr="006758F4">
        <w:rPr>
          <w:rFonts w:eastAsia="Times New Roman" w:cs="Times New Roman"/>
          <w:b/>
          <w:kern w:val="0"/>
          <w:sz w:val="24"/>
          <w:szCs w:val="24"/>
          <w:lang w:eastAsia="en-PH"/>
          <w14:ligatures w14:val="none"/>
        </w:rPr>
        <w:t xml:space="preserve"> – Displaying Text or Images</w:t>
      </w:r>
    </w:p>
    <w:p w:rsidRPr="00BD0B2A" w:rsidR="006758F4" w:rsidP="00BD0B2A" w:rsidRDefault="00BD0B2A" w14:paraId="0CFC960E" w14:textId="2699330D">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BD0B2A">
        <w:rPr>
          <w:rFonts w:eastAsia="Times New Roman" w:cs="Times New Roman"/>
          <w:bCs/>
          <w:kern w:val="0"/>
          <w:sz w:val="24"/>
          <w:szCs w:val="24"/>
          <w:lang w:eastAsia="en-PH"/>
          <w14:ligatures w14:val="none"/>
        </w:rPr>
        <w:t xml:space="preserve">A </w:t>
      </w:r>
      <w:proofErr w:type="spellStart"/>
      <w:r w:rsidRPr="00BD0B2A">
        <w:rPr>
          <w:rFonts w:eastAsia="Times New Roman" w:cs="Times New Roman"/>
          <w:bCs/>
          <w:kern w:val="0"/>
          <w:sz w:val="24"/>
          <w:szCs w:val="24"/>
          <w:lang w:eastAsia="en-PH"/>
          <w14:ligatures w14:val="none"/>
        </w:rPr>
        <w:t>JLabel</w:t>
      </w:r>
      <w:proofErr w:type="spellEnd"/>
      <w:r w:rsidRPr="00BD0B2A">
        <w:rPr>
          <w:rFonts w:eastAsia="Times New Roman" w:cs="Times New Roman"/>
          <w:bCs/>
          <w:kern w:val="0"/>
          <w:sz w:val="24"/>
          <w:szCs w:val="24"/>
          <w:lang w:eastAsia="en-PH"/>
          <w14:ligatures w14:val="none"/>
        </w:rPr>
        <w:t xml:space="preserve"> is used to display static text or images on the screen.</w:t>
      </w:r>
      <w:r w:rsidRPr="00BD0B2A">
        <w:rPr>
          <w:rFonts w:eastAsia="Times New Roman" w:cs="Times New Roman"/>
          <w:bCs/>
          <w:kern w:val="0"/>
          <w:sz w:val="24"/>
          <w:szCs w:val="24"/>
          <w:lang w:eastAsia="en-PH"/>
          <w14:ligatures w14:val="none"/>
        </w:rPr>
        <w:br/>
      </w:r>
      <w:r w:rsidRPr="00BD0B2A">
        <w:rPr>
          <w:rFonts w:eastAsia="Times New Roman" w:cs="Times New Roman"/>
          <w:bCs/>
          <w:kern w:val="0"/>
          <w:sz w:val="24"/>
          <w:szCs w:val="24"/>
          <w:lang w:eastAsia="en-PH"/>
          <w14:ligatures w14:val="none"/>
        </w:rPr>
        <w:t>It doesn’t accept input — it’s purely for showing information.</w:t>
      </w:r>
    </w:p>
    <w:p w:rsidR="00723112" w:rsidP="00723112" w:rsidRDefault="00BD0B2A" w14:paraId="70B89E1B" w14:textId="6AC0C95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15" behindDoc="0" locked="0" layoutInCell="1" allowOverlap="1" wp14:anchorId="316248CD" wp14:editId="2A9F3C30">
                <wp:simplePos x="0" y="0"/>
                <wp:positionH relativeFrom="margin">
                  <wp:align>center</wp:align>
                </wp:positionH>
                <wp:positionV relativeFrom="paragraph">
                  <wp:posOffset>353599</wp:posOffset>
                </wp:positionV>
                <wp:extent cx="5347970" cy="940280"/>
                <wp:effectExtent l="0" t="0" r="24130" b="12700"/>
                <wp:wrapNone/>
                <wp:docPr id="570704415" name="Text Box 10"/>
                <wp:cNvGraphicFramePr/>
                <a:graphic xmlns:a="http://schemas.openxmlformats.org/drawingml/2006/main">
                  <a:graphicData uri="http://schemas.microsoft.com/office/word/2010/wordprocessingShape">
                    <wps:wsp>
                      <wps:cNvSpPr txBox="1"/>
                      <wps:spPr>
                        <a:xfrm>
                          <a:off x="0" y="0"/>
                          <a:ext cx="5347970" cy="940280"/>
                        </a:xfrm>
                        <a:prstGeom prst="rect">
                          <a:avLst/>
                        </a:prstGeom>
                        <a:solidFill>
                          <a:schemeClr val="tx1"/>
                        </a:solidFill>
                        <a:ln w="6350">
                          <a:solidFill>
                            <a:prstClr val="black"/>
                          </a:solidFill>
                        </a:ln>
                      </wps:spPr>
                      <wps:txbx>
                        <w:txbxContent>
                          <w:p w:rsidR="00BD0B2A" w:rsidP="00BD0B2A" w:rsidRDefault="00BD0B2A" w14:paraId="3DD63D87" w14:textId="77777777">
                            <w:pPr>
                              <w:numPr>
                                <w:ilvl w:val="0"/>
                                <w:numId w:val="0"/>
                              </w:numPr>
                            </w:pPr>
                            <w:r>
                              <w:t>java</w:t>
                            </w:r>
                          </w:p>
                          <w:p w:rsidR="00BD0B2A" w:rsidP="00BD0B2A" w:rsidRDefault="00BD0B2A" w14:paraId="6C7CDA8C" w14:textId="77777777">
                            <w:pPr>
                              <w:numPr>
                                <w:ilvl w:val="0"/>
                                <w:numId w:val="0"/>
                              </w:numPr>
                            </w:pPr>
                          </w:p>
                          <w:p w:rsidRPr="00CF012C" w:rsidR="00BD0B2A" w:rsidP="00BD0B2A" w:rsidRDefault="00BD0B2A" w14:paraId="3866BFE5" w14:textId="59330573">
                            <w:pPr>
                              <w:numPr>
                                <w:ilvl w:val="0"/>
                                <w:numId w:val="0"/>
                              </w:numPr>
                            </w:pPr>
                            <w:proofErr w:type="spellStart"/>
                            <w:r w:rsidRPr="00BD0B2A">
                              <w:t>JLabel</w:t>
                            </w:r>
                            <w:proofErr w:type="spellEnd"/>
                            <w:r w:rsidRPr="00BD0B2A">
                              <w:t xml:space="preserve"> label = new </w:t>
                            </w:r>
                            <w:proofErr w:type="spellStart"/>
                            <w:proofErr w:type="gramStart"/>
                            <w:r w:rsidRPr="00BD0B2A">
                              <w:t>JLabel</w:t>
                            </w:r>
                            <w:proofErr w:type="spellEnd"/>
                            <w:r w:rsidRPr="00BD0B2A">
                              <w:t>(</w:t>
                            </w:r>
                            <w:proofErr w:type="gramEnd"/>
                            <w:r w:rsidRPr="00BD0B2A">
                              <w:t>"Enter your name:"</w:t>
                            </w:r>
                            <w:proofErr w:type="gramStart"/>
                            <w:r w:rsidRPr="00BD0B2A">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E40AF47">
              <v:shape id="_x0000_s1104" style="position:absolute;margin-left:0;margin-top:27.85pt;width:421.1pt;height:74.05pt;z-index:25165831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" w14:anchorId="316248CD">
                <v:textbox>
                  <w:txbxContent>
                    <w:p w:rsidR="00BD0B2A" w:rsidP="00BD0B2A" w:rsidRDefault="00BD0B2A" w14:paraId="3D9A7A84" w14:textId="77777777">
                      <w:pPr>
                        <w:numPr>
                          <w:ilvl w:val="0"/>
                          <w:numId w:val="0"/>
                        </w:numPr>
                      </w:pPr>
                      <w:r>
                        <w:t>java</w:t>
                      </w:r>
                    </w:p>
                    <w:p w:rsidR="00BD0B2A" w:rsidP="00BD0B2A" w:rsidRDefault="00BD0B2A" w14:paraId="0DE4B5B7" w14:textId="77777777">
                      <w:pPr>
                        <w:numPr>
                          <w:ilvl w:val="0"/>
                          <w:numId w:val="0"/>
                        </w:numPr>
                      </w:pPr>
                    </w:p>
                    <w:p w:rsidRPr="00CF012C" w:rsidR="00BD0B2A" w:rsidP="00BD0B2A" w:rsidRDefault="00BD0B2A" w14:paraId="47C40AA7" w14:textId="59330573">
                      <w:pPr>
                        <w:numPr>
                          <w:ilvl w:val="0"/>
                          <w:numId w:val="0"/>
                        </w:numPr>
                      </w:pPr>
                      <w:proofErr w:type="spellStart"/>
                      <w:r w:rsidRPr="00BD0B2A">
                        <w:t>JLabel</w:t>
                      </w:r>
                      <w:proofErr w:type="spellEnd"/>
                      <w:r w:rsidRPr="00BD0B2A">
                        <w:t xml:space="preserve"> label = new </w:t>
                      </w:r>
                      <w:proofErr w:type="spellStart"/>
                      <w:proofErr w:type="gramStart"/>
                      <w:r w:rsidRPr="00BD0B2A">
                        <w:t>JLabel</w:t>
                      </w:r>
                      <w:proofErr w:type="spellEnd"/>
                      <w:r w:rsidRPr="00BD0B2A">
                        <w:t>(</w:t>
                      </w:r>
                      <w:proofErr w:type="gramEnd"/>
                      <w:r w:rsidRPr="00BD0B2A">
                        <w:t>"Enter your name:"</w:t>
                      </w:r>
                      <w:proofErr w:type="gramStart"/>
                      <w:r w:rsidRPr="00BD0B2A">
                        <w:t>);</w:t>
                      </w:r>
                      <w:proofErr w:type="gramEnd"/>
                    </w:p>
                  </w:txbxContent>
                </v:textbox>
                <w10:wrap anchorx="margin"/>
              </v:shape>
            </w:pict>
          </mc:Fallback>
        </mc:AlternateContent>
      </w:r>
      <w:r>
        <w:rPr>
          <w:rFonts w:eastAsia="Times New Roman" w:cs="Times New Roman"/>
          <w:b/>
          <w:kern w:val="0"/>
          <w:sz w:val="24"/>
          <w:szCs w:val="24"/>
          <w:lang w:eastAsia="en-PH"/>
          <w14:ligatures w14:val="none"/>
        </w:rPr>
        <w:t>Example:</w:t>
      </w:r>
    </w:p>
    <w:p w:rsidR="00BD0B2A" w:rsidP="00723112" w:rsidRDefault="00BD0B2A" w14:paraId="5CE2D81C" w14:textId="26B4377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723112" w:rsidP="00723112" w:rsidRDefault="00723112" w14:paraId="270B359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723112" w:rsidP="00723112" w:rsidRDefault="00723112" w14:paraId="0A71CCE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723112" w:rsidP="00723112" w:rsidRDefault="00BD0B2A" w14:paraId="4B9505F6" w14:textId="594B161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BD0B2A">
        <w:rPr>
          <w:rFonts w:eastAsia="Times New Roman" w:cs="Times New Roman"/>
          <w:b/>
          <w:kern w:val="0"/>
          <w:sz w:val="24"/>
          <w:szCs w:val="24"/>
          <w:lang w:eastAsia="en-PH"/>
          <w14:ligatures w14:val="none"/>
        </w:rPr>
        <w:t>You can also align and customize labels:</w:t>
      </w:r>
    </w:p>
    <w:p w:rsidR="00BD0B2A" w:rsidP="00723112" w:rsidRDefault="00BD0B2A" w14:paraId="25B883C3" w14:textId="309BDB1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16" behindDoc="0" locked="0" layoutInCell="1" allowOverlap="1" wp14:anchorId="39E06421" wp14:editId="663177B8">
                <wp:simplePos x="0" y="0"/>
                <wp:positionH relativeFrom="margin">
                  <wp:align>center</wp:align>
                </wp:positionH>
                <wp:positionV relativeFrom="paragraph">
                  <wp:posOffset>9896</wp:posOffset>
                </wp:positionV>
                <wp:extent cx="5347970" cy="1242203"/>
                <wp:effectExtent l="0" t="0" r="24130" b="15240"/>
                <wp:wrapNone/>
                <wp:docPr id="709055839" name="Text Box 10"/>
                <wp:cNvGraphicFramePr/>
                <a:graphic xmlns:a="http://schemas.openxmlformats.org/drawingml/2006/main">
                  <a:graphicData uri="http://schemas.microsoft.com/office/word/2010/wordprocessingShape">
                    <wps:wsp>
                      <wps:cNvSpPr txBox="1"/>
                      <wps:spPr>
                        <a:xfrm>
                          <a:off x="0" y="0"/>
                          <a:ext cx="5347970" cy="1242203"/>
                        </a:xfrm>
                        <a:prstGeom prst="rect">
                          <a:avLst/>
                        </a:prstGeom>
                        <a:solidFill>
                          <a:schemeClr val="tx1"/>
                        </a:solidFill>
                        <a:ln w="6350">
                          <a:solidFill>
                            <a:prstClr val="black"/>
                          </a:solidFill>
                        </a:ln>
                      </wps:spPr>
                      <wps:txbx>
                        <w:txbxContent>
                          <w:p w:rsidR="00BD0B2A" w:rsidP="00BD0B2A" w:rsidRDefault="00BD0B2A" w14:paraId="24C1EB17" w14:textId="77777777">
                            <w:pPr>
                              <w:numPr>
                                <w:ilvl w:val="0"/>
                                <w:numId w:val="0"/>
                              </w:numPr>
                            </w:pPr>
                            <w:r>
                              <w:t>java</w:t>
                            </w:r>
                          </w:p>
                          <w:p w:rsidR="00BD0B2A" w:rsidP="00BD0B2A" w:rsidRDefault="00BD0B2A" w14:paraId="3E6493F8" w14:textId="77777777">
                            <w:pPr>
                              <w:numPr>
                                <w:ilvl w:val="0"/>
                                <w:numId w:val="0"/>
                              </w:numPr>
                            </w:pPr>
                          </w:p>
                          <w:p w:rsidR="00BD0B2A" w:rsidP="00BD0B2A" w:rsidRDefault="00BD0B2A" w14:paraId="31A6DBB9" w14:textId="77777777">
                            <w:pPr>
                              <w:numPr>
                                <w:ilvl w:val="0"/>
                                <w:numId w:val="0"/>
                              </w:numPr>
                            </w:pPr>
                            <w:proofErr w:type="spellStart"/>
                            <w:proofErr w:type="gramStart"/>
                            <w:r>
                              <w:t>label.setHorizontalAlignment</w:t>
                            </w:r>
                            <w:proofErr w:type="spellEnd"/>
                            <w:proofErr w:type="gramEnd"/>
                            <w:r>
                              <w:t>(</w:t>
                            </w:r>
                            <w:proofErr w:type="spellStart"/>
                            <w:r>
                              <w:t>SwingConstants.CENTER</w:t>
                            </w:r>
                            <w:proofErr w:type="spellEnd"/>
                            <w:proofErr w:type="gramStart"/>
                            <w:r>
                              <w:t>);</w:t>
                            </w:r>
                            <w:proofErr w:type="gramEnd"/>
                          </w:p>
                          <w:p w:rsidRPr="00CF012C" w:rsidR="00BD0B2A" w:rsidP="00BD0B2A" w:rsidRDefault="00BD0B2A" w14:paraId="338D56EE" w14:textId="69480C04">
                            <w:pPr>
                              <w:numPr>
                                <w:ilvl w:val="0"/>
                                <w:numId w:val="0"/>
                              </w:numPr>
                            </w:pPr>
                            <w:proofErr w:type="spellStart"/>
                            <w:proofErr w:type="gramStart"/>
                            <w:r>
                              <w:t>label.setForeground</w:t>
                            </w:r>
                            <w:proofErr w:type="spellEnd"/>
                            <w:proofErr w:type="gramEnd"/>
                            <w:r>
                              <w:t>(</w:t>
                            </w:r>
                            <w:proofErr w:type="spellStart"/>
                            <w:r>
                              <w:t>Color.BLUE</w:t>
                            </w:r>
                            <w:proofErr w:type="spellEnd"/>
                            <w:proofErr w:type="gramStart"/>
                            <w: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2A29F31">
              <v:shape id="_x0000_s1105" style="position:absolute;margin-left:0;margin-top:.8pt;width:421.1pt;height:97.8pt;z-index:2516583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" w14:anchorId="39E06421">
                <v:textbox>
                  <w:txbxContent>
                    <w:p w:rsidR="00BD0B2A" w:rsidP="00BD0B2A" w:rsidRDefault="00BD0B2A" w14:paraId="2EA673C5" w14:textId="77777777">
                      <w:pPr>
                        <w:numPr>
                          <w:ilvl w:val="0"/>
                          <w:numId w:val="0"/>
                        </w:numPr>
                      </w:pPr>
                      <w:r>
                        <w:t>java</w:t>
                      </w:r>
                    </w:p>
                    <w:p w:rsidR="00BD0B2A" w:rsidP="00BD0B2A" w:rsidRDefault="00BD0B2A" w14:paraId="66204FF1" w14:textId="77777777">
                      <w:pPr>
                        <w:numPr>
                          <w:ilvl w:val="0"/>
                          <w:numId w:val="0"/>
                        </w:numPr>
                      </w:pPr>
                    </w:p>
                    <w:p w:rsidR="00BD0B2A" w:rsidP="00BD0B2A" w:rsidRDefault="00BD0B2A" w14:paraId="7C13AB03" w14:textId="77777777">
                      <w:pPr>
                        <w:numPr>
                          <w:ilvl w:val="0"/>
                          <w:numId w:val="0"/>
                        </w:numPr>
                      </w:pPr>
                      <w:proofErr w:type="spellStart"/>
                      <w:proofErr w:type="gramStart"/>
                      <w:r>
                        <w:t>label.setHorizontalAlignment</w:t>
                      </w:r>
                      <w:proofErr w:type="spellEnd"/>
                      <w:proofErr w:type="gramEnd"/>
                      <w:r>
                        <w:t>(</w:t>
                      </w:r>
                      <w:proofErr w:type="spellStart"/>
                      <w:r>
                        <w:t>SwingConstants.CENTER</w:t>
                      </w:r>
                      <w:proofErr w:type="spellEnd"/>
                      <w:proofErr w:type="gramStart"/>
                      <w:r>
                        <w:t>);</w:t>
                      </w:r>
                      <w:proofErr w:type="gramEnd"/>
                    </w:p>
                    <w:p w:rsidRPr="00CF012C" w:rsidR="00BD0B2A" w:rsidP="00BD0B2A" w:rsidRDefault="00BD0B2A" w14:paraId="2C232454" w14:textId="69480C04">
                      <w:pPr>
                        <w:numPr>
                          <w:ilvl w:val="0"/>
                          <w:numId w:val="0"/>
                        </w:numPr>
                      </w:pPr>
                      <w:proofErr w:type="spellStart"/>
                      <w:proofErr w:type="gramStart"/>
                      <w:r>
                        <w:t>label.setForeground</w:t>
                      </w:r>
                      <w:proofErr w:type="spellEnd"/>
                      <w:proofErr w:type="gramEnd"/>
                      <w:r>
                        <w:t>(</w:t>
                      </w:r>
                      <w:proofErr w:type="spellStart"/>
                      <w:r>
                        <w:t>Color.BLUE</w:t>
                      </w:r>
                      <w:proofErr w:type="spellEnd"/>
                      <w:proofErr w:type="gramStart"/>
                      <w:r>
                        <w:t>);</w:t>
                      </w:r>
                      <w:proofErr w:type="gramEnd"/>
                    </w:p>
                  </w:txbxContent>
                </v:textbox>
                <w10:wrap anchorx="margin"/>
              </v:shape>
            </w:pict>
          </mc:Fallback>
        </mc:AlternateContent>
      </w:r>
    </w:p>
    <w:p w:rsidR="00BD0B2A" w:rsidP="00723112" w:rsidRDefault="00BD0B2A" w14:paraId="46D331F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D0B2A" w:rsidP="00723112" w:rsidRDefault="00BD0B2A" w14:paraId="5C9FAC0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D0B2A" w:rsidP="00723112" w:rsidRDefault="00BD0B2A" w14:paraId="2172523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D0B2A" w:rsidP="00723112" w:rsidRDefault="00BD0B2A" w14:paraId="5963CC92" w14:textId="36EBAF5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BD0B2A">
        <w:rPr>
          <w:rFonts w:eastAsia="Times New Roman" w:cs="Times New Roman"/>
          <w:b/>
          <w:kern w:val="0"/>
          <w:sz w:val="24"/>
          <w:szCs w:val="24"/>
          <w:lang w:eastAsia="en-PH"/>
          <w14:ligatures w14:val="none"/>
        </w:rPr>
        <w:t>Usage Example in GUI:</w:t>
      </w:r>
    </w:p>
    <w:p w:rsidR="00BD0B2A" w:rsidP="00723112" w:rsidRDefault="00BD0B2A" w14:paraId="65BDBEF0" w14:textId="0AB3389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17" behindDoc="0" locked="0" layoutInCell="1" allowOverlap="1" wp14:anchorId="026CA9DE" wp14:editId="534EA48C">
                <wp:simplePos x="0" y="0"/>
                <wp:positionH relativeFrom="margin">
                  <wp:align>center</wp:align>
                </wp:positionH>
                <wp:positionV relativeFrom="paragraph">
                  <wp:posOffset>7991</wp:posOffset>
                </wp:positionV>
                <wp:extent cx="5347970" cy="940280"/>
                <wp:effectExtent l="0" t="0" r="24130" b="12700"/>
                <wp:wrapNone/>
                <wp:docPr id="828089387" name="Text Box 10"/>
                <wp:cNvGraphicFramePr/>
                <a:graphic xmlns:a="http://schemas.openxmlformats.org/drawingml/2006/main">
                  <a:graphicData uri="http://schemas.microsoft.com/office/word/2010/wordprocessingShape">
                    <wps:wsp>
                      <wps:cNvSpPr txBox="1"/>
                      <wps:spPr>
                        <a:xfrm>
                          <a:off x="0" y="0"/>
                          <a:ext cx="5347970" cy="940280"/>
                        </a:xfrm>
                        <a:prstGeom prst="rect">
                          <a:avLst/>
                        </a:prstGeom>
                        <a:solidFill>
                          <a:schemeClr val="tx1"/>
                        </a:solidFill>
                        <a:ln w="6350">
                          <a:solidFill>
                            <a:prstClr val="black"/>
                          </a:solidFill>
                        </a:ln>
                      </wps:spPr>
                      <wps:txbx>
                        <w:txbxContent>
                          <w:p w:rsidR="00BD0B2A" w:rsidP="00BD0B2A" w:rsidRDefault="00BD0B2A" w14:paraId="3C6210FC" w14:textId="77777777">
                            <w:pPr>
                              <w:numPr>
                                <w:ilvl w:val="0"/>
                                <w:numId w:val="0"/>
                              </w:numPr>
                            </w:pPr>
                            <w:r>
                              <w:t>java</w:t>
                            </w:r>
                          </w:p>
                          <w:p w:rsidR="00BD0B2A" w:rsidP="00BD0B2A" w:rsidRDefault="00BD0B2A" w14:paraId="193262E6" w14:textId="77777777">
                            <w:pPr>
                              <w:numPr>
                                <w:ilvl w:val="0"/>
                                <w:numId w:val="0"/>
                              </w:numPr>
                            </w:pPr>
                          </w:p>
                          <w:p w:rsidRPr="00CF012C" w:rsidR="00BD0B2A" w:rsidP="00BD0B2A" w:rsidRDefault="00BD0B2A" w14:paraId="3D08D2BE" w14:textId="45920A33">
                            <w:pPr>
                              <w:numPr>
                                <w:ilvl w:val="0"/>
                                <w:numId w:val="0"/>
                              </w:numPr>
                            </w:pPr>
                            <w:proofErr w:type="spellStart"/>
                            <w:r w:rsidRPr="00BD0B2A">
                              <w:t>frame.add</w:t>
                            </w:r>
                            <w:proofErr w:type="spellEnd"/>
                            <w:r w:rsidRPr="00BD0B2A">
                              <w:t>(label</w:t>
                            </w:r>
                            <w:proofErr w:type="gramStart"/>
                            <w:r w:rsidRPr="00BD0B2A">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FC07338">
              <v:shape id="_x0000_s1106" style="position:absolute;margin-left:0;margin-top:.65pt;width:421.1pt;height:74.05pt;z-index:251658317;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" w14:anchorId="026CA9DE">
                <v:textbox>
                  <w:txbxContent>
                    <w:p w:rsidR="00BD0B2A" w:rsidP="00BD0B2A" w:rsidRDefault="00BD0B2A" w14:paraId="52D1013F" w14:textId="77777777">
                      <w:pPr>
                        <w:numPr>
                          <w:ilvl w:val="0"/>
                          <w:numId w:val="0"/>
                        </w:numPr>
                      </w:pPr>
                      <w:r>
                        <w:t>java</w:t>
                      </w:r>
                    </w:p>
                    <w:p w:rsidR="00BD0B2A" w:rsidP="00BD0B2A" w:rsidRDefault="00BD0B2A" w14:paraId="2DBF0D7D" w14:textId="77777777">
                      <w:pPr>
                        <w:numPr>
                          <w:ilvl w:val="0"/>
                          <w:numId w:val="0"/>
                        </w:numPr>
                      </w:pPr>
                    </w:p>
                    <w:p w:rsidRPr="00CF012C" w:rsidR="00BD0B2A" w:rsidP="00BD0B2A" w:rsidRDefault="00BD0B2A" w14:paraId="37D24BAF" w14:textId="45920A33">
                      <w:pPr>
                        <w:numPr>
                          <w:ilvl w:val="0"/>
                          <w:numId w:val="0"/>
                        </w:numPr>
                      </w:pPr>
                      <w:proofErr w:type="spellStart"/>
                      <w:r w:rsidRPr="00BD0B2A">
                        <w:t>frame.add</w:t>
                      </w:r>
                      <w:proofErr w:type="spellEnd"/>
                      <w:r w:rsidRPr="00BD0B2A">
                        <w:t>(label</w:t>
                      </w:r>
                      <w:proofErr w:type="gramStart"/>
                      <w:r w:rsidRPr="00BD0B2A">
                        <w:t>);</w:t>
                      </w:r>
                      <w:proofErr w:type="gramEnd"/>
                    </w:p>
                  </w:txbxContent>
                </v:textbox>
                <w10:wrap anchorx="margin"/>
              </v:shape>
            </w:pict>
          </mc:Fallback>
        </mc:AlternateContent>
      </w:r>
    </w:p>
    <w:p w:rsidR="00BD0B2A" w:rsidP="00723112" w:rsidRDefault="00BD0B2A" w14:paraId="7746143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D0B2A" w:rsidP="00723112" w:rsidRDefault="00BD0B2A" w14:paraId="74CF80C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584DDC" w:rsidR="00723112" w:rsidP="00723112" w:rsidRDefault="00BD0B2A" w14:paraId="73DAF81D" w14:textId="08CD8B5E">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r>
        <w:rPr>
          <w:rFonts w:eastAsia="Times New Roman" w:cs="Times New Roman"/>
          <w:b/>
          <w:kern w:val="0"/>
          <w:sz w:val="24"/>
          <w:szCs w:val="24"/>
          <w:lang w:eastAsia="en-PH"/>
          <w14:ligatures w14:val="none"/>
        </w:rPr>
        <w:t xml:space="preserve">Purpose: </w:t>
      </w:r>
      <w:r w:rsidRPr="00584DDC" w:rsidR="00584DDC">
        <w:rPr>
          <w:rFonts w:eastAsia="Times New Roman" w:cs="Times New Roman"/>
          <w:bCs/>
          <w:kern w:val="0"/>
          <w:sz w:val="24"/>
          <w:szCs w:val="24"/>
          <w:lang w:eastAsia="en-PH"/>
          <w14:ligatures w14:val="none"/>
        </w:rPr>
        <w:t>Used for instructions, descriptions, or labels beside text fields (e.g., “Username:” or “Password:”).</w:t>
      </w:r>
    </w:p>
    <w:p w:rsidR="00584DDC" w:rsidP="00723112" w:rsidRDefault="00584DDC" w14:paraId="0CD8D4F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584DDC" w:rsidP="00723112" w:rsidRDefault="00584DDC" w14:paraId="42BA8E38" w14:textId="1B1954A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sidRPr="00584DDC">
        <w:rPr>
          <w:rFonts w:eastAsia="Times New Roman" w:cs="Times New Roman"/>
          <w:b/>
          <w:kern w:val="0"/>
          <w:sz w:val="24"/>
          <w:szCs w:val="24"/>
          <w:lang w:eastAsia="en-PH"/>
          <w14:ligatures w14:val="none"/>
        </w:rPr>
        <w:t>JTextField</w:t>
      </w:r>
      <w:proofErr w:type="spellEnd"/>
      <w:r w:rsidRPr="00584DDC">
        <w:rPr>
          <w:rFonts w:eastAsia="Times New Roman" w:cs="Times New Roman"/>
          <w:b/>
          <w:kern w:val="0"/>
          <w:sz w:val="24"/>
          <w:szCs w:val="24"/>
          <w:lang w:eastAsia="en-PH"/>
          <w14:ligatures w14:val="none"/>
        </w:rPr>
        <w:t xml:space="preserve"> – Accepting User Input</w:t>
      </w:r>
    </w:p>
    <w:p w:rsidRPr="00584DDC" w:rsidR="00584DDC" w:rsidP="00584DDC" w:rsidRDefault="00584DDC" w14:paraId="454A41D0"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84DDC">
        <w:rPr>
          <w:rFonts w:eastAsia="Times New Roman" w:cs="Times New Roman"/>
          <w:bCs/>
          <w:kern w:val="0"/>
          <w:sz w:val="24"/>
          <w:szCs w:val="24"/>
          <w:lang w:eastAsia="en-PH"/>
          <w14:ligatures w14:val="none"/>
        </w:rPr>
        <w:t xml:space="preserve">A </w:t>
      </w:r>
      <w:proofErr w:type="spellStart"/>
      <w:r w:rsidRPr="00584DDC">
        <w:rPr>
          <w:rFonts w:eastAsia="Times New Roman" w:cs="Times New Roman"/>
          <w:bCs/>
          <w:kern w:val="0"/>
          <w:sz w:val="24"/>
          <w:szCs w:val="24"/>
          <w:lang w:eastAsia="en-PH"/>
          <w14:ligatures w14:val="none"/>
        </w:rPr>
        <w:t>JTextField</w:t>
      </w:r>
      <w:proofErr w:type="spellEnd"/>
      <w:r w:rsidRPr="00584DDC">
        <w:rPr>
          <w:rFonts w:eastAsia="Times New Roman" w:cs="Times New Roman"/>
          <w:bCs/>
          <w:kern w:val="0"/>
          <w:sz w:val="24"/>
          <w:szCs w:val="24"/>
          <w:lang w:eastAsia="en-PH"/>
          <w14:ligatures w14:val="none"/>
        </w:rPr>
        <w:t xml:space="preserve"> is a box that allows the user to type in text.</w:t>
      </w:r>
    </w:p>
    <w:p w:rsidRPr="00584DDC" w:rsidR="00584DDC" w:rsidP="00584DDC" w:rsidRDefault="00584DDC" w14:paraId="0CB030A5" w14:textId="60876568">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84DDC">
        <w:rPr>
          <w:rFonts w:eastAsia="Times New Roman" w:cs="Times New Roman"/>
          <w:bCs/>
          <w:kern w:val="0"/>
          <w:sz w:val="24"/>
          <w:szCs w:val="24"/>
          <w:lang w:eastAsia="en-PH"/>
          <w14:ligatures w14:val="none"/>
        </w:rPr>
        <w:t>It is one of the most common input components in Swing.</w:t>
      </w:r>
    </w:p>
    <w:p w:rsidR="00584DDC" w:rsidP="00723112" w:rsidRDefault="00584DDC" w14:paraId="242A690E" w14:textId="4E3818D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Example:</w:t>
      </w:r>
    </w:p>
    <w:p w:rsidR="00377460" w:rsidP="00723112" w:rsidRDefault="00377460" w14:paraId="416E4759" w14:textId="2B47CAE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18" behindDoc="0" locked="0" layoutInCell="1" allowOverlap="1" wp14:anchorId="5079A1D7" wp14:editId="1C57C09C">
                <wp:simplePos x="0" y="0"/>
                <wp:positionH relativeFrom="margin">
                  <wp:posOffset>319204</wp:posOffset>
                </wp:positionH>
                <wp:positionV relativeFrom="paragraph">
                  <wp:posOffset>9881</wp:posOffset>
                </wp:positionV>
                <wp:extent cx="5347970" cy="940280"/>
                <wp:effectExtent l="0" t="0" r="24130" b="12700"/>
                <wp:wrapNone/>
                <wp:docPr id="678856839" name="Text Box 10"/>
                <wp:cNvGraphicFramePr/>
                <a:graphic xmlns:a="http://schemas.openxmlformats.org/drawingml/2006/main">
                  <a:graphicData uri="http://schemas.microsoft.com/office/word/2010/wordprocessingShape">
                    <wps:wsp>
                      <wps:cNvSpPr txBox="1"/>
                      <wps:spPr>
                        <a:xfrm>
                          <a:off x="0" y="0"/>
                          <a:ext cx="5347970" cy="940280"/>
                        </a:xfrm>
                        <a:prstGeom prst="rect">
                          <a:avLst/>
                        </a:prstGeom>
                        <a:solidFill>
                          <a:schemeClr val="tx1"/>
                        </a:solidFill>
                        <a:ln w="6350">
                          <a:solidFill>
                            <a:prstClr val="black"/>
                          </a:solidFill>
                        </a:ln>
                      </wps:spPr>
                      <wps:txbx>
                        <w:txbxContent>
                          <w:p w:rsidR="00584DDC" w:rsidP="00584DDC" w:rsidRDefault="00584DDC" w14:paraId="5B0CA93C" w14:textId="77777777">
                            <w:pPr>
                              <w:numPr>
                                <w:ilvl w:val="0"/>
                                <w:numId w:val="0"/>
                              </w:numPr>
                            </w:pPr>
                            <w:r>
                              <w:t>java</w:t>
                            </w:r>
                          </w:p>
                          <w:p w:rsidR="00584DDC" w:rsidP="00584DDC" w:rsidRDefault="00584DDC" w14:paraId="0FC53EE3" w14:textId="77777777">
                            <w:pPr>
                              <w:numPr>
                                <w:ilvl w:val="0"/>
                                <w:numId w:val="0"/>
                              </w:numPr>
                            </w:pPr>
                          </w:p>
                          <w:p w:rsidRPr="00CF012C" w:rsidR="00584DDC" w:rsidP="00584DDC" w:rsidRDefault="00584DDC" w14:paraId="1D0A4702" w14:textId="07E5842C">
                            <w:pPr>
                              <w:numPr>
                                <w:ilvl w:val="0"/>
                                <w:numId w:val="0"/>
                              </w:numPr>
                            </w:pPr>
                            <w:proofErr w:type="spellStart"/>
                            <w:r w:rsidRPr="00584DDC">
                              <w:t>JTextField</w:t>
                            </w:r>
                            <w:proofErr w:type="spellEnd"/>
                            <w:r w:rsidRPr="00584DDC">
                              <w:t xml:space="preserve"> </w:t>
                            </w:r>
                            <w:proofErr w:type="spellStart"/>
                            <w:r w:rsidRPr="00584DDC">
                              <w:t>textField</w:t>
                            </w:r>
                            <w:proofErr w:type="spellEnd"/>
                            <w:r w:rsidRPr="00584DDC">
                              <w:t xml:space="preserve"> = new </w:t>
                            </w:r>
                            <w:proofErr w:type="spellStart"/>
                            <w:proofErr w:type="gramStart"/>
                            <w:r w:rsidRPr="00584DDC">
                              <w:t>JTextField</w:t>
                            </w:r>
                            <w:proofErr w:type="spellEnd"/>
                            <w:r w:rsidRPr="00584DDC">
                              <w:t>(</w:t>
                            </w:r>
                            <w:proofErr w:type="gramEnd"/>
                            <w:r w:rsidRPr="00584DDC">
                              <w:t>20</w:t>
                            </w:r>
                            <w:proofErr w:type="gramStart"/>
                            <w:r w:rsidRPr="00584DDC">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16529CB">
              <v:shape id="_x0000_s1107" style="position:absolute;margin-left:25.15pt;margin-top:.8pt;width:421.1pt;height:74.05pt;z-index:25165831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" w14:anchorId="5079A1D7">
                <v:textbox>
                  <w:txbxContent>
                    <w:p w:rsidR="00584DDC" w:rsidP="00584DDC" w:rsidRDefault="00584DDC" w14:paraId="1B4D66EC" w14:textId="77777777">
                      <w:pPr>
                        <w:numPr>
                          <w:ilvl w:val="0"/>
                          <w:numId w:val="0"/>
                        </w:numPr>
                      </w:pPr>
                      <w:r>
                        <w:t>java</w:t>
                      </w:r>
                    </w:p>
                    <w:p w:rsidR="00584DDC" w:rsidP="00584DDC" w:rsidRDefault="00584DDC" w14:paraId="6B62F1B3" w14:textId="77777777">
                      <w:pPr>
                        <w:numPr>
                          <w:ilvl w:val="0"/>
                          <w:numId w:val="0"/>
                        </w:numPr>
                      </w:pPr>
                    </w:p>
                    <w:p w:rsidRPr="00CF012C" w:rsidR="00584DDC" w:rsidP="00584DDC" w:rsidRDefault="00584DDC" w14:paraId="40058693" w14:textId="07E5842C">
                      <w:pPr>
                        <w:numPr>
                          <w:ilvl w:val="0"/>
                          <w:numId w:val="0"/>
                        </w:numPr>
                      </w:pPr>
                      <w:proofErr w:type="spellStart"/>
                      <w:r w:rsidRPr="00584DDC">
                        <w:t>JTextField</w:t>
                      </w:r>
                      <w:proofErr w:type="spellEnd"/>
                      <w:r w:rsidRPr="00584DDC">
                        <w:t xml:space="preserve"> </w:t>
                      </w:r>
                      <w:proofErr w:type="spellStart"/>
                      <w:r w:rsidRPr="00584DDC">
                        <w:t>textField</w:t>
                      </w:r>
                      <w:proofErr w:type="spellEnd"/>
                      <w:r w:rsidRPr="00584DDC">
                        <w:t xml:space="preserve"> = new </w:t>
                      </w:r>
                      <w:proofErr w:type="spellStart"/>
                      <w:proofErr w:type="gramStart"/>
                      <w:r w:rsidRPr="00584DDC">
                        <w:t>JTextField</w:t>
                      </w:r>
                      <w:proofErr w:type="spellEnd"/>
                      <w:r w:rsidRPr="00584DDC">
                        <w:t>(</w:t>
                      </w:r>
                      <w:proofErr w:type="gramEnd"/>
                      <w:r w:rsidRPr="00584DDC">
                        <w:t>20</w:t>
                      </w:r>
                      <w:proofErr w:type="gramStart"/>
                      <w:r w:rsidRPr="00584DDC">
                        <w:t>);</w:t>
                      </w:r>
                      <w:proofErr w:type="gramEnd"/>
                    </w:p>
                  </w:txbxContent>
                </v:textbox>
                <w10:wrap anchorx="margin"/>
              </v:shape>
            </w:pict>
          </mc:Fallback>
        </mc:AlternateContent>
      </w:r>
    </w:p>
    <w:p w:rsidR="00377460" w:rsidP="00723112" w:rsidRDefault="00377460" w14:paraId="19F3F5F1" w14:textId="18F4104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584DDC" w:rsidP="00723112" w:rsidRDefault="00584DDC" w14:paraId="02449EC7" w14:textId="7ABC77A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0F4EFE" w:rsidR="000F4EFE" w:rsidP="005E4004" w:rsidRDefault="000F4EFE" w14:paraId="65580130" w14:textId="6CBC5ECC">
      <w:pPr>
        <w:pStyle w:val="ListParagraph"/>
        <w:numPr>
          <w:ilvl w:val="0"/>
          <w:numId w:val="92"/>
        </w:numPr>
        <w:spacing w:before="100" w:beforeAutospacing="1" w:after="100" w:afterAutospacing="1" w:line="240" w:lineRule="auto"/>
        <w:rPr>
          <w:rFonts w:eastAsia="Times New Roman" w:cs="Times New Roman"/>
          <w:bCs/>
          <w:kern w:val="0"/>
          <w:sz w:val="24"/>
          <w:szCs w:val="24"/>
          <w:lang w:eastAsia="en-PH"/>
          <w14:ligatures w14:val="none"/>
        </w:rPr>
      </w:pPr>
      <w:r w:rsidRPr="000F4EFE">
        <w:rPr>
          <w:rFonts w:eastAsia="Times New Roman" w:cs="Times New Roman"/>
          <w:bCs/>
          <w:kern w:val="0"/>
          <w:sz w:val="24"/>
          <w:szCs w:val="24"/>
          <w:lang w:eastAsia="en-PH"/>
          <w14:ligatures w14:val="none"/>
        </w:rPr>
        <w:t>The number 20 specifies the width (number of columns).</w:t>
      </w:r>
    </w:p>
    <w:p w:rsidRPr="000F4EFE" w:rsidR="00584DDC" w:rsidP="005E4004" w:rsidRDefault="000F4EFE" w14:paraId="2E316C43" w14:textId="66761737">
      <w:pPr>
        <w:pStyle w:val="ListParagraph"/>
        <w:numPr>
          <w:ilvl w:val="0"/>
          <w:numId w:val="92"/>
        </w:numPr>
        <w:spacing w:before="100" w:beforeAutospacing="1" w:after="100" w:afterAutospacing="1" w:line="240" w:lineRule="auto"/>
        <w:rPr>
          <w:rFonts w:eastAsia="Times New Roman" w:cs="Times New Roman"/>
          <w:bCs/>
          <w:kern w:val="0"/>
          <w:sz w:val="24"/>
          <w:szCs w:val="24"/>
          <w:lang w:eastAsia="en-PH"/>
          <w14:ligatures w14:val="none"/>
        </w:rPr>
      </w:pPr>
      <w:r w:rsidRPr="000F4EFE">
        <w:rPr>
          <w:rFonts w:eastAsia="Times New Roman" w:cs="Times New Roman"/>
          <w:bCs/>
          <w:kern w:val="0"/>
          <w:sz w:val="24"/>
          <w:szCs w:val="24"/>
          <w:lang w:eastAsia="en-PH"/>
          <w14:ligatures w14:val="none"/>
        </w:rPr>
        <w:t>You can get user input using:</w:t>
      </w:r>
    </w:p>
    <w:p w:rsidR="00584DDC" w:rsidP="00723112" w:rsidRDefault="000F4EFE" w14:paraId="2A56BDF5" w14:textId="5B65741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19" behindDoc="0" locked="0" layoutInCell="1" allowOverlap="1" wp14:anchorId="23CEF1CD" wp14:editId="1DD15E5A">
                <wp:simplePos x="0" y="0"/>
                <wp:positionH relativeFrom="margin">
                  <wp:align>center</wp:align>
                </wp:positionH>
                <wp:positionV relativeFrom="paragraph">
                  <wp:posOffset>7992</wp:posOffset>
                </wp:positionV>
                <wp:extent cx="5347970" cy="940280"/>
                <wp:effectExtent l="0" t="0" r="24130" b="12700"/>
                <wp:wrapNone/>
                <wp:docPr id="1585228228" name="Text Box 10"/>
                <wp:cNvGraphicFramePr/>
                <a:graphic xmlns:a="http://schemas.openxmlformats.org/drawingml/2006/main">
                  <a:graphicData uri="http://schemas.microsoft.com/office/word/2010/wordprocessingShape">
                    <wps:wsp>
                      <wps:cNvSpPr txBox="1"/>
                      <wps:spPr>
                        <a:xfrm>
                          <a:off x="0" y="0"/>
                          <a:ext cx="5347970" cy="940280"/>
                        </a:xfrm>
                        <a:prstGeom prst="rect">
                          <a:avLst/>
                        </a:prstGeom>
                        <a:solidFill>
                          <a:schemeClr val="tx1"/>
                        </a:solidFill>
                        <a:ln w="6350">
                          <a:solidFill>
                            <a:prstClr val="black"/>
                          </a:solidFill>
                        </a:ln>
                      </wps:spPr>
                      <wps:txbx>
                        <w:txbxContent>
                          <w:p w:rsidR="000F4EFE" w:rsidP="000F4EFE" w:rsidRDefault="000F4EFE" w14:paraId="0BF1CD94" w14:textId="77777777">
                            <w:pPr>
                              <w:numPr>
                                <w:ilvl w:val="0"/>
                                <w:numId w:val="0"/>
                              </w:numPr>
                            </w:pPr>
                            <w:r>
                              <w:t>java</w:t>
                            </w:r>
                          </w:p>
                          <w:p w:rsidR="000F4EFE" w:rsidP="000F4EFE" w:rsidRDefault="000F4EFE" w14:paraId="56686242" w14:textId="77777777">
                            <w:pPr>
                              <w:numPr>
                                <w:ilvl w:val="0"/>
                                <w:numId w:val="0"/>
                              </w:numPr>
                            </w:pPr>
                          </w:p>
                          <w:p w:rsidRPr="00CF012C" w:rsidR="000F4EFE" w:rsidP="000F4EFE" w:rsidRDefault="000F4EFE" w14:paraId="7D8E605B" w14:textId="30F5DD19">
                            <w:pPr>
                              <w:numPr>
                                <w:ilvl w:val="0"/>
                                <w:numId w:val="0"/>
                              </w:numPr>
                            </w:pPr>
                            <w:r w:rsidRPr="000F4EFE">
                              <w:t xml:space="preserve">String name = </w:t>
                            </w:r>
                            <w:proofErr w:type="spellStart"/>
                            <w:r w:rsidRPr="000F4EFE">
                              <w:t>textField.getText</w:t>
                            </w:r>
                            <w:proofErr w:type="spellEnd"/>
                            <w:r w:rsidRPr="000F4EFE">
                              <w:t>(</w:t>
                            </w:r>
                            <w:proofErr w:type="gramStart"/>
                            <w:r w:rsidRPr="000F4EFE">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1EEE3FD">
              <v:shape id="_x0000_s1108" style="position:absolute;margin-left:0;margin-top:.65pt;width:421.1pt;height:74.05pt;z-index:25165831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" w14:anchorId="23CEF1CD">
                <v:textbox>
                  <w:txbxContent>
                    <w:p w:rsidR="000F4EFE" w:rsidP="000F4EFE" w:rsidRDefault="000F4EFE" w14:paraId="513F3CD5" w14:textId="77777777">
                      <w:pPr>
                        <w:numPr>
                          <w:ilvl w:val="0"/>
                          <w:numId w:val="0"/>
                        </w:numPr>
                      </w:pPr>
                      <w:r>
                        <w:t>java</w:t>
                      </w:r>
                    </w:p>
                    <w:p w:rsidR="000F4EFE" w:rsidP="000F4EFE" w:rsidRDefault="000F4EFE" w14:paraId="02F2C34E" w14:textId="77777777">
                      <w:pPr>
                        <w:numPr>
                          <w:ilvl w:val="0"/>
                          <w:numId w:val="0"/>
                        </w:numPr>
                      </w:pPr>
                    </w:p>
                    <w:p w:rsidRPr="00CF012C" w:rsidR="000F4EFE" w:rsidP="000F4EFE" w:rsidRDefault="000F4EFE" w14:paraId="3C6B95A3" w14:textId="30F5DD19">
                      <w:pPr>
                        <w:numPr>
                          <w:ilvl w:val="0"/>
                          <w:numId w:val="0"/>
                        </w:numPr>
                      </w:pPr>
                      <w:r w:rsidRPr="000F4EFE">
                        <w:t xml:space="preserve">String name = </w:t>
                      </w:r>
                      <w:proofErr w:type="spellStart"/>
                      <w:r w:rsidRPr="000F4EFE">
                        <w:t>textField.getText</w:t>
                      </w:r>
                      <w:proofErr w:type="spellEnd"/>
                      <w:r w:rsidRPr="000F4EFE">
                        <w:t>(</w:t>
                      </w:r>
                      <w:proofErr w:type="gramStart"/>
                      <w:r w:rsidRPr="000F4EFE">
                        <w:t>);</w:t>
                      </w:r>
                      <w:proofErr w:type="gramEnd"/>
                    </w:p>
                  </w:txbxContent>
                </v:textbox>
                <w10:wrap anchorx="margin"/>
              </v:shape>
            </w:pict>
          </mc:Fallback>
        </mc:AlternateContent>
      </w:r>
    </w:p>
    <w:p w:rsidR="000F4EFE" w:rsidP="00723112" w:rsidRDefault="000F4EFE" w14:paraId="03215B3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F4EFE" w:rsidP="00723112" w:rsidRDefault="000F4EFE" w14:paraId="669FF91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F4EFE" w:rsidP="00723112" w:rsidRDefault="006C3632" w14:paraId="714775CA" w14:textId="739FA01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20" behindDoc="0" locked="0" layoutInCell="1" allowOverlap="1" wp14:anchorId="67D9A764" wp14:editId="4DCE3334">
                <wp:simplePos x="0" y="0"/>
                <wp:positionH relativeFrom="margin">
                  <wp:align>center</wp:align>
                </wp:positionH>
                <wp:positionV relativeFrom="paragraph">
                  <wp:posOffset>337340</wp:posOffset>
                </wp:positionV>
                <wp:extent cx="5347970" cy="940280"/>
                <wp:effectExtent l="0" t="0" r="24130" b="12700"/>
                <wp:wrapNone/>
                <wp:docPr id="852982374" name="Text Box 10"/>
                <wp:cNvGraphicFramePr/>
                <a:graphic xmlns:a="http://schemas.openxmlformats.org/drawingml/2006/main">
                  <a:graphicData uri="http://schemas.microsoft.com/office/word/2010/wordprocessingShape">
                    <wps:wsp>
                      <wps:cNvSpPr txBox="1"/>
                      <wps:spPr>
                        <a:xfrm>
                          <a:off x="0" y="0"/>
                          <a:ext cx="5347970" cy="940280"/>
                        </a:xfrm>
                        <a:prstGeom prst="rect">
                          <a:avLst/>
                        </a:prstGeom>
                        <a:solidFill>
                          <a:schemeClr val="tx1"/>
                        </a:solidFill>
                        <a:ln w="6350">
                          <a:solidFill>
                            <a:prstClr val="black"/>
                          </a:solidFill>
                        </a:ln>
                      </wps:spPr>
                      <wps:txbx>
                        <w:txbxContent>
                          <w:p w:rsidR="006C3632" w:rsidP="006C3632" w:rsidRDefault="006C3632" w14:paraId="23F63946" w14:textId="77777777">
                            <w:pPr>
                              <w:numPr>
                                <w:ilvl w:val="0"/>
                                <w:numId w:val="0"/>
                              </w:numPr>
                            </w:pPr>
                            <w:r>
                              <w:t>java</w:t>
                            </w:r>
                          </w:p>
                          <w:p w:rsidR="006C3632" w:rsidP="006C3632" w:rsidRDefault="006C3632" w14:paraId="37FFF365" w14:textId="77777777">
                            <w:pPr>
                              <w:numPr>
                                <w:ilvl w:val="0"/>
                                <w:numId w:val="0"/>
                              </w:numPr>
                            </w:pPr>
                          </w:p>
                          <w:p w:rsidRPr="00CF012C" w:rsidR="006C3632" w:rsidP="006C3632" w:rsidRDefault="006C3632" w14:paraId="71292FAC" w14:textId="67EC6BFD">
                            <w:pPr>
                              <w:numPr>
                                <w:ilvl w:val="0"/>
                                <w:numId w:val="0"/>
                              </w:numPr>
                            </w:pPr>
                            <w:proofErr w:type="spellStart"/>
                            <w:r w:rsidRPr="006C3632">
                              <w:t>frame.add</w:t>
                            </w:r>
                            <w:proofErr w:type="spellEnd"/>
                            <w:r w:rsidRPr="006C3632">
                              <w:t>(</w:t>
                            </w:r>
                            <w:proofErr w:type="spellStart"/>
                            <w:r w:rsidRPr="006C3632">
                              <w:t>textField</w:t>
                            </w:r>
                            <w:proofErr w:type="spellEnd"/>
                            <w:proofErr w:type="gramStart"/>
                            <w:r w:rsidRPr="006C3632">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50120CA">
              <v:shape id="_x0000_s1109" style="position:absolute;margin-left:0;margin-top:26.55pt;width:421.1pt;height:74.05pt;z-index:2516583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" w14:anchorId="67D9A764">
                <v:textbox>
                  <w:txbxContent>
                    <w:p w:rsidR="006C3632" w:rsidP="006C3632" w:rsidRDefault="006C3632" w14:paraId="4CDE9B56" w14:textId="77777777">
                      <w:pPr>
                        <w:numPr>
                          <w:ilvl w:val="0"/>
                          <w:numId w:val="0"/>
                        </w:numPr>
                      </w:pPr>
                      <w:r>
                        <w:t>java</w:t>
                      </w:r>
                    </w:p>
                    <w:p w:rsidR="006C3632" w:rsidP="006C3632" w:rsidRDefault="006C3632" w14:paraId="680A4E5D" w14:textId="77777777">
                      <w:pPr>
                        <w:numPr>
                          <w:ilvl w:val="0"/>
                          <w:numId w:val="0"/>
                        </w:numPr>
                      </w:pPr>
                    </w:p>
                    <w:p w:rsidRPr="00CF012C" w:rsidR="006C3632" w:rsidP="006C3632" w:rsidRDefault="006C3632" w14:paraId="599422EF" w14:textId="67EC6BFD">
                      <w:pPr>
                        <w:numPr>
                          <w:ilvl w:val="0"/>
                          <w:numId w:val="0"/>
                        </w:numPr>
                      </w:pPr>
                      <w:proofErr w:type="spellStart"/>
                      <w:r w:rsidRPr="006C3632">
                        <w:t>frame.add</w:t>
                      </w:r>
                      <w:proofErr w:type="spellEnd"/>
                      <w:r w:rsidRPr="006C3632">
                        <w:t>(</w:t>
                      </w:r>
                      <w:proofErr w:type="spellStart"/>
                      <w:r w:rsidRPr="006C3632">
                        <w:t>textField</w:t>
                      </w:r>
                      <w:proofErr w:type="spellEnd"/>
                      <w:proofErr w:type="gramStart"/>
                      <w:r w:rsidRPr="006C3632">
                        <w:t>);</w:t>
                      </w:r>
                      <w:proofErr w:type="gramEnd"/>
                    </w:p>
                  </w:txbxContent>
                </v:textbox>
                <w10:wrap anchorx="margin"/>
              </v:shape>
            </w:pict>
          </mc:Fallback>
        </mc:AlternateContent>
      </w:r>
      <w:r w:rsidRPr="006C3632">
        <w:rPr>
          <w:rFonts w:eastAsia="Times New Roman" w:cs="Times New Roman"/>
          <w:b/>
          <w:kern w:val="0"/>
          <w:sz w:val="24"/>
          <w:szCs w:val="24"/>
          <w:lang w:eastAsia="en-PH"/>
          <w14:ligatures w14:val="none"/>
        </w:rPr>
        <w:t>Usage Example in GUI:</w:t>
      </w:r>
    </w:p>
    <w:p w:rsidR="006C3632" w:rsidP="00723112" w:rsidRDefault="006C3632" w14:paraId="79E46000" w14:textId="7D885E8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F4EFE" w:rsidP="00723112" w:rsidRDefault="000F4EFE" w14:paraId="60819DA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F4EFE" w:rsidP="00723112" w:rsidRDefault="000F4EFE" w14:paraId="5106DED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584DDC" w:rsidP="00723112" w:rsidRDefault="006C3632" w14:paraId="2162EE74" w14:textId="211CFE6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Purpose: </w:t>
      </w:r>
      <w:r w:rsidRPr="00361473" w:rsidR="00361473">
        <w:rPr>
          <w:rFonts w:eastAsia="Times New Roman" w:cs="Times New Roman"/>
          <w:bCs/>
          <w:kern w:val="0"/>
          <w:sz w:val="24"/>
          <w:szCs w:val="24"/>
          <w:lang w:eastAsia="en-PH"/>
          <w14:ligatures w14:val="none"/>
        </w:rPr>
        <w:t>Used for entering text such as names, emails, or numbers.</w:t>
      </w:r>
    </w:p>
    <w:p w:rsidR="006C3632" w:rsidP="00723112" w:rsidRDefault="006C3632" w14:paraId="62DAE79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61473" w:rsidP="00723112" w:rsidRDefault="00361473" w14:paraId="3FC5B8BE" w14:textId="5E4E987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361473">
        <w:rPr>
          <w:rFonts w:eastAsia="Times New Roman" w:cs="Times New Roman"/>
          <w:b/>
          <w:kern w:val="0"/>
          <w:sz w:val="24"/>
          <w:szCs w:val="24"/>
          <w:lang w:eastAsia="en-PH"/>
          <w14:ligatures w14:val="none"/>
        </w:rPr>
        <w:t>JButton – Performing Actions</w:t>
      </w:r>
    </w:p>
    <w:p w:rsidRPr="00361473" w:rsidR="00361473" w:rsidP="00361473" w:rsidRDefault="00361473" w14:paraId="6B46D3A9"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61473">
        <w:rPr>
          <w:rFonts w:eastAsia="Times New Roman" w:cs="Times New Roman"/>
          <w:bCs/>
          <w:kern w:val="0"/>
          <w:sz w:val="24"/>
          <w:szCs w:val="24"/>
          <w:lang w:eastAsia="en-PH"/>
          <w14:ligatures w14:val="none"/>
        </w:rPr>
        <w:t>A JButton is an interactive button that performs an action when clicked.</w:t>
      </w:r>
    </w:p>
    <w:p w:rsidRPr="00361473" w:rsidR="00361473" w:rsidP="00361473" w:rsidRDefault="00361473" w14:paraId="548820CC" w14:textId="747C9AAD">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61473">
        <w:rPr>
          <w:rFonts w:eastAsia="Times New Roman" w:cs="Times New Roman"/>
          <w:bCs/>
          <w:kern w:val="0"/>
          <w:sz w:val="24"/>
          <w:szCs w:val="24"/>
          <w:lang w:eastAsia="en-PH"/>
          <w14:ligatures w14:val="none"/>
        </w:rPr>
        <w:t>It is often linked with event listeners to respond to user actions.</w:t>
      </w:r>
    </w:p>
    <w:p w:rsidR="006C3632" w:rsidP="00723112" w:rsidRDefault="00361473" w14:paraId="11BE2668" w14:textId="3B9E704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Example:</w:t>
      </w:r>
    </w:p>
    <w:p w:rsidR="00361473" w:rsidP="00723112" w:rsidRDefault="00361473" w14:paraId="52E1F782" w14:textId="4845491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21" behindDoc="0" locked="0" layoutInCell="1" allowOverlap="1" wp14:anchorId="6C189362" wp14:editId="27B4A5D8">
                <wp:simplePos x="0" y="0"/>
                <wp:positionH relativeFrom="margin">
                  <wp:align>center</wp:align>
                </wp:positionH>
                <wp:positionV relativeFrom="paragraph">
                  <wp:posOffset>8626</wp:posOffset>
                </wp:positionV>
                <wp:extent cx="5347970" cy="940280"/>
                <wp:effectExtent l="0" t="0" r="24130" b="12700"/>
                <wp:wrapNone/>
                <wp:docPr id="753652659" name="Text Box 10"/>
                <wp:cNvGraphicFramePr/>
                <a:graphic xmlns:a="http://schemas.openxmlformats.org/drawingml/2006/main">
                  <a:graphicData uri="http://schemas.microsoft.com/office/word/2010/wordprocessingShape">
                    <wps:wsp>
                      <wps:cNvSpPr txBox="1"/>
                      <wps:spPr>
                        <a:xfrm>
                          <a:off x="0" y="0"/>
                          <a:ext cx="5347970" cy="940280"/>
                        </a:xfrm>
                        <a:prstGeom prst="rect">
                          <a:avLst/>
                        </a:prstGeom>
                        <a:solidFill>
                          <a:schemeClr val="tx1"/>
                        </a:solidFill>
                        <a:ln w="6350">
                          <a:solidFill>
                            <a:prstClr val="black"/>
                          </a:solidFill>
                        </a:ln>
                      </wps:spPr>
                      <wps:txbx>
                        <w:txbxContent>
                          <w:p w:rsidR="00361473" w:rsidP="00361473" w:rsidRDefault="00361473" w14:paraId="29382559" w14:textId="77777777">
                            <w:pPr>
                              <w:numPr>
                                <w:ilvl w:val="0"/>
                                <w:numId w:val="0"/>
                              </w:numPr>
                            </w:pPr>
                            <w:r>
                              <w:t>java</w:t>
                            </w:r>
                          </w:p>
                          <w:p w:rsidR="00361473" w:rsidP="00361473" w:rsidRDefault="00361473" w14:paraId="69FD9DDF" w14:textId="77777777">
                            <w:pPr>
                              <w:numPr>
                                <w:ilvl w:val="0"/>
                                <w:numId w:val="0"/>
                              </w:numPr>
                            </w:pPr>
                          </w:p>
                          <w:p w:rsidRPr="00CF012C" w:rsidR="00361473" w:rsidP="00361473" w:rsidRDefault="00361473" w14:paraId="419E6C59" w14:textId="0D3169DA">
                            <w:pPr>
                              <w:numPr>
                                <w:ilvl w:val="0"/>
                                <w:numId w:val="0"/>
                              </w:numPr>
                            </w:pPr>
                            <w:r w:rsidRPr="00361473">
                              <w:t>JButton button = new JButton("Submit"</w:t>
                            </w:r>
                            <w:proofErr w:type="gramStart"/>
                            <w:r w:rsidRPr="00361473">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DF85600">
              <v:shape id="_x0000_s1110" style="position:absolute;margin-left:0;margin-top:.7pt;width:421.1pt;height:74.05pt;z-index:25165832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" w14:anchorId="6C189362">
                <v:textbox>
                  <w:txbxContent>
                    <w:p w:rsidR="00361473" w:rsidP="00361473" w:rsidRDefault="00361473" w14:paraId="043D3A78" w14:textId="77777777">
                      <w:pPr>
                        <w:numPr>
                          <w:ilvl w:val="0"/>
                          <w:numId w:val="0"/>
                        </w:numPr>
                      </w:pPr>
                      <w:r>
                        <w:t>java</w:t>
                      </w:r>
                    </w:p>
                    <w:p w:rsidR="00361473" w:rsidP="00361473" w:rsidRDefault="00361473" w14:paraId="19219836" w14:textId="77777777">
                      <w:pPr>
                        <w:numPr>
                          <w:ilvl w:val="0"/>
                          <w:numId w:val="0"/>
                        </w:numPr>
                      </w:pPr>
                    </w:p>
                    <w:p w:rsidRPr="00CF012C" w:rsidR="00361473" w:rsidP="00361473" w:rsidRDefault="00361473" w14:paraId="093CB5CB" w14:textId="0D3169DA">
                      <w:pPr>
                        <w:numPr>
                          <w:ilvl w:val="0"/>
                          <w:numId w:val="0"/>
                        </w:numPr>
                      </w:pPr>
                      <w:r w:rsidRPr="00361473">
                        <w:t>JButton button = new JButton("Submit"</w:t>
                      </w:r>
                      <w:proofErr w:type="gramStart"/>
                      <w:r w:rsidRPr="00361473">
                        <w:t>);</w:t>
                      </w:r>
                      <w:proofErr w:type="gramEnd"/>
                    </w:p>
                  </w:txbxContent>
                </v:textbox>
                <w10:wrap anchorx="margin"/>
              </v:shape>
            </w:pict>
          </mc:Fallback>
        </mc:AlternateContent>
      </w:r>
    </w:p>
    <w:p w:rsidR="006C3632" w:rsidP="00723112" w:rsidRDefault="006C3632" w14:paraId="51EBEC6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C3632" w:rsidP="00723112" w:rsidRDefault="006C3632" w14:paraId="1AB9969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C3632" w:rsidP="00723112" w:rsidRDefault="00361473" w14:paraId="16D49506" w14:textId="27781B4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361473">
        <w:rPr>
          <w:rFonts w:eastAsia="Times New Roman" w:cs="Times New Roman"/>
          <w:b/>
          <w:kern w:val="0"/>
          <w:sz w:val="24"/>
          <w:szCs w:val="24"/>
          <w:lang w:eastAsia="en-PH"/>
          <w14:ligatures w14:val="none"/>
        </w:rPr>
        <w:t>To perform an action when the button is clicked:</w:t>
      </w:r>
    </w:p>
    <w:p w:rsidR="00361473" w:rsidP="00723112" w:rsidRDefault="00361473" w14:paraId="774112F3" w14:textId="45BA81B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22" behindDoc="0" locked="0" layoutInCell="1" allowOverlap="1" wp14:anchorId="01247359" wp14:editId="1F0F92BD">
                <wp:simplePos x="0" y="0"/>
                <wp:positionH relativeFrom="margin">
                  <wp:align>center</wp:align>
                </wp:positionH>
                <wp:positionV relativeFrom="paragraph">
                  <wp:posOffset>20955</wp:posOffset>
                </wp:positionV>
                <wp:extent cx="5347970" cy="1811020"/>
                <wp:effectExtent l="0" t="0" r="24130" b="17780"/>
                <wp:wrapNone/>
                <wp:docPr id="652140780" name="Text Box 10"/>
                <wp:cNvGraphicFramePr/>
                <a:graphic xmlns:a="http://schemas.openxmlformats.org/drawingml/2006/main">
                  <a:graphicData uri="http://schemas.microsoft.com/office/word/2010/wordprocessingShape">
                    <wps:wsp>
                      <wps:cNvSpPr txBox="1"/>
                      <wps:spPr>
                        <a:xfrm>
                          <a:off x="0" y="0"/>
                          <a:ext cx="5347970" cy="1811020"/>
                        </a:xfrm>
                        <a:prstGeom prst="rect">
                          <a:avLst/>
                        </a:prstGeom>
                        <a:solidFill>
                          <a:schemeClr val="tx1"/>
                        </a:solidFill>
                        <a:ln w="6350">
                          <a:solidFill>
                            <a:prstClr val="black"/>
                          </a:solidFill>
                        </a:ln>
                      </wps:spPr>
                      <wps:txbx>
                        <w:txbxContent>
                          <w:p w:rsidR="00361473" w:rsidP="00361473" w:rsidRDefault="00361473" w14:paraId="4D458C71" w14:textId="77777777">
                            <w:pPr>
                              <w:numPr>
                                <w:ilvl w:val="0"/>
                                <w:numId w:val="0"/>
                              </w:numPr>
                            </w:pPr>
                            <w:r>
                              <w:t>java</w:t>
                            </w:r>
                          </w:p>
                          <w:p w:rsidR="00361473" w:rsidP="00361473" w:rsidRDefault="00361473" w14:paraId="0029A0B3" w14:textId="77777777">
                            <w:pPr>
                              <w:numPr>
                                <w:ilvl w:val="0"/>
                                <w:numId w:val="0"/>
                              </w:numPr>
                            </w:pPr>
                          </w:p>
                          <w:p w:rsidR="00361473" w:rsidP="00361473" w:rsidRDefault="00361473" w14:paraId="740C3793" w14:textId="77777777">
                            <w:pPr>
                              <w:numPr>
                                <w:ilvl w:val="0"/>
                                <w:numId w:val="0"/>
                              </w:numPr>
                            </w:pPr>
                            <w:proofErr w:type="spellStart"/>
                            <w:proofErr w:type="gramStart"/>
                            <w:r>
                              <w:t>button.addActionListener</w:t>
                            </w:r>
                            <w:proofErr w:type="spellEnd"/>
                            <w:proofErr w:type="gramEnd"/>
                            <w:r>
                              <w:t>(e -&gt; {</w:t>
                            </w:r>
                          </w:p>
                          <w:p w:rsidR="00361473" w:rsidP="00361473" w:rsidRDefault="00361473" w14:paraId="13BCFA11" w14:textId="77777777">
                            <w:pPr>
                              <w:numPr>
                                <w:ilvl w:val="0"/>
                                <w:numId w:val="0"/>
                              </w:numPr>
                            </w:pPr>
                            <w:r>
                              <w:t xml:space="preserve">    String input = </w:t>
                            </w:r>
                            <w:proofErr w:type="spellStart"/>
                            <w:r>
                              <w:t>textField.getText</w:t>
                            </w:r>
                            <w:proofErr w:type="spellEnd"/>
                            <w:r>
                              <w:t>(</w:t>
                            </w:r>
                            <w:proofErr w:type="gramStart"/>
                            <w:r>
                              <w:t>);</w:t>
                            </w:r>
                            <w:proofErr w:type="gramEnd"/>
                          </w:p>
                          <w:p w:rsidR="00361473" w:rsidP="00361473" w:rsidRDefault="00361473" w14:paraId="53D214CC" w14:textId="77777777">
                            <w:pPr>
                              <w:numPr>
                                <w:ilvl w:val="0"/>
                                <w:numId w:val="0"/>
                              </w:numPr>
                            </w:pPr>
                            <w:r>
                              <w:t xml:space="preserve">    </w:t>
                            </w:r>
                            <w:proofErr w:type="spellStart"/>
                            <w:r>
                              <w:t>JOptionPane.showMessageDialog</w:t>
                            </w:r>
                            <w:proofErr w:type="spellEnd"/>
                            <w:r>
                              <w:t>(null, "Hello, " + input + "!"</w:t>
                            </w:r>
                            <w:proofErr w:type="gramStart"/>
                            <w:r>
                              <w:t>);</w:t>
                            </w:r>
                            <w:proofErr w:type="gramEnd"/>
                          </w:p>
                          <w:p w:rsidRPr="00CF012C" w:rsidR="00361473" w:rsidP="00361473" w:rsidRDefault="00361473" w14:paraId="580697BE" w14:textId="3D74BFE9">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D2CF6E1">
              <v:shape id="_x0000_s1111" style="position:absolute;margin-left:0;margin-top:1.65pt;width:421.1pt;height:142.6pt;z-index:25165832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" w14:anchorId="01247359">
                <v:textbox>
                  <w:txbxContent>
                    <w:p w:rsidR="00361473" w:rsidP="00361473" w:rsidRDefault="00361473" w14:paraId="6499336D" w14:textId="77777777">
                      <w:pPr>
                        <w:numPr>
                          <w:ilvl w:val="0"/>
                          <w:numId w:val="0"/>
                        </w:numPr>
                      </w:pPr>
                      <w:r>
                        <w:t>java</w:t>
                      </w:r>
                    </w:p>
                    <w:p w:rsidR="00361473" w:rsidP="00361473" w:rsidRDefault="00361473" w14:paraId="296FEF7D" w14:textId="77777777">
                      <w:pPr>
                        <w:numPr>
                          <w:ilvl w:val="0"/>
                          <w:numId w:val="0"/>
                        </w:numPr>
                      </w:pPr>
                    </w:p>
                    <w:p w:rsidR="00361473" w:rsidP="00361473" w:rsidRDefault="00361473" w14:paraId="03949F02" w14:textId="77777777">
                      <w:pPr>
                        <w:numPr>
                          <w:ilvl w:val="0"/>
                          <w:numId w:val="0"/>
                        </w:numPr>
                      </w:pPr>
                      <w:proofErr w:type="spellStart"/>
                      <w:proofErr w:type="gramStart"/>
                      <w:r>
                        <w:t>button.addActionListener</w:t>
                      </w:r>
                      <w:proofErr w:type="spellEnd"/>
                      <w:proofErr w:type="gramEnd"/>
                      <w:r>
                        <w:t>(e -&gt; {</w:t>
                      </w:r>
                    </w:p>
                    <w:p w:rsidR="00361473" w:rsidP="00361473" w:rsidRDefault="00361473" w14:paraId="3063ADC0" w14:textId="77777777">
                      <w:pPr>
                        <w:numPr>
                          <w:ilvl w:val="0"/>
                          <w:numId w:val="0"/>
                        </w:numPr>
                      </w:pPr>
                      <w:r>
                        <w:t xml:space="preserve">    String input = </w:t>
                      </w:r>
                      <w:proofErr w:type="spellStart"/>
                      <w:r>
                        <w:t>textField.getText</w:t>
                      </w:r>
                      <w:proofErr w:type="spellEnd"/>
                      <w:r>
                        <w:t>(</w:t>
                      </w:r>
                      <w:proofErr w:type="gramStart"/>
                      <w:r>
                        <w:t>);</w:t>
                      </w:r>
                      <w:proofErr w:type="gramEnd"/>
                    </w:p>
                    <w:p w:rsidR="00361473" w:rsidP="00361473" w:rsidRDefault="00361473" w14:paraId="1374877E" w14:textId="77777777">
                      <w:pPr>
                        <w:numPr>
                          <w:ilvl w:val="0"/>
                          <w:numId w:val="0"/>
                        </w:numPr>
                      </w:pPr>
                      <w:r>
                        <w:t xml:space="preserve">    </w:t>
                      </w:r>
                      <w:proofErr w:type="spellStart"/>
                      <w:r>
                        <w:t>JOptionPane.showMessageDialog</w:t>
                      </w:r>
                      <w:proofErr w:type="spellEnd"/>
                      <w:r>
                        <w:t>(null, "Hello, " + input + "!"</w:t>
                      </w:r>
                      <w:proofErr w:type="gramStart"/>
                      <w:r>
                        <w:t>);</w:t>
                      </w:r>
                      <w:proofErr w:type="gramEnd"/>
                    </w:p>
                    <w:p w:rsidRPr="00CF012C" w:rsidR="00361473" w:rsidP="00361473" w:rsidRDefault="00361473" w14:paraId="37840CA1" w14:textId="3D74BFE9">
                      <w:pPr>
                        <w:numPr>
                          <w:ilvl w:val="0"/>
                          <w:numId w:val="0"/>
                        </w:numPr>
                      </w:pPr>
                      <w:r>
                        <w:t>});</w:t>
                      </w:r>
                    </w:p>
                  </w:txbxContent>
                </v:textbox>
                <w10:wrap anchorx="margin"/>
              </v:shape>
            </w:pict>
          </mc:Fallback>
        </mc:AlternateContent>
      </w:r>
    </w:p>
    <w:p w:rsidR="00361473" w:rsidP="00723112" w:rsidRDefault="00361473" w14:paraId="6A8397C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61473" w:rsidP="00723112" w:rsidRDefault="00361473" w14:paraId="3C353F9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C3632" w:rsidP="00723112" w:rsidRDefault="006C3632" w14:paraId="7C88BE4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C3632" w:rsidP="00723112" w:rsidRDefault="006C3632" w14:paraId="742B1B8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61473" w:rsidP="00723112" w:rsidRDefault="00361473" w14:paraId="29678138" w14:textId="5AD2015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23" behindDoc="0" locked="0" layoutInCell="1" allowOverlap="1" wp14:anchorId="05A0FE84" wp14:editId="458B09ED">
                <wp:simplePos x="0" y="0"/>
                <wp:positionH relativeFrom="margin">
                  <wp:align>center</wp:align>
                </wp:positionH>
                <wp:positionV relativeFrom="paragraph">
                  <wp:posOffset>302835</wp:posOffset>
                </wp:positionV>
                <wp:extent cx="5347970" cy="940280"/>
                <wp:effectExtent l="0" t="0" r="24130" b="12700"/>
                <wp:wrapNone/>
                <wp:docPr id="682560542" name="Text Box 10"/>
                <wp:cNvGraphicFramePr/>
                <a:graphic xmlns:a="http://schemas.openxmlformats.org/drawingml/2006/main">
                  <a:graphicData uri="http://schemas.microsoft.com/office/word/2010/wordprocessingShape">
                    <wps:wsp>
                      <wps:cNvSpPr txBox="1"/>
                      <wps:spPr>
                        <a:xfrm>
                          <a:off x="0" y="0"/>
                          <a:ext cx="5347970" cy="940280"/>
                        </a:xfrm>
                        <a:prstGeom prst="rect">
                          <a:avLst/>
                        </a:prstGeom>
                        <a:solidFill>
                          <a:schemeClr val="tx1"/>
                        </a:solidFill>
                        <a:ln w="6350">
                          <a:solidFill>
                            <a:prstClr val="black"/>
                          </a:solidFill>
                        </a:ln>
                      </wps:spPr>
                      <wps:txbx>
                        <w:txbxContent>
                          <w:p w:rsidR="00361473" w:rsidP="00361473" w:rsidRDefault="00361473" w14:paraId="5B38ACC7" w14:textId="77777777">
                            <w:pPr>
                              <w:numPr>
                                <w:ilvl w:val="0"/>
                                <w:numId w:val="0"/>
                              </w:numPr>
                            </w:pPr>
                            <w:r>
                              <w:t>java</w:t>
                            </w:r>
                          </w:p>
                          <w:p w:rsidR="00361473" w:rsidP="00361473" w:rsidRDefault="00361473" w14:paraId="28493D43" w14:textId="77777777">
                            <w:pPr>
                              <w:numPr>
                                <w:ilvl w:val="0"/>
                                <w:numId w:val="0"/>
                              </w:numPr>
                            </w:pPr>
                          </w:p>
                          <w:p w:rsidRPr="00CF012C" w:rsidR="00361473" w:rsidP="00361473" w:rsidRDefault="00361473" w14:paraId="1CC00D8E" w14:textId="254E637D">
                            <w:pPr>
                              <w:numPr>
                                <w:ilvl w:val="0"/>
                                <w:numId w:val="0"/>
                              </w:numPr>
                            </w:pPr>
                            <w:proofErr w:type="spellStart"/>
                            <w:r w:rsidRPr="00361473">
                              <w:t>frame.add</w:t>
                            </w:r>
                            <w:proofErr w:type="spellEnd"/>
                            <w:r w:rsidRPr="00361473">
                              <w:t>(button</w:t>
                            </w:r>
                            <w:proofErr w:type="gramStart"/>
                            <w:r w:rsidRPr="00361473">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F431784">
              <v:shape id="_x0000_s1112" style="position:absolute;margin-left:0;margin-top:23.85pt;width:421.1pt;height:74.05pt;z-index:251658323;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" w14:anchorId="05A0FE84">
                <v:textbox>
                  <w:txbxContent>
                    <w:p w:rsidR="00361473" w:rsidP="00361473" w:rsidRDefault="00361473" w14:paraId="0E30CFA0" w14:textId="77777777">
                      <w:pPr>
                        <w:numPr>
                          <w:ilvl w:val="0"/>
                          <w:numId w:val="0"/>
                        </w:numPr>
                      </w:pPr>
                      <w:r>
                        <w:t>java</w:t>
                      </w:r>
                    </w:p>
                    <w:p w:rsidR="00361473" w:rsidP="00361473" w:rsidRDefault="00361473" w14:paraId="7194DBDC" w14:textId="77777777">
                      <w:pPr>
                        <w:numPr>
                          <w:ilvl w:val="0"/>
                          <w:numId w:val="0"/>
                        </w:numPr>
                      </w:pPr>
                    </w:p>
                    <w:p w:rsidRPr="00CF012C" w:rsidR="00361473" w:rsidP="00361473" w:rsidRDefault="00361473" w14:paraId="5933B651" w14:textId="254E637D">
                      <w:pPr>
                        <w:numPr>
                          <w:ilvl w:val="0"/>
                          <w:numId w:val="0"/>
                        </w:numPr>
                      </w:pPr>
                      <w:proofErr w:type="spellStart"/>
                      <w:r w:rsidRPr="00361473">
                        <w:t>frame.add</w:t>
                      </w:r>
                      <w:proofErr w:type="spellEnd"/>
                      <w:r w:rsidRPr="00361473">
                        <w:t>(button</w:t>
                      </w:r>
                      <w:proofErr w:type="gramStart"/>
                      <w:r w:rsidRPr="00361473">
                        <w:t>);</w:t>
                      </w:r>
                      <w:proofErr w:type="gramEnd"/>
                    </w:p>
                  </w:txbxContent>
                </v:textbox>
                <w10:wrap anchorx="margin"/>
              </v:shape>
            </w:pict>
          </mc:Fallback>
        </mc:AlternateContent>
      </w:r>
      <w:r w:rsidRPr="00361473">
        <w:rPr>
          <w:rFonts w:eastAsia="Times New Roman" w:cs="Times New Roman"/>
          <w:b/>
          <w:kern w:val="0"/>
          <w:sz w:val="24"/>
          <w:szCs w:val="24"/>
          <w:lang w:eastAsia="en-PH"/>
          <w14:ligatures w14:val="none"/>
        </w:rPr>
        <w:t>Usage Example in GUI:</w:t>
      </w:r>
    </w:p>
    <w:p w:rsidR="00361473" w:rsidP="00723112" w:rsidRDefault="00361473" w14:paraId="16734A74" w14:textId="46AFA17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61473" w:rsidP="00723112" w:rsidRDefault="00361473" w14:paraId="6148AF3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61473" w:rsidP="00723112" w:rsidRDefault="00361473" w14:paraId="23D0D2B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A95DAE" w:rsidR="00361473" w:rsidP="00723112" w:rsidRDefault="00B25E8E" w14:paraId="3929FCFC" w14:textId="57EA0305">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r>
        <w:rPr>
          <w:rFonts w:eastAsia="Times New Roman" w:cs="Times New Roman"/>
          <w:b/>
          <w:kern w:val="0"/>
          <w:sz w:val="24"/>
          <w:szCs w:val="24"/>
          <w:lang w:eastAsia="en-PH"/>
          <w14:ligatures w14:val="none"/>
        </w:rPr>
        <w:t xml:space="preserve">Purpose: </w:t>
      </w:r>
      <w:r w:rsidRPr="00B25E8E">
        <w:rPr>
          <w:rFonts w:eastAsia="Times New Roman" w:cs="Times New Roman"/>
          <w:bCs/>
          <w:kern w:val="0"/>
          <w:sz w:val="24"/>
          <w:szCs w:val="24"/>
          <w:lang w:eastAsia="en-PH"/>
          <w14:ligatures w14:val="none"/>
        </w:rPr>
        <w:t>Used for actions like submitting forms, saving data, or exiting the program.</w:t>
      </w:r>
    </w:p>
    <w:p w:rsidRPr="00A95DAE" w:rsidR="00361473" w:rsidP="005E4004" w:rsidRDefault="00B25E8E" w14:paraId="61DB8EA6" w14:textId="60A2D567">
      <w:pPr>
        <w:pStyle w:val="ListParagraph"/>
        <w:numPr>
          <w:ilvl w:val="0"/>
          <w:numId w:val="93"/>
        </w:numPr>
        <w:spacing w:before="100" w:beforeAutospacing="1" w:after="100" w:afterAutospacing="1" w:line="240" w:lineRule="auto"/>
        <w:rPr>
          <w:rFonts w:eastAsia="Times New Roman" w:cs="Times New Roman"/>
          <w:b/>
          <w:kern w:val="0"/>
          <w:sz w:val="24"/>
          <w:szCs w:val="24"/>
          <w:lang w:eastAsia="en-PH"/>
          <w14:ligatures w14:val="none"/>
        </w:rPr>
      </w:pPr>
      <w:r w:rsidRPr="00A95DAE">
        <w:rPr>
          <w:rFonts w:eastAsia="Times New Roman" w:cs="Times New Roman"/>
          <w:b/>
          <w:kern w:val="0"/>
          <w:sz w:val="24"/>
          <w:szCs w:val="24"/>
          <w:lang w:eastAsia="en-PH"/>
          <w14:ligatures w14:val="none"/>
        </w:rPr>
        <w:t>Putting It All Together</w:t>
      </w:r>
    </w:p>
    <w:p w:rsidR="00377460" w:rsidP="00723112" w:rsidRDefault="00377460" w14:paraId="4D78ABB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77460" w:rsidP="00723112" w:rsidRDefault="00377460" w14:paraId="6DC63E6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77460" w:rsidP="00723112" w:rsidRDefault="00377460" w14:paraId="55BC580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77460" w:rsidP="00723112" w:rsidRDefault="00377460" w14:paraId="69D381E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77460" w:rsidP="00723112" w:rsidRDefault="00377460" w14:paraId="221AE63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25E8E" w:rsidP="00723112" w:rsidRDefault="00A95DAE" w14:paraId="2C14E47D" w14:textId="722C21D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24" behindDoc="0" locked="0" layoutInCell="1" allowOverlap="1" wp14:anchorId="35E93B63" wp14:editId="6C4FC97C">
                <wp:simplePos x="0" y="0"/>
                <wp:positionH relativeFrom="margin">
                  <wp:align>center</wp:align>
                </wp:positionH>
                <wp:positionV relativeFrom="paragraph">
                  <wp:posOffset>259703</wp:posOffset>
                </wp:positionV>
                <wp:extent cx="5347970" cy="6222381"/>
                <wp:effectExtent l="0" t="0" r="24130" b="26035"/>
                <wp:wrapNone/>
                <wp:docPr id="1985623190" name="Text Box 10"/>
                <wp:cNvGraphicFramePr/>
                <a:graphic xmlns:a="http://schemas.openxmlformats.org/drawingml/2006/main">
                  <a:graphicData uri="http://schemas.microsoft.com/office/word/2010/wordprocessingShape">
                    <wps:wsp>
                      <wps:cNvSpPr txBox="1"/>
                      <wps:spPr>
                        <a:xfrm>
                          <a:off x="0" y="0"/>
                          <a:ext cx="5347970" cy="6222381"/>
                        </a:xfrm>
                        <a:prstGeom prst="rect">
                          <a:avLst/>
                        </a:prstGeom>
                        <a:solidFill>
                          <a:schemeClr val="tx1"/>
                        </a:solidFill>
                        <a:ln w="6350">
                          <a:solidFill>
                            <a:prstClr val="black"/>
                          </a:solidFill>
                        </a:ln>
                      </wps:spPr>
                      <wps:txbx>
                        <w:txbxContent>
                          <w:p w:rsidRPr="00A95DAE" w:rsidR="00A95DAE" w:rsidP="00A95DAE" w:rsidRDefault="00A95DAE" w14:paraId="44E2E1A5" w14:textId="77777777">
                            <w:pPr>
                              <w:numPr>
                                <w:ilvl w:val="0"/>
                                <w:numId w:val="0"/>
                              </w:numPr>
                              <w:rPr>
                                <w:sz w:val="20"/>
                                <w:szCs w:val="20"/>
                              </w:rPr>
                            </w:pPr>
                            <w:r w:rsidRPr="00A95DAE">
                              <w:rPr>
                                <w:sz w:val="20"/>
                                <w:szCs w:val="20"/>
                              </w:rPr>
                              <w:t>java</w:t>
                            </w:r>
                          </w:p>
                          <w:p w:rsidRPr="00A95DAE" w:rsidR="00A95DAE" w:rsidP="00A95DAE" w:rsidRDefault="00A95DAE" w14:paraId="4FC9FA94" w14:textId="77777777">
                            <w:pPr>
                              <w:numPr>
                                <w:ilvl w:val="0"/>
                                <w:numId w:val="0"/>
                              </w:numPr>
                              <w:rPr>
                                <w:sz w:val="20"/>
                                <w:szCs w:val="20"/>
                              </w:rPr>
                            </w:pPr>
                            <w:r w:rsidRPr="00A95DAE">
                              <w:rPr>
                                <w:sz w:val="20"/>
                                <w:szCs w:val="20"/>
                              </w:rPr>
                              <w:t xml:space="preserve">import </w:t>
                            </w:r>
                            <w:proofErr w:type="spellStart"/>
                            <w:proofErr w:type="gramStart"/>
                            <w:r w:rsidRPr="00A95DAE">
                              <w:rPr>
                                <w:sz w:val="20"/>
                                <w:szCs w:val="20"/>
                              </w:rPr>
                              <w:t>javax.swing</w:t>
                            </w:r>
                            <w:proofErr w:type="spellEnd"/>
                            <w:proofErr w:type="gramEnd"/>
                            <w:r w:rsidRPr="00A95DAE">
                              <w:rPr>
                                <w:sz w:val="20"/>
                                <w:szCs w:val="20"/>
                              </w:rPr>
                              <w:t>.</w:t>
                            </w:r>
                            <w:proofErr w:type="gramStart"/>
                            <w:r w:rsidRPr="00A95DAE">
                              <w:rPr>
                                <w:sz w:val="20"/>
                                <w:szCs w:val="20"/>
                              </w:rPr>
                              <w:t>*;</w:t>
                            </w:r>
                            <w:proofErr w:type="gramEnd"/>
                          </w:p>
                          <w:p w:rsidRPr="00A95DAE" w:rsidR="00A95DAE" w:rsidP="00A95DAE" w:rsidRDefault="00A95DAE" w14:paraId="129ED14A" w14:textId="77777777">
                            <w:pPr>
                              <w:numPr>
                                <w:ilvl w:val="0"/>
                                <w:numId w:val="0"/>
                              </w:numPr>
                              <w:rPr>
                                <w:sz w:val="20"/>
                                <w:szCs w:val="20"/>
                              </w:rPr>
                            </w:pPr>
                            <w:r w:rsidRPr="00A95DAE">
                              <w:rPr>
                                <w:sz w:val="20"/>
                                <w:szCs w:val="20"/>
                              </w:rPr>
                              <w:t xml:space="preserve">import </w:t>
                            </w:r>
                            <w:proofErr w:type="spellStart"/>
                            <w:proofErr w:type="gramStart"/>
                            <w:r w:rsidRPr="00A95DAE">
                              <w:rPr>
                                <w:sz w:val="20"/>
                                <w:szCs w:val="20"/>
                              </w:rPr>
                              <w:t>java.awt</w:t>
                            </w:r>
                            <w:proofErr w:type="spellEnd"/>
                            <w:r w:rsidRPr="00A95DAE">
                              <w:rPr>
                                <w:sz w:val="20"/>
                                <w:szCs w:val="20"/>
                              </w:rPr>
                              <w:t>.*</w:t>
                            </w:r>
                            <w:proofErr w:type="gramEnd"/>
                            <w:r w:rsidRPr="00A95DAE">
                              <w:rPr>
                                <w:sz w:val="20"/>
                                <w:szCs w:val="20"/>
                              </w:rPr>
                              <w:t>;</w:t>
                            </w:r>
                          </w:p>
                          <w:p w:rsidRPr="00A95DAE" w:rsidR="00A95DAE" w:rsidP="00A95DAE" w:rsidRDefault="00A95DAE" w14:paraId="4C51ECB6" w14:textId="7722F39E">
                            <w:pPr>
                              <w:numPr>
                                <w:ilvl w:val="0"/>
                                <w:numId w:val="0"/>
                              </w:numPr>
                              <w:rPr>
                                <w:sz w:val="20"/>
                                <w:szCs w:val="20"/>
                              </w:rPr>
                            </w:pPr>
                            <w:r w:rsidRPr="00A95DAE">
                              <w:rPr>
                                <w:sz w:val="20"/>
                                <w:szCs w:val="20"/>
                              </w:rPr>
                              <w:t xml:space="preserve">import </w:t>
                            </w:r>
                            <w:proofErr w:type="spellStart"/>
                            <w:proofErr w:type="gramStart"/>
                            <w:r w:rsidRPr="00A95DAE">
                              <w:rPr>
                                <w:sz w:val="20"/>
                                <w:szCs w:val="20"/>
                              </w:rPr>
                              <w:t>java.awt.event</w:t>
                            </w:r>
                            <w:proofErr w:type="spellEnd"/>
                            <w:proofErr w:type="gramEnd"/>
                            <w:r w:rsidRPr="00A95DAE">
                              <w:rPr>
                                <w:sz w:val="20"/>
                                <w:szCs w:val="20"/>
                              </w:rPr>
                              <w:t>.</w:t>
                            </w:r>
                            <w:proofErr w:type="gramStart"/>
                            <w:r w:rsidRPr="00A95DAE">
                              <w:rPr>
                                <w:sz w:val="20"/>
                                <w:szCs w:val="20"/>
                              </w:rPr>
                              <w:t>*;</w:t>
                            </w:r>
                            <w:proofErr w:type="gramEnd"/>
                          </w:p>
                          <w:p w:rsidRPr="00A95DAE" w:rsidR="00A95DAE" w:rsidP="00A95DAE" w:rsidRDefault="00A95DAE" w14:paraId="7DF2CD44" w14:textId="77777777">
                            <w:pPr>
                              <w:numPr>
                                <w:ilvl w:val="0"/>
                                <w:numId w:val="0"/>
                              </w:numPr>
                              <w:rPr>
                                <w:sz w:val="20"/>
                                <w:szCs w:val="20"/>
                              </w:rPr>
                            </w:pPr>
                            <w:r w:rsidRPr="00A95DAE">
                              <w:rPr>
                                <w:sz w:val="20"/>
                                <w:szCs w:val="20"/>
                              </w:rPr>
                              <w:t xml:space="preserve">public class </w:t>
                            </w:r>
                            <w:proofErr w:type="spellStart"/>
                            <w:r w:rsidRPr="00A95DAE">
                              <w:rPr>
                                <w:sz w:val="20"/>
                                <w:szCs w:val="20"/>
                              </w:rPr>
                              <w:t>SimpleForm</w:t>
                            </w:r>
                            <w:proofErr w:type="spellEnd"/>
                            <w:r w:rsidRPr="00A95DAE">
                              <w:rPr>
                                <w:sz w:val="20"/>
                                <w:szCs w:val="20"/>
                              </w:rPr>
                              <w:t xml:space="preserve"> {</w:t>
                            </w:r>
                          </w:p>
                          <w:p w:rsidRPr="00A95DAE" w:rsidR="00A95DAE" w:rsidP="00A95DAE" w:rsidRDefault="00A95DAE" w14:paraId="66B9B106" w14:textId="77777777">
                            <w:pPr>
                              <w:numPr>
                                <w:ilvl w:val="0"/>
                                <w:numId w:val="0"/>
                              </w:numPr>
                              <w:rPr>
                                <w:sz w:val="20"/>
                                <w:szCs w:val="20"/>
                              </w:rPr>
                            </w:pPr>
                            <w:r w:rsidRPr="00A95DAE">
                              <w:rPr>
                                <w:sz w:val="20"/>
                                <w:szCs w:val="20"/>
                              </w:rPr>
                              <w:t xml:space="preserve">    public static void </w:t>
                            </w:r>
                            <w:proofErr w:type="gramStart"/>
                            <w:r w:rsidRPr="00A95DAE">
                              <w:rPr>
                                <w:sz w:val="20"/>
                                <w:szCs w:val="20"/>
                              </w:rPr>
                              <w:t>main(String[</w:t>
                            </w:r>
                            <w:proofErr w:type="gramEnd"/>
                            <w:r w:rsidRPr="00A95DAE">
                              <w:rPr>
                                <w:sz w:val="20"/>
                                <w:szCs w:val="20"/>
                              </w:rPr>
                              <w:t xml:space="preserve">] </w:t>
                            </w:r>
                            <w:proofErr w:type="spellStart"/>
                            <w:r w:rsidRPr="00A95DAE">
                              <w:rPr>
                                <w:sz w:val="20"/>
                                <w:szCs w:val="20"/>
                              </w:rPr>
                              <w:t>args</w:t>
                            </w:r>
                            <w:proofErr w:type="spellEnd"/>
                            <w:r w:rsidRPr="00A95DAE">
                              <w:rPr>
                                <w:sz w:val="20"/>
                                <w:szCs w:val="20"/>
                              </w:rPr>
                              <w:t>) {</w:t>
                            </w:r>
                          </w:p>
                          <w:p w:rsidRPr="00A95DAE" w:rsidR="00A95DAE" w:rsidP="00A95DAE" w:rsidRDefault="00A95DAE" w14:paraId="7CC90ED0" w14:textId="77777777">
                            <w:pPr>
                              <w:numPr>
                                <w:ilvl w:val="0"/>
                                <w:numId w:val="0"/>
                              </w:numPr>
                              <w:rPr>
                                <w:sz w:val="20"/>
                                <w:szCs w:val="20"/>
                              </w:rPr>
                            </w:pPr>
                            <w:r w:rsidRPr="00A95DAE">
                              <w:rPr>
                                <w:sz w:val="20"/>
                                <w:szCs w:val="20"/>
                              </w:rPr>
                              <w:t xml:space="preserve">        </w:t>
                            </w:r>
                            <w:proofErr w:type="spellStart"/>
                            <w:r w:rsidRPr="00A95DAE">
                              <w:rPr>
                                <w:sz w:val="20"/>
                                <w:szCs w:val="20"/>
                              </w:rPr>
                              <w:t>JFrame</w:t>
                            </w:r>
                            <w:proofErr w:type="spellEnd"/>
                            <w:r w:rsidRPr="00A95DAE">
                              <w:rPr>
                                <w:sz w:val="20"/>
                                <w:szCs w:val="20"/>
                              </w:rPr>
                              <w:t xml:space="preserve"> frame = new </w:t>
                            </w:r>
                            <w:proofErr w:type="spellStart"/>
                            <w:proofErr w:type="gramStart"/>
                            <w:r w:rsidRPr="00A95DAE">
                              <w:rPr>
                                <w:sz w:val="20"/>
                                <w:szCs w:val="20"/>
                              </w:rPr>
                              <w:t>JFrame</w:t>
                            </w:r>
                            <w:proofErr w:type="spellEnd"/>
                            <w:r w:rsidRPr="00A95DAE">
                              <w:rPr>
                                <w:sz w:val="20"/>
                                <w:szCs w:val="20"/>
                              </w:rPr>
                              <w:t>(</w:t>
                            </w:r>
                            <w:proofErr w:type="gramEnd"/>
                            <w:r w:rsidRPr="00A95DAE">
                              <w:rPr>
                                <w:sz w:val="20"/>
                                <w:szCs w:val="20"/>
                              </w:rPr>
                              <w:t>"Simple Form"</w:t>
                            </w:r>
                            <w:proofErr w:type="gramStart"/>
                            <w:r w:rsidRPr="00A95DAE">
                              <w:rPr>
                                <w:sz w:val="20"/>
                                <w:szCs w:val="20"/>
                              </w:rPr>
                              <w:t>);</w:t>
                            </w:r>
                            <w:proofErr w:type="gramEnd"/>
                          </w:p>
                          <w:p w:rsidRPr="00A95DAE" w:rsidR="00A95DAE" w:rsidP="00A95DAE" w:rsidRDefault="00A95DAE" w14:paraId="64A16453" w14:textId="1EEAEF37">
                            <w:pPr>
                              <w:numPr>
                                <w:ilvl w:val="0"/>
                                <w:numId w:val="0"/>
                              </w:numPr>
                              <w:rPr>
                                <w:sz w:val="20"/>
                                <w:szCs w:val="20"/>
                              </w:rPr>
                            </w:pPr>
                            <w:r w:rsidRPr="00A95DAE">
                              <w:rPr>
                                <w:sz w:val="20"/>
                                <w:szCs w:val="20"/>
                              </w:rPr>
                              <w:t xml:space="preserve">        </w:t>
                            </w:r>
                            <w:proofErr w:type="spellStart"/>
                            <w:proofErr w:type="gramStart"/>
                            <w:r w:rsidRPr="00A95DAE">
                              <w:rPr>
                                <w:sz w:val="20"/>
                                <w:szCs w:val="20"/>
                              </w:rPr>
                              <w:t>frame.setLayout</w:t>
                            </w:r>
                            <w:proofErr w:type="spellEnd"/>
                            <w:proofErr w:type="gramEnd"/>
                            <w:r w:rsidRPr="00A95DAE">
                              <w:rPr>
                                <w:sz w:val="20"/>
                                <w:szCs w:val="20"/>
                              </w:rPr>
                              <w:t xml:space="preserve">(new </w:t>
                            </w:r>
                            <w:proofErr w:type="spellStart"/>
                            <w:proofErr w:type="gramStart"/>
                            <w:r w:rsidRPr="00A95DAE">
                              <w:rPr>
                                <w:sz w:val="20"/>
                                <w:szCs w:val="20"/>
                              </w:rPr>
                              <w:t>FlowLayout</w:t>
                            </w:r>
                            <w:proofErr w:type="spellEnd"/>
                            <w:r w:rsidRPr="00A95DAE">
                              <w:rPr>
                                <w:sz w:val="20"/>
                                <w:szCs w:val="20"/>
                              </w:rPr>
                              <w:t>(</w:t>
                            </w:r>
                            <w:proofErr w:type="gramEnd"/>
                            <w:r w:rsidRPr="00A95DAE">
                              <w:rPr>
                                <w:sz w:val="20"/>
                                <w:szCs w:val="20"/>
                              </w:rPr>
                              <w:t>)</w:t>
                            </w:r>
                            <w:proofErr w:type="gramStart"/>
                            <w:r w:rsidRPr="00A95DAE">
                              <w:rPr>
                                <w:sz w:val="20"/>
                                <w:szCs w:val="20"/>
                              </w:rPr>
                              <w:t>);</w:t>
                            </w:r>
                            <w:proofErr w:type="gramEnd"/>
                          </w:p>
                          <w:p w:rsidRPr="00A95DAE" w:rsidR="00A95DAE" w:rsidP="00A95DAE" w:rsidRDefault="00A95DAE" w14:paraId="1E92A94F" w14:textId="77777777">
                            <w:pPr>
                              <w:numPr>
                                <w:ilvl w:val="0"/>
                                <w:numId w:val="0"/>
                              </w:numPr>
                              <w:rPr>
                                <w:sz w:val="20"/>
                                <w:szCs w:val="20"/>
                              </w:rPr>
                            </w:pPr>
                            <w:r w:rsidRPr="00A95DAE">
                              <w:rPr>
                                <w:sz w:val="20"/>
                                <w:szCs w:val="20"/>
                              </w:rPr>
                              <w:t xml:space="preserve">        </w:t>
                            </w:r>
                            <w:proofErr w:type="spellStart"/>
                            <w:r w:rsidRPr="00A95DAE">
                              <w:rPr>
                                <w:sz w:val="20"/>
                                <w:szCs w:val="20"/>
                              </w:rPr>
                              <w:t>JLabel</w:t>
                            </w:r>
                            <w:proofErr w:type="spellEnd"/>
                            <w:r w:rsidRPr="00A95DAE">
                              <w:rPr>
                                <w:sz w:val="20"/>
                                <w:szCs w:val="20"/>
                              </w:rPr>
                              <w:t xml:space="preserve"> label = new </w:t>
                            </w:r>
                            <w:proofErr w:type="spellStart"/>
                            <w:proofErr w:type="gramStart"/>
                            <w:r w:rsidRPr="00A95DAE">
                              <w:rPr>
                                <w:sz w:val="20"/>
                                <w:szCs w:val="20"/>
                              </w:rPr>
                              <w:t>JLabel</w:t>
                            </w:r>
                            <w:proofErr w:type="spellEnd"/>
                            <w:r w:rsidRPr="00A95DAE">
                              <w:rPr>
                                <w:sz w:val="20"/>
                                <w:szCs w:val="20"/>
                              </w:rPr>
                              <w:t>(</w:t>
                            </w:r>
                            <w:proofErr w:type="gramEnd"/>
                            <w:r w:rsidRPr="00A95DAE">
                              <w:rPr>
                                <w:sz w:val="20"/>
                                <w:szCs w:val="20"/>
                              </w:rPr>
                              <w:t>"Enter your name:"</w:t>
                            </w:r>
                            <w:proofErr w:type="gramStart"/>
                            <w:r w:rsidRPr="00A95DAE">
                              <w:rPr>
                                <w:sz w:val="20"/>
                                <w:szCs w:val="20"/>
                              </w:rPr>
                              <w:t>);</w:t>
                            </w:r>
                            <w:proofErr w:type="gramEnd"/>
                          </w:p>
                          <w:p w:rsidRPr="00A95DAE" w:rsidR="00A95DAE" w:rsidP="00A95DAE" w:rsidRDefault="00A95DAE" w14:paraId="7B75F76A" w14:textId="77777777">
                            <w:pPr>
                              <w:numPr>
                                <w:ilvl w:val="0"/>
                                <w:numId w:val="0"/>
                              </w:numPr>
                              <w:rPr>
                                <w:sz w:val="20"/>
                                <w:szCs w:val="20"/>
                              </w:rPr>
                            </w:pPr>
                            <w:r w:rsidRPr="00A95DAE">
                              <w:rPr>
                                <w:sz w:val="20"/>
                                <w:szCs w:val="20"/>
                              </w:rPr>
                              <w:t xml:space="preserve">        </w:t>
                            </w:r>
                            <w:proofErr w:type="spellStart"/>
                            <w:r w:rsidRPr="00A95DAE">
                              <w:rPr>
                                <w:sz w:val="20"/>
                                <w:szCs w:val="20"/>
                              </w:rPr>
                              <w:t>JTextField</w:t>
                            </w:r>
                            <w:proofErr w:type="spellEnd"/>
                            <w:r w:rsidRPr="00A95DAE">
                              <w:rPr>
                                <w:sz w:val="20"/>
                                <w:szCs w:val="20"/>
                              </w:rPr>
                              <w:t xml:space="preserve"> </w:t>
                            </w:r>
                            <w:proofErr w:type="spellStart"/>
                            <w:r w:rsidRPr="00A95DAE">
                              <w:rPr>
                                <w:sz w:val="20"/>
                                <w:szCs w:val="20"/>
                              </w:rPr>
                              <w:t>textField</w:t>
                            </w:r>
                            <w:proofErr w:type="spellEnd"/>
                            <w:r w:rsidRPr="00A95DAE">
                              <w:rPr>
                                <w:sz w:val="20"/>
                                <w:szCs w:val="20"/>
                              </w:rPr>
                              <w:t xml:space="preserve"> = new </w:t>
                            </w:r>
                            <w:proofErr w:type="spellStart"/>
                            <w:proofErr w:type="gramStart"/>
                            <w:r w:rsidRPr="00A95DAE">
                              <w:rPr>
                                <w:sz w:val="20"/>
                                <w:szCs w:val="20"/>
                              </w:rPr>
                              <w:t>JTextField</w:t>
                            </w:r>
                            <w:proofErr w:type="spellEnd"/>
                            <w:r w:rsidRPr="00A95DAE">
                              <w:rPr>
                                <w:sz w:val="20"/>
                                <w:szCs w:val="20"/>
                              </w:rPr>
                              <w:t>(</w:t>
                            </w:r>
                            <w:proofErr w:type="gramEnd"/>
                            <w:r w:rsidRPr="00A95DAE">
                              <w:rPr>
                                <w:sz w:val="20"/>
                                <w:szCs w:val="20"/>
                              </w:rPr>
                              <w:t>15</w:t>
                            </w:r>
                            <w:proofErr w:type="gramStart"/>
                            <w:r w:rsidRPr="00A95DAE">
                              <w:rPr>
                                <w:sz w:val="20"/>
                                <w:szCs w:val="20"/>
                              </w:rPr>
                              <w:t>);</w:t>
                            </w:r>
                            <w:proofErr w:type="gramEnd"/>
                          </w:p>
                          <w:p w:rsidRPr="00A95DAE" w:rsidR="00A95DAE" w:rsidP="00A95DAE" w:rsidRDefault="00A95DAE" w14:paraId="0CD6102F" w14:textId="0F4A7A86">
                            <w:pPr>
                              <w:numPr>
                                <w:ilvl w:val="0"/>
                                <w:numId w:val="0"/>
                              </w:numPr>
                              <w:rPr>
                                <w:sz w:val="20"/>
                                <w:szCs w:val="20"/>
                              </w:rPr>
                            </w:pPr>
                            <w:r w:rsidRPr="00A95DAE">
                              <w:rPr>
                                <w:sz w:val="20"/>
                                <w:szCs w:val="20"/>
                              </w:rPr>
                              <w:t xml:space="preserve">        JButton button = new JButton("Greet"</w:t>
                            </w:r>
                            <w:proofErr w:type="gramStart"/>
                            <w:r w:rsidRPr="00A95DAE">
                              <w:rPr>
                                <w:sz w:val="20"/>
                                <w:szCs w:val="20"/>
                              </w:rPr>
                              <w:t>);</w:t>
                            </w:r>
                            <w:proofErr w:type="gramEnd"/>
                          </w:p>
                          <w:p w:rsidRPr="00A95DAE" w:rsidR="00A95DAE" w:rsidP="00A95DAE" w:rsidRDefault="00A95DAE" w14:paraId="0B3785DD" w14:textId="77777777">
                            <w:pPr>
                              <w:numPr>
                                <w:ilvl w:val="0"/>
                                <w:numId w:val="0"/>
                              </w:numPr>
                              <w:rPr>
                                <w:sz w:val="20"/>
                                <w:szCs w:val="20"/>
                              </w:rPr>
                            </w:pPr>
                            <w:r w:rsidRPr="00A95DAE">
                              <w:rPr>
                                <w:sz w:val="20"/>
                                <w:szCs w:val="20"/>
                              </w:rPr>
                              <w:t xml:space="preserve">        </w:t>
                            </w:r>
                            <w:proofErr w:type="spellStart"/>
                            <w:proofErr w:type="gramStart"/>
                            <w:r w:rsidRPr="00A95DAE">
                              <w:rPr>
                                <w:sz w:val="20"/>
                                <w:szCs w:val="20"/>
                              </w:rPr>
                              <w:t>button.addActionListener</w:t>
                            </w:r>
                            <w:proofErr w:type="spellEnd"/>
                            <w:proofErr w:type="gramEnd"/>
                            <w:r w:rsidRPr="00A95DAE">
                              <w:rPr>
                                <w:sz w:val="20"/>
                                <w:szCs w:val="20"/>
                              </w:rPr>
                              <w:t>(e -&gt; {</w:t>
                            </w:r>
                          </w:p>
                          <w:p w:rsidRPr="00A95DAE" w:rsidR="00A95DAE" w:rsidP="00A95DAE" w:rsidRDefault="00A95DAE" w14:paraId="6C1717E5" w14:textId="77777777">
                            <w:pPr>
                              <w:numPr>
                                <w:ilvl w:val="0"/>
                                <w:numId w:val="0"/>
                              </w:numPr>
                              <w:rPr>
                                <w:sz w:val="20"/>
                                <w:szCs w:val="20"/>
                              </w:rPr>
                            </w:pPr>
                            <w:r w:rsidRPr="00A95DAE">
                              <w:rPr>
                                <w:sz w:val="20"/>
                                <w:szCs w:val="20"/>
                              </w:rPr>
                              <w:t xml:space="preserve">            String name = </w:t>
                            </w:r>
                            <w:proofErr w:type="spellStart"/>
                            <w:r w:rsidRPr="00A95DAE">
                              <w:rPr>
                                <w:sz w:val="20"/>
                                <w:szCs w:val="20"/>
                              </w:rPr>
                              <w:t>textField.getText</w:t>
                            </w:r>
                            <w:proofErr w:type="spellEnd"/>
                            <w:r w:rsidRPr="00A95DAE">
                              <w:rPr>
                                <w:sz w:val="20"/>
                                <w:szCs w:val="20"/>
                              </w:rPr>
                              <w:t>(</w:t>
                            </w:r>
                            <w:proofErr w:type="gramStart"/>
                            <w:r w:rsidRPr="00A95DAE">
                              <w:rPr>
                                <w:sz w:val="20"/>
                                <w:szCs w:val="20"/>
                              </w:rPr>
                              <w:t>);</w:t>
                            </w:r>
                            <w:proofErr w:type="gramEnd"/>
                          </w:p>
                          <w:p w:rsidRPr="00A95DAE" w:rsidR="00A95DAE" w:rsidP="00A95DAE" w:rsidRDefault="00A95DAE" w14:paraId="4CFC9743" w14:textId="77777777">
                            <w:pPr>
                              <w:numPr>
                                <w:ilvl w:val="0"/>
                                <w:numId w:val="0"/>
                              </w:numPr>
                              <w:rPr>
                                <w:sz w:val="20"/>
                                <w:szCs w:val="20"/>
                              </w:rPr>
                            </w:pPr>
                            <w:r w:rsidRPr="00A95DAE">
                              <w:rPr>
                                <w:sz w:val="20"/>
                                <w:szCs w:val="20"/>
                              </w:rPr>
                              <w:t xml:space="preserve">            </w:t>
                            </w:r>
                            <w:proofErr w:type="spellStart"/>
                            <w:r w:rsidRPr="00A95DAE">
                              <w:rPr>
                                <w:sz w:val="20"/>
                                <w:szCs w:val="20"/>
                              </w:rPr>
                              <w:t>JOptionPane.showMessageDialog</w:t>
                            </w:r>
                            <w:proofErr w:type="spellEnd"/>
                            <w:r w:rsidRPr="00A95DAE">
                              <w:rPr>
                                <w:sz w:val="20"/>
                                <w:szCs w:val="20"/>
                              </w:rPr>
                              <w:t>(frame, "Hello, " + name + "!"</w:t>
                            </w:r>
                            <w:proofErr w:type="gramStart"/>
                            <w:r w:rsidRPr="00A95DAE">
                              <w:rPr>
                                <w:sz w:val="20"/>
                                <w:szCs w:val="20"/>
                              </w:rPr>
                              <w:t>);</w:t>
                            </w:r>
                            <w:proofErr w:type="gramEnd"/>
                          </w:p>
                          <w:p w:rsidRPr="00A95DAE" w:rsidR="00A95DAE" w:rsidP="00A95DAE" w:rsidRDefault="00A95DAE" w14:paraId="724BB3E0" w14:textId="60160125">
                            <w:pPr>
                              <w:numPr>
                                <w:ilvl w:val="0"/>
                                <w:numId w:val="0"/>
                              </w:numPr>
                              <w:rPr>
                                <w:sz w:val="20"/>
                                <w:szCs w:val="20"/>
                              </w:rPr>
                            </w:pPr>
                            <w:r w:rsidRPr="00A95DAE">
                              <w:rPr>
                                <w:sz w:val="20"/>
                                <w:szCs w:val="20"/>
                              </w:rPr>
                              <w:t xml:space="preserve">        });</w:t>
                            </w:r>
                          </w:p>
                          <w:p w:rsidRPr="00A95DAE" w:rsidR="00A95DAE" w:rsidP="00A95DAE" w:rsidRDefault="00A95DAE" w14:paraId="5D409248" w14:textId="77777777">
                            <w:pPr>
                              <w:numPr>
                                <w:ilvl w:val="0"/>
                                <w:numId w:val="0"/>
                              </w:numPr>
                              <w:rPr>
                                <w:sz w:val="20"/>
                                <w:szCs w:val="20"/>
                              </w:rPr>
                            </w:pPr>
                            <w:r w:rsidRPr="00A95DAE">
                              <w:rPr>
                                <w:sz w:val="20"/>
                                <w:szCs w:val="20"/>
                              </w:rPr>
                              <w:t xml:space="preserve">        </w:t>
                            </w:r>
                            <w:proofErr w:type="spellStart"/>
                            <w:r w:rsidRPr="00A95DAE">
                              <w:rPr>
                                <w:sz w:val="20"/>
                                <w:szCs w:val="20"/>
                              </w:rPr>
                              <w:t>frame.add</w:t>
                            </w:r>
                            <w:proofErr w:type="spellEnd"/>
                            <w:r w:rsidRPr="00A95DAE">
                              <w:rPr>
                                <w:sz w:val="20"/>
                                <w:szCs w:val="20"/>
                              </w:rPr>
                              <w:t>(label</w:t>
                            </w:r>
                            <w:proofErr w:type="gramStart"/>
                            <w:r w:rsidRPr="00A95DAE">
                              <w:rPr>
                                <w:sz w:val="20"/>
                                <w:szCs w:val="20"/>
                              </w:rPr>
                              <w:t>);</w:t>
                            </w:r>
                            <w:proofErr w:type="gramEnd"/>
                          </w:p>
                          <w:p w:rsidRPr="00A95DAE" w:rsidR="00A95DAE" w:rsidP="00A95DAE" w:rsidRDefault="00A95DAE" w14:paraId="1138C261" w14:textId="77777777">
                            <w:pPr>
                              <w:numPr>
                                <w:ilvl w:val="0"/>
                                <w:numId w:val="0"/>
                              </w:numPr>
                              <w:rPr>
                                <w:sz w:val="20"/>
                                <w:szCs w:val="20"/>
                              </w:rPr>
                            </w:pPr>
                            <w:r w:rsidRPr="00A95DAE">
                              <w:rPr>
                                <w:sz w:val="20"/>
                                <w:szCs w:val="20"/>
                              </w:rPr>
                              <w:t xml:space="preserve">        </w:t>
                            </w:r>
                            <w:proofErr w:type="spellStart"/>
                            <w:r w:rsidRPr="00A95DAE">
                              <w:rPr>
                                <w:sz w:val="20"/>
                                <w:szCs w:val="20"/>
                              </w:rPr>
                              <w:t>frame.add</w:t>
                            </w:r>
                            <w:proofErr w:type="spellEnd"/>
                            <w:r w:rsidRPr="00A95DAE">
                              <w:rPr>
                                <w:sz w:val="20"/>
                                <w:szCs w:val="20"/>
                              </w:rPr>
                              <w:t>(</w:t>
                            </w:r>
                            <w:proofErr w:type="spellStart"/>
                            <w:r w:rsidRPr="00A95DAE">
                              <w:rPr>
                                <w:sz w:val="20"/>
                                <w:szCs w:val="20"/>
                              </w:rPr>
                              <w:t>textField</w:t>
                            </w:r>
                            <w:proofErr w:type="spellEnd"/>
                            <w:proofErr w:type="gramStart"/>
                            <w:r w:rsidRPr="00A95DAE">
                              <w:rPr>
                                <w:sz w:val="20"/>
                                <w:szCs w:val="20"/>
                              </w:rPr>
                              <w:t>);</w:t>
                            </w:r>
                            <w:proofErr w:type="gramEnd"/>
                          </w:p>
                          <w:p w:rsidRPr="00A95DAE" w:rsidR="00A95DAE" w:rsidP="00A95DAE" w:rsidRDefault="00A95DAE" w14:paraId="2ADBEF5A" w14:textId="223048AA">
                            <w:pPr>
                              <w:numPr>
                                <w:ilvl w:val="0"/>
                                <w:numId w:val="0"/>
                              </w:numPr>
                              <w:rPr>
                                <w:sz w:val="20"/>
                                <w:szCs w:val="20"/>
                              </w:rPr>
                            </w:pPr>
                            <w:r w:rsidRPr="00A95DAE">
                              <w:rPr>
                                <w:sz w:val="20"/>
                                <w:szCs w:val="20"/>
                              </w:rPr>
                              <w:t xml:space="preserve">        </w:t>
                            </w:r>
                            <w:proofErr w:type="spellStart"/>
                            <w:r w:rsidRPr="00A95DAE">
                              <w:rPr>
                                <w:sz w:val="20"/>
                                <w:szCs w:val="20"/>
                              </w:rPr>
                              <w:t>frame.add</w:t>
                            </w:r>
                            <w:proofErr w:type="spellEnd"/>
                            <w:r w:rsidRPr="00A95DAE">
                              <w:rPr>
                                <w:sz w:val="20"/>
                                <w:szCs w:val="20"/>
                              </w:rPr>
                              <w:t>(button</w:t>
                            </w:r>
                            <w:proofErr w:type="gramStart"/>
                            <w:r w:rsidRPr="00A95DAE">
                              <w:rPr>
                                <w:sz w:val="20"/>
                                <w:szCs w:val="20"/>
                              </w:rPr>
                              <w:t>);</w:t>
                            </w:r>
                            <w:proofErr w:type="gramEnd"/>
                          </w:p>
                          <w:p w:rsidRPr="00A95DAE" w:rsidR="00A95DAE" w:rsidP="00A95DAE" w:rsidRDefault="00A95DAE" w14:paraId="527A10BB" w14:textId="77777777">
                            <w:pPr>
                              <w:numPr>
                                <w:ilvl w:val="0"/>
                                <w:numId w:val="0"/>
                              </w:numPr>
                              <w:rPr>
                                <w:sz w:val="20"/>
                                <w:szCs w:val="20"/>
                              </w:rPr>
                            </w:pPr>
                            <w:r w:rsidRPr="00A95DAE">
                              <w:rPr>
                                <w:sz w:val="20"/>
                                <w:szCs w:val="20"/>
                              </w:rPr>
                              <w:t xml:space="preserve">        </w:t>
                            </w:r>
                            <w:proofErr w:type="spellStart"/>
                            <w:proofErr w:type="gramStart"/>
                            <w:r w:rsidRPr="00A95DAE">
                              <w:rPr>
                                <w:sz w:val="20"/>
                                <w:szCs w:val="20"/>
                              </w:rPr>
                              <w:t>frame.setSize</w:t>
                            </w:r>
                            <w:proofErr w:type="spellEnd"/>
                            <w:proofErr w:type="gramEnd"/>
                            <w:r w:rsidRPr="00A95DAE">
                              <w:rPr>
                                <w:sz w:val="20"/>
                                <w:szCs w:val="20"/>
                              </w:rPr>
                              <w:t>(300, 150</w:t>
                            </w:r>
                            <w:proofErr w:type="gramStart"/>
                            <w:r w:rsidRPr="00A95DAE">
                              <w:rPr>
                                <w:sz w:val="20"/>
                                <w:szCs w:val="20"/>
                              </w:rPr>
                              <w:t>);</w:t>
                            </w:r>
                            <w:proofErr w:type="gramEnd"/>
                          </w:p>
                          <w:p w:rsidRPr="00A95DAE" w:rsidR="00A95DAE" w:rsidP="00A95DAE" w:rsidRDefault="00A95DAE" w14:paraId="2FE0C940" w14:textId="77777777">
                            <w:pPr>
                              <w:numPr>
                                <w:ilvl w:val="0"/>
                                <w:numId w:val="0"/>
                              </w:numPr>
                              <w:rPr>
                                <w:sz w:val="20"/>
                                <w:szCs w:val="20"/>
                              </w:rPr>
                            </w:pPr>
                            <w:r w:rsidRPr="00A95DAE">
                              <w:rPr>
                                <w:sz w:val="20"/>
                                <w:szCs w:val="20"/>
                              </w:rPr>
                              <w:t xml:space="preserve">        </w:t>
                            </w:r>
                            <w:proofErr w:type="spellStart"/>
                            <w:proofErr w:type="gramStart"/>
                            <w:r w:rsidRPr="00A95DAE">
                              <w:rPr>
                                <w:sz w:val="20"/>
                                <w:szCs w:val="20"/>
                              </w:rPr>
                              <w:t>frame.setDefaultCloseOperation</w:t>
                            </w:r>
                            <w:proofErr w:type="spellEnd"/>
                            <w:proofErr w:type="gramEnd"/>
                            <w:r w:rsidRPr="00A95DAE">
                              <w:rPr>
                                <w:sz w:val="20"/>
                                <w:szCs w:val="20"/>
                              </w:rPr>
                              <w:t>(</w:t>
                            </w:r>
                            <w:proofErr w:type="spellStart"/>
                            <w:r w:rsidRPr="00A95DAE">
                              <w:rPr>
                                <w:sz w:val="20"/>
                                <w:szCs w:val="20"/>
                              </w:rPr>
                              <w:t>JFrame.EXIT_ON_CLOSE</w:t>
                            </w:r>
                            <w:proofErr w:type="spellEnd"/>
                            <w:proofErr w:type="gramStart"/>
                            <w:r w:rsidRPr="00A95DAE">
                              <w:rPr>
                                <w:sz w:val="20"/>
                                <w:szCs w:val="20"/>
                              </w:rPr>
                              <w:t>);</w:t>
                            </w:r>
                            <w:proofErr w:type="gramEnd"/>
                          </w:p>
                          <w:p w:rsidRPr="00A95DAE" w:rsidR="00A95DAE" w:rsidP="00A95DAE" w:rsidRDefault="00A95DAE" w14:paraId="5D9564A1" w14:textId="77777777">
                            <w:pPr>
                              <w:numPr>
                                <w:ilvl w:val="0"/>
                                <w:numId w:val="0"/>
                              </w:numPr>
                              <w:rPr>
                                <w:sz w:val="20"/>
                                <w:szCs w:val="20"/>
                              </w:rPr>
                            </w:pPr>
                            <w:r w:rsidRPr="00A95DAE">
                              <w:rPr>
                                <w:sz w:val="20"/>
                                <w:szCs w:val="20"/>
                              </w:rPr>
                              <w:t xml:space="preserve">        </w:t>
                            </w:r>
                            <w:proofErr w:type="spellStart"/>
                            <w:proofErr w:type="gramStart"/>
                            <w:r w:rsidRPr="00A95DAE">
                              <w:rPr>
                                <w:sz w:val="20"/>
                                <w:szCs w:val="20"/>
                              </w:rPr>
                              <w:t>frame.setVisible</w:t>
                            </w:r>
                            <w:proofErr w:type="spellEnd"/>
                            <w:proofErr w:type="gramEnd"/>
                            <w:r w:rsidRPr="00A95DAE">
                              <w:rPr>
                                <w:sz w:val="20"/>
                                <w:szCs w:val="20"/>
                              </w:rPr>
                              <w:t>(true</w:t>
                            </w:r>
                            <w:proofErr w:type="gramStart"/>
                            <w:r w:rsidRPr="00A95DAE">
                              <w:rPr>
                                <w:sz w:val="20"/>
                                <w:szCs w:val="20"/>
                              </w:rPr>
                              <w:t>);</w:t>
                            </w:r>
                            <w:proofErr w:type="gramEnd"/>
                          </w:p>
                          <w:p w:rsidRPr="00A95DAE" w:rsidR="00A95DAE" w:rsidP="00A95DAE" w:rsidRDefault="00A95DAE" w14:paraId="47426029" w14:textId="77777777">
                            <w:pPr>
                              <w:numPr>
                                <w:ilvl w:val="0"/>
                                <w:numId w:val="0"/>
                              </w:numPr>
                              <w:rPr>
                                <w:sz w:val="20"/>
                                <w:szCs w:val="20"/>
                              </w:rPr>
                            </w:pPr>
                            <w:r w:rsidRPr="00A95DAE">
                              <w:rPr>
                                <w:sz w:val="20"/>
                                <w:szCs w:val="20"/>
                              </w:rPr>
                              <w:t xml:space="preserve">    }</w:t>
                            </w:r>
                          </w:p>
                          <w:p w:rsidRPr="00A95DAE" w:rsidR="00A95DAE" w:rsidP="00A95DAE" w:rsidRDefault="00A95DAE" w14:paraId="7E02FB6F" w14:textId="586FDF68">
                            <w:pPr>
                              <w:numPr>
                                <w:ilvl w:val="0"/>
                                <w:numId w:val="0"/>
                              </w:numPr>
                              <w:rPr>
                                <w:sz w:val="20"/>
                                <w:szCs w:val="20"/>
                              </w:rPr>
                            </w:pPr>
                            <w:r w:rsidRPr="00A95DAE">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5C09B3A">
              <v:shape id="_x0000_s1113" style="position:absolute;margin-left:0;margin-top:20.45pt;width:421.1pt;height:489.95pt;z-index:2516583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" w14:anchorId="35E93B63">
                <v:textbox>
                  <w:txbxContent>
                    <w:p w:rsidRPr="00A95DAE" w:rsidR="00A95DAE" w:rsidP="00A95DAE" w:rsidRDefault="00A95DAE" w14:paraId="2234B98C" w14:textId="77777777">
                      <w:pPr>
                        <w:numPr>
                          <w:ilvl w:val="0"/>
                          <w:numId w:val="0"/>
                        </w:numPr>
                        <w:rPr>
                          <w:sz w:val="20"/>
                          <w:szCs w:val="20"/>
                        </w:rPr>
                      </w:pPr>
                      <w:r w:rsidRPr="00A95DAE">
                        <w:rPr>
                          <w:sz w:val="20"/>
                          <w:szCs w:val="20"/>
                        </w:rPr>
                        <w:t>java</w:t>
                      </w:r>
                    </w:p>
                    <w:p w:rsidRPr="00A95DAE" w:rsidR="00A95DAE" w:rsidP="00A95DAE" w:rsidRDefault="00A95DAE" w14:paraId="1AF1C579" w14:textId="77777777">
                      <w:pPr>
                        <w:numPr>
                          <w:ilvl w:val="0"/>
                          <w:numId w:val="0"/>
                        </w:numPr>
                        <w:rPr>
                          <w:sz w:val="20"/>
                          <w:szCs w:val="20"/>
                        </w:rPr>
                      </w:pPr>
                      <w:r w:rsidRPr="00A95DAE">
                        <w:rPr>
                          <w:sz w:val="20"/>
                          <w:szCs w:val="20"/>
                        </w:rPr>
                        <w:t xml:space="preserve">import </w:t>
                      </w:r>
                      <w:proofErr w:type="spellStart"/>
                      <w:proofErr w:type="gramStart"/>
                      <w:r w:rsidRPr="00A95DAE">
                        <w:rPr>
                          <w:sz w:val="20"/>
                          <w:szCs w:val="20"/>
                        </w:rPr>
                        <w:t>javax.swing</w:t>
                      </w:r>
                      <w:proofErr w:type="spellEnd"/>
                      <w:proofErr w:type="gramEnd"/>
                      <w:r w:rsidRPr="00A95DAE">
                        <w:rPr>
                          <w:sz w:val="20"/>
                          <w:szCs w:val="20"/>
                        </w:rPr>
                        <w:t>.</w:t>
                      </w:r>
                      <w:proofErr w:type="gramStart"/>
                      <w:r w:rsidRPr="00A95DAE">
                        <w:rPr>
                          <w:sz w:val="20"/>
                          <w:szCs w:val="20"/>
                        </w:rPr>
                        <w:t>*;</w:t>
                      </w:r>
                      <w:proofErr w:type="gramEnd"/>
                    </w:p>
                    <w:p w:rsidRPr="00A95DAE" w:rsidR="00A95DAE" w:rsidP="00A95DAE" w:rsidRDefault="00A95DAE" w14:paraId="55B83DB3" w14:textId="77777777">
                      <w:pPr>
                        <w:numPr>
                          <w:ilvl w:val="0"/>
                          <w:numId w:val="0"/>
                        </w:numPr>
                        <w:rPr>
                          <w:sz w:val="20"/>
                          <w:szCs w:val="20"/>
                        </w:rPr>
                      </w:pPr>
                      <w:r w:rsidRPr="00A95DAE">
                        <w:rPr>
                          <w:sz w:val="20"/>
                          <w:szCs w:val="20"/>
                        </w:rPr>
                        <w:t xml:space="preserve">import </w:t>
                      </w:r>
                      <w:proofErr w:type="spellStart"/>
                      <w:proofErr w:type="gramStart"/>
                      <w:r w:rsidRPr="00A95DAE">
                        <w:rPr>
                          <w:sz w:val="20"/>
                          <w:szCs w:val="20"/>
                        </w:rPr>
                        <w:t>java.awt</w:t>
                      </w:r>
                      <w:proofErr w:type="spellEnd"/>
                      <w:r w:rsidRPr="00A95DAE">
                        <w:rPr>
                          <w:sz w:val="20"/>
                          <w:szCs w:val="20"/>
                        </w:rPr>
                        <w:t>.*</w:t>
                      </w:r>
                      <w:proofErr w:type="gramEnd"/>
                      <w:r w:rsidRPr="00A95DAE">
                        <w:rPr>
                          <w:sz w:val="20"/>
                          <w:szCs w:val="20"/>
                        </w:rPr>
                        <w:t>;</w:t>
                      </w:r>
                    </w:p>
                    <w:p w:rsidRPr="00A95DAE" w:rsidR="00A95DAE" w:rsidP="00A95DAE" w:rsidRDefault="00A95DAE" w14:paraId="440D9D15" w14:textId="7722F39E">
                      <w:pPr>
                        <w:numPr>
                          <w:ilvl w:val="0"/>
                          <w:numId w:val="0"/>
                        </w:numPr>
                        <w:rPr>
                          <w:sz w:val="20"/>
                          <w:szCs w:val="20"/>
                        </w:rPr>
                      </w:pPr>
                      <w:r w:rsidRPr="00A95DAE">
                        <w:rPr>
                          <w:sz w:val="20"/>
                          <w:szCs w:val="20"/>
                        </w:rPr>
                        <w:t xml:space="preserve">import </w:t>
                      </w:r>
                      <w:proofErr w:type="spellStart"/>
                      <w:proofErr w:type="gramStart"/>
                      <w:r w:rsidRPr="00A95DAE">
                        <w:rPr>
                          <w:sz w:val="20"/>
                          <w:szCs w:val="20"/>
                        </w:rPr>
                        <w:t>java.awt.event</w:t>
                      </w:r>
                      <w:proofErr w:type="spellEnd"/>
                      <w:proofErr w:type="gramEnd"/>
                      <w:r w:rsidRPr="00A95DAE">
                        <w:rPr>
                          <w:sz w:val="20"/>
                          <w:szCs w:val="20"/>
                        </w:rPr>
                        <w:t>.</w:t>
                      </w:r>
                      <w:proofErr w:type="gramStart"/>
                      <w:r w:rsidRPr="00A95DAE">
                        <w:rPr>
                          <w:sz w:val="20"/>
                          <w:szCs w:val="20"/>
                        </w:rPr>
                        <w:t>*;</w:t>
                      </w:r>
                      <w:proofErr w:type="gramEnd"/>
                    </w:p>
                    <w:p w:rsidRPr="00A95DAE" w:rsidR="00A95DAE" w:rsidP="00A95DAE" w:rsidRDefault="00A95DAE" w14:paraId="528FBFFA" w14:textId="77777777">
                      <w:pPr>
                        <w:numPr>
                          <w:ilvl w:val="0"/>
                          <w:numId w:val="0"/>
                        </w:numPr>
                        <w:rPr>
                          <w:sz w:val="20"/>
                          <w:szCs w:val="20"/>
                        </w:rPr>
                      </w:pPr>
                      <w:r w:rsidRPr="00A95DAE">
                        <w:rPr>
                          <w:sz w:val="20"/>
                          <w:szCs w:val="20"/>
                        </w:rPr>
                        <w:t xml:space="preserve">public class </w:t>
                      </w:r>
                      <w:proofErr w:type="spellStart"/>
                      <w:r w:rsidRPr="00A95DAE">
                        <w:rPr>
                          <w:sz w:val="20"/>
                          <w:szCs w:val="20"/>
                        </w:rPr>
                        <w:t>SimpleForm</w:t>
                      </w:r>
                      <w:proofErr w:type="spellEnd"/>
                      <w:r w:rsidRPr="00A95DAE">
                        <w:rPr>
                          <w:sz w:val="20"/>
                          <w:szCs w:val="20"/>
                        </w:rPr>
                        <w:t xml:space="preserve"> {</w:t>
                      </w:r>
                    </w:p>
                    <w:p w:rsidRPr="00A95DAE" w:rsidR="00A95DAE" w:rsidP="00A95DAE" w:rsidRDefault="00A95DAE" w14:paraId="53EAC049" w14:textId="77777777">
                      <w:pPr>
                        <w:numPr>
                          <w:ilvl w:val="0"/>
                          <w:numId w:val="0"/>
                        </w:numPr>
                        <w:rPr>
                          <w:sz w:val="20"/>
                          <w:szCs w:val="20"/>
                        </w:rPr>
                      </w:pPr>
                      <w:r w:rsidRPr="00A95DAE">
                        <w:rPr>
                          <w:sz w:val="20"/>
                          <w:szCs w:val="20"/>
                        </w:rPr>
                        <w:t xml:space="preserve">    public static void </w:t>
                      </w:r>
                      <w:proofErr w:type="gramStart"/>
                      <w:r w:rsidRPr="00A95DAE">
                        <w:rPr>
                          <w:sz w:val="20"/>
                          <w:szCs w:val="20"/>
                        </w:rPr>
                        <w:t>main(String[</w:t>
                      </w:r>
                      <w:proofErr w:type="gramEnd"/>
                      <w:r w:rsidRPr="00A95DAE">
                        <w:rPr>
                          <w:sz w:val="20"/>
                          <w:szCs w:val="20"/>
                        </w:rPr>
                        <w:t xml:space="preserve">] </w:t>
                      </w:r>
                      <w:proofErr w:type="spellStart"/>
                      <w:r w:rsidRPr="00A95DAE">
                        <w:rPr>
                          <w:sz w:val="20"/>
                          <w:szCs w:val="20"/>
                        </w:rPr>
                        <w:t>args</w:t>
                      </w:r>
                      <w:proofErr w:type="spellEnd"/>
                      <w:r w:rsidRPr="00A95DAE">
                        <w:rPr>
                          <w:sz w:val="20"/>
                          <w:szCs w:val="20"/>
                        </w:rPr>
                        <w:t>) {</w:t>
                      </w:r>
                    </w:p>
                    <w:p w:rsidRPr="00A95DAE" w:rsidR="00A95DAE" w:rsidP="00A95DAE" w:rsidRDefault="00A95DAE" w14:paraId="2E62AAB8" w14:textId="77777777">
                      <w:pPr>
                        <w:numPr>
                          <w:ilvl w:val="0"/>
                          <w:numId w:val="0"/>
                        </w:numPr>
                        <w:rPr>
                          <w:sz w:val="20"/>
                          <w:szCs w:val="20"/>
                        </w:rPr>
                      </w:pPr>
                      <w:r w:rsidRPr="00A95DAE">
                        <w:rPr>
                          <w:sz w:val="20"/>
                          <w:szCs w:val="20"/>
                        </w:rPr>
                        <w:t xml:space="preserve">        </w:t>
                      </w:r>
                      <w:proofErr w:type="spellStart"/>
                      <w:r w:rsidRPr="00A95DAE">
                        <w:rPr>
                          <w:sz w:val="20"/>
                          <w:szCs w:val="20"/>
                        </w:rPr>
                        <w:t>JFrame</w:t>
                      </w:r>
                      <w:proofErr w:type="spellEnd"/>
                      <w:r w:rsidRPr="00A95DAE">
                        <w:rPr>
                          <w:sz w:val="20"/>
                          <w:szCs w:val="20"/>
                        </w:rPr>
                        <w:t xml:space="preserve"> frame = new </w:t>
                      </w:r>
                      <w:proofErr w:type="spellStart"/>
                      <w:proofErr w:type="gramStart"/>
                      <w:r w:rsidRPr="00A95DAE">
                        <w:rPr>
                          <w:sz w:val="20"/>
                          <w:szCs w:val="20"/>
                        </w:rPr>
                        <w:t>JFrame</w:t>
                      </w:r>
                      <w:proofErr w:type="spellEnd"/>
                      <w:r w:rsidRPr="00A95DAE">
                        <w:rPr>
                          <w:sz w:val="20"/>
                          <w:szCs w:val="20"/>
                        </w:rPr>
                        <w:t>(</w:t>
                      </w:r>
                      <w:proofErr w:type="gramEnd"/>
                      <w:r w:rsidRPr="00A95DAE">
                        <w:rPr>
                          <w:sz w:val="20"/>
                          <w:szCs w:val="20"/>
                        </w:rPr>
                        <w:t>"Simple Form"</w:t>
                      </w:r>
                      <w:proofErr w:type="gramStart"/>
                      <w:r w:rsidRPr="00A95DAE">
                        <w:rPr>
                          <w:sz w:val="20"/>
                          <w:szCs w:val="20"/>
                        </w:rPr>
                        <w:t>);</w:t>
                      </w:r>
                      <w:proofErr w:type="gramEnd"/>
                    </w:p>
                    <w:p w:rsidRPr="00A95DAE" w:rsidR="00A95DAE" w:rsidP="00A95DAE" w:rsidRDefault="00A95DAE" w14:paraId="7228D06D" w14:textId="1EEAEF37">
                      <w:pPr>
                        <w:numPr>
                          <w:ilvl w:val="0"/>
                          <w:numId w:val="0"/>
                        </w:numPr>
                        <w:rPr>
                          <w:sz w:val="20"/>
                          <w:szCs w:val="20"/>
                        </w:rPr>
                      </w:pPr>
                      <w:r w:rsidRPr="00A95DAE">
                        <w:rPr>
                          <w:sz w:val="20"/>
                          <w:szCs w:val="20"/>
                        </w:rPr>
                        <w:t xml:space="preserve">        </w:t>
                      </w:r>
                      <w:proofErr w:type="spellStart"/>
                      <w:proofErr w:type="gramStart"/>
                      <w:r w:rsidRPr="00A95DAE">
                        <w:rPr>
                          <w:sz w:val="20"/>
                          <w:szCs w:val="20"/>
                        </w:rPr>
                        <w:t>frame.setLayout</w:t>
                      </w:r>
                      <w:proofErr w:type="spellEnd"/>
                      <w:proofErr w:type="gramEnd"/>
                      <w:r w:rsidRPr="00A95DAE">
                        <w:rPr>
                          <w:sz w:val="20"/>
                          <w:szCs w:val="20"/>
                        </w:rPr>
                        <w:t xml:space="preserve">(new </w:t>
                      </w:r>
                      <w:proofErr w:type="spellStart"/>
                      <w:proofErr w:type="gramStart"/>
                      <w:r w:rsidRPr="00A95DAE">
                        <w:rPr>
                          <w:sz w:val="20"/>
                          <w:szCs w:val="20"/>
                        </w:rPr>
                        <w:t>FlowLayout</w:t>
                      </w:r>
                      <w:proofErr w:type="spellEnd"/>
                      <w:r w:rsidRPr="00A95DAE">
                        <w:rPr>
                          <w:sz w:val="20"/>
                          <w:szCs w:val="20"/>
                        </w:rPr>
                        <w:t>(</w:t>
                      </w:r>
                      <w:proofErr w:type="gramEnd"/>
                      <w:r w:rsidRPr="00A95DAE">
                        <w:rPr>
                          <w:sz w:val="20"/>
                          <w:szCs w:val="20"/>
                        </w:rPr>
                        <w:t>)</w:t>
                      </w:r>
                      <w:proofErr w:type="gramStart"/>
                      <w:r w:rsidRPr="00A95DAE">
                        <w:rPr>
                          <w:sz w:val="20"/>
                          <w:szCs w:val="20"/>
                        </w:rPr>
                        <w:t>);</w:t>
                      </w:r>
                      <w:proofErr w:type="gramEnd"/>
                    </w:p>
                    <w:p w:rsidRPr="00A95DAE" w:rsidR="00A95DAE" w:rsidP="00A95DAE" w:rsidRDefault="00A95DAE" w14:paraId="29597EED" w14:textId="77777777">
                      <w:pPr>
                        <w:numPr>
                          <w:ilvl w:val="0"/>
                          <w:numId w:val="0"/>
                        </w:numPr>
                        <w:rPr>
                          <w:sz w:val="20"/>
                          <w:szCs w:val="20"/>
                        </w:rPr>
                      </w:pPr>
                      <w:r w:rsidRPr="00A95DAE">
                        <w:rPr>
                          <w:sz w:val="20"/>
                          <w:szCs w:val="20"/>
                        </w:rPr>
                        <w:t xml:space="preserve">        </w:t>
                      </w:r>
                      <w:proofErr w:type="spellStart"/>
                      <w:r w:rsidRPr="00A95DAE">
                        <w:rPr>
                          <w:sz w:val="20"/>
                          <w:szCs w:val="20"/>
                        </w:rPr>
                        <w:t>JLabel</w:t>
                      </w:r>
                      <w:proofErr w:type="spellEnd"/>
                      <w:r w:rsidRPr="00A95DAE">
                        <w:rPr>
                          <w:sz w:val="20"/>
                          <w:szCs w:val="20"/>
                        </w:rPr>
                        <w:t xml:space="preserve"> label = new </w:t>
                      </w:r>
                      <w:proofErr w:type="spellStart"/>
                      <w:proofErr w:type="gramStart"/>
                      <w:r w:rsidRPr="00A95DAE">
                        <w:rPr>
                          <w:sz w:val="20"/>
                          <w:szCs w:val="20"/>
                        </w:rPr>
                        <w:t>JLabel</w:t>
                      </w:r>
                      <w:proofErr w:type="spellEnd"/>
                      <w:r w:rsidRPr="00A95DAE">
                        <w:rPr>
                          <w:sz w:val="20"/>
                          <w:szCs w:val="20"/>
                        </w:rPr>
                        <w:t>(</w:t>
                      </w:r>
                      <w:proofErr w:type="gramEnd"/>
                      <w:r w:rsidRPr="00A95DAE">
                        <w:rPr>
                          <w:sz w:val="20"/>
                          <w:szCs w:val="20"/>
                        </w:rPr>
                        <w:t>"Enter your name:"</w:t>
                      </w:r>
                      <w:proofErr w:type="gramStart"/>
                      <w:r w:rsidRPr="00A95DAE">
                        <w:rPr>
                          <w:sz w:val="20"/>
                          <w:szCs w:val="20"/>
                        </w:rPr>
                        <w:t>);</w:t>
                      </w:r>
                      <w:proofErr w:type="gramEnd"/>
                    </w:p>
                    <w:p w:rsidRPr="00A95DAE" w:rsidR="00A95DAE" w:rsidP="00A95DAE" w:rsidRDefault="00A95DAE" w14:paraId="6C94A9C4" w14:textId="77777777">
                      <w:pPr>
                        <w:numPr>
                          <w:ilvl w:val="0"/>
                          <w:numId w:val="0"/>
                        </w:numPr>
                        <w:rPr>
                          <w:sz w:val="20"/>
                          <w:szCs w:val="20"/>
                        </w:rPr>
                      </w:pPr>
                      <w:r w:rsidRPr="00A95DAE">
                        <w:rPr>
                          <w:sz w:val="20"/>
                          <w:szCs w:val="20"/>
                        </w:rPr>
                        <w:t xml:space="preserve">        </w:t>
                      </w:r>
                      <w:proofErr w:type="spellStart"/>
                      <w:r w:rsidRPr="00A95DAE">
                        <w:rPr>
                          <w:sz w:val="20"/>
                          <w:szCs w:val="20"/>
                        </w:rPr>
                        <w:t>JTextField</w:t>
                      </w:r>
                      <w:proofErr w:type="spellEnd"/>
                      <w:r w:rsidRPr="00A95DAE">
                        <w:rPr>
                          <w:sz w:val="20"/>
                          <w:szCs w:val="20"/>
                        </w:rPr>
                        <w:t xml:space="preserve"> </w:t>
                      </w:r>
                      <w:proofErr w:type="spellStart"/>
                      <w:r w:rsidRPr="00A95DAE">
                        <w:rPr>
                          <w:sz w:val="20"/>
                          <w:szCs w:val="20"/>
                        </w:rPr>
                        <w:t>textField</w:t>
                      </w:r>
                      <w:proofErr w:type="spellEnd"/>
                      <w:r w:rsidRPr="00A95DAE">
                        <w:rPr>
                          <w:sz w:val="20"/>
                          <w:szCs w:val="20"/>
                        </w:rPr>
                        <w:t xml:space="preserve"> = new </w:t>
                      </w:r>
                      <w:proofErr w:type="spellStart"/>
                      <w:proofErr w:type="gramStart"/>
                      <w:r w:rsidRPr="00A95DAE">
                        <w:rPr>
                          <w:sz w:val="20"/>
                          <w:szCs w:val="20"/>
                        </w:rPr>
                        <w:t>JTextField</w:t>
                      </w:r>
                      <w:proofErr w:type="spellEnd"/>
                      <w:r w:rsidRPr="00A95DAE">
                        <w:rPr>
                          <w:sz w:val="20"/>
                          <w:szCs w:val="20"/>
                        </w:rPr>
                        <w:t>(</w:t>
                      </w:r>
                      <w:proofErr w:type="gramEnd"/>
                      <w:r w:rsidRPr="00A95DAE">
                        <w:rPr>
                          <w:sz w:val="20"/>
                          <w:szCs w:val="20"/>
                        </w:rPr>
                        <w:t>15</w:t>
                      </w:r>
                      <w:proofErr w:type="gramStart"/>
                      <w:r w:rsidRPr="00A95DAE">
                        <w:rPr>
                          <w:sz w:val="20"/>
                          <w:szCs w:val="20"/>
                        </w:rPr>
                        <w:t>);</w:t>
                      </w:r>
                      <w:proofErr w:type="gramEnd"/>
                    </w:p>
                    <w:p w:rsidRPr="00A95DAE" w:rsidR="00A95DAE" w:rsidP="00A95DAE" w:rsidRDefault="00A95DAE" w14:paraId="250F3847" w14:textId="0F4A7A86">
                      <w:pPr>
                        <w:numPr>
                          <w:ilvl w:val="0"/>
                          <w:numId w:val="0"/>
                        </w:numPr>
                        <w:rPr>
                          <w:sz w:val="20"/>
                          <w:szCs w:val="20"/>
                        </w:rPr>
                      </w:pPr>
                      <w:r w:rsidRPr="00A95DAE">
                        <w:rPr>
                          <w:sz w:val="20"/>
                          <w:szCs w:val="20"/>
                        </w:rPr>
                        <w:t xml:space="preserve">        JButton button = new JButton("Greet"</w:t>
                      </w:r>
                      <w:proofErr w:type="gramStart"/>
                      <w:r w:rsidRPr="00A95DAE">
                        <w:rPr>
                          <w:sz w:val="20"/>
                          <w:szCs w:val="20"/>
                        </w:rPr>
                        <w:t>);</w:t>
                      </w:r>
                      <w:proofErr w:type="gramEnd"/>
                    </w:p>
                    <w:p w:rsidRPr="00A95DAE" w:rsidR="00A95DAE" w:rsidP="00A95DAE" w:rsidRDefault="00A95DAE" w14:paraId="2C31BED1" w14:textId="77777777">
                      <w:pPr>
                        <w:numPr>
                          <w:ilvl w:val="0"/>
                          <w:numId w:val="0"/>
                        </w:numPr>
                        <w:rPr>
                          <w:sz w:val="20"/>
                          <w:szCs w:val="20"/>
                        </w:rPr>
                      </w:pPr>
                      <w:r w:rsidRPr="00A95DAE">
                        <w:rPr>
                          <w:sz w:val="20"/>
                          <w:szCs w:val="20"/>
                        </w:rPr>
                        <w:t xml:space="preserve">        </w:t>
                      </w:r>
                      <w:proofErr w:type="spellStart"/>
                      <w:proofErr w:type="gramStart"/>
                      <w:r w:rsidRPr="00A95DAE">
                        <w:rPr>
                          <w:sz w:val="20"/>
                          <w:szCs w:val="20"/>
                        </w:rPr>
                        <w:t>button.addActionListener</w:t>
                      </w:r>
                      <w:proofErr w:type="spellEnd"/>
                      <w:proofErr w:type="gramEnd"/>
                      <w:r w:rsidRPr="00A95DAE">
                        <w:rPr>
                          <w:sz w:val="20"/>
                          <w:szCs w:val="20"/>
                        </w:rPr>
                        <w:t>(e -&gt; {</w:t>
                      </w:r>
                    </w:p>
                    <w:p w:rsidRPr="00A95DAE" w:rsidR="00A95DAE" w:rsidP="00A95DAE" w:rsidRDefault="00A95DAE" w14:paraId="4EEA7E0D" w14:textId="77777777">
                      <w:pPr>
                        <w:numPr>
                          <w:ilvl w:val="0"/>
                          <w:numId w:val="0"/>
                        </w:numPr>
                        <w:rPr>
                          <w:sz w:val="20"/>
                          <w:szCs w:val="20"/>
                        </w:rPr>
                      </w:pPr>
                      <w:r w:rsidRPr="00A95DAE">
                        <w:rPr>
                          <w:sz w:val="20"/>
                          <w:szCs w:val="20"/>
                        </w:rPr>
                        <w:t xml:space="preserve">            String name = </w:t>
                      </w:r>
                      <w:proofErr w:type="spellStart"/>
                      <w:r w:rsidRPr="00A95DAE">
                        <w:rPr>
                          <w:sz w:val="20"/>
                          <w:szCs w:val="20"/>
                        </w:rPr>
                        <w:t>textField.getText</w:t>
                      </w:r>
                      <w:proofErr w:type="spellEnd"/>
                      <w:r w:rsidRPr="00A95DAE">
                        <w:rPr>
                          <w:sz w:val="20"/>
                          <w:szCs w:val="20"/>
                        </w:rPr>
                        <w:t>(</w:t>
                      </w:r>
                      <w:proofErr w:type="gramStart"/>
                      <w:r w:rsidRPr="00A95DAE">
                        <w:rPr>
                          <w:sz w:val="20"/>
                          <w:szCs w:val="20"/>
                        </w:rPr>
                        <w:t>);</w:t>
                      </w:r>
                      <w:proofErr w:type="gramEnd"/>
                    </w:p>
                    <w:p w:rsidRPr="00A95DAE" w:rsidR="00A95DAE" w:rsidP="00A95DAE" w:rsidRDefault="00A95DAE" w14:paraId="008F4AD3" w14:textId="77777777">
                      <w:pPr>
                        <w:numPr>
                          <w:ilvl w:val="0"/>
                          <w:numId w:val="0"/>
                        </w:numPr>
                        <w:rPr>
                          <w:sz w:val="20"/>
                          <w:szCs w:val="20"/>
                        </w:rPr>
                      </w:pPr>
                      <w:r w:rsidRPr="00A95DAE">
                        <w:rPr>
                          <w:sz w:val="20"/>
                          <w:szCs w:val="20"/>
                        </w:rPr>
                        <w:t xml:space="preserve">            </w:t>
                      </w:r>
                      <w:proofErr w:type="spellStart"/>
                      <w:r w:rsidRPr="00A95DAE">
                        <w:rPr>
                          <w:sz w:val="20"/>
                          <w:szCs w:val="20"/>
                        </w:rPr>
                        <w:t>JOptionPane.showMessageDialog</w:t>
                      </w:r>
                      <w:proofErr w:type="spellEnd"/>
                      <w:r w:rsidRPr="00A95DAE">
                        <w:rPr>
                          <w:sz w:val="20"/>
                          <w:szCs w:val="20"/>
                        </w:rPr>
                        <w:t>(frame, "Hello, " + name + "!"</w:t>
                      </w:r>
                      <w:proofErr w:type="gramStart"/>
                      <w:r w:rsidRPr="00A95DAE">
                        <w:rPr>
                          <w:sz w:val="20"/>
                          <w:szCs w:val="20"/>
                        </w:rPr>
                        <w:t>);</w:t>
                      </w:r>
                      <w:proofErr w:type="gramEnd"/>
                    </w:p>
                    <w:p w:rsidRPr="00A95DAE" w:rsidR="00A95DAE" w:rsidP="00A95DAE" w:rsidRDefault="00A95DAE" w14:paraId="23F7D289" w14:textId="60160125">
                      <w:pPr>
                        <w:numPr>
                          <w:ilvl w:val="0"/>
                          <w:numId w:val="0"/>
                        </w:numPr>
                        <w:rPr>
                          <w:sz w:val="20"/>
                          <w:szCs w:val="20"/>
                        </w:rPr>
                      </w:pPr>
                      <w:r w:rsidRPr="00A95DAE">
                        <w:rPr>
                          <w:sz w:val="20"/>
                          <w:szCs w:val="20"/>
                        </w:rPr>
                        <w:t xml:space="preserve">        });</w:t>
                      </w:r>
                    </w:p>
                    <w:p w:rsidRPr="00A95DAE" w:rsidR="00A95DAE" w:rsidP="00A95DAE" w:rsidRDefault="00A95DAE" w14:paraId="3DD9BCD8" w14:textId="77777777">
                      <w:pPr>
                        <w:numPr>
                          <w:ilvl w:val="0"/>
                          <w:numId w:val="0"/>
                        </w:numPr>
                        <w:rPr>
                          <w:sz w:val="20"/>
                          <w:szCs w:val="20"/>
                        </w:rPr>
                      </w:pPr>
                      <w:r w:rsidRPr="00A95DAE">
                        <w:rPr>
                          <w:sz w:val="20"/>
                          <w:szCs w:val="20"/>
                        </w:rPr>
                        <w:t xml:space="preserve">        </w:t>
                      </w:r>
                      <w:proofErr w:type="spellStart"/>
                      <w:r w:rsidRPr="00A95DAE">
                        <w:rPr>
                          <w:sz w:val="20"/>
                          <w:szCs w:val="20"/>
                        </w:rPr>
                        <w:t>frame.add</w:t>
                      </w:r>
                      <w:proofErr w:type="spellEnd"/>
                      <w:r w:rsidRPr="00A95DAE">
                        <w:rPr>
                          <w:sz w:val="20"/>
                          <w:szCs w:val="20"/>
                        </w:rPr>
                        <w:t>(label</w:t>
                      </w:r>
                      <w:proofErr w:type="gramStart"/>
                      <w:r w:rsidRPr="00A95DAE">
                        <w:rPr>
                          <w:sz w:val="20"/>
                          <w:szCs w:val="20"/>
                        </w:rPr>
                        <w:t>);</w:t>
                      </w:r>
                      <w:proofErr w:type="gramEnd"/>
                    </w:p>
                    <w:p w:rsidRPr="00A95DAE" w:rsidR="00A95DAE" w:rsidP="00A95DAE" w:rsidRDefault="00A95DAE" w14:paraId="1CB03C49" w14:textId="77777777">
                      <w:pPr>
                        <w:numPr>
                          <w:ilvl w:val="0"/>
                          <w:numId w:val="0"/>
                        </w:numPr>
                        <w:rPr>
                          <w:sz w:val="20"/>
                          <w:szCs w:val="20"/>
                        </w:rPr>
                      </w:pPr>
                      <w:r w:rsidRPr="00A95DAE">
                        <w:rPr>
                          <w:sz w:val="20"/>
                          <w:szCs w:val="20"/>
                        </w:rPr>
                        <w:t xml:space="preserve">        </w:t>
                      </w:r>
                      <w:proofErr w:type="spellStart"/>
                      <w:r w:rsidRPr="00A95DAE">
                        <w:rPr>
                          <w:sz w:val="20"/>
                          <w:szCs w:val="20"/>
                        </w:rPr>
                        <w:t>frame.add</w:t>
                      </w:r>
                      <w:proofErr w:type="spellEnd"/>
                      <w:r w:rsidRPr="00A95DAE">
                        <w:rPr>
                          <w:sz w:val="20"/>
                          <w:szCs w:val="20"/>
                        </w:rPr>
                        <w:t>(</w:t>
                      </w:r>
                      <w:proofErr w:type="spellStart"/>
                      <w:r w:rsidRPr="00A95DAE">
                        <w:rPr>
                          <w:sz w:val="20"/>
                          <w:szCs w:val="20"/>
                        </w:rPr>
                        <w:t>textField</w:t>
                      </w:r>
                      <w:proofErr w:type="spellEnd"/>
                      <w:proofErr w:type="gramStart"/>
                      <w:r w:rsidRPr="00A95DAE">
                        <w:rPr>
                          <w:sz w:val="20"/>
                          <w:szCs w:val="20"/>
                        </w:rPr>
                        <w:t>);</w:t>
                      </w:r>
                      <w:proofErr w:type="gramEnd"/>
                    </w:p>
                    <w:p w:rsidRPr="00A95DAE" w:rsidR="00A95DAE" w:rsidP="00A95DAE" w:rsidRDefault="00A95DAE" w14:paraId="29FAEB15" w14:textId="223048AA">
                      <w:pPr>
                        <w:numPr>
                          <w:ilvl w:val="0"/>
                          <w:numId w:val="0"/>
                        </w:numPr>
                        <w:rPr>
                          <w:sz w:val="20"/>
                          <w:szCs w:val="20"/>
                        </w:rPr>
                      </w:pPr>
                      <w:r w:rsidRPr="00A95DAE">
                        <w:rPr>
                          <w:sz w:val="20"/>
                          <w:szCs w:val="20"/>
                        </w:rPr>
                        <w:t xml:space="preserve">        </w:t>
                      </w:r>
                      <w:proofErr w:type="spellStart"/>
                      <w:r w:rsidRPr="00A95DAE">
                        <w:rPr>
                          <w:sz w:val="20"/>
                          <w:szCs w:val="20"/>
                        </w:rPr>
                        <w:t>frame.add</w:t>
                      </w:r>
                      <w:proofErr w:type="spellEnd"/>
                      <w:r w:rsidRPr="00A95DAE">
                        <w:rPr>
                          <w:sz w:val="20"/>
                          <w:szCs w:val="20"/>
                        </w:rPr>
                        <w:t>(button</w:t>
                      </w:r>
                      <w:proofErr w:type="gramStart"/>
                      <w:r w:rsidRPr="00A95DAE">
                        <w:rPr>
                          <w:sz w:val="20"/>
                          <w:szCs w:val="20"/>
                        </w:rPr>
                        <w:t>);</w:t>
                      </w:r>
                      <w:proofErr w:type="gramEnd"/>
                    </w:p>
                    <w:p w:rsidRPr="00A95DAE" w:rsidR="00A95DAE" w:rsidP="00A95DAE" w:rsidRDefault="00A95DAE" w14:paraId="556F196C" w14:textId="77777777">
                      <w:pPr>
                        <w:numPr>
                          <w:ilvl w:val="0"/>
                          <w:numId w:val="0"/>
                        </w:numPr>
                        <w:rPr>
                          <w:sz w:val="20"/>
                          <w:szCs w:val="20"/>
                        </w:rPr>
                      </w:pPr>
                      <w:r w:rsidRPr="00A95DAE">
                        <w:rPr>
                          <w:sz w:val="20"/>
                          <w:szCs w:val="20"/>
                        </w:rPr>
                        <w:t xml:space="preserve">        </w:t>
                      </w:r>
                      <w:proofErr w:type="spellStart"/>
                      <w:proofErr w:type="gramStart"/>
                      <w:r w:rsidRPr="00A95DAE">
                        <w:rPr>
                          <w:sz w:val="20"/>
                          <w:szCs w:val="20"/>
                        </w:rPr>
                        <w:t>frame.setSize</w:t>
                      </w:r>
                      <w:proofErr w:type="spellEnd"/>
                      <w:proofErr w:type="gramEnd"/>
                      <w:r w:rsidRPr="00A95DAE">
                        <w:rPr>
                          <w:sz w:val="20"/>
                          <w:szCs w:val="20"/>
                        </w:rPr>
                        <w:t>(300, 150</w:t>
                      </w:r>
                      <w:proofErr w:type="gramStart"/>
                      <w:r w:rsidRPr="00A95DAE">
                        <w:rPr>
                          <w:sz w:val="20"/>
                          <w:szCs w:val="20"/>
                        </w:rPr>
                        <w:t>);</w:t>
                      </w:r>
                      <w:proofErr w:type="gramEnd"/>
                    </w:p>
                    <w:p w:rsidRPr="00A95DAE" w:rsidR="00A95DAE" w:rsidP="00A95DAE" w:rsidRDefault="00A95DAE" w14:paraId="32028D20" w14:textId="77777777">
                      <w:pPr>
                        <w:numPr>
                          <w:ilvl w:val="0"/>
                          <w:numId w:val="0"/>
                        </w:numPr>
                        <w:rPr>
                          <w:sz w:val="20"/>
                          <w:szCs w:val="20"/>
                        </w:rPr>
                      </w:pPr>
                      <w:r w:rsidRPr="00A95DAE">
                        <w:rPr>
                          <w:sz w:val="20"/>
                          <w:szCs w:val="20"/>
                        </w:rPr>
                        <w:t xml:space="preserve">        </w:t>
                      </w:r>
                      <w:proofErr w:type="spellStart"/>
                      <w:proofErr w:type="gramStart"/>
                      <w:r w:rsidRPr="00A95DAE">
                        <w:rPr>
                          <w:sz w:val="20"/>
                          <w:szCs w:val="20"/>
                        </w:rPr>
                        <w:t>frame.setDefaultCloseOperation</w:t>
                      </w:r>
                      <w:proofErr w:type="spellEnd"/>
                      <w:proofErr w:type="gramEnd"/>
                      <w:r w:rsidRPr="00A95DAE">
                        <w:rPr>
                          <w:sz w:val="20"/>
                          <w:szCs w:val="20"/>
                        </w:rPr>
                        <w:t>(</w:t>
                      </w:r>
                      <w:proofErr w:type="spellStart"/>
                      <w:r w:rsidRPr="00A95DAE">
                        <w:rPr>
                          <w:sz w:val="20"/>
                          <w:szCs w:val="20"/>
                        </w:rPr>
                        <w:t>JFrame.EXIT_ON_CLOSE</w:t>
                      </w:r>
                      <w:proofErr w:type="spellEnd"/>
                      <w:proofErr w:type="gramStart"/>
                      <w:r w:rsidRPr="00A95DAE">
                        <w:rPr>
                          <w:sz w:val="20"/>
                          <w:szCs w:val="20"/>
                        </w:rPr>
                        <w:t>);</w:t>
                      </w:r>
                      <w:proofErr w:type="gramEnd"/>
                    </w:p>
                    <w:p w:rsidRPr="00A95DAE" w:rsidR="00A95DAE" w:rsidP="00A95DAE" w:rsidRDefault="00A95DAE" w14:paraId="49FF28F1" w14:textId="77777777">
                      <w:pPr>
                        <w:numPr>
                          <w:ilvl w:val="0"/>
                          <w:numId w:val="0"/>
                        </w:numPr>
                        <w:rPr>
                          <w:sz w:val="20"/>
                          <w:szCs w:val="20"/>
                        </w:rPr>
                      </w:pPr>
                      <w:r w:rsidRPr="00A95DAE">
                        <w:rPr>
                          <w:sz w:val="20"/>
                          <w:szCs w:val="20"/>
                        </w:rPr>
                        <w:t xml:space="preserve">        </w:t>
                      </w:r>
                      <w:proofErr w:type="spellStart"/>
                      <w:proofErr w:type="gramStart"/>
                      <w:r w:rsidRPr="00A95DAE">
                        <w:rPr>
                          <w:sz w:val="20"/>
                          <w:szCs w:val="20"/>
                        </w:rPr>
                        <w:t>frame.setVisible</w:t>
                      </w:r>
                      <w:proofErr w:type="spellEnd"/>
                      <w:proofErr w:type="gramEnd"/>
                      <w:r w:rsidRPr="00A95DAE">
                        <w:rPr>
                          <w:sz w:val="20"/>
                          <w:szCs w:val="20"/>
                        </w:rPr>
                        <w:t>(true</w:t>
                      </w:r>
                      <w:proofErr w:type="gramStart"/>
                      <w:r w:rsidRPr="00A95DAE">
                        <w:rPr>
                          <w:sz w:val="20"/>
                          <w:szCs w:val="20"/>
                        </w:rPr>
                        <w:t>);</w:t>
                      </w:r>
                      <w:proofErr w:type="gramEnd"/>
                    </w:p>
                    <w:p w:rsidRPr="00A95DAE" w:rsidR="00A95DAE" w:rsidP="00A95DAE" w:rsidRDefault="00A95DAE" w14:paraId="156504DC" w14:textId="77777777">
                      <w:pPr>
                        <w:numPr>
                          <w:ilvl w:val="0"/>
                          <w:numId w:val="0"/>
                        </w:numPr>
                        <w:rPr>
                          <w:sz w:val="20"/>
                          <w:szCs w:val="20"/>
                        </w:rPr>
                      </w:pPr>
                      <w:r w:rsidRPr="00A95DAE">
                        <w:rPr>
                          <w:sz w:val="20"/>
                          <w:szCs w:val="20"/>
                        </w:rPr>
                        <w:t xml:space="preserve">    }</w:t>
                      </w:r>
                    </w:p>
                    <w:p w:rsidRPr="00A95DAE" w:rsidR="00A95DAE" w:rsidP="00A95DAE" w:rsidRDefault="00A95DAE" w14:paraId="580CF373" w14:textId="586FDF68">
                      <w:pPr>
                        <w:numPr>
                          <w:ilvl w:val="0"/>
                          <w:numId w:val="0"/>
                        </w:numPr>
                        <w:rPr>
                          <w:sz w:val="20"/>
                          <w:szCs w:val="20"/>
                        </w:rPr>
                      </w:pPr>
                      <w:r w:rsidRPr="00A95DAE">
                        <w:rPr>
                          <w:sz w:val="20"/>
                          <w:szCs w:val="20"/>
                        </w:rPr>
                        <w:t>}</w:t>
                      </w:r>
                    </w:p>
                  </w:txbxContent>
                </v:textbox>
                <w10:wrap anchorx="margin"/>
              </v:shape>
            </w:pict>
          </mc:Fallback>
        </mc:AlternateContent>
      </w:r>
      <w:r w:rsidRPr="00B25E8E" w:rsidR="00B25E8E">
        <w:rPr>
          <w:rFonts w:eastAsia="Times New Roman" w:cs="Times New Roman"/>
          <w:b/>
          <w:kern w:val="0"/>
          <w:sz w:val="24"/>
          <w:szCs w:val="24"/>
          <w:lang w:eastAsia="en-PH"/>
          <w14:ligatures w14:val="none"/>
        </w:rPr>
        <w:t>Full Example Program:</w:t>
      </w:r>
    </w:p>
    <w:p w:rsidR="00A95DAE" w:rsidP="00723112" w:rsidRDefault="00A95DAE" w14:paraId="45568037" w14:textId="7164CEE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61C9980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053696F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4581DD1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098AFBF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20EC05C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038DFE6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6F8DE37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77460" w:rsidP="00723112" w:rsidRDefault="00377460" w14:paraId="5037477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5D0A1E3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6304DF9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57768B8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6ECD53B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1C86B44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29FEB6E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7C97850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95DAE" w14:paraId="47916E1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95DAE" w:rsidP="00723112" w:rsidRDefault="00A74897" w14:paraId="7B3A7A84" w14:textId="5E0E952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A74897" w:rsidR="00A74897" w:rsidP="005E4004" w:rsidRDefault="00A74897" w14:paraId="267F33E7" w14:textId="3A3EC0D5">
      <w:pPr>
        <w:pStyle w:val="ListParagraph"/>
        <w:numPr>
          <w:ilvl w:val="0"/>
          <w:numId w:val="94"/>
        </w:numPr>
        <w:spacing w:before="100" w:beforeAutospacing="1" w:after="100" w:afterAutospacing="1" w:line="240" w:lineRule="auto"/>
        <w:rPr>
          <w:rFonts w:eastAsia="Times New Roman" w:cs="Times New Roman"/>
          <w:bCs/>
          <w:kern w:val="0"/>
          <w:sz w:val="24"/>
          <w:szCs w:val="24"/>
          <w:lang w:eastAsia="en-PH"/>
          <w14:ligatures w14:val="none"/>
        </w:rPr>
      </w:pPr>
      <w:proofErr w:type="spellStart"/>
      <w:r w:rsidRPr="00A74897">
        <w:rPr>
          <w:rFonts w:eastAsia="Times New Roman" w:cs="Times New Roman"/>
          <w:bCs/>
          <w:kern w:val="0"/>
          <w:sz w:val="24"/>
          <w:szCs w:val="24"/>
          <w:lang w:eastAsia="en-PH"/>
          <w14:ligatures w14:val="none"/>
        </w:rPr>
        <w:t>JLabel</w:t>
      </w:r>
      <w:proofErr w:type="spellEnd"/>
      <w:r w:rsidRPr="00A74897">
        <w:rPr>
          <w:rFonts w:eastAsia="Times New Roman" w:cs="Times New Roman"/>
          <w:bCs/>
          <w:kern w:val="0"/>
          <w:sz w:val="24"/>
          <w:szCs w:val="24"/>
          <w:lang w:eastAsia="en-PH"/>
          <w14:ligatures w14:val="none"/>
        </w:rPr>
        <w:t xml:space="preserve"> shows the instruction.</w:t>
      </w:r>
    </w:p>
    <w:p w:rsidRPr="00A74897" w:rsidR="00A74897" w:rsidP="005E4004" w:rsidRDefault="00A74897" w14:paraId="333F90B0" w14:textId="4AA9CA8D">
      <w:pPr>
        <w:pStyle w:val="ListParagraph"/>
        <w:numPr>
          <w:ilvl w:val="0"/>
          <w:numId w:val="94"/>
        </w:numPr>
        <w:spacing w:before="100" w:beforeAutospacing="1" w:after="100" w:afterAutospacing="1" w:line="240" w:lineRule="auto"/>
        <w:rPr>
          <w:rFonts w:eastAsia="Times New Roman" w:cs="Times New Roman"/>
          <w:bCs/>
          <w:kern w:val="0"/>
          <w:sz w:val="24"/>
          <w:szCs w:val="24"/>
          <w:lang w:eastAsia="en-PH"/>
          <w14:ligatures w14:val="none"/>
        </w:rPr>
      </w:pPr>
      <w:proofErr w:type="spellStart"/>
      <w:r w:rsidRPr="00A74897">
        <w:rPr>
          <w:rFonts w:eastAsia="Times New Roman" w:cs="Times New Roman"/>
          <w:bCs/>
          <w:kern w:val="0"/>
          <w:sz w:val="24"/>
          <w:szCs w:val="24"/>
          <w:lang w:eastAsia="en-PH"/>
          <w14:ligatures w14:val="none"/>
        </w:rPr>
        <w:t>JTextField</w:t>
      </w:r>
      <w:proofErr w:type="spellEnd"/>
      <w:r w:rsidRPr="00A74897">
        <w:rPr>
          <w:rFonts w:eastAsia="Times New Roman" w:cs="Times New Roman"/>
          <w:bCs/>
          <w:kern w:val="0"/>
          <w:sz w:val="24"/>
          <w:szCs w:val="24"/>
          <w:lang w:eastAsia="en-PH"/>
          <w14:ligatures w14:val="none"/>
        </w:rPr>
        <w:t xml:space="preserve"> collects the input.</w:t>
      </w:r>
    </w:p>
    <w:p w:rsidRPr="00A74897" w:rsidR="00A74897" w:rsidP="005E4004" w:rsidRDefault="00A74897" w14:paraId="651868F6" w14:textId="4A86C29F">
      <w:pPr>
        <w:pStyle w:val="ListParagraph"/>
        <w:numPr>
          <w:ilvl w:val="0"/>
          <w:numId w:val="94"/>
        </w:numPr>
        <w:spacing w:before="100" w:beforeAutospacing="1" w:after="100" w:afterAutospacing="1" w:line="240" w:lineRule="auto"/>
        <w:rPr>
          <w:rFonts w:eastAsia="Times New Roman" w:cs="Times New Roman"/>
          <w:bCs/>
          <w:kern w:val="0"/>
          <w:sz w:val="24"/>
          <w:szCs w:val="24"/>
          <w:lang w:eastAsia="en-PH"/>
          <w14:ligatures w14:val="none"/>
        </w:rPr>
      </w:pPr>
      <w:r w:rsidRPr="00A74897">
        <w:rPr>
          <w:rFonts w:eastAsia="Times New Roman" w:cs="Times New Roman"/>
          <w:bCs/>
          <w:kern w:val="0"/>
          <w:sz w:val="24"/>
          <w:szCs w:val="24"/>
          <w:lang w:eastAsia="en-PH"/>
          <w14:ligatures w14:val="none"/>
        </w:rPr>
        <w:t>JButton performs an action when clicked.</w:t>
      </w:r>
    </w:p>
    <w:p w:rsidRPr="00A74897" w:rsidR="00A74897" w:rsidP="005E4004" w:rsidRDefault="00A74897" w14:paraId="5DC34C7A" w14:textId="747FA51E">
      <w:pPr>
        <w:pStyle w:val="ListParagraph"/>
        <w:numPr>
          <w:ilvl w:val="0"/>
          <w:numId w:val="94"/>
        </w:numPr>
        <w:spacing w:before="100" w:beforeAutospacing="1" w:after="100" w:afterAutospacing="1" w:line="240" w:lineRule="auto"/>
        <w:rPr>
          <w:rFonts w:eastAsia="Times New Roman" w:cs="Times New Roman"/>
          <w:bCs/>
          <w:kern w:val="0"/>
          <w:sz w:val="24"/>
          <w:szCs w:val="24"/>
          <w:lang w:eastAsia="en-PH"/>
          <w14:ligatures w14:val="none"/>
        </w:rPr>
      </w:pPr>
      <w:proofErr w:type="spellStart"/>
      <w:r w:rsidRPr="00A74897">
        <w:rPr>
          <w:rFonts w:eastAsia="Times New Roman" w:cs="Times New Roman"/>
          <w:bCs/>
          <w:kern w:val="0"/>
          <w:sz w:val="24"/>
          <w:szCs w:val="24"/>
          <w:lang w:eastAsia="en-PH"/>
          <w14:ligatures w14:val="none"/>
        </w:rPr>
        <w:t>JOptionPane</w:t>
      </w:r>
      <w:proofErr w:type="spellEnd"/>
      <w:r w:rsidRPr="00A74897">
        <w:rPr>
          <w:rFonts w:eastAsia="Times New Roman" w:cs="Times New Roman"/>
          <w:bCs/>
          <w:kern w:val="0"/>
          <w:sz w:val="24"/>
          <w:szCs w:val="24"/>
          <w:lang w:eastAsia="en-PH"/>
          <w14:ligatures w14:val="none"/>
        </w:rPr>
        <w:t xml:space="preserve"> shows a message dialog as output.</w:t>
      </w:r>
    </w:p>
    <w:p w:rsidR="00361473" w:rsidP="00723112" w:rsidRDefault="00BF6883" w14:paraId="71FCFD34" w14:textId="584B6E4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BF6883">
        <w:rPr>
          <w:rFonts w:eastAsia="Times New Roman" w:cs="Times New Roman"/>
          <w:b/>
          <w:kern w:val="0"/>
          <w:sz w:val="24"/>
          <w:szCs w:val="24"/>
          <w:lang w:eastAsia="en-PH"/>
          <w14:ligatures w14:val="none"/>
        </w:rPr>
        <w:t>Advantages of Using GUI Controls</w:t>
      </w:r>
    </w:p>
    <w:p w:rsidRPr="00BF6883" w:rsidR="00BF6883" w:rsidP="005E4004" w:rsidRDefault="00BF6883" w14:paraId="42664F2D" w14:textId="77777777">
      <w:pPr>
        <w:pStyle w:val="ListParagraph"/>
        <w:numPr>
          <w:ilvl w:val="0"/>
          <w:numId w:val="95"/>
        </w:numPr>
        <w:spacing w:before="100" w:beforeAutospacing="1" w:after="100" w:afterAutospacing="1" w:line="240" w:lineRule="auto"/>
        <w:rPr>
          <w:rFonts w:eastAsia="Times New Roman" w:cs="Times New Roman"/>
          <w:bCs/>
          <w:kern w:val="0"/>
          <w:sz w:val="24"/>
          <w:szCs w:val="24"/>
          <w:lang w:eastAsia="en-PH"/>
          <w14:ligatures w14:val="none"/>
        </w:rPr>
      </w:pPr>
      <w:r w:rsidRPr="00BF6883">
        <w:rPr>
          <w:rFonts w:eastAsia="Times New Roman" w:cs="Times New Roman"/>
          <w:bCs/>
          <w:kern w:val="0"/>
          <w:sz w:val="24"/>
          <w:szCs w:val="24"/>
          <w:lang w:eastAsia="en-PH"/>
          <w14:ligatures w14:val="none"/>
        </w:rPr>
        <w:t>Makes programs more user-friendly and interactive.</w:t>
      </w:r>
    </w:p>
    <w:p w:rsidRPr="00BF6883" w:rsidR="00BF6883" w:rsidP="005E4004" w:rsidRDefault="00BF6883" w14:paraId="36AFE478" w14:textId="77777777">
      <w:pPr>
        <w:pStyle w:val="ListParagraph"/>
        <w:numPr>
          <w:ilvl w:val="0"/>
          <w:numId w:val="95"/>
        </w:numPr>
        <w:spacing w:before="100" w:beforeAutospacing="1" w:after="100" w:afterAutospacing="1" w:line="240" w:lineRule="auto"/>
        <w:rPr>
          <w:rFonts w:eastAsia="Times New Roman" w:cs="Times New Roman"/>
          <w:bCs/>
          <w:kern w:val="0"/>
          <w:sz w:val="24"/>
          <w:szCs w:val="24"/>
          <w:lang w:eastAsia="en-PH"/>
          <w14:ligatures w14:val="none"/>
        </w:rPr>
      </w:pPr>
      <w:r w:rsidRPr="00BF6883">
        <w:rPr>
          <w:rFonts w:eastAsia="Times New Roman" w:cs="Times New Roman"/>
          <w:bCs/>
          <w:kern w:val="0"/>
          <w:sz w:val="24"/>
          <w:szCs w:val="24"/>
          <w:lang w:eastAsia="en-PH"/>
          <w14:ligatures w14:val="none"/>
        </w:rPr>
        <w:t>Enhances visual appeal and ease of use.</w:t>
      </w:r>
    </w:p>
    <w:p w:rsidRPr="00BF6883" w:rsidR="00BF6883" w:rsidP="005E4004" w:rsidRDefault="00BF6883" w14:paraId="23150264" w14:textId="77777777">
      <w:pPr>
        <w:pStyle w:val="ListParagraph"/>
        <w:numPr>
          <w:ilvl w:val="0"/>
          <w:numId w:val="95"/>
        </w:numPr>
        <w:spacing w:before="100" w:beforeAutospacing="1" w:after="100" w:afterAutospacing="1" w:line="240" w:lineRule="auto"/>
        <w:rPr>
          <w:rFonts w:eastAsia="Times New Roman" w:cs="Times New Roman"/>
          <w:bCs/>
          <w:kern w:val="0"/>
          <w:sz w:val="24"/>
          <w:szCs w:val="24"/>
          <w:lang w:eastAsia="en-PH"/>
          <w14:ligatures w14:val="none"/>
        </w:rPr>
      </w:pPr>
      <w:r w:rsidRPr="00BF6883">
        <w:rPr>
          <w:rFonts w:eastAsia="Times New Roman" w:cs="Times New Roman"/>
          <w:bCs/>
          <w:kern w:val="0"/>
          <w:sz w:val="24"/>
          <w:szCs w:val="24"/>
          <w:lang w:eastAsia="en-PH"/>
          <w14:ligatures w14:val="none"/>
        </w:rPr>
        <w:t>Encourages event-driven programming (actions depend on user events).</w:t>
      </w:r>
    </w:p>
    <w:p w:rsidRPr="00BF6883" w:rsidR="00BF6883" w:rsidP="005E4004" w:rsidRDefault="00BF6883" w14:paraId="50139C24" w14:textId="30DCD646">
      <w:pPr>
        <w:pStyle w:val="ListParagraph"/>
        <w:numPr>
          <w:ilvl w:val="0"/>
          <w:numId w:val="95"/>
        </w:numPr>
        <w:spacing w:before="100" w:beforeAutospacing="1" w:after="100" w:afterAutospacing="1" w:line="240" w:lineRule="auto"/>
        <w:rPr>
          <w:rFonts w:eastAsia="Times New Roman" w:cs="Times New Roman"/>
          <w:bCs/>
          <w:kern w:val="0"/>
          <w:sz w:val="24"/>
          <w:szCs w:val="24"/>
          <w:lang w:eastAsia="en-PH"/>
          <w14:ligatures w14:val="none"/>
        </w:rPr>
      </w:pPr>
      <w:r w:rsidRPr="00BF6883">
        <w:rPr>
          <w:rFonts w:eastAsia="Times New Roman" w:cs="Times New Roman"/>
          <w:bCs/>
          <w:kern w:val="0"/>
          <w:sz w:val="24"/>
          <w:szCs w:val="24"/>
          <w:lang w:eastAsia="en-PH"/>
          <w14:ligatures w14:val="none"/>
        </w:rPr>
        <w:t>Can be combined creatively to build forms, calculators, or login screens.</w:t>
      </w:r>
    </w:p>
    <w:p w:rsidR="00BF6883" w:rsidP="00BF6883" w:rsidRDefault="00BF6883" w14:paraId="1C40F49B" w14:textId="54B1258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Conclusion</w:t>
      </w:r>
    </w:p>
    <w:p w:rsidRPr="00BF6883" w:rsidR="00BF6883" w:rsidP="005E4004" w:rsidRDefault="00BF6883" w14:paraId="07BDCA3B" w14:textId="77777777">
      <w:pPr>
        <w:pStyle w:val="ListParagraph"/>
        <w:numPr>
          <w:ilvl w:val="0"/>
          <w:numId w:val="96"/>
        </w:numPr>
        <w:spacing w:before="100" w:beforeAutospacing="1" w:after="100" w:afterAutospacing="1" w:line="240" w:lineRule="auto"/>
        <w:rPr>
          <w:rFonts w:eastAsia="Times New Roman" w:cs="Times New Roman"/>
          <w:kern w:val="0"/>
          <w:sz w:val="24"/>
          <w:szCs w:val="24"/>
          <w:lang w:eastAsia="en-PH"/>
          <w14:ligatures w14:val="none"/>
        </w:rPr>
      </w:pPr>
      <w:proofErr w:type="spellStart"/>
      <w:r w:rsidRPr="00BF6883">
        <w:rPr>
          <w:rFonts w:eastAsia="Times New Roman" w:cs="Times New Roman"/>
          <w:kern w:val="0"/>
          <w:sz w:val="24"/>
          <w:szCs w:val="24"/>
          <w:lang w:eastAsia="en-PH"/>
          <w14:ligatures w14:val="none"/>
        </w:rPr>
        <w:t>JLabel</w:t>
      </w:r>
      <w:proofErr w:type="spellEnd"/>
      <w:r w:rsidRPr="00BF6883">
        <w:rPr>
          <w:rFonts w:eastAsia="Times New Roman" w:cs="Times New Roman"/>
          <w:kern w:val="0"/>
          <w:sz w:val="24"/>
          <w:szCs w:val="24"/>
          <w:lang w:eastAsia="en-PH"/>
          <w14:ligatures w14:val="none"/>
        </w:rPr>
        <w:t xml:space="preserve">, </w:t>
      </w:r>
      <w:proofErr w:type="spellStart"/>
      <w:r w:rsidRPr="00BF6883">
        <w:rPr>
          <w:rFonts w:eastAsia="Times New Roman" w:cs="Times New Roman"/>
          <w:kern w:val="0"/>
          <w:sz w:val="24"/>
          <w:szCs w:val="24"/>
          <w:lang w:eastAsia="en-PH"/>
          <w14:ligatures w14:val="none"/>
        </w:rPr>
        <w:t>JTextField</w:t>
      </w:r>
      <w:proofErr w:type="spellEnd"/>
      <w:r w:rsidRPr="00BF6883">
        <w:rPr>
          <w:rFonts w:eastAsia="Times New Roman" w:cs="Times New Roman"/>
          <w:kern w:val="0"/>
          <w:sz w:val="24"/>
          <w:szCs w:val="24"/>
          <w:lang w:eastAsia="en-PH"/>
          <w14:ligatures w14:val="none"/>
        </w:rPr>
        <w:t>, and JButton are essential components for creating functional and interactive GUIs in Java Swing.</w:t>
      </w:r>
    </w:p>
    <w:p w:rsidRPr="00BF6883" w:rsidR="00BF6883" w:rsidP="005E4004" w:rsidRDefault="00BF6883" w14:paraId="2A7545B1" w14:textId="77777777">
      <w:pPr>
        <w:pStyle w:val="ListParagraph"/>
        <w:numPr>
          <w:ilvl w:val="0"/>
          <w:numId w:val="96"/>
        </w:numPr>
        <w:spacing w:before="100" w:beforeAutospacing="1" w:after="100" w:afterAutospacing="1" w:line="240" w:lineRule="auto"/>
        <w:rPr>
          <w:rFonts w:eastAsia="Times New Roman" w:cs="Times New Roman"/>
          <w:kern w:val="0"/>
          <w:sz w:val="24"/>
          <w:szCs w:val="24"/>
          <w:lang w:eastAsia="en-PH"/>
          <w14:ligatures w14:val="none"/>
        </w:rPr>
      </w:pPr>
      <w:r w:rsidRPr="00BF6883">
        <w:rPr>
          <w:rFonts w:eastAsia="Times New Roman" w:cs="Times New Roman"/>
          <w:kern w:val="0"/>
          <w:sz w:val="24"/>
          <w:szCs w:val="24"/>
          <w:lang w:eastAsia="en-PH"/>
          <w14:ligatures w14:val="none"/>
        </w:rPr>
        <w:t xml:space="preserve">While the </w:t>
      </w:r>
      <w:proofErr w:type="spellStart"/>
      <w:r w:rsidRPr="00BF6883">
        <w:rPr>
          <w:rFonts w:eastAsia="Times New Roman" w:cs="Times New Roman"/>
          <w:kern w:val="0"/>
          <w:sz w:val="24"/>
          <w:szCs w:val="24"/>
          <w:lang w:eastAsia="en-PH"/>
          <w14:ligatures w14:val="none"/>
        </w:rPr>
        <w:t>JLabel</w:t>
      </w:r>
      <w:proofErr w:type="spellEnd"/>
      <w:r w:rsidRPr="00BF6883">
        <w:rPr>
          <w:rFonts w:eastAsia="Times New Roman" w:cs="Times New Roman"/>
          <w:kern w:val="0"/>
          <w:sz w:val="24"/>
          <w:szCs w:val="24"/>
          <w:lang w:eastAsia="en-PH"/>
          <w14:ligatures w14:val="none"/>
        </w:rPr>
        <w:t xml:space="preserve"> displays information, the </w:t>
      </w:r>
      <w:proofErr w:type="spellStart"/>
      <w:r w:rsidRPr="00BF6883">
        <w:rPr>
          <w:rFonts w:eastAsia="Times New Roman" w:cs="Times New Roman"/>
          <w:kern w:val="0"/>
          <w:sz w:val="24"/>
          <w:szCs w:val="24"/>
          <w:lang w:eastAsia="en-PH"/>
          <w14:ligatures w14:val="none"/>
        </w:rPr>
        <w:t>JTextField</w:t>
      </w:r>
      <w:proofErr w:type="spellEnd"/>
      <w:r w:rsidRPr="00BF6883">
        <w:rPr>
          <w:rFonts w:eastAsia="Times New Roman" w:cs="Times New Roman"/>
          <w:kern w:val="0"/>
          <w:sz w:val="24"/>
          <w:szCs w:val="24"/>
          <w:lang w:eastAsia="en-PH"/>
          <w14:ligatures w14:val="none"/>
        </w:rPr>
        <w:t xml:space="preserve"> collects user input, and the JButton responds to user actions.</w:t>
      </w:r>
    </w:p>
    <w:p w:rsidR="00BF6883" w:rsidP="005E4004" w:rsidRDefault="00BF6883" w14:paraId="2713B87B" w14:textId="7D908A78">
      <w:pPr>
        <w:pStyle w:val="ListParagraph"/>
        <w:numPr>
          <w:ilvl w:val="0"/>
          <w:numId w:val="96"/>
        </w:numPr>
        <w:spacing w:before="100" w:beforeAutospacing="1" w:after="100" w:afterAutospacing="1" w:line="240" w:lineRule="auto"/>
        <w:rPr>
          <w:rFonts w:eastAsia="Times New Roman" w:cs="Times New Roman"/>
          <w:kern w:val="0"/>
          <w:sz w:val="24"/>
          <w:szCs w:val="24"/>
          <w:lang w:eastAsia="en-PH"/>
          <w14:ligatures w14:val="none"/>
        </w:rPr>
      </w:pPr>
      <w:r w:rsidRPr="00BF6883">
        <w:rPr>
          <w:rFonts w:eastAsia="Times New Roman" w:cs="Times New Roman"/>
          <w:kern w:val="0"/>
          <w:sz w:val="24"/>
          <w:szCs w:val="24"/>
          <w:lang w:eastAsia="en-PH"/>
          <w14:ligatures w14:val="none"/>
        </w:rPr>
        <w:t>Together, they form the foundation of any user-centered Java application, allowing for smooth and engaging interaction between the user and the program.</w:t>
      </w:r>
    </w:p>
    <w:p w:rsidRPr="00377460" w:rsidR="00BF6883" w:rsidP="00377460" w:rsidRDefault="00377460" w14:paraId="51B3A55B" w14:textId="685BA093">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Video Link:</w:t>
      </w:r>
      <w:r w:rsidRPr="00377460">
        <w:t xml:space="preserve"> </w:t>
      </w:r>
      <w:hyperlink w:history="1" r:id="rId49">
        <w:r w:rsidRPr="00FF62EB">
          <w:rPr>
            <w:rStyle w:val="Hyperlink"/>
            <w:rFonts w:eastAsia="Times New Roman" w:cs="Times New Roman"/>
            <w:kern w:val="0"/>
            <w:sz w:val="24"/>
            <w:szCs w:val="24"/>
            <w:lang w:eastAsia="en-PH"/>
            <w14:ligatures w14:val="none"/>
          </w:rPr>
          <w:t>https://youtu.be/3Q64oNdETYM?si=owAZUMFc3CiLHiiE</w:t>
        </w:r>
      </w:hyperlink>
      <w:r>
        <w:rPr>
          <w:rFonts w:eastAsia="Times New Roman" w:cs="Times New Roman"/>
          <w:kern w:val="0"/>
          <w:sz w:val="24"/>
          <w:szCs w:val="24"/>
          <w:lang w:eastAsia="en-PH"/>
          <w14:ligatures w14:val="none"/>
        </w:rPr>
        <w:t xml:space="preserve"> </w:t>
      </w:r>
    </w:p>
    <w:p w:rsidRPr="00535FF9" w:rsidR="00B41229" w:rsidP="005E4004" w:rsidRDefault="00CA159B" w14:paraId="1387E5C8" w14:textId="77777777">
      <w:pPr>
        <w:pStyle w:val="ListParagraph"/>
        <w:numPr>
          <w:ilvl w:val="1"/>
          <w:numId w:val="72"/>
        </w:numPr>
        <w:spacing w:before="100" w:beforeAutospacing="1" w:after="100" w:afterAutospacing="1" w:line="240" w:lineRule="auto"/>
        <w:rPr>
          <w:rFonts w:eastAsia="Times New Roman" w:cs="Times New Roman"/>
          <w:b/>
          <w:color w:val="EE0000"/>
          <w:kern w:val="0"/>
          <w:sz w:val="24"/>
          <w:szCs w:val="24"/>
          <w:lang w:eastAsia="en-PH"/>
          <w14:ligatures w14:val="none"/>
        </w:rPr>
      </w:pPr>
      <w:r w:rsidRPr="00535FF9">
        <w:rPr>
          <w:rFonts w:eastAsia="Times New Roman" w:cs="Times New Roman"/>
          <w:b/>
          <w:color w:val="EE0000"/>
          <w:kern w:val="0"/>
          <w:sz w:val="24"/>
          <w:szCs w:val="24"/>
          <w:lang w:eastAsia="en-PH"/>
          <w14:ligatures w14:val="none"/>
        </w:rPr>
        <w:t>Event – Driven Programming and Event Listeners</w:t>
      </w:r>
    </w:p>
    <w:p w:rsidRPr="00076542" w:rsidR="00076542" w:rsidP="00076542" w:rsidRDefault="00076542" w14:paraId="28F50C1E"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076542">
        <w:rPr>
          <w:rFonts w:eastAsia="Times New Roman" w:cs="Times New Roman"/>
          <w:bCs/>
          <w:kern w:val="0"/>
          <w:sz w:val="24"/>
          <w:szCs w:val="24"/>
          <w:lang w:eastAsia="en-PH"/>
          <w14:ligatures w14:val="none"/>
        </w:rPr>
        <w:t>In modern applications, users don’t just run programs — they interact with them.</w:t>
      </w:r>
    </w:p>
    <w:p w:rsidRPr="00076542" w:rsidR="00076542" w:rsidP="00076542" w:rsidRDefault="00076542" w14:paraId="5BDEA59A"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076542">
        <w:rPr>
          <w:rFonts w:eastAsia="Times New Roman" w:cs="Times New Roman"/>
          <w:bCs/>
          <w:kern w:val="0"/>
          <w:sz w:val="24"/>
          <w:szCs w:val="24"/>
          <w:lang w:eastAsia="en-PH"/>
          <w14:ligatures w14:val="none"/>
        </w:rPr>
        <w:t>When you click a button, type in a box, or move your mouse, your actions generate events.</w:t>
      </w:r>
    </w:p>
    <w:p w:rsidRPr="00076542" w:rsidR="00076542" w:rsidP="00076542" w:rsidRDefault="00076542" w14:paraId="0783E276"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Pr="00076542" w:rsidR="00076542" w:rsidP="00076542" w:rsidRDefault="00076542" w14:paraId="6993705A"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076542">
        <w:rPr>
          <w:rFonts w:eastAsia="Times New Roman" w:cs="Times New Roman"/>
          <w:bCs/>
          <w:kern w:val="0"/>
          <w:sz w:val="24"/>
          <w:szCs w:val="24"/>
          <w:lang w:eastAsia="en-PH"/>
          <w14:ligatures w14:val="none"/>
        </w:rPr>
        <w:t>This is the foundation of Event–Driven Programming, a core concept in Graphical User Interface (GUI) development using Java Swing.</w:t>
      </w:r>
    </w:p>
    <w:p w:rsidRPr="00076542" w:rsidR="00076542" w:rsidP="00076542" w:rsidRDefault="00076542" w14:paraId="584A2255"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Pr="00076542" w:rsidR="00535FF9" w:rsidP="00076542" w:rsidRDefault="00076542" w14:paraId="74165A7F" w14:textId="2F13F776">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076542">
        <w:rPr>
          <w:rFonts w:eastAsia="Times New Roman" w:cs="Times New Roman"/>
          <w:bCs/>
          <w:kern w:val="0"/>
          <w:sz w:val="24"/>
          <w:szCs w:val="24"/>
          <w:lang w:eastAsia="en-PH"/>
          <w14:ligatures w14:val="none"/>
        </w:rPr>
        <w:t>In Java, programs react to these events through Event Listeners — special objects that “listen” for specific actions and execute code in response.</w:t>
      </w:r>
    </w:p>
    <w:p w:rsidR="00076542" w:rsidP="00076542" w:rsidRDefault="00076542" w14:paraId="2C1A8929" w14:textId="43C8A5F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076542">
        <w:rPr>
          <w:rFonts w:eastAsia="Times New Roman" w:cs="Times New Roman"/>
          <w:b/>
          <w:kern w:val="0"/>
          <w:sz w:val="24"/>
          <w:szCs w:val="24"/>
          <w:lang w:eastAsia="en-PH"/>
          <w14:ligatures w14:val="none"/>
        </w:rPr>
        <w:t>What is Event–Driven Programming?</w:t>
      </w:r>
    </w:p>
    <w:p w:rsidRPr="00CD0A4C" w:rsidR="00CD0A4C" w:rsidP="00CD0A4C" w:rsidRDefault="00CD0A4C" w14:paraId="2B2371FB" w14:textId="0C033A90">
      <w:pPr>
        <w:pStyle w:val="ListParagraph"/>
        <w:numPr>
          <w:ilvl w:val="0"/>
          <w:numId w:val="15"/>
        </w:numPr>
        <w:spacing w:before="100" w:beforeAutospacing="1" w:after="100" w:afterAutospacing="1" w:line="240" w:lineRule="auto"/>
        <w:rPr>
          <w:rFonts w:eastAsia="Times New Roman" w:cs="Times New Roman"/>
          <w:kern w:val="0"/>
          <w:sz w:val="24"/>
          <w:szCs w:val="24"/>
          <w:lang w:eastAsia="en-PH"/>
          <w14:ligatures w14:val="none"/>
        </w:rPr>
      </w:pPr>
      <w:r w:rsidRPr="00CD0A4C">
        <w:rPr>
          <w:rFonts w:eastAsia="Times New Roman" w:cs="Times New Roman"/>
          <w:kern w:val="0"/>
          <w:sz w:val="24"/>
          <w:szCs w:val="24"/>
          <w:lang w:eastAsia="en-PH"/>
          <w14:ligatures w14:val="none"/>
        </w:rPr>
        <w:t>Event–Driven Programming is a programming paradigm where the flow of the program is controlled by events — user actions or system-generated triggers.</w:t>
      </w:r>
    </w:p>
    <w:p w:rsidR="00076542" w:rsidP="00076542" w:rsidRDefault="00CD0A4C" w14:paraId="5ED7E796" w14:textId="14E5627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CD0A4C">
        <w:rPr>
          <w:rFonts w:eastAsia="Times New Roman" w:cs="Times New Roman"/>
          <w:b/>
          <w:kern w:val="0"/>
          <w:sz w:val="24"/>
          <w:szCs w:val="24"/>
          <w:lang w:eastAsia="en-PH"/>
          <w14:ligatures w14:val="none"/>
        </w:rPr>
        <w:t>An event can be:</w:t>
      </w:r>
    </w:p>
    <w:p w:rsidRPr="003B607F" w:rsidR="003B607F" w:rsidP="005E4004" w:rsidRDefault="003B607F" w14:paraId="121F9E8F" w14:textId="2938438B">
      <w:pPr>
        <w:pStyle w:val="ListParagraph"/>
        <w:numPr>
          <w:ilvl w:val="0"/>
          <w:numId w:val="97"/>
        </w:numPr>
        <w:spacing w:before="100" w:beforeAutospacing="1" w:after="100" w:afterAutospacing="1" w:line="240" w:lineRule="auto"/>
        <w:rPr>
          <w:rFonts w:eastAsia="Times New Roman" w:cs="Times New Roman"/>
          <w:bCs/>
          <w:kern w:val="0"/>
          <w:sz w:val="24"/>
          <w:szCs w:val="24"/>
          <w:lang w:eastAsia="en-PH"/>
          <w14:ligatures w14:val="none"/>
        </w:rPr>
      </w:pPr>
      <w:r w:rsidRPr="003B607F">
        <w:rPr>
          <w:rFonts w:eastAsia="Times New Roman" w:cs="Times New Roman"/>
          <w:bCs/>
          <w:kern w:val="0"/>
          <w:sz w:val="24"/>
          <w:szCs w:val="24"/>
          <w:lang w:eastAsia="en-PH"/>
          <w14:ligatures w14:val="none"/>
        </w:rPr>
        <w:t xml:space="preserve">Clicking a button </w:t>
      </w:r>
      <w:r w:rsidRPr="003B607F">
        <w:rPr>
          <w:rFonts w:ascii="Segoe UI Emoji" w:hAnsi="Segoe UI Emoji" w:eastAsia="Times New Roman" w:cs="Segoe UI Emoji"/>
          <w:bCs/>
          <w:kern w:val="0"/>
          <w:sz w:val="24"/>
          <w:szCs w:val="24"/>
          <w:lang w:eastAsia="en-PH"/>
          <w14:ligatures w14:val="none"/>
        </w:rPr>
        <w:t>🖱️</w:t>
      </w:r>
    </w:p>
    <w:p w:rsidRPr="003B607F" w:rsidR="003B607F" w:rsidP="005E4004" w:rsidRDefault="003B607F" w14:paraId="7A4444E4" w14:textId="7C997BD8">
      <w:pPr>
        <w:pStyle w:val="ListParagraph"/>
        <w:numPr>
          <w:ilvl w:val="0"/>
          <w:numId w:val="97"/>
        </w:numPr>
        <w:spacing w:before="100" w:beforeAutospacing="1" w:after="100" w:afterAutospacing="1" w:line="240" w:lineRule="auto"/>
        <w:rPr>
          <w:rFonts w:eastAsia="Times New Roman" w:cs="Times New Roman"/>
          <w:bCs/>
          <w:kern w:val="0"/>
          <w:sz w:val="24"/>
          <w:szCs w:val="24"/>
          <w:lang w:eastAsia="en-PH"/>
          <w14:ligatures w14:val="none"/>
        </w:rPr>
      </w:pPr>
      <w:r w:rsidRPr="003B607F">
        <w:rPr>
          <w:rFonts w:eastAsia="Times New Roman" w:cs="Times New Roman"/>
          <w:bCs/>
          <w:kern w:val="0"/>
          <w:sz w:val="24"/>
          <w:szCs w:val="24"/>
          <w:lang w:eastAsia="en-PH"/>
          <w14:ligatures w14:val="none"/>
        </w:rPr>
        <w:t xml:space="preserve">Typing text on a keyboard </w:t>
      </w:r>
      <w:r w:rsidRPr="003B607F">
        <w:rPr>
          <w:rFonts w:ascii="Segoe UI Emoji" w:hAnsi="Segoe UI Emoji" w:eastAsia="Times New Roman" w:cs="Segoe UI Emoji"/>
          <w:bCs/>
          <w:kern w:val="0"/>
          <w:sz w:val="24"/>
          <w:szCs w:val="24"/>
          <w:lang w:eastAsia="en-PH"/>
          <w14:ligatures w14:val="none"/>
        </w:rPr>
        <w:t>⌨️</w:t>
      </w:r>
    </w:p>
    <w:p w:rsidRPr="003B607F" w:rsidR="003B607F" w:rsidP="005E4004" w:rsidRDefault="003B607F" w14:paraId="1A40EB9C" w14:textId="70E63C64">
      <w:pPr>
        <w:pStyle w:val="ListParagraph"/>
        <w:numPr>
          <w:ilvl w:val="0"/>
          <w:numId w:val="97"/>
        </w:numPr>
        <w:spacing w:before="100" w:beforeAutospacing="1" w:after="100" w:afterAutospacing="1" w:line="240" w:lineRule="auto"/>
        <w:rPr>
          <w:rFonts w:eastAsia="Times New Roman" w:cs="Times New Roman"/>
          <w:bCs/>
          <w:kern w:val="0"/>
          <w:sz w:val="24"/>
          <w:szCs w:val="24"/>
          <w:lang w:eastAsia="en-PH"/>
          <w14:ligatures w14:val="none"/>
        </w:rPr>
      </w:pPr>
      <w:r w:rsidRPr="003B607F">
        <w:rPr>
          <w:rFonts w:eastAsia="Times New Roman" w:cs="Times New Roman"/>
          <w:bCs/>
          <w:kern w:val="0"/>
          <w:sz w:val="24"/>
          <w:szCs w:val="24"/>
          <w:lang w:eastAsia="en-PH"/>
          <w14:ligatures w14:val="none"/>
        </w:rPr>
        <w:t xml:space="preserve">Moving or hovering the mouse </w:t>
      </w:r>
      <w:r w:rsidRPr="003B607F">
        <w:rPr>
          <w:rFonts w:ascii="Segoe UI Emoji" w:hAnsi="Segoe UI Emoji" w:eastAsia="Times New Roman" w:cs="Segoe UI Emoji"/>
          <w:bCs/>
          <w:kern w:val="0"/>
          <w:sz w:val="24"/>
          <w:szCs w:val="24"/>
          <w:lang w:eastAsia="en-PH"/>
          <w14:ligatures w14:val="none"/>
        </w:rPr>
        <w:t>🖲️</w:t>
      </w:r>
    </w:p>
    <w:p w:rsidRPr="00365B83" w:rsidR="00CD0A4C" w:rsidP="005E4004" w:rsidRDefault="003B607F" w14:paraId="407DB27E" w14:textId="479B746C">
      <w:pPr>
        <w:pStyle w:val="ListParagraph"/>
        <w:numPr>
          <w:ilvl w:val="0"/>
          <w:numId w:val="97"/>
        </w:numPr>
        <w:spacing w:before="100" w:beforeAutospacing="1" w:after="100" w:afterAutospacing="1" w:line="240" w:lineRule="auto"/>
        <w:rPr>
          <w:rFonts w:eastAsia="Times New Roman" w:cs="Times New Roman"/>
          <w:bCs/>
          <w:kern w:val="0"/>
          <w:sz w:val="24"/>
          <w:szCs w:val="24"/>
          <w:lang w:eastAsia="en-PH"/>
          <w14:ligatures w14:val="none"/>
        </w:rPr>
      </w:pPr>
      <w:r w:rsidRPr="003B607F">
        <w:rPr>
          <w:rFonts w:eastAsia="Times New Roman" w:cs="Times New Roman"/>
          <w:bCs/>
          <w:kern w:val="0"/>
          <w:sz w:val="24"/>
          <w:szCs w:val="24"/>
          <w:lang w:eastAsia="en-PH"/>
          <w14:ligatures w14:val="none"/>
        </w:rPr>
        <w:t xml:space="preserve">Closing a window </w:t>
      </w:r>
      <w:r w:rsidRPr="003B607F">
        <w:rPr>
          <w:rFonts w:ascii="Segoe UI Emoji" w:hAnsi="Segoe UI Emoji" w:eastAsia="Times New Roman" w:cs="Segoe UI Emoji"/>
          <w:bCs/>
          <w:kern w:val="0"/>
          <w:sz w:val="24"/>
          <w:szCs w:val="24"/>
          <w:lang w:eastAsia="en-PH"/>
          <w14:ligatures w14:val="none"/>
        </w:rPr>
        <w:t>🪟</w:t>
      </w:r>
    </w:p>
    <w:p w:rsidRPr="003B607F" w:rsidR="00365B83" w:rsidP="00365B83" w:rsidRDefault="00365B83" w14:paraId="370FEF85"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Pr="00365B83" w:rsidR="00076542" w:rsidP="005E4004" w:rsidRDefault="00365B83" w14:paraId="6C7925E9" w14:textId="48BB7629">
      <w:pPr>
        <w:pStyle w:val="ListParagraph"/>
        <w:numPr>
          <w:ilvl w:val="0"/>
          <w:numId w:val="98"/>
        </w:numPr>
        <w:spacing w:before="100" w:beforeAutospacing="1" w:after="100" w:afterAutospacing="1" w:line="240" w:lineRule="auto"/>
        <w:rPr>
          <w:rFonts w:eastAsia="Times New Roman" w:cs="Times New Roman"/>
          <w:bCs/>
          <w:kern w:val="0"/>
          <w:sz w:val="24"/>
          <w:szCs w:val="24"/>
          <w:lang w:eastAsia="en-PH"/>
          <w14:ligatures w14:val="none"/>
        </w:rPr>
      </w:pPr>
      <w:r w:rsidRPr="00365B83">
        <w:rPr>
          <w:rFonts w:eastAsia="Times New Roman" w:cs="Times New Roman"/>
          <w:bCs/>
          <w:kern w:val="0"/>
          <w:sz w:val="24"/>
          <w:szCs w:val="24"/>
          <w:lang w:eastAsia="en-PH"/>
          <w14:ligatures w14:val="none"/>
        </w:rPr>
        <w:t>Instead of executing code sequentially from top to bottom, the program waits for an event to happen, then responds accordingly.</w:t>
      </w:r>
    </w:p>
    <w:p w:rsidR="00076542" w:rsidP="00076542" w:rsidRDefault="00365B83" w14:paraId="4AD81295" w14:textId="14DCBDB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365B83">
        <w:rPr>
          <w:rFonts w:eastAsia="Times New Roman" w:cs="Times New Roman"/>
          <w:b/>
          <w:kern w:val="0"/>
          <w:sz w:val="24"/>
          <w:szCs w:val="24"/>
          <w:lang w:eastAsia="en-PH"/>
          <w14:ligatures w14:val="none"/>
        </w:rPr>
        <w:t>Key Concepts</w:t>
      </w:r>
    </w:p>
    <w:tbl>
      <w:tblPr>
        <w:tblStyle w:val="GridTable1Light"/>
        <w:tblW w:w="0" w:type="auto"/>
        <w:tblLook w:val="04A0" w:firstRow="1" w:lastRow="0" w:firstColumn="1" w:lastColumn="0" w:noHBand="0" w:noVBand="1"/>
      </w:tblPr>
      <w:tblGrid>
        <w:gridCol w:w="2425"/>
        <w:gridCol w:w="6925"/>
      </w:tblGrid>
      <w:tr w:rsidR="00365B83" w:rsidTr="00365B83" w14:paraId="77296BD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rsidRPr="00365B83" w:rsidR="00365B83" w:rsidP="00365B83" w:rsidRDefault="00365B83" w14:paraId="0C7F4C1D" w14:textId="040F23C6">
            <w:pPr>
              <w:numPr>
                <w:ilvl w:val="0"/>
                <w:numId w:val="0"/>
              </w:numPr>
              <w:spacing w:before="100" w:beforeAutospacing="1" w:after="100" w:afterAutospacing="1"/>
              <w:jc w:val="center"/>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Term</w:t>
            </w:r>
          </w:p>
        </w:tc>
        <w:tc>
          <w:tcPr>
            <w:tcW w:w="6925" w:type="dxa"/>
          </w:tcPr>
          <w:p w:rsidRPr="00365B83" w:rsidR="00365B83" w:rsidP="00365B83" w:rsidRDefault="00365B83" w14:paraId="0A97A88A" w14:textId="1F53E582">
            <w:pPr>
              <w:numPr>
                <w:ilvl w:val="0"/>
                <w:numId w:val="0"/>
              </w:num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Description</w:t>
            </w:r>
          </w:p>
        </w:tc>
      </w:tr>
      <w:tr w:rsidR="00365B83" w:rsidTr="00365B83" w14:paraId="430391BB" w14:textId="77777777">
        <w:tc>
          <w:tcPr>
            <w:cnfStyle w:val="001000000000" w:firstRow="0" w:lastRow="0" w:firstColumn="1" w:lastColumn="0" w:oddVBand="0" w:evenVBand="0" w:oddHBand="0" w:evenHBand="0" w:firstRowFirstColumn="0" w:firstRowLastColumn="0" w:lastRowFirstColumn="0" w:lastRowLastColumn="0"/>
            <w:tcW w:w="2425" w:type="dxa"/>
          </w:tcPr>
          <w:p w:rsidRPr="00853AD9" w:rsidR="00365B83" w:rsidP="00076542" w:rsidRDefault="00853AD9" w14:paraId="0B1B9378" w14:textId="18F181A5">
            <w:pPr>
              <w:numPr>
                <w:ilvl w:val="0"/>
                <w:numId w:val="0"/>
              </w:numPr>
              <w:spacing w:before="100" w:beforeAutospacing="1" w:after="100" w:afterAutospacing="1"/>
              <w:rPr>
                <w:rFonts w:eastAsia="Times New Roman" w:cs="Times New Roman"/>
                <w:bCs w:val="0"/>
                <w:kern w:val="0"/>
                <w:sz w:val="24"/>
                <w:szCs w:val="24"/>
                <w:lang w:eastAsia="en-PH"/>
                <w14:ligatures w14:val="none"/>
              </w:rPr>
            </w:pPr>
            <w:r w:rsidRPr="00853AD9">
              <w:rPr>
                <w:rFonts w:eastAsia="Times New Roman" w:cs="Times New Roman"/>
                <w:bCs w:val="0"/>
                <w:kern w:val="0"/>
                <w:sz w:val="24"/>
                <w:szCs w:val="24"/>
                <w:lang w:eastAsia="en-PH"/>
                <w14:ligatures w14:val="none"/>
              </w:rPr>
              <w:t>Event Source</w:t>
            </w:r>
          </w:p>
        </w:tc>
        <w:tc>
          <w:tcPr>
            <w:tcW w:w="6925" w:type="dxa"/>
          </w:tcPr>
          <w:p w:rsidRPr="00853AD9" w:rsidR="00365B83" w:rsidP="00076542" w:rsidRDefault="00853AD9" w14:paraId="3BF50D14" w14:textId="4B2EDFE0">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853AD9">
              <w:rPr>
                <w:rFonts w:eastAsia="Times New Roman" w:cs="Times New Roman"/>
                <w:bCs/>
                <w:kern w:val="0"/>
                <w:sz w:val="24"/>
                <w:szCs w:val="24"/>
                <w:lang w:eastAsia="en-PH"/>
                <w14:ligatures w14:val="none"/>
              </w:rPr>
              <w:t>The object that generates an event (e.g., a JButton that is clicked).</w:t>
            </w:r>
          </w:p>
        </w:tc>
      </w:tr>
      <w:tr w:rsidR="00365B83" w:rsidTr="00365B83" w14:paraId="0F279D1E" w14:textId="77777777">
        <w:tc>
          <w:tcPr>
            <w:cnfStyle w:val="001000000000" w:firstRow="0" w:lastRow="0" w:firstColumn="1" w:lastColumn="0" w:oddVBand="0" w:evenVBand="0" w:oddHBand="0" w:evenHBand="0" w:firstRowFirstColumn="0" w:firstRowLastColumn="0" w:lastRowFirstColumn="0" w:lastRowLastColumn="0"/>
            <w:tcW w:w="2425" w:type="dxa"/>
          </w:tcPr>
          <w:p w:rsidRPr="00853AD9" w:rsidR="00365B83" w:rsidP="00076542" w:rsidRDefault="00853AD9" w14:paraId="7AFA8820" w14:textId="30821198">
            <w:pPr>
              <w:numPr>
                <w:ilvl w:val="0"/>
                <w:numId w:val="0"/>
              </w:numPr>
              <w:spacing w:before="100" w:beforeAutospacing="1" w:after="100" w:afterAutospacing="1"/>
              <w:rPr>
                <w:rFonts w:eastAsia="Times New Roman" w:cs="Times New Roman"/>
                <w:bCs w:val="0"/>
                <w:kern w:val="0"/>
                <w:sz w:val="24"/>
                <w:szCs w:val="24"/>
                <w:lang w:eastAsia="en-PH"/>
                <w14:ligatures w14:val="none"/>
              </w:rPr>
            </w:pPr>
            <w:r w:rsidRPr="00853AD9">
              <w:rPr>
                <w:rFonts w:eastAsia="Times New Roman" w:cs="Times New Roman"/>
                <w:bCs w:val="0"/>
                <w:kern w:val="0"/>
                <w:sz w:val="24"/>
                <w:szCs w:val="24"/>
                <w:lang w:eastAsia="en-PH"/>
                <w14:ligatures w14:val="none"/>
              </w:rPr>
              <w:t>Event</w:t>
            </w:r>
          </w:p>
        </w:tc>
        <w:tc>
          <w:tcPr>
            <w:tcW w:w="6925" w:type="dxa"/>
          </w:tcPr>
          <w:p w:rsidRPr="00853AD9" w:rsidR="00365B83" w:rsidP="00076542" w:rsidRDefault="0009706A" w14:paraId="7845219E" w14:textId="08A8D556">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09706A">
              <w:rPr>
                <w:rFonts w:eastAsia="Times New Roman" w:cs="Times New Roman"/>
                <w:bCs/>
                <w:kern w:val="0"/>
                <w:sz w:val="24"/>
                <w:szCs w:val="24"/>
                <w:lang w:eastAsia="en-PH"/>
                <w14:ligatures w14:val="none"/>
              </w:rPr>
              <w:t>The action performed by the user (e.g., mouse click, key press).</w:t>
            </w:r>
          </w:p>
        </w:tc>
      </w:tr>
      <w:tr w:rsidR="00365B83" w:rsidTr="00365B83" w14:paraId="10C7E627" w14:textId="77777777">
        <w:tc>
          <w:tcPr>
            <w:cnfStyle w:val="001000000000" w:firstRow="0" w:lastRow="0" w:firstColumn="1" w:lastColumn="0" w:oddVBand="0" w:evenVBand="0" w:oddHBand="0" w:evenHBand="0" w:firstRowFirstColumn="0" w:firstRowLastColumn="0" w:lastRowFirstColumn="0" w:lastRowLastColumn="0"/>
            <w:tcW w:w="2425" w:type="dxa"/>
          </w:tcPr>
          <w:p w:rsidRPr="00853AD9" w:rsidR="00365B83" w:rsidP="00076542" w:rsidRDefault="00853AD9" w14:paraId="7DC33EF8" w14:textId="63F4A69C">
            <w:pPr>
              <w:numPr>
                <w:ilvl w:val="0"/>
                <w:numId w:val="0"/>
              </w:numPr>
              <w:spacing w:before="100" w:beforeAutospacing="1" w:after="100" w:afterAutospacing="1"/>
              <w:rPr>
                <w:rFonts w:eastAsia="Times New Roman" w:cs="Times New Roman"/>
                <w:bCs w:val="0"/>
                <w:kern w:val="0"/>
                <w:sz w:val="24"/>
                <w:szCs w:val="24"/>
                <w:lang w:eastAsia="en-PH"/>
                <w14:ligatures w14:val="none"/>
              </w:rPr>
            </w:pPr>
            <w:r w:rsidRPr="00853AD9">
              <w:rPr>
                <w:rFonts w:eastAsia="Times New Roman" w:cs="Times New Roman"/>
                <w:bCs w:val="0"/>
                <w:kern w:val="0"/>
                <w:sz w:val="24"/>
                <w:szCs w:val="24"/>
                <w:lang w:eastAsia="en-PH"/>
                <w14:ligatures w14:val="none"/>
              </w:rPr>
              <w:t>Event Listener</w:t>
            </w:r>
          </w:p>
        </w:tc>
        <w:tc>
          <w:tcPr>
            <w:tcW w:w="6925" w:type="dxa"/>
          </w:tcPr>
          <w:p w:rsidRPr="00853AD9" w:rsidR="00365B83" w:rsidP="00076542" w:rsidRDefault="0009706A" w14:paraId="46539D57" w14:textId="47A76824">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09706A">
              <w:rPr>
                <w:rFonts w:eastAsia="Times New Roman" w:cs="Times New Roman"/>
                <w:bCs/>
                <w:kern w:val="0"/>
                <w:sz w:val="24"/>
                <w:szCs w:val="24"/>
                <w:lang w:eastAsia="en-PH"/>
                <w14:ligatures w14:val="none"/>
              </w:rPr>
              <w:t>The object or method that waits for and handles the event.</w:t>
            </w:r>
          </w:p>
        </w:tc>
      </w:tr>
    </w:tbl>
    <w:p w:rsidR="00365B83" w:rsidP="00076542" w:rsidRDefault="00365B83" w14:paraId="47D0171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76542" w:rsidP="00076542" w:rsidRDefault="0009706A" w14:paraId="69C7D209" w14:textId="7A27FAE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09706A">
        <w:rPr>
          <w:rFonts w:eastAsia="Times New Roman" w:cs="Times New Roman"/>
          <w:b/>
          <w:kern w:val="0"/>
          <w:sz w:val="24"/>
          <w:szCs w:val="24"/>
          <w:lang w:eastAsia="en-PH"/>
          <w14:ligatures w14:val="none"/>
        </w:rPr>
        <w:t>What are Event Listeners?</w:t>
      </w:r>
    </w:p>
    <w:p w:rsidRPr="0086714F" w:rsidR="0086714F" w:rsidP="0086714F" w:rsidRDefault="0086714F" w14:paraId="1BA5D2BE" w14:textId="6E4D23A1">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86714F">
        <w:rPr>
          <w:rFonts w:eastAsia="Times New Roman" w:cs="Times New Roman"/>
          <w:bCs/>
          <w:kern w:val="0"/>
          <w:sz w:val="24"/>
          <w:szCs w:val="24"/>
          <w:lang w:eastAsia="en-PH"/>
          <w14:ligatures w14:val="none"/>
        </w:rPr>
        <w:t>An Event Listener is an interface that defines how a program reacts to a particular type of event.</w:t>
      </w:r>
    </w:p>
    <w:p w:rsidRPr="0086714F" w:rsidR="0009706A" w:rsidP="0086714F" w:rsidRDefault="0086714F" w14:paraId="418BDC43" w14:textId="43927E9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86714F">
        <w:rPr>
          <w:rFonts w:eastAsia="Times New Roman" w:cs="Times New Roman"/>
          <w:bCs/>
          <w:kern w:val="0"/>
          <w:sz w:val="24"/>
          <w:szCs w:val="24"/>
          <w:lang w:eastAsia="en-PH"/>
          <w14:ligatures w14:val="none"/>
        </w:rPr>
        <w:t>When a user performs an action, like clicking a button, the event source notifies the listener, which then executes a specific block of code.</w:t>
      </w:r>
    </w:p>
    <w:p w:rsidR="00F30E53" w:rsidP="00076542" w:rsidRDefault="00F30E53" w14:paraId="065F254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76542" w:rsidP="00076542" w:rsidRDefault="0086714F" w14:paraId="4F7C8D07" w14:textId="4E329A8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86714F">
        <w:rPr>
          <w:rFonts w:eastAsia="Times New Roman" w:cs="Times New Roman"/>
          <w:b/>
          <w:kern w:val="0"/>
          <w:sz w:val="24"/>
          <w:szCs w:val="24"/>
          <w:lang w:eastAsia="en-PH"/>
          <w14:ligatures w14:val="none"/>
        </w:rPr>
        <w:t>Common event listeners include:</w:t>
      </w:r>
    </w:p>
    <w:tbl>
      <w:tblPr>
        <w:tblStyle w:val="GridTable1Light"/>
        <w:tblW w:w="0" w:type="auto"/>
        <w:tblLook w:val="04A0" w:firstRow="1" w:lastRow="0" w:firstColumn="1" w:lastColumn="0" w:noHBand="0" w:noVBand="1"/>
      </w:tblPr>
      <w:tblGrid>
        <w:gridCol w:w="3235"/>
        <w:gridCol w:w="6115"/>
      </w:tblGrid>
      <w:tr w:rsidR="0086714F" w:rsidTr="0086714F" w14:paraId="66DEAB0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Pr="0086714F" w:rsidR="0086714F" w:rsidP="0086714F" w:rsidRDefault="0086714F" w14:paraId="7142D3C2" w14:textId="2851A8F2">
            <w:pPr>
              <w:numPr>
                <w:ilvl w:val="0"/>
                <w:numId w:val="0"/>
              </w:numPr>
              <w:spacing w:before="100" w:beforeAutospacing="1" w:after="100" w:afterAutospacing="1"/>
              <w:jc w:val="center"/>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Listener Interface</w:t>
            </w:r>
          </w:p>
        </w:tc>
        <w:tc>
          <w:tcPr>
            <w:tcW w:w="6115" w:type="dxa"/>
          </w:tcPr>
          <w:p w:rsidRPr="0086714F" w:rsidR="0086714F" w:rsidP="0086714F" w:rsidRDefault="0086714F" w14:paraId="2BC2AFCA" w14:textId="18457B74">
            <w:pPr>
              <w:numPr>
                <w:ilvl w:val="0"/>
                <w:numId w:val="0"/>
              </w:num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Triggered When….</w:t>
            </w:r>
          </w:p>
        </w:tc>
      </w:tr>
      <w:tr w:rsidR="0086714F" w:rsidTr="0086714F" w14:paraId="28202B40" w14:textId="77777777">
        <w:tc>
          <w:tcPr>
            <w:cnfStyle w:val="001000000000" w:firstRow="0" w:lastRow="0" w:firstColumn="1" w:lastColumn="0" w:oddVBand="0" w:evenVBand="0" w:oddHBand="0" w:evenHBand="0" w:firstRowFirstColumn="0" w:firstRowLastColumn="0" w:lastRowFirstColumn="0" w:lastRowLastColumn="0"/>
            <w:tcW w:w="3235" w:type="dxa"/>
          </w:tcPr>
          <w:p w:rsidR="0086714F" w:rsidP="00F30E53" w:rsidRDefault="0086714F" w14:paraId="075412CC" w14:textId="0B55143A">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r w:rsidRPr="0086714F">
              <w:rPr>
                <w:rFonts w:eastAsia="Times New Roman" w:cs="Times New Roman"/>
                <w:b w:val="0"/>
                <w:kern w:val="0"/>
                <w:sz w:val="24"/>
                <w:szCs w:val="24"/>
                <w:lang w:eastAsia="en-PH"/>
                <w14:ligatures w14:val="none"/>
              </w:rPr>
              <w:t>ActionListener</w:t>
            </w:r>
          </w:p>
        </w:tc>
        <w:tc>
          <w:tcPr>
            <w:tcW w:w="6115" w:type="dxa"/>
          </w:tcPr>
          <w:p w:rsidRPr="00F30E53" w:rsidR="0086714F" w:rsidP="00076542" w:rsidRDefault="00F30E53" w14:paraId="3F61DB20" w14:textId="5354D4E2">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F30E53">
              <w:rPr>
                <w:rFonts w:eastAsia="Times New Roman" w:cs="Times New Roman"/>
                <w:bCs/>
                <w:kern w:val="0"/>
                <w:sz w:val="24"/>
                <w:szCs w:val="24"/>
                <w:lang w:eastAsia="en-PH"/>
                <w14:ligatures w14:val="none"/>
              </w:rPr>
              <w:t>A button or menu item is clicked</w:t>
            </w:r>
          </w:p>
        </w:tc>
      </w:tr>
      <w:tr w:rsidR="0086714F" w:rsidTr="0086714F" w14:paraId="0435B123" w14:textId="77777777">
        <w:tc>
          <w:tcPr>
            <w:cnfStyle w:val="001000000000" w:firstRow="0" w:lastRow="0" w:firstColumn="1" w:lastColumn="0" w:oddVBand="0" w:evenVBand="0" w:oddHBand="0" w:evenHBand="0" w:firstRowFirstColumn="0" w:firstRowLastColumn="0" w:lastRowFirstColumn="0" w:lastRowLastColumn="0"/>
            <w:tcW w:w="3235" w:type="dxa"/>
          </w:tcPr>
          <w:p w:rsidR="0086714F" w:rsidP="00F30E53" w:rsidRDefault="0086714F" w14:paraId="7527FACE" w14:textId="4A0EB419">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86714F">
              <w:rPr>
                <w:rFonts w:eastAsia="Times New Roman" w:cs="Times New Roman"/>
                <w:b w:val="0"/>
                <w:kern w:val="0"/>
                <w:sz w:val="24"/>
                <w:szCs w:val="24"/>
                <w:lang w:eastAsia="en-PH"/>
                <w14:ligatures w14:val="none"/>
              </w:rPr>
              <w:t>MouseListener</w:t>
            </w:r>
            <w:proofErr w:type="spellEnd"/>
          </w:p>
        </w:tc>
        <w:tc>
          <w:tcPr>
            <w:tcW w:w="6115" w:type="dxa"/>
          </w:tcPr>
          <w:p w:rsidRPr="00F30E53" w:rsidR="0086714F" w:rsidP="00076542" w:rsidRDefault="00F30E53" w14:paraId="19CDB8C2" w14:textId="29CC3481">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F30E53">
              <w:rPr>
                <w:rFonts w:eastAsia="Times New Roman" w:cs="Times New Roman"/>
                <w:bCs/>
                <w:kern w:val="0"/>
                <w:sz w:val="24"/>
                <w:szCs w:val="24"/>
                <w:lang w:eastAsia="en-PH"/>
                <w14:ligatures w14:val="none"/>
              </w:rPr>
              <w:t>A mouse is clicked, pressed, or released</w:t>
            </w:r>
          </w:p>
        </w:tc>
      </w:tr>
      <w:tr w:rsidR="0086714F" w:rsidTr="0086714F" w14:paraId="3B0C2546" w14:textId="77777777">
        <w:tc>
          <w:tcPr>
            <w:cnfStyle w:val="001000000000" w:firstRow="0" w:lastRow="0" w:firstColumn="1" w:lastColumn="0" w:oddVBand="0" w:evenVBand="0" w:oddHBand="0" w:evenHBand="0" w:firstRowFirstColumn="0" w:firstRowLastColumn="0" w:lastRowFirstColumn="0" w:lastRowLastColumn="0"/>
            <w:tcW w:w="3235" w:type="dxa"/>
          </w:tcPr>
          <w:p w:rsidR="0086714F" w:rsidP="00F30E53" w:rsidRDefault="00F30E53" w14:paraId="1AD94A35" w14:textId="1831019F">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F30E53">
              <w:rPr>
                <w:rFonts w:eastAsia="Times New Roman" w:cs="Times New Roman"/>
                <w:b w:val="0"/>
                <w:kern w:val="0"/>
                <w:sz w:val="24"/>
                <w:szCs w:val="24"/>
                <w:lang w:eastAsia="en-PH"/>
                <w14:ligatures w14:val="none"/>
              </w:rPr>
              <w:t>KeyListener</w:t>
            </w:r>
            <w:proofErr w:type="spellEnd"/>
          </w:p>
        </w:tc>
        <w:tc>
          <w:tcPr>
            <w:tcW w:w="6115" w:type="dxa"/>
          </w:tcPr>
          <w:p w:rsidRPr="00F30E53" w:rsidR="0086714F" w:rsidP="00076542" w:rsidRDefault="00F30E53" w14:paraId="1D009977" w14:textId="21058847">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F30E53">
              <w:rPr>
                <w:rFonts w:eastAsia="Times New Roman" w:cs="Times New Roman"/>
                <w:bCs/>
                <w:kern w:val="0"/>
                <w:sz w:val="24"/>
                <w:szCs w:val="24"/>
                <w:lang w:eastAsia="en-PH"/>
                <w14:ligatures w14:val="none"/>
              </w:rPr>
              <w:t>A key is pressed or released</w:t>
            </w:r>
          </w:p>
        </w:tc>
      </w:tr>
      <w:tr w:rsidR="0086714F" w:rsidTr="0086714F" w14:paraId="39E9DC9E" w14:textId="77777777">
        <w:tc>
          <w:tcPr>
            <w:cnfStyle w:val="001000000000" w:firstRow="0" w:lastRow="0" w:firstColumn="1" w:lastColumn="0" w:oddVBand="0" w:evenVBand="0" w:oddHBand="0" w:evenHBand="0" w:firstRowFirstColumn="0" w:firstRowLastColumn="0" w:lastRowFirstColumn="0" w:lastRowLastColumn="0"/>
            <w:tcW w:w="3235" w:type="dxa"/>
          </w:tcPr>
          <w:p w:rsidR="0086714F" w:rsidP="00F30E53" w:rsidRDefault="00F30E53" w14:paraId="5BFECD5D" w14:textId="3F22F389">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F30E53">
              <w:rPr>
                <w:rFonts w:eastAsia="Times New Roman" w:cs="Times New Roman"/>
                <w:b w:val="0"/>
                <w:kern w:val="0"/>
                <w:sz w:val="24"/>
                <w:szCs w:val="24"/>
                <w:lang w:eastAsia="en-PH"/>
                <w14:ligatures w14:val="none"/>
              </w:rPr>
              <w:t>WindowListener</w:t>
            </w:r>
            <w:proofErr w:type="spellEnd"/>
          </w:p>
        </w:tc>
        <w:tc>
          <w:tcPr>
            <w:tcW w:w="6115" w:type="dxa"/>
          </w:tcPr>
          <w:p w:rsidRPr="00F30E53" w:rsidR="0086714F" w:rsidP="00076542" w:rsidRDefault="00F30E53" w14:paraId="591947F1" w14:textId="0C2324D7">
            <w:pPr>
              <w:numPr>
                <w:ilvl w:val="0"/>
                <w:numId w:val="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F30E53">
              <w:rPr>
                <w:rFonts w:eastAsia="Times New Roman" w:cs="Times New Roman"/>
                <w:bCs/>
                <w:kern w:val="0"/>
                <w:sz w:val="24"/>
                <w:szCs w:val="24"/>
                <w:lang w:eastAsia="en-PH"/>
                <w14:ligatures w14:val="none"/>
              </w:rPr>
              <w:t>A window is opened, closed, or minimized</w:t>
            </w:r>
          </w:p>
        </w:tc>
      </w:tr>
    </w:tbl>
    <w:p w:rsidR="00AA4D71" w:rsidP="00076542" w:rsidRDefault="00AA4D71" w14:paraId="20FF81C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A4D71" w:rsidP="00076542" w:rsidRDefault="00AA4D71" w14:paraId="3C27399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A4D71" w:rsidP="00076542" w:rsidRDefault="00AA4D71" w14:paraId="6D8CA4E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A4D71" w:rsidP="00076542" w:rsidRDefault="00AA4D71" w14:paraId="6E73395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A4D71" w:rsidP="00076542" w:rsidRDefault="00AA4D71" w14:paraId="029A610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A4D71" w:rsidP="00076542" w:rsidRDefault="00AA4D71" w14:paraId="0BD9033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A4D71" w:rsidP="00076542" w:rsidRDefault="00AA4D71" w14:paraId="4EEC443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A4D71" w:rsidP="00076542" w:rsidRDefault="00AA4D71" w14:paraId="6143CAA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A4D71" w:rsidP="00076542" w:rsidRDefault="00AA4D71" w14:paraId="26D486D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AA4D71" w:rsidP="00076542" w:rsidRDefault="00AA4D71" w14:paraId="68B336B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6714F" w:rsidP="00076542" w:rsidRDefault="00F30E53" w14:paraId="57F91911" w14:textId="3E47AD5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F30E53">
        <w:rPr>
          <w:rFonts w:eastAsia="Times New Roman" w:cs="Times New Roman"/>
          <w:b/>
          <w:kern w:val="0"/>
          <w:sz w:val="24"/>
          <w:szCs w:val="24"/>
          <w:lang w:eastAsia="en-PH"/>
          <w14:ligatures w14:val="none"/>
        </w:rPr>
        <w:t>Example: Using an ActionListener</w:t>
      </w:r>
    </w:p>
    <w:p w:rsidR="00076542" w:rsidP="00076542" w:rsidRDefault="00F30E53" w14:paraId="126B9F08" w14:textId="79B6301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25" behindDoc="0" locked="0" layoutInCell="1" allowOverlap="1" wp14:anchorId="5E25BE77" wp14:editId="69C1247D">
                <wp:simplePos x="0" y="0"/>
                <wp:positionH relativeFrom="margin">
                  <wp:align>center</wp:align>
                </wp:positionH>
                <wp:positionV relativeFrom="paragraph">
                  <wp:posOffset>7249</wp:posOffset>
                </wp:positionV>
                <wp:extent cx="5347970" cy="6581955"/>
                <wp:effectExtent l="0" t="0" r="24130" b="28575"/>
                <wp:wrapNone/>
                <wp:docPr id="2008195263" name="Text Box 10"/>
                <wp:cNvGraphicFramePr/>
                <a:graphic xmlns:a="http://schemas.openxmlformats.org/drawingml/2006/main">
                  <a:graphicData uri="http://schemas.microsoft.com/office/word/2010/wordprocessingShape">
                    <wps:wsp>
                      <wps:cNvSpPr txBox="1"/>
                      <wps:spPr>
                        <a:xfrm>
                          <a:off x="0" y="0"/>
                          <a:ext cx="5347970" cy="6581955"/>
                        </a:xfrm>
                        <a:prstGeom prst="rect">
                          <a:avLst/>
                        </a:prstGeom>
                        <a:solidFill>
                          <a:schemeClr val="tx1"/>
                        </a:solidFill>
                        <a:ln w="6350">
                          <a:solidFill>
                            <a:prstClr val="black"/>
                          </a:solidFill>
                        </a:ln>
                      </wps:spPr>
                      <wps:txbx>
                        <w:txbxContent>
                          <w:p w:rsidR="00F30E53" w:rsidP="00F30E53" w:rsidRDefault="00F30E53" w14:paraId="70038611" w14:textId="77777777">
                            <w:pPr>
                              <w:numPr>
                                <w:ilvl w:val="0"/>
                                <w:numId w:val="0"/>
                              </w:numPr>
                            </w:pPr>
                            <w:r>
                              <w:t>java</w:t>
                            </w:r>
                          </w:p>
                          <w:p w:rsidR="00F30E53" w:rsidP="00F30E53" w:rsidRDefault="00F30E53" w14:paraId="523B20D4" w14:textId="77777777">
                            <w:pPr>
                              <w:numPr>
                                <w:ilvl w:val="0"/>
                                <w:numId w:val="0"/>
                              </w:numPr>
                            </w:pPr>
                          </w:p>
                          <w:p w:rsidR="00F30E53" w:rsidP="00F30E53" w:rsidRDefault="00F30E53" w14:paraId="20435742" w14:textId="77777777">
                            <w:pPr>
                              <w:numPr>
                                <w:ilvl w:val="0"/>
                                <w:numId w:val="0"/>
                              </w:numPr>
                            </w:pPr>
                            <w:r>
                              <w:t xml:space="preserve">import </w:t>
                            </w:r>
                            <w:proofErr w:type="spellStart"/>
                            <w:proofErr w:type="gramStart"/>
                            <w:r>
                              <w:t>javax.swing</w:t>
                            </w:r>
                            <w:proofErr w:type="spellEnd"/>
                            <w:proofErr w:type="gramEnd"/>
                            <w:r>
                              <w:t>.</w:t>
                            </w:r>
                            <w:proofErr w:type="gramStart"/>
                            <w:r>
                              <w:t>*;</w:t>
                            </w:r>
                            <w:proofErr w:type="gramEnd"/>
                          </w:p>
                          <w:p w:rsidR="00F30E53" w:rsidP="00F30E53" w:rsidRDefault="00F30E53" w14:paraId="527754EB" w14:textId="77777777">
                            <w:pPr>
                              <w:numPr>
                                <w:ilvl w:val="0"/>
                                <w:numId w:val="0"/>
                              </w:numPr>
                            </w:pPr>
                            <w:r>
                              <w:t xml:space="preserve">import </w:t>
                            </w:r>
                            <w:proofErr w:type="spellStart"/>
                            <w:proofErr w:type="gramStart"/>
                            <w:r>
                              <w:t>java.awt.event</w:t>
                            </w:r>
                            <w:proofErr w:type="spellEnd"/>
                            <w:proofErr w:type="gramEnd"/>
                            <w:r>
                              <w:t>.</w:t>
                            </w:r>
                            <w:proofErr w:type="gramStart"/>
                            <w:r>
                              <w:t>*;</w:t>
                            </w:r>
                            <w:proofErr w:type="gramEnd"/>
                          </w:p>
                          <w:p w:rsidR="00F30E53" w:rsidP="00F30E53" w:rsidRDefault="00F30E53" w14:paraId="4701A253" w14:textId="77777777">
                            <w:pPr>
                              <w:numPr>
                                <w:ilvl w:val="0"/>
                                <w:numId w:val="0"/>
                              </w:numPr>
                            </w:pPr>
                          </w:p>
                          <w:p w:rsidR="00F30E53" w:rsidP="00F30E53" w:rsidRDefault="00F30E53" w14:paraId="24BD13A9" w14:textId="77777777">
                            <w:pPr>
                              <w:numPr>
                                <w:ilvl w:val="0"/>
                                <w:numId w:val="0"/>
                              </w:numPr>
                            </w:pPr>
                            <w:r>
                              <w:t xml:space="preserve">public class </w:t>
                            </w:r>
                            <w:proofErr w:type="spellStart"/>
                            <w:r>
                              <w:t>EventExample</w:t>
                            </w:r>
                            <w:proofErr w:type="spellEnd"/>
                            <w:r>
                              <w:t xml:space="preserve"> {</w:t>
                            </w:r>
                          </w:p>
                          <w:p w:rsidR="00F30E53" w:rsidP="00F30E53" w:rsidRDefault="00F30E53" w14:paraId="04A7F524"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F30E53" w:rsidP="00F30E53" w:rsidRDefault="00F30E53" w14:paraId="3A742924" w14:textId="77777777">
                            <w:pPr>
                              <w:numPr>
                                <w:ilvl w:val="0"/>
                                <w:numId w:val="0"/>
                              </w:numPr>
                            </w:pPr>
                            <w:r>
                              <w:t xml:space="preserve">        </w:t>
                            </w:r>
                            <w:proofErr w:type="spellStart"/>
                            <w:r>
                              <w:t>JFrame</w:t>
                            </w:r>
                            <w:proofErr w:type="spellEnd"/>
                            <w:r>
                              <w:t xml:space="preserve"> frame = new </w:t>
                            </w:r>
                            <w:proofErr w:type="spellStart"/>
                            <w:proofErr w:type="gramStart"/>
                            <w:r>
                              <w:t>JFrame</w:t>
                            </w:r>
                            <w:proofErr w:type="spellEnd"/>
                            <w:r>
                              <w:t>(</w:t>
                            </w:r>
                            <w:proofErr w:type="gramEnd"/>
                            <w:r>
                              <w:t>"Event Example"</w:t>
                            </w:r>
                            <w:proofErr w:type="gramStart"/>
                            <w:r>
                              <w:t>);</w:t>
                            </w:r>
                            <w:proofErr w:type="gramEnd"/>
                          </w:p>
                          <w:p w:rsidR="00F30E53" w:rsidP="00F30E53" w:rsidRDefault="00F30E53" w14:paraId="155B135C" w14:textId="77777777">
                            <w:pPr>
                              <w:numPr>
                                <w:ilvl w:val="0"/>
                                <w:numId w:val="0"/>
                              </w:numPr>
                            </w:pPr>
                            <w:r>
                              <w:t xml:space="preserve">        JButton button = new </w:t>
                            </w:r>
                            <w:proofErr w:type="gramStart"/>
                            <w:r>
                              <w:t>JButton(</w:t>
                            </w:r>
                            <w:proofErr w:type="gramEnd"/>
                            <w:r>
                              <w:t>"Click Me"</w:t>
                            </w:r>
                            <w:proofErr w:type="gramStart"/>
                            <w:r>
                              <w:t>);</w:t>
                            </w:r>
                            <w:proofErr w:type="gramEnd"/>
                          </w:p>
                          <w:p w:rsidR="00F30E53" w:rsidP="00F30E53" w:rsidRDefault="00F30E53" w14:paraId="62027C9F" w14:textId="77777777">
                            <w:pPr>
                              <w:numPr>
                                <w:ilvl w:val="0"/>
                                <w:numId w:val="0"/>
                              </w:numPr>
                            </w:pPr>
                          </w:p>
                          <w:p w:rsidR="00F30E53" w:rsidP="00F30E53" w:rsidRDefault="00F30E53" w14:paraId="1473D58D" w14:textId="77777777">
                            <w:pPr>
                              <w:numPr>
                                <w:ilvl w:val="0"/>
                                <w:numId w:val="0"/>
                              </w:numPr>
                            </w:pPr>
                            <w:r>
                              <w:t xml:space="preserve">        // Add an event listener to the button</w:t>
                            </w:r>
                          </w:p>
                          <w:p w:rsidR="00F30E53" w:rsidP="00F30E53" w:rsidRDefault="00F30E53" w14:paraId="3AD44A61" w14:textId="77777777">
                            <w:pPr>
                              <w:numPr>
                                <w:ilvl w:val="0"/>
                                <w:numId w:val="0"/>
                              </w:numPr>
                            </w:pPr>
                            <w:r>
                              <w:t xml:space="preserve">        </w:t>
                            </w:r>
                            <w:proofErr w:type="spellStart"/>
                            <w:proofErr w:type="gramStart"/>
                            <w:r>
                              <w:t>button.addActionListener</w:t>
                            </w:r>
                            <w:proofErr w:type="spellEnd"/>
                            <w:proofErr w:type="gramEnd"/>
                            <w:r>
                              <w:t xml:space="preserve">(new </w:t>
                            </w:r>
                            <w:proofErr w:type="gramStart"/>
                            <w:r>
                              <w:t>ActionListener(</w:t>
                            </w:r>
                            <w:proofErr w:type="gramEnd"/>
                            <w:r>
                              <w:t>) {</w:t>
                            </w:r>
                          </w:p>
                          <w:p w:rsidR="00F30E53" w:rsidP="00F30E53" w:rsidRDefault="00F30E53" w14:paraId="7D364200" w14:textId="77777777">
                            <w:pPr>
                              <w:numPr>
                                <w:ilvl w:val="0"/>
                                <w:numId w:val="0"/>
                              </w:numPr>
                            </w:pPr>
                            <w:r>
                              <w:t xml:space="preserve">            public void </w:t>
                            </w:r>
                            <w:proofErr w:type="spellStart"/>
                            <w:proofErr w:type="gramStart"/>
                            <w:r>
                              <w:t>actionPerformed</w:t>
                            </w:r>
                            <w:proofErr w:type="spellEnd"/>
                            <w:r>
                              <w:t>(</w:t>
                            </w:r>
                            <w:proofErr w:type="spellStart"/>
                            <w:proofErr w:type="gramEnd"/>
                            <w:r>
                              <w:t>ActionEvent</w:t>
                            </w:r>
                            <w:proofErr w:type="spellEnd"/>
                            <w:r>
                              <w:t xml:space="preserve"> e) {</w:t>
                            </w:r>
                          </w:p>
                          <w:p w:rsidR="00F30E53" w:rsidP="00F30E53" w:rsidRDefault="00F30E53" w14:paraId="258F073E" w14:textId="77777777">
                            <w:pPr>
                              <w:numPr>
                                <w:ilvl w:val="0"/>
                                <w:numId w:val="0"/>
                              </w:numPr>
                            </w:pPr>
                            <w:r>
                              <w:t xml:space="preserve">                </w:t>
                            </w:r>
                            <w:proofErr w:type="spellStart"/>
                            <w:r>
                              <w:t>JOptionPane.showMessageDialog</w:t>
                            </w:r>
                            <w:proofErr w:type="spellEnd"/>
                            <w:r>
                              <w:t>(frame, "Button was clicked!"</w:t>
                            </w:r>
                            <w:proofErr w:type="gramStart"/>
                            <w:r>
                              <w:t>);</w:t>
                            </w:r>
                            <w:proofErr w:type="gramEnd"/>
                          </w:p>
                          <w:p w:rsidR="00F30E53" w:rsidP="00F30E53" w:rsidRDefault="00F30E53" w14:paraId="7B159822" w14:textId="77777777">
                            <w:pPr>
                              <w:numPr>
                                <w:ilvl w:val="0"/>
                                <w:numId w:val="0"/>
                              </w:numPr>
                            </w:pPr>
                            <w:r>
                              <w:t xml:space="preserve">            }</w:t>
                            </w:r>
                          </w:p>
                          <w:p w:rsidR="00F30E53" w:rsidP="00F30E53" w:rsidRDefault="00F30E53" w14:paraId="067A3C8D" w14:textId="77777777">
                            <w:pPr>
                              <w:numPr>
                                <w:ilvl w:val="0"/>
                                <w:numId w:val="0"/>
                              </w:numPr>
                            </w:pPr>
                            <w:r>
                              <w:t xml:space="preserve">        });</w:t>
                            </w:r>
                          </w:p>
                          <w:p w:rsidR="00F30E53" w:rsidP="00F30E53" w:rsidRDefault="00F30E53" w14:paraId="1A71ABCA" w14:textId="77777777">
                            <w:pPr>
                              <w:numPr>
                                <w:ilvl w:val="0"/>
                                <w:numId w:val="0"/>
                              </w:numPr>
                            </w:pPr>
                          </w:p>
                          <w:p w:rsidR="00F30E53" w:rsidP="00F30E53" w:rsidRDefault="00F30E53" w14:paraId="15D83190" w14:textId="77777777">
                            <w:pPr>
                              <w:numPr>
                                <w:ilvl w:val="0"/>
                                <w:numId w:val="0"/>
                              </w:numPr>
                            </w:pPr>
                            <w:r>
                              <w:t xml:space="preserve">        </w:t>
                            </w:r>
                            <w:proofErr w:type="spellStart"/>
                            <w:r>
                              <w:t>frame.add</w:t>
                            </w:r>
                            <w:proofErr w:type="spellEnd"/>
                            <w:r>
                              <w:t>(button</w:t>
                            </w:r>
                            <w:proofErr w:type="gramStart"/>
                            <w:r>
                              <w:t>);</w:t>
                            </w:r>
                            <w:proofErr w:type="gramEnd"/>
                          </w:p>
                          <w:p w:rsidR="00F30E53" w:rsidP="00F30E53" w:rsidRDefault="00F30E53" w14:paraId="21F2183D" w14:textId="77777777">
                            <w:pPr>
                              <w:numPr>
                                <w:ilvl w:val="0"/>
                                <w:numId w:val="0"/>
                              </w:numPr>
                            </w:pPr>
                            <w:r>
                              <w:t xml:space="preserve">        </w:t>
                            </w:r>
                            <w:proofErr w:type="spellStart"/>
                            <w:proofErr w:type="gramStart"/>
                            <w:r>
                              <w:t>frame.setSize</w:t>
                            </w:r>
                            <w:proofErr w:type="spellEnd"/>
                            <w:proofErr w:type="gramEnd"/>
                            <w:r>
                              <w:t>(300, 150</w:t>
                            </w:r>
                            <w:proofErr w:type="gramStart"/>
                            <w:r>
                              <w:t>);</w:t>
                            </w:r>
                            <w:proofErr w:type="gramEnd"/>
                          </w:p>
                          <w:p w:rsidR="00F30E53" w:rsidP="00F30E53" w:rsidRDefault="00F30E53" w14:paraId="5F98951B" w14:textId="77777777">
                            <w:pPr>
                              <w:numPr>
                                <w:ilvl w:val="0"/>
                                <w:numId w:val="0"/>
                              </w:numPr>
                            </w:pPr>
                            <w:r>
                              <w:t xml:space="preserve">        </w:t>
                            </w:r>
                            <w:proofErr w:type="spellStart"/>
                            <w:proofErr w:type="gramStart"/>
                            <w:r>
                              <w:t>frame.setDefaultCloseOperation</w:t>
                            </w:r>
                            <w:proofErr w:type="spellEnd"/>
                            <w:proofErr w:type="gramEnd"/>
                            <w:r>
                              <w:t>(</w:t>
                            </w:r>
                            <w:proofErr w:type="spellStart"/>
                            <w:r>
                              <w:t>JFrame.EXIT_ON_CLOSE</w:t>
                            </w:r>
                            <w:proofErr w:type="spellEnd"/>
                            <w:proofErr w:type="gramStart"/>
                            <w:r>
                              <w:t>);</w:t>
                            </w:r>
                            <w:proofErr w:type="gramEnd"/>
                          </w:p>
                          <w:p w:rsidR="00F30E53" w:rsidP="00F30E53" w:rsidRDefault="00F30E53" w14:paraId="7B9D0871" w14:textId="77777777">
                            <w:pPr>
                              <w:numPr>
                                <w:ilvl w:val="0"/>
                                <w:numId w:val="0"/>
                              </w:numPr>
                            </w:pPr>
                            <w:r>
                              <w:t xml:space="preserve">        </w:t>
                            </w:r>
                            <w:proofErr w:type="spellStart"/>
                            <w:proofErr w:type="gramStart"/>
                            <w:r>
                              <w:t>frame.setVisible</w:t>
                            </w:r>
                            <w:proofErr w:type="spellEnd"/>
                            <w:proofErr w:type="gramEnd"/>
                            <w:r>
                              <w:t>(true</w:t>
                            </w:r>
                            <w:proofErr w:type="gramStart"/>
                            <w:r>
                              <w:t>);</w:t>
                            </w:r>
                            <w:proofErr w:type="gramEnd"/>
                          </w:p>
                          <w:p w:rsidR="00F30E53" w:rsidP="00F30E53" w:rsidRDefault="00F30E53" w14:paraId="5259DCDF" w14:textId="77777777">
                            <w:pPr>
                              <w:numPr>
                                <w:ilvl w:val="0"/>
                                <w:numId w:val="0"/>
                              </w:numPr>
                            </w:pPr>
                            <w:r>
                              <w:t xml:space="preserve">    }</w:t>
                            </w:r>
                          </w:p>
                          <w:p w:rsidRPr="00CF012C" w:rsidR="00F30E53" w:rsidP="00F30E53" w:rsidRDefault="00F30E53" w14:paraId="41673929" w14:textId="5C7B40BC">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6EE0C24">
              <v:shape id="_x0000_s1114" style="position:absolute;margin-left:0;margin-top:.55pt;width:421.1pt;height:518.25pt;z-index:25165832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" w14:anchorId="5E25BE77">
                <v:textbox>
                  <w:txbxContent>
                    <w:p w:rsidR="00F30E53" w:rsidP="00F30E53" w:rsidRDefault="00F30E53" w14:paraId="78BAA39A" w14:textId="77777777">
                      <w:pPr>
                        <w:numPr>
                          <w:ilvl w:val="0"/>
                          <w:numId w:val="0"/>
                        </w:numPr>
                      </w:pPr>
                      <w:r>
                        <w:t>java</w:t>
                      </w:r>
                    </w:p>
                    <w:p w:rsidR="00F30E53" w:rsidP="00F30E53" w:rsidRDefault="00F30E53" w14:paraId="769D0D3C" w14:textId="77777777">
                      <w:pPr>
                        <w:numPr>
                          <w:ilvl w:val="0"/>
                          <w:numId w:val="0"/>
                        </w:numPr>
                      </w:pPr>
                    </w:p>
                    <w:p w:rsidR="00F30E53" w:rsidP="00F30E53" w:rsidRDefault="00F30E53" w14:paraId="4E69520E" w14:textId="77777777">
                      <w:pPr>
                        <w:numPr>
                          <w:ilvl w:val="0"/>
                          <w:numId w:val="0"/>
                        </w:numPr>
                      </w:pPr>
                      <w:r>
                        <w:t xml:space="preserve">import </w:t>
                      </w:r>
                      <w:proofErr w:type="spellStart"/>
                      <w:proofErr w:type="gramStart"/>
                      <w:r>
                        <w:t>javax.swing</w:t>
                      </w:r>
                      <w:proofErr w:type="spellEnd"/>
                      <w:proofErr w:type="gramEnd"/>
                      <w:r>
                        <w:t>.</w:t>
                      </w:r>
                      <w:proofErr w:type="gramStart"/>
                      <w:r>
                        <w:t>*;</w:t>
                      </w:r>
                      <w:proofErr w:type="gramEnd"/>
                    </w:p>
                    <w:p w:rsidR="00F30E53" w:rsidP="00F30E53" w:rsidRDefault="00F30E53" w14:paraId="050C3C3E" w14:textId="77777777">
                      <w:pPr>
                        <w:numPr>
                          <w:ilvl w:val="0"/>
                          <w:numId w:val="0"/>
                        </w:numPr>
                      </w:pPr>
                      <w:r>
                        <w:t xml:space="preserve">import </w:t>
                      </w:r>
                      <w:proofErr w:type="spellStart"/>
                      <w:proofErr w:type="gramStart"/>
                      <w:r>
                        <w:t>java.awt.event</w:t>
                      </w:r>
                      <w:proofErr w:type="spellEnd"/>
                      <w:proofErr w:type="gramEnd"/>
                      <w:r>
                        <w:t>.</w:t>
                      </w:r>
                      <w:proofErr w:type="gramStart"/>
                      <w:r>
                        <w:t>*;</w:t>
                      </w:r>
                      <w:proofErr w:type="gramEnd"/>
                    </w:p>
                    <w:p w:rsidR="00F30E53" w:rsidP="00F30E53" w:rsidRDefault="00F30E53" w14:paraId="54CD245A" w14:textId="77777777">
                      <w:pPr>
                        <w:numPr>
                          <w:ilvl w:val="0"/>
                          <w:numId w:val="0"/>
                        </w:numPr>
                      </w:pPr>
                    </w:p>
                    <w:p w:rsidR="00F30E53" w:rsidP="00F30E53" w:rsidRDefault="00F30E53" w14:paraId="1D11D9C6" w14:textId="77777777">
                      <w:pPr>
                        <w:numPr>
                          <w:ilvl w:val="0"/>
                          <w:numId w:val="0"/>
                        </w:numPr>
                      </w:pPr>
                      <w:r>
                        <w:t xml:space="preserve">public class </w:t>
                      </w:r>
                      <w:proofErr w:type="spellStart"/>
                      <w:r>
                        <w:t>EventExample</w:t>
                      </w:r>
                      <w:proofErr w:type="spellEnd"/>
                      <w:r>
                        <w:t xml:space="preserve"> {</w:t>
                      </w:r>
                    </w:p>
                    <w:p w:rsidR="00F30E53" w:rsidP="00F30E53" w:rsidRDefault="00F30E53" w14:paraId="49A72B86"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F30E53" w:rsidP="00F30E53" w:rsidRDefault="00F30E53" w14:paraId="41808FAC" w14:textId="77777777">
                      <w:pPr>
                        <w:numPr>
                          <w:ilvl w:val="0"/>
                          <w:numId w:val="0"/>
                        </w:numPr>
                      </w:pPr>
                      <w:r>
                        <w:t xml:space="preserve">        </w:t>
                      </w:r>
                      <w:proofErr w:type="spellStart"/>
                      <w:r>
                        <w:t>JFrame</w:t>
                      </w:r>
                      <w:proofErr w:type="spellEnd"/>
                      <w:r>
                        <w:t xml:space="preserve"> frame = new </w:t>
                      </w:r>
                      <w:proofErr w:type="spellStart"/>
                      <w:proofErr w:type="gramStart"/>
                      <w:r>
                        <w:t>JFrame</w:t>
                      </w:r>
                      <w:proofErr w:type="spellEnd"/>
                      <w:r>
                        <w:t>(</w:t>
                      </w:r>
                      <w:proofErr w:type="gramEnd"/>
                      <w:r>
                        <w:t>"Event Example"</w:t>
                      </w:r>
                      <w:proofErr w:type="gramStart"/>
                      <w:r>
                        <w:t>);</w:t>
                      </w:r>
                      <w:proofErr w:type="gramEnd"/>
                    </w:p>
                    <w:p w:rsidR="00F30E53" w:rsidP="00F30E53" w:rsidRDefault="00F30E53" w14:paraId="1F0E65B4" w14:textId="77777777">
                      <w:pPr>
                        <w:numPr>
                          <w:ilvl w:val="0"/>
                          <w:numId w:val="0"/>
                        </w:numPr>
                      </w:pPr>
                      <w:r>
                        <w:t xml:space="preserve">        JButton button = new </w:t>
                      </w:r>
                      <w:proofErr w:type="gramStart"/>
                      <w:r>
                        <w:t>JButton(</w:t>
                      </w:r>
                      <w:proofErr w:type="gramEnd"/>
                      <w:r>
                        <w:t>"Click Me"</w:t>
                      </w:r>
                      <w:proofErr w:type="gramStart"/>
                      <w:r>
                        <w:t>);</w:t>
                      </w:r>
                      <w:proofErr w:type="gramEnd"/>
                    </w:p>
                    <w:p w:rsidR="00F30E53" w:rsidP="00F30E53" w:rsidRDefault="00F30E53" w14:paraId="1231BE67" w14:textId="77777777">
                      <w:pPr>
                        <w:numPr>
                          <w:ilvl w:val="0"/>
                          <w:numId w:val="0"/>
                        </w:numPr>
                      </w:pPr>
                    </w:p>
                    <w:p w:rsidR="00F30E53" w:rsidP="00F30E53" w:rsidRDefault="00F30E53" w14:paraId="5EA4EF10" w14:textId="77777777">
                      <w:pPr>
                        <w:numPr>
                          <w:ilvl w:val="0"/>
                          <w:numId w:val="0"/>
                        </w:numPr>
                      </w:pPr>
                      <w:r>
                        <w:t xml:space="preserve">        // Add an event listener to the button</w:t>
                      </w:r>
                    </w:p>
                    <w:p w:rsidR="00F30E53" w:rsidP="00F30E53" w:rsidRDefault="00F30E53" w14:paraId="363F8721" w14:textId="77777777">
                      <w:pPr>
                        <w:numPr>
                          <w:ilvl w:val="0"/>
                          <w:numId w:val="0"/>
                        </w:numPr>
                      </w:pPr>
                      <w:r>
                        <w:t xml:space="preserve">        </w:t>
                      </w:r>
                      <w:proofErr w:type="spellStart"/>
                      <w:proofErr w:type="gramStart"/>
                      <w:r>
                        <w:t>button.addActionListener</w:t>
                      </w:r>
                      <w:proofErr w:type="spellEnd"/>
                      <w:proofErr w:type="gramEnd"/>
                      <w:r>
                        <w:t xml:space="preserve">(new </w:t>
                      </w:r>
                      <w:proofErr w:type="gramStart"/>
                      <w:r>
                        <w:t>ActionListener(</w:t>
                      </w:r>
                      <w:proofErr w:type="gramEnd"/>
                      <w:r>
                        <w:t>) {</w:t>
                      </w:r>
                    </w:p>
                    <w:p w:rsidR="00F30E53" w:rsidP="00F30E53" w:rsidRDefault="00F30E53" w14:paraId="6B272F2F" w14:textId="77777777">
                      <w:pPr>
                        <w:numPr>
                          <w:ilvl w:val="0"/>
                          <w:numId w:val="0"/>
                        </w:numPr>
                      </w:pPr>
                      <w:r>
                        <w:t xml:space="preserve">            public void </w:t>
                      </w:r>
                      <w:proofErr w:type="spellStart"/>
                      <w:proofErr w:type="gramStart"/>
                      <w:r>
                        <w:t>actionPerformed</w:t>
                      </w:r>
                      <w:proofErr w:type="spellEnd"/>
                      <w:r>
                        <w:t>(</w:t>
                      </w:r>
                      <w:proofErr w:type="spellStart"/>
                      <w:proofErr w:type="gramEnd"/>
                      <w:r>
                        <w:t>ActionEvent</w:t>
                      </w:r>
                      <w:proofErr w:type="spellEnd"/>
                      <w:r>
                        <w:t xml:space="preserve"> e) {</w:t>
                      </w:r>
                    </w:p>
                    <w:p w:rsidR="00F30E53" w:rsidP="00F30E53" w:rsidRDefault="00F30E53" w14:paraId="5DF89466" w14:textId="77777777">
                      <w:pPr>
                        <w:numPr>
                          <w:ilvl w:val="0"/>
                          <w:numId w:val="0"/>
                        </w:numPr>
                      </w:pPr>
                      <w:r>
                        <w:t xml:space="preserve">                </w:t>
                      </w:r>
                      <w:proofErr w:type="spellStart"/>
                      <w:r>
                        <w:t>JOptionPane.showMessageDialog</w:t>
                      </w:r>
                      <w:proofErr w:type="spellEnd"/>
                      <w:r>
                        <w:t>(frame, "Button was clicked!"</w:t>
                      </w:r>
                      <w:proofErr w:type="gramStart"/>
                      <w:r>
                        <w:t>);</w:t>
                      </w:r>
                      <w:proofErr w:type="gramEnd"/>
                    </w:p>
                    <w:p w:rsidR="00F30E53" w:rsidP="00F30E53" w:rsidRDefault="00F30E53" w14:paraId="55E0C8A2" w14:textId="77777777">
                      <w:pPr>
                        <w:numPr>
                          <w:ilvl w:val="0"/>
                          <w:numId w:val="0"/>
                        </w:numPr>
                      </w:pPr>
                      <w:r>
                        <w:t xml:space="preserve">            }</w:t>
                      </w:r>
                    </w:p>
                    <w:p w:rsidR="00F30E53" w:rsidP="00F30E53" w:rsidRDefault="00F30E53" w14:paraId="4446824B" w14:textId="77777777">
                      <w:pPr>
                        <w:numPr>
                          <w:ilvl w:val="0"/>
                          <w:numId w:val="0"/>
                        </w:numPr>
                      </w:pPr>
                      <w:r>
                        <w:t xml:space="preserve">        });</w:t>
                      </w:r>
                    </w:p>
                    <w:p w:rsidR="00F30E53" w:rsidP="00F30E53" w:rsidRDefault="00F30E53" w14:paraId="36FEB5B0" w14:textId="77777777">
                      <w:pPr>
                        <w:numPr>
                          <w:ilvl w:val="0"/>
                          <w:numId w:val="0"/>
                        </w:numPr>
                      </w:pPr>
                    </w:p>
                    <w:p w:rsidR="00F30E53" w:rsidP="00F30E53" w:rsidRDefault="00F30E53" w14:paraId="7C20C477" w14:textId="77777777">
                      <w:pPr>
                        <w:numPr>
                          <w:ilvl w:val="0"/>
                          <w:numId w:val="0"/>
                        </w:numPr>
                      </w:pPr>
                      <w:r>
                        <w:t xml:space="preserve">        </w:t>
                      </w:r>
                      <w:proofErr w:type="spellStart"/>
                      <w:r>
                        <w:t>frame.add</w:t>
                      </w:r>
                      <w:proofErr w:type="spellEnd"/>
                      <w:r>
                        <w:t>(button</w:t>
                      </w:r>
                      <w:proofErr w:type="gramStart"/>
                      <w:r>
                        <w:t>);</w:t>
                      </w:r>
                      <w:proofErr w:type="gramEnd"/>
                    </w:p>
                    <w:p w:rsidR="00F30E53" w:rsidP="00F30E53" w:rsidRDefault="00F30E53" w14:paraId="0F7E71EC" w14:textId="77777777">
                      <w:pPr>
                        <w:numPr>
                          <w:ilvl w:val="0"/>
                          <w:numId w:val="0"/>
                        </w:numPr>
                      </w:pPr>
                      <w:r>
                        <w:t xml:space="preserve">        </w:t>
                      </w:r>
                      <w:proofErr w:type="spellStart"/>
                      <w:proofErr w:type="gramStart"/>
                      <w:r>
                        <w:t>frame.setSize</w:t>
                      </w:r>
                      <w:proofErr w:type="spellEnd"/>
                      <w:proofErr w:type="gramEnd"/>
                      <w:r>
                        <w:t>(300, 150</w:t>
                      </w:r>
                      <w:proofErr w:type="gramStart"/>
                      <w:r>
                        <w:t>);</w:t>
                      </w:r>
                      <w:proofErr w:type="gramEnd"/>
                    </w:p>
                    <w:p w:rsidR="00F30E53" w:rsidP="00F30E53" w:rsidRDefault="00F30E53" w14:paraId="6F7D7E5A" w14:textId="77777777">
                      <w:pPr>
                        <w:numPr>
                          <w:ilvl w:val="0"/>
                          <w:numId w:val="0"/>
                        </w:numPr>
                      </w:pPr>
                      <w:r>
                        <w:t xml:space="preserve">        </w:t>
                      </w:r>
                      <w:proofErr w:type="spellStart"/>
                      <w:proofErr w:type="gramStart"/>
                      <w:r>
                        <w:t>frame.setDefaultCloseOperation</w:t>
                      </w:r>
                      <w:proofErr w:type="spellEnd"/>
                      <w:proofErr w:type="gramEnd"/>
                      <w:r>
                        <w:t>(</w:t>
                      </w:r>
                      <w:proofErr w:type="spellStart"/>
                      <w:r>
                        <w:t>JFrame.EXIT_ON_CLOSE</w:t>
                      </w:r>
                      <w:proofErr w:type="spellEnd"/>
                      <w:proofErr w:type="gramStart"/>
                      <w:r>
                        <w:t>);</w:t>
                      </w:r>
                      <w:proofErr w:type="gramEnd"/>
                    </w:p>
                    <w:p w:rsidR="00F30E53" w:rsidP="00F30E53" w:rsidRDefault="00F30E53" w14:paraId="30BF5AB2" w14:textId="77777777">
                      <w:pPr>
                        <w:numPr>
                          <w:ilvl w:val="0"/>
                          <w:numId w:val="0"/>
                        </w:numPr>
                      </w:pPr>
                      <w:r>
                        <w:t xml:space="preserve">        </w:t>
                      </w:r>
                      <w:proofErr w:type="spellStart"/>
                      <w:proofErr w:type="gramStart"/>
                      <w:r>
                        <w:t>frame.setVisible</w:t>
                      </w:r>
                      <w:proofErr w:type="spellEnd"/>
                      <w:proofErr w:type="gramEnd"/>
                      <w:r>
                        <w:t>(true</w:t>
                      </w:r>
                      <w:proofErr w:type="gramStart"/>
                      <w:r>
                        <w:t>);</w:t>
                      </w:r>
                      <w:proofErr w:type="gramEnd"/>
                    </w:p>
                    <w:p w:rsidR="00F30E53" w:rsidP="00F30E53" w:rsidRDefault="00F30E53" w14:paraId="20A404A4" w14:textId="77777777">
                      <w:pPr>
                        <w:numPr>
                          <w:ilvl w:val="0"/>
                          <w:numId w:val="0"/>
                        </w:numPr>
                      </w:pPr>
                      <w:r>
                        <w:t xml:space="preserve">    }</w:t>
                      </w:r>
                    </w:p>
                    <w:p w:rsidRPr="00CF012C" w:rsidR="00F30E53" w:rsidP="00F30E53" w:rsidRDefault="00F30E53" w14:paraId="33DCB96A" w14:textId="5C7B40BC">
                      <w:pPr>
                        <w:numPr>
                          <w:ilvl w:val="0"/>
                          <w:numId w:val="0"/>
                        </w:numPr>
                      </w:pPr>
                      <w:r>
                        <w:t>}</w:t>
                      </w:r>
                    </w:p>
                  </w:txbxContent>
                </v:textbox>
                <w10:wrap anchorx="margin"/>
              </v:shape>
            </w:pict>
          </mc:Fallback>
        </mc:AlternateContent>
      </w:r>
    </w:p>
    <w:p w:rsidR="00076542" w:rsidP="00076542" w:rsidRDefault="00076542" w14:paraId="0B7F62A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76542" w:rsidP="00076542" w:rsidRDefault="00076542" w14:paraId="4763E03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76542" w:rsidP="00076542" w:rsidRDefault="00076542" w14:paraId="5AE80E1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30E53" w:rsidP="00076542" w:rsidRDefault="00F30E53" w14:paraId="2F88255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30E53" w:rsidP="00076542" w:rsidRDefault="00F30E53" w14:paraId="41A8C34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30E53" w:rsidP="00076542" w:rsidRDefault="00F30E53" w14:paraId="41D0D25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30E53" w:rsidP="00076542" w:rsidRDefault="00F30E53" w14:paraId="71E5FE9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30E53" w:rsidP="00076542" w:rsidRDefault="00F30E53" w14:paraId="2584408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30E53" w:rsidP="00076542" w:rsidRDefault="00F30E53" w14:paraId="2701CEE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30E53" w:rsidP="00076542" w:rsidRDefault="00F30E53" w14:paraId="36C81E9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30E53" w:rsidP="00076542" w:rsidRDefault="00F30E53" w14:paraId="7DD4549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30E53" w:rsidP="00076542" w:rsidRDefault="00F30E53" w14:paraId="14AA765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76542" w:rsidP="00076542" w:rsidRDefault="00076542" w14:paraId="1FBA3A4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76542" w:rsidP="00076542" w:rsidRDefault="00076542" w14:paraId="308396D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30E53" w:rsidP="00076542" w:rsidRDefault="00F30E53" w14:paraId="3E4C9C6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30E53" w:rsidP="00076542" w:rsidRDefault="00F30E53" w14:paraId="0BC6A31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30E53" w:rsidP="00076542" w:rsidRDefault="00F30E53" w14:paraId="5B7C50B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5302" w:rsidP="00076542" w:rsidRDefault="00675302" w14:paraId="0BFC672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76542" w:rsidP="00076542" w:rsidRDefault="00675302" w14:paraId="50AF5966" w14:textId="3C82758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675302" w:rsidR="00675302" w:rsidP="005E4004" w:rsidRDefault="00675302" w14:paraId="6A09AC88" w14:textId="77777777">
      <w:pPr>
        <w:pStyle w:val="ListParagraph"/>
        <w:numPr>
          <w:ilvl w:val="0"/>
          <w:numId w:val="99"/>
        </w:numPr>
        <w:spacing w:before="100" w:beforeAutospacing="1" w:after="100" w:afterAutospacing="1" w:line="240" w:lineRule="auto"/>
        <w:rPr>
          <w:rFonts w:eastAsia="Times New Roman" w:cs="Times New Roman"/>
          <w:bCs/>
          <w:kern w:val="0"/>
          <w:sz w:val="24"/>
          <w:szCs w:val="24"/>
          <w:lang w:eastAsia="en-PH"/>
          <w14:ligatures w14:val="none"/>
        </w:rPr>
      </w:pPr>
      <w:proofErr w:type="spellStart"/>
      <w:proofErr w:type="gramStart"/>
      <w:r w:rsidRPr="00675302">
        <w:rPr>
          <w:rFonts w:eastAsia="Times New Roman" w:cs="Times New Roman"/>
          <w:bCs/>
          <w:kern w:val="0"/>
          <w:sz w:val="24"/>
          <w:szCs w:val="24"/>
          <w:lang w:eastAsia="en-PH"/>
          <w14:ligatures w14:val="none"/>
        </w:rPr>
        <w:t>button.addActionListener</w:t>
      </w:r>
      <w:proofErr w:type="spellEnd"/>
      <w:proofErr w:type="gramEnd"/>
      <w:r w:rsidRPr="00675302">
        <w:rPr>
          <w:rFonts w:eastAsia="Times New Roman" w:cs="Times New Roman"/>
          <w:bCs/>
          <w:kern w:val="0"/>
          <w:sz w:val="24"/>
          <w:szCs w:val="24"/>
          <w:lang w:eastAsia="en-PH"/>
          <w14:ligatures w14:val="none"/>
        </w:rPr>
        <w:t>(...) → attaches the event listener to the button.</w:t>
      </w:r>
    </w:p>
    <w:p w:rsidRPr="00675302" w:rsidR="00675302" w:rsidP="005E4004" w:rsidRDefault="00675302" w14:paraId="102CBBF8" w14:textId="77777777">
      <w:pPr>
        <w:pStyle w:val="ListParagraph"/>
        <w:numPr>
          <w:ilvl w:val="0"/>
          <w:numId w:val="99"/>
        </w:numPr>
        <w:spacing w:before="100" w:beforeAutospacing="1" w:after="100" w:afterAutospacing="1" w:line="240" w:lineRule="auto"/>
        <w:rPr>
          <w:rFonts w:eastAsia="Times New Roman" w:cs="Times New Roman"/>
          <w:bCs/>
          <w:kern w:val="0"/>
          <w:sz w:val="24"/>
          <w:szCs w:val="24"/>
          <w:lang w:eastAsia="en-PH"/>
          <w14:ligatures w14:val="none"/>
        </w:rPr>
      </w:pPr>
      <w:proofErr w:type="spellStart"/>
      <w:proofErr w:type="gramStart"/>
      <w:r w:rsidRPr="00675302">
        <w:rPr>
          <w:rFonts w:eastAsia="Times New Roman" w:cs="Times New Roman"/>
          <w:bCs/>
          <w:kern w:val="0"/>
          <w:sz w:val="24"/>
          <w:szCs w:val="24"/>
          <w:lang w:eastAsia="en-PH"/>
          <w14:ligatures w14:val="none"/>
        </w:rPr>
        <w:t>actionPerformed</w:t>
      </w:r>
      <w:proofErr w:type="spellEnd"/>
      <w:r w:rsidRPr="00675302">
        <w:rPr>
          <w:rFonts w:eastAsia="Times New Roman" w:cs="Times New Roman"/>
          <w:bCs/>
          <w:kern w:val="0"/>
          <w:sz w:val="24"/>
          <w:szCs w:val="24"/>
          <w:lang w:eastAsia="en-PH"/>
          <w14:ligatures w14:val="none"/>
        </w:rPr>
        <w:t>(</w:t>
      </w:r>
      <w:proofErr w:type="gramEnd"/>
      <w:r w:rsidRPr="00675302">
        <w:rPr>
          <w:rFonts w:eastAsia="Times New Roman" w:cs="Times New Roman"/>
          <w:bCs/>
          <w:kern w:val="0"/>
          <w:sz w:val="24"/>
          <w:szCs w:val="24"/>
          <w:lang w:eastAsia="en-PH"/>
          <w14:ligatures w14:val="none"/>
        </w:rPr>
        <w:t>) → executes when the button is clicked.</w:t>
      </w:r>
    </w:p>
    <w:p w:rsidRPr="00675302" w:rsidR="00675302" w:rsidP="005E4004" w:rsidRDefault="00675302" w14:paraId="1F33D56A" w14:textId="77777777">
      <w:pPr>
        <w:pStyle w:val="ListParagraph"/>
        <w:numPr>
          <w:ilvl w:val="0"/>
          <w:numId w:val="99"/>
        </w:numPr>
        <w:spacing w:before="100" w:beforeAutospacing="1" w:after="100" w:afterAutospacing="1" w:line="240" w:lineRule="auto"/>
        <w:rPr>
          <w:rFonts w:eastAsia="Times New Roman" w:cs="Times New Roman"/>
          <w:bCs/>
          <w:kern w:val="0"/>
          <w:sz w:val="24"/>
          <w:szCs w:val="24"/>
          <w:lang w:eastAsia="en-PH"/>
          <w14:ligatures w14:val="none"/>
        </w:rPr>
      </w:pPr>
      <w:proofErr w:type="spellStart"/>
      <w:r w:rsidRPr="00675302">
        <w:rPr>
          <w:rFonts w:eastAsia="Times New Roman" w:cs="Times New Roman"/>
          <w:bCs/>
          <w:kern w:val="0"/>
          <w:sz w:val="24"/>
          <w:szCs w:val="24"/>
          <w:lang w:eastAsia="en-PH"/>
          <w14:ligatures w14:val="none"/>
        </w:rPr>
        <w:t>JOptionPane.showMessageDialog</w:t>
      </w:r>
      <w:proofErr w:type="spellEnd"/>
      <w:r w:rsidRPr="00675302">
        <w:rPr>
          <w:rFonts w:eastAsia="Times New Roman" w:cs="Times New Roman"/>
          <w:bCs/>
          <w:kern w:val="0"/>
          <w:sz w:val="24"/>
          <w:szCs w:val="24"/>
          <w:lang w:eastAsia="en-PH"/>
          <w14:ligatures w14:val="none"/>
        </w:rPr>
        <w:t xml:space="preserve"> → shows a pop-up message as a response.</w:t>
      </w:r>
    </w:p>
    <w:p w:rsidRPr="00675302" w:rsidR="00675302" w:rsidP="005E4004" w:rsidRDefault="00675302" w14:paraId="1B5C32D2" w14:textId="0B978588">
      <w:pPr>
        <w:pStyle w:val="ListParagraph"/>
        <w:numPr>
          <w:ilvl w:val="0"/>
          <w:numId w:val="98"/>
        </w:numPr>
        <w:spacing w:before="100" w:beforeAutospacing="1" w:after="100" w:afterAutospacing="1" w:line="240" w:lineRule="auto"/>
        <w:rPr>
          <w:rFonts w:eastAsia="Times New Roman" w:cs="Times New Roman"/>
          <w:b/>
          <w:kern w:val="0"/>
          <w:sz w:val="24"/>
          <w:szCs w:val="24"/>
          <w:lang w:eastAsia="en-PH"/>
          <w14:ligatures w14:val="none"/>
        </w:rPr>
      </w:pPr>
      <w:r w:rsidRPr="00675302">
        <w:rPr>
          <w:rFonts w:eastAsia="Times New Roman" w:cs="Times New Roman"/>
          <w:b/>
          <w:kern w:val="0"/>
          <w:sz w:val="24"/>
          <w:szCs w:val="24"/>
          <w:lang w:eastAsia="en-PH"/>
          <w14:ligatures w14:val="none"/>
        </w:rPr>
        <w:t>Lambda Expression Version (Simpler Syntax)</w:t>
      </w:r>
    </w:p>
    <w:p w:rsidRPr="00675302" w:rsidR="00675302" w:rsidP="00675302" w:rsidRDefault="00675302" w14:paraId="2F5678DA" w14:textId="61E11BF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26" behindDoc="0" locked="0" layoutInCell="1" allowOverlap="1" wp14:anchorId="446CEDE1" wp14:editId="1FCB35D8">
                <wp:simplePos x="0" y="0"/>
                <wp:positionH relativeFrom="margin">
                  <wp:align>center</wp:align>
                </wp:positionH>
                <wp:positionV relativeFrom="paragraph">
                  <wp:posOffset>334801</wp:posOffset>
                </wp:positionV>
                <wp:extent cx="5347970" cy="1500996"/>
                <wp:effectExtent l="0" t="0" r="24130" b="23495"/>
                <wp:wrapNone/>
                <wp:docPr id="1865623386" name="Text Box 10"/>
                <wp:cNvGraphicFramePr/>
                <a:graphic xmlns:a="http://schemas.openxmlformats.org/drawingml/2006/main">
                  <a:graphicData uri="http://schemas.microsoft.com/office/word/2010/wordprocessingShape">
                    <wps:wsp>
                      <wps:cNvSpPr txBox="1"/>
                      <wps:spPr>
                        <a:xfrm>
                          <a:off x="0" y="0"/>
                          <a:ext cx="5347970" cy="1500996"/>
                        </a:xfrm>
                        <a:prstGeom prst="rect">
                          <a:avLst/>
                        </a:prstGeom>
                        <a:solidFill>
                          <a:schemeClr val="tx1"/>
                        </a:solidFill>
                        <a:ln w="6350">
                          <a:solidFill>
                            <a:prstClr val="black"/>
                          </a:solidFill>
                        </a:ln>
                      </wps:spPr>
                      <wps:txbx>
                        <w:txbxContent>
                          <w:p w:rsidR="00675302" w:rsidP="00675302" w:rsidRDefault="00675302" w14:paraId="52AF65EA" w14:textId="77777777">
                            <w:pPr>
                              <w:numPr>
                                <w:ilvl w:val="0"/>
                                <w:numId w:val="0"/>
                              </w:numPr>
                            </w:pPr>
                            <w:r>
                              <w:t>java</w:t>
                            </w:r>
                          </w:p>
                          <w:p w:rsidR="00675302" w:rsidP="00675302" w:rsidRDefault="00675302" w14:paraId="2DE594BB" w14:textId="77777777">
                            <w:pPr>
                              <w:numPr>
                                <w:ilvl w:val="0"/>
                                <w:numId w:val="0"/>
                              </w:numPr>
                            </w:pPr>
                          </w:p>
                          <w:p w:rsidR="00675302" w:rsidP="00675302" w:rsidRDefault="00675302" w14:paraId="243FEADD" w14:textId="77777777">
                            <w:pPr>
                              <w:numPr>
                                <w:ilvl w:val="0"/>
                                <w:numId w:val="0"/>
                              </w:numPr>
                            </w:pPr>
                            <w:proofErr w:type="spellStart"/>
                            <w:proofErr w:type="gramStart"/>
                            <w:r>
                              <w:t>button.addActionListener</w:t>
                            </w:r>
                            <w:proofErr w:type="spellEnd"/>
                            <w:proofErr w:type="gramEnd"/>
                            <w:r>
                              <w:t xml:space="preserve">(e -&gt; </w:t>
                            </w:r>
                          </w:p>
                          <w:p w:rsidR="00675302" w:rsidP="00675302" w:rsidRDefault="00675302" w14:paraId="4321ECA3" w14:textId="77777777">
                            <w:pPr>
                              <w:numPr>
                                <w:ilvl w:val="0"/>
                                <w:numId w:val="0"/>
                              </w:numPr>
                            </w:pPr>
                            <w:r>
                              <w:t xml:space="preserve">    </w:t>
                            </w:r>
                            <w:proofErr w:type="spellStart"/>
                            <w:r>
                              <w:t>JOptionPane.showMessageDialog</w:t>
                            </w:r>
                            <w:proofErr w:type="spellEnd"/>
                            <w:r>
                              <w:t>(frame, "Button Clicked!")</w:t>
                            </w:r>
                          </w:p>
                          <w:p w:rsidRPr="00CF012C" w:rsidR="00675302" w:rsidP="00675302" w:rsidRDefault="00675302" w14:paraId="5B8791CA" w14:textId="07800694">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236D8B6">
              <v:shape id="_x0000_s1115" style="position:absolute;margin-left:0;margin-top:26.35pt;width:421.1pt;height:118.2pt;z-index:25165832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" w14:anchorId="446CEDE1">
                <v:textbox>
                  <w:txbxContent>
                    <w:p w:rsidR="00675302" w:rsidP="00675302" w:rsidRDefault="00675302" w14:paraId="1082B50E" w14:textId="77777777">
                      <w:pPr>
                        <w:numPr>
                          <w:ilvl w:val="0"/>
                          <w:numId w:val="0"/>
                        </w:numPr>
                      </w:pPr>
                      <w:r>
                        <w:t>java</w:t>
                      </w:r>
                    </w:p>
                    <w:p w:rsidR="00675302" w:rsidP="00675302" w:rsidRDefault="00675302" w14:paraId="30D7AA69" w14:textId="77777777">
                      <w:pPr>
                        <w:numPr>
                          <w:ilvl w:val="0"/>
                          <w:numId w:val="0"/>
                        </w:numPr>
                      </w:pPr>
                    </w:p>
                    <w:p w:rsidR="00675302" w:rsidP="00675302" w:rsidRDefault="00675302" w14:paraId="2E9EDB0D" w14:textId="77777777">
                      <w:pPr>
                        <w:numPr>
                          <w:ilvl w:val="0"/>
                          <w:numId w:val="0"/>
                        </w:numPr>
                      </w:pPr>
                      <w:proofErr w:type="spellStart"/>
                      <w:proofErr w:type="gramStart"/>
                      <w:r>
                        <w:t>button.addActionListener</w:t>
                      </w:r>
                      <w:proofErr w:type="spellEnd"/>
                      <w:proofErr w:type="gramEnd"/>
                      <w:r>
                        <w:t xml:space="preserve">(e -&gt; </w:t>
                      </w:r>
                    </w:p>
                    <w:p w:rsidR="00675302" w:rsidP="00675302" w:rsidRDefault="00675302" w14:paraId="6ED1EF4A" w14:textId="77777777">
                      <w:pPr>
                        <w:numPr>
                          <w:ilvl w:val="0"/>
                          <w:numId w:val="0"/>
                        </w:numPr>
                      </w:pPr>
                      <w:r>
                        <w:t xml:space="preserve">    </w:t>
                      </w:r>
                      <w:proofErr w:type="spellStart"/>
                      <w:r>
                        <w:t>JOptionPane.showMessageDialog</w:t>
                      </w:r>
                      <w:proofErr w:type="spellEnd"/>
                      <w:r>
                        <w:t>(frame, "Button Clicked!")</w:t>
                      </w:r>
                    </w:p>
                    <w:p w:rsidRPr="00CF012C" w:rsidR="00675302" w:rsidP="00675302" w:rsidRDefault="00675302" w14:paraId="158464DC" w14:textId="07800694">
                      <w:pPr>
                        <w:numPr>
                          <w:ilvl w:val="0"/>
                          <w:numId w:val="0"/>
                        </w:numPr>
                      </w:pPr>
                      <w:r>
                        <w:t>);</w:t>
                      </w:r>
                    </w:p>
                  </w:txbxContent>
                </v:textbox>
                <w10:wrap anchorx="margin"/>
              </v:shape>
            </w:pict>
          </mc:Fallback>
        </mc:AlternateContent>
      </w:r>
      <w:r w:rsidRPr="00675302">
        <w:rPr>
          <w:rFonts w:eastAsia="Times New Roman" w:cs="Times New Roman"/>
          <w:b/>
          <w:kern w:val="0"/>
          <w:sz w:val="24"/>
          <w:szCs w:val="24"/>
          <w:lang w:eastAsia="en-PH"/>
          <w14:ligatures w14:val="none"/>
        </w:rPr>
        <w:t xml:space="preserve">Java also allows a shorter way using </w:t>
      </w:r>
      <w:r w:rsidRPr="00675302">
        <w:rPr>
          <w:rFonts w:eastAsia="Times New Roman" w:cs="Times New Roman"/>
          <w:b/>
          <w:bCs/>
          <w:kern w:val="0"/>
          <w:sz w:val="24"/>
          <w:szCs w:val="24"/>
          <w:lang w:eastAsia="en-PH"/>
          <w14:ligatures w14:val="none"/>
        </w:rPr>
        <w:t>lambda expressions</w:t>
      </w:r>
      <w:r w:rsidRPr="00675302">
        <w:rPr>
          <w:rFonts w:eastAsia="Times New Roman" w:cs="Times New Roman"/>
          <w:b/>
          <w:kern w:val="0"/>
          <w:sz w:val="24"/>
          <w:szCs w:val="24"/>
          <w:lang w:eastAsia="en-PH"/>
          <w14:ligatures w14:val="none"/>
        </w:rPr>
        <w:t>:</w:t>
      </w:r>
    </w:p>
    <w:p w:rsidR="00076542" w:rsidP="00076542" w:rsidRDefault="00076542" w14:paraId="569060F7" w14:textId="0E4400D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5302" w:rsidP="00076542" w:rsidRDefault="00675302" w14:paraId="0FB239B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5302" w:rsidP="00076542" w:rsidRDefault="00675302" w14:paraId="030B43E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5302" w:rsidP="00076542" w:rsidRDefault="00675302" w14:paraId="302E588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5302" w:rsidP="00076542" w:rsidRDefault="00675302" w14:paraId="3FF4331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675302" w:rsidR="00675302" w:rsidP="00675302" w:rsidRDefault="00675302" w14:paraId="51A91FD3" w14:textId="370E83C3">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675302">
        <w:rPr>
          <w:rFonts w:eastAsia="Times New Roman" w:cs="Times New Roman"/>
          <w:bCs/>
          <w:kern w:val="0"/>
          <w:sz w:val="24"/>
          <w:szCs w:val="24"/>
          <w:lang w:eastAsia="en-PH"/>
          <w14:ligatures w14:val="none"/>
        </w:rPr>
        <w:t>This is easier to read and preferred in newer Java versions.</w:t>
      </w:r>
    </w:p>
    <w:p w:rsidR="00675302" w:rsidP="00076542" w:rsidRDefault="00675302" w14:paraId="2F507C1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675302" w:rsidP="00076542" w:rsidRDefault="00675302" w14:paraId="6337CC69" w14:textId="3E3376C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675302">
        <w:rPr>
          <w:rFonts w:eastAsia="Times New Roman" w:cs="Times New Roman"/>
          <w:b/>
          <w:kern w:val="0"/>
          <w:sz w:val="24"/>
          <w:szCs w:val="24"/>
          <w:lang w:eastAsia="en-PH"/>
          <w14:ligatures w14:val="none"/>
        </w:rPr>
        <w:t>Why Event–Driven Programming is Important</w:t>
      </w:r>
    </w:p>
    <w:p w:rsidRPr="00894830" w:rsidR="00894830" w:rsidP="005E4004" w:rsidRDefault="00894830" w14:paraId="6E546EC6" w14:textId="77777777">
      <w:pPr>
        <w:pStyle w:val="ListParagraph"/>
        <w:numPr>
          <w:ilvl w:val="0"/>
          <w:numId w:val="100"/>
        </w:numPr>
        <w:spacing w:before="100" w:beforeAutospacing="1" w:after="100" w:afterAutospacing="1" w:line="240" w:lineRule="auto"/>
        <w:rPr>
          <w:rFonts w:eastAsia="Times New Roman" w:cs="Times New Roman"/>
          <w:kern w:val="0"/>
          <w:sz w:val="24"/>
          <w:szCs w:val="24"/>
          <w:lang w:eastAsia="en-PH"/>
          <w14:ligatures w14:val="none"/>
        </w:rPr>
      </w:pPr>
      <w:r w:rsidRPr="00894830">
        <w:rPr>
          <w:rFonts w:eastAsia="Times New Roman" w:cs="Times New Roman"/>
          <w:kern w:val="0"/>
          <w:sz w:val="24"/>
          <w:szCs w:val="24"/>
          <w:lang w:eastAsia="en-PH"/>
          <w14:ligatures w14:val="none"/>
        </w:rPr>
        <w:t>Interactive applications – Users can control the flow.</w:t>
      </w:r>
    </w:p>
    <w:p w:rsidRPr="00894830" w:rsidR="00894830" w:rsidP="005E4004" w:rsidRDefault="00894830" w14:paraId="688C2B0D" w14:textId="77777777">
      <w:pPr>
        <w:pStyle w:val="ListParagraph"/>
        <w:numPr>
          <w:ilvl w:val="0"/>
          <w:numId w:val="100"/>
        </w:numPr>
        <w:spacing w:before="100" w:beforeAutospacing="1" w:after="100" w:afterAutospacing="1" w:line="240" w:lineRule="auto"/>
        <w:rPr>
          <w:rFonts w:eastAsia="Times New Roman" w:cs="Times New Roman"/>
          <w:kern w:val="0"/>
          <w:sz w:val="24"/>
          <w:szCs w:val="24"/>
          <w:lang w:eastAsia="en-PH"/>
          <w14:ligatures w14:val="none"/>
        </w:rPr>
      </w:pPr>
      <w:r w:rsidRPr="00894830">
        <w:rPr>
          <w:rFonts w:eastAsia="Times New Roman" w:cs="Times New Roman"/>
          <w:kern w:val="0"/>
          <w:sz w:val="24"/>
          <w:szCs w:val="24"/>
          <w:lang w:eastAsia="en-PH"/>
          <w14:ligatures w14:val="none"/>
        </w:rPr>
        <w:t>Responsive design – The program reacts immediately to actions.</w:t>
      </w:r>
    </w:p>
    <w:p w:rsidRPr="00894830" w:rsidR="00894830" w:rsidP="005E4004" w:rsidRDefault="00894830" w14:paraId="6A9EF356" w14:textId="77777777">
      <w:pPr>
        <w:pStyle w:val="ListParagraph"/>
        <w:numPr>
          <w:ilvl w:val="0"/>
          <w:numId w:val="100"/>
        </w:numPr>
        <w:spacing w:before="100" w:beforeAutospacing="1" w:after="100" w:afterAutospacing="1" w:line="240" w:lineRule="auto"/>
        <w:rPr>
          <w:rFonts w:eastAsia="Times New Roman" w:cs="Times New Roman"/>
          <w:kern w:val="0"/>
          <w:sz w:val="24"/>
          <w:szCs w:val="24"/>
          <w:lang w:eastAsia="en-PH"/>
          <w14:ligatures w14:val="none"/>
        </w:rPr>
      </w:pPr>
      <w:r w:rsidRPr="00894830">
        <w:rPr>
          <w:rFonts w:eastAsia="Times New Roman" w:cs="Times New Roman"/>
          <w:kern w:val="0"/>
          <w:sz w:val="24"/>
          <w:szCs w:val="24"/>
          <w:lang w:eastAsia="en-PH"/>
          <w14:ligatures w14:val="none"/>
        </w:rPr>
        <w:t>Scalability – Easy to add new events and behaviors.</w:t>
      </w:r>
    </w:p>
    <w:p w:rsidR="00675302" w:rsidP="005E4004" w:rsidRDefault="00894830" w14:paraId="05EDFF64" w14:textId="1E598062">
      <w:pPr>
        <w:pStyle w:val="ListParagraph"/>
        <w:numPr>
          <w:ilvl w:val="0"/>
          <w:numId w:val="100"/>
        </w:numPr>
        <w:spacing w:before="100" w:beforeAutospacing="1" w:after="100" w:afterAutospacing="1" w:line="240" w:lineRule="auto"/>
        <w:rPr>
          <w:rFonts w:eastAsia="Times New Roman" w:cs="Times New Roman"/>
          <w:kern w:val="0"/>
          <w:sz w:val="24"/>
          <w:szCs w:val="24"/>
          <w:lang w:eastAsia="en-PH"/>
          <w14:ligatures w14:val="none"/>
        </w:rPr>
      </w:pPr>
      <w:r w:rsidRPr="00894830">
        <w:rPr>
          <w:rFonts w:eastAsia="Times New Roman" w:cs="Times New Roman"/>
          <w:kern w:val="0"/>
          <w:sz w:val="24"/>
          <w:szCs w:val="24"/>
          <w:lang w:eastAsia="en-PH"/>
          <w14:ligatures w14:val="none"/>
        </w:rPr>
        <w:t>Code organization – Each event has a dedicated handler, improving readability.</w:t>
      </w:r>
    </w:p>
    <w:p w:rsidRPr="00894830" w:rsidR="00894830" w:rsidP="00894830" w:rsidRDefault="00894830" w14:paraId="1CB536A0" w14:textId="77777777">
      <w:pPr>
        <w:pStyle w:val="ListParagraph"/>
        <w:numPr>
          <w:ilvl w:val="0"/>
          <w:numId w:val="0"/>
        </w:numPr>
        <w:spacing w:before="100" w:beforeAutospacing="1" w:after="100" w:afterAutospacing="1" w:line="240" w:lineRule="auto"/>
        <w:ind w:left="720"/>
        <w:rPr>
          <w:rFonts w:eastAsia="Times New Roman" w:cs="Times New Roman"/>
          <w:kern w:val="0"/>
          <w:sz w:val="24"/>
          <w:szCs w:val="24"/>
          <w:lang w:eastAsia="en-PH"/>
          <w14:ligatures w14:val="none"/>
        </w:rPr>
      </w:pPr>
    </w:p>
    <w:p w:rsidRPr="00894830" w:rsidR="00675302" w:rsidP="005E4004" w:rsidRDefault="00894830" w14:paraId="2FF827A1" w14:textId="6E414712">
      <w:pPr>
        <w:pStyle w:val="ListParagraph"/>
        <w:numPr>
          <w:ilvl w:val="0"/>
          <w:numId w:val="98"/>
        </w:numPr>
        <w:spacing w:before="100" w:beforeAutospacing="1" w:after="100" w:afterAutospacing="1" w:line="240" w:lineRule="auto"/>
        <w:rPr>
          <w:rFonts w:eastAsia="Times New Roman" w:cs="Times New Roman"/>
          <w:b/>
          <w:kern w:val="0"/>
          <w:sz w:val="24"/>
          <w:szCs w:val="24"/>
          <w:lang w:eastAsia="en-PH"/>
          <w14:ligatures w14:val="none"/>
        </w:rPr>
      </w:pPr>
      <w:r w:rsidRPr="00894830">
        <w:rPr>
          <w:rFonts w:eastAsia="Times New Roman" w:cs="Times New Roman"/>
          <w:b/>
          <w:kern w:val="0"/>
          <w:sz w:val="24"/>
          <w:szCs w:val="24"/>
          <w:lang w:eastAsia="en-PH"/>
          <w14:ligatures w14:val="none"/>
        </w:rPr>
        <w:t>Real-World Example</w:t>
      </w:r>
    </w:p>
    <w:p w:rsidR="00675302" w:rsidP="00076542" w:rsidRDefault="00894830" w14:paraId="6846873A" w14:textId="67934DF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894830">
        <w:rPr>
          <w:rFonts w:eastAsia="Times New Roman" w:cs="Times New Roman"/>
          <w:b/>
          <w:kern w:val="0"/>
          <w:sz w:val="24"/>
          <w:szCs w:val="24"/>
          <w:lang w:eastAsia="en-PH"/>
          <w14:ligatures w14:val="none"/>
        </w:rPr>
        <w:t xml:space="preserve">Imagine a </w:t>
      </w:r>
      <w:r w:rsidRPr="00894830">
        <w:rPr>
          <w:rFonts w:eastAsia="Times New Roman" w:cs="Times New Roman"/>
          <w:b/>
          <w:bCs/>
          <w:kern w:val="0"/>
          <w:sz w:val="24"/>
          <w:szCs w:val="24"/>
          <w:lang w:eastAsia="en-PH"/>
          <w14:ligatures w14:val="none"/>
        </w:rPr>
        <w:t>Login Form</w:t>
      </w:r>
      <w:r w:rsidRPr="00894830">
        <w:rPr>
          <w:rFonts w:eastAsia="Times New Roman" w:cs="Times New Roman"/>
          <w:b/>
          <w:kern w:val="0"/>
          <w:sz w:val="24"/>
          <w:szCs w:val="24"/>
          <w:lang w:eastAsia="en-PH"/>
          <w14:ligatures w14:val="none"/>
        </w:rPr>
        <w:t>:</w:t>
      </w:r>
    </w:p>
    <w:p w:rsidRPr="00894830" w:rsidR="00894830" w:rsidP="005E4004" w:rsidRDefault="00894830" w14:paraId="40E15343" w14:textId="42F47464">
      <w:pPr>
        <w:pStyle w:val="ListParagraph"/>
        <w:numPr>
          <w:ilvl w:val="0"/>
          <w:numId w:val="101"/>
        </w:numPr>
        <w:spacing w:before="100" w:beforeAutospacing="1" w:after="100" w:afterAutospacing="1" w:line="240" w:lineRule="auto"/>
        <w:rPr>
          <w:rFonts w:eastAsia="Times New Roman" w:cs="Times New Roman"/>
          <w:bCs/>
          <w:kern w:val="0"/>
          <w:sz w:val="24"/>
          <w:szCs w:val="24"/>
          <w:lang w:eastAsia="en-PH"/>
          <w14:ligatures w14:val="none"/>
        </w:rPr>
      </w:pPr>
      <w:r w:rsidRPr="00894830">
        <w:rPr>
          <w:rFonts w:eastAsia="Times New Roman" w:cs="Times New Roman"/>
          <w:bCs/>
          <w:kern w:val="0"/>
          <w:sz w:val="24"/>
          <w:szCs w:val="24"/>
          <w:lang w:eastAsia="en-PH"/>
          <w14:ligatures w14:val="none"/>
        </w:rPr>
        <w:t>When the user clicks “Login” → ActionListener checks credentials.</w:t>
      </w:r>
    </w:p>
    <w:p w:rsidRPr="00894830" w:rsidR="00894830" w:rsidP="005E4004" w:rsidRDefault="00894830" w14:paraId="0EFDC5F1" w14:textId="6BBB7B01">
      <w:pPr>
        <w:pStyle w:val="ListParagraph"/>
        <w:numPr>
          <w:ilvl w:val="0"/>
          <w:numId w:val="101"/>
        </w:numPr>
        <w:spacing w:before="100" w:beforeAutospacing="1" w:after="100" w:afterAutospacing="1" w:line="240" w:lineRule="auto"/>
        <w:rPr>
          <w:rFonts w:eastAsia="Times New Roman" w:cs="Times New Roman"/>
          <w:bCs/>
          <w:kern w:val="0"/>
          <w:sz w:val="24"/>
          <w:szCs w:val="24"/>
          <w:lang w:eastAsia="en-PH"/>
          <w14:ligatures w14:val="none"/>
        </w:rPr>
      </w:pPr>
      <w:r w:rsidRPr="00894830">
        <w:rPr>
          <w:rFonts w:eastAsia="Times New Roman" w:cs="Times New Roman"/>
          <w:bCs/>
          <w:kern w:val="0"/>
          <w:sz w:val="24"/>
          <w:szCs w:val="24"/>
          <w:lang w:eastAsia="en-PH"/>
          <w14:ligatures w14:val="none"/>
        </w:rPr>
        <w:t xml:space="preserve">When the user presses “Enter” → </w:t>
      </w:r>
      <w:proofErr w:type="spellStart"/>
      <w:r w:rsidRPr="00894830">
        <w:rPr>
          <w:rFonts w:eastAsia="Times New Roman" w:cs="Times New Roman"/>
          <w:bCs/>
          <w:kern w:val="0"/>
          <w:sz w:val="24"/>
          <w:szCs w:val="24"/>
          <w:lang w:eastAsia="en-PH"/>
          <w14:ligatures w14:val="none"/>
        </w:rPr>
        <w:t>KeyListener</w:t>
      </w:r>
      <w:proofErr w:type="spellEnd"/>
      <w:r w:rsidRPr="00894830">
        <w:rPr>
          <w:rFonts w:eastAsia="Times New Roman" w:cs="Times New Roman"/>
          <w:bCs/>
          <w:kern w:val="0"/>
          <w:sz w:val="24"/>
          <w:szCs w:val="24"/>
          <w:lang w:eastAsia="en-PH"/>
          <w14:ligatures w14:val="none"/>
        </w:rPr>
        <w:t xml:space="preserve"> triggers the same action.</w:t>
      </w:r>
    </w:p>
    <w:p w:rsidRPr="00484420" w:rsidR="00675302" w:rsidP="005E4004" w:rsidRDefault="00894830" w14:paraId="4FDD0E0E" w14:textId="389F57FD">
      <w:pPr>
        <w:pStyle w:val="ListParagraph"/>
        <w:numPr>
          <w:ilvl w:val="0"/>
          <w:numId w:val="101"/>
        </w:numPr>
        <w:spacing w:before="100" w:beforeAutospacing="1" w:after="100" w:afterAutospacing="1" w:line="240" w:lineRule="auto"/>
        <w:rPr>
          <w:rFonts w:eastAsia="Times New Roman" w:cs="Times New Roman"/>
          <w:b/>
          <w:kern w:val="0"/>
          <w:sz w:val="24"/>
          <w:szCs w:val="24"/>
          <w:lang w:eastAsia="en-PH"/>
          <w14:ligatures w14:val="none"/>
        </w:rPr>
      </w:pPr>
      <w:r w:rsidRPr="00894830">
        <w:rPr>
          <w:rFonts w:eastAsia="Times New Roman" w:cs="Times New Roman"/>
          <w:bCs/>
          <w:kern w:val="0"/>
          <w:sz w:val="24"/>
          <w:szCs w:val="24"/>
          <w:lang w:eastAsia="en-PH"/>
          <w14:ligatures w14:val="none"/>
        </w:rPr>
        <w:t xml:space="preserve">When the window closes → </w:t>
      </w:r>
      <w:proofErr w:type="spellStart"/>
      <w:r w:rsidRPr="00894830">
        <w:rPr>
          <w:rFonts w:eastAsia="Times New Roman" w:cs="Times New Roman"/>
          <w:bCs/>
          <w:kern w:val="0"/>
          <w:sz w:val="24"/>
          <w:szCs w:val="24"/>
          <w:lang w:eastAsia="en-PH"/>
          <w14:ligatures w14:val="none"/>
        </w:rPr>
        <w:t>WindowListener</w:t>
      </w:r>
      <w:proofErr w:type="spellEnd"/>
      <w:r w:rsidRPr="00894830">
        <w:rPr>
          <w:rFonts w:eastAsia="Times New Roman" w:cs="Times New Roman"/>
          <w:bCs/>
          <w:kern w:val="0"/>
          <w:sz w:val="24"/>
          <w:szCs w:val="24"/>
          <w:lang w:eastAsia="en-PH"/>
          <w14:ligatures w14:val="none"/>
        </w:rPr>
        <w:t xml:space="preserve"> saves user settings.</w:t>
      </w:r>
    </w:p>
    <w:p w:rsidRPr="00894830" w:rsidR="00484420" w:rsidP="00484420" w:rsidRDefault="00484420" w14:paraId="3A85671D" w14:textId="77777777">
      <w:pPr>
        <w:pStyle w:val="ListParagraph"/>
        <w:numPr>
          <w:ilvl w:val="0"/>
          <w:numId w:val="0"/>
        </w:numPr>
        <w:spacing w:before="100" w:beforeAutospacing="1" w:after="100" w:afterAutospacing="1" w:line="240" w:lineRule="auto"/>
        <w:ind w:left="720"/>
        <w:rPr>
          <w:rFonts w:eastAsia="Times New Roman" w:cs="Times New Roman"/>
          <w:b/>
          <w:kern w:val="0"/>
          <w:sz w:val="24"/>
          <w:szCs w:val="24"/>
          <w:lang w:eastAsia="en-PH"/>
          <w14:ligatures w14:val="none"/>
        </w:rPr>
      </w:pPr>
    </w:p>
    <w:p w:rsidRPr="00484420" w:rsidR="00675302" w:rsidP="00484420" w:rsidRDefault="00484420" w14:paraId="033C2915" w14:textId="461E7769">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484420">
        <w:rPr>
          <w:rFonts w:eastAsia="Times New Roman" w:cs="Times New Roman"/>
          <w:bCs/>
          <w:kern w:val="0"/>
          <w:sz w:val="24"/>
          <w:szCs w:val="24"/>
          <w:lang w:eastAsia="en-PH"/>
          <w14:ligatures w14:val="none"/>
        </w:rPr>
        <w:t>Every action is an event, and every response is handled by an event listener.</w:t>
      </w:r>
    </w:p>
    <w:p w:rsidR="00675302" w:rsidP="00076542" w:rsidRDefault="00484420" w14:paraId="546A706A" w14:textId="7A651BD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Conclusion</w:t>
      </w:r>
    </w:p>
    <w:p w:rsidRPr="00484420" w:rsidR="00484420" w:rsidP="005E4004" w:rsidRDefault="00484420" w14:paraId="2DAA8A93" w14:textId="77777777">
      <w:pPr>
        <w:pStyle w:val="ListParagraph"/>
        <w:numPr>
          <w:ilvl w:val="0"/>
          <w:numId w:val="102"/>
        </w:numPr>
        <w:spacing w:before="100" w:beforeAutospacing="1" w:after="100" w:afterAutospacing="1" w:line="240" w:lineRule="auto"/>
        <w:rPr>
          <w:rFonts w:eastAsia="Times New Roman" w:cs="Times New Roman"/>
          <w:kern w:val="0"/>
          <w:sz w:val="24"/>
          <w:szCs w:val="24"/>
          <w:lang w:eastAsia="en-PH"/>
          <w14:ligatures w14:val="none"/>
        </w:rPr>
      </w:pPr>
      <w:r w:rsidRPr="00484420">
        <w:rPr>
          <w:rFonts w:eastAsia="Times New Roman" w:cs="Times New Roman"/>
          <w:kern w:val="0"/>
          <w:sz w:val="24"/>
          <w:szCs w:val="24"/>
          <w:lang w:eastAsia="en-PH"/>
          <w14:ligatures w14:val="none"/>
        </w:rPr>
        <w:t>Event–Driven Programming transforms Java applications from passive code into interactive, user-centered experiences.</w:t>
      </w:r>
    </w:p>
    <w:p w:rsidRPr="00484420" w:rsidR="00484420" w:rsidP="005E4004" w:rsidRDefault="00484420" w14:paraId="120CE595" w14:textId="77777777">
      <w:pPr>
        <w:pStyle w:val="ListParagraph"/>
        <w:numPr>
          <w:ilvl w:val="0"/>
          <w:numId w:val="102"/>
        </w:numPr>
        <w:spacing w:before="100" w:beforeAutospacing="1" w:after="100" w:afterAutospacing="1" w:line="240" w:lineRule="auto"/>
        <w:rPr>
          <w:rFonts w:eastAsia="Times New Roman" w:cs="Times New Roman"/>
          <w:kern w:val="0"/>
          <w:sz w:val="24"/>
          <w:szCs w:val="24"/>
          <w:lang w:eastAsia="en-PH"/>
          <w14:ligatures w14:val="none"/>
        </w:rPr>
      </w:pPr>
      <w:r w:rsidRPr="00484420">
        <w:rPr>
          <w:rFonts w:eastAsia="Times New Roman" w:cs="Times New Roman"/>
          <w:kern w:val="0"/>
          <w:sz w:val="24"/>
          <w:szCs w:val="24"/>
          <w:lang w:eastAsia="en-PH"/>
          <w14:ligatures w14:val="none"/>
        </w:rPr>
        <w:t>By combining event sources and event listeners, developers create applications that respond intelligently to user actions.</w:t>
      </w:r>
    </w:p>
    <w:p w:rsidR="00675302" w:rsidP="005E4004" w:rsidRDefault="00484420" w14:paraId="269A2E26" w14:textId="727B5D34">
      <w:pPr>
        <w:pStyle w:val="ListParagraph"/>
        <w:numPr>
          <w:ilvl w:val="0"/>
          <w:numId w:val="102"/>
        </w:numPr>
        <w:spacing w:before="100" w:beforeAutospacing="1" w:after="100" w:afterAutospacing="1" w:line="240" w:lineRule="auto"/>
        <w:rPr>
          <w:rFonts w:eastAsia="Times New Roman" w:cs="Times New Roman"/>
          <w:kern w:val="0"/>
          <w:sz w:val="24"/>
          <w:szCs w:val="24"/>
          <w:lang w:eastAsia="en-PH"/>
          <w14:ligatures w14:val="none"/>
        </w:rPr>
      </w:pPr>
      <w:r w:rsidRPr="00484420">
        <w:rPr>
          <w:rFonts w:eastAsia="Times New Roman" w:cs="Times New Roman"/>
          <w:kern w:val="0"/>
          <w:sz w:val="24"/>
          <w:szCs w:val="24"/>
          <w:lang w:eastAsia="en-PH"/>
          <w14:ligatures w14:val="none"/>
        </w:rPr>
        <w:t>This design pattern lies at the heart of Java Swing, making programs more dynamic, flexible, and engaging.</w:t>
      </w:r>
    </w:p>
    <w:p w:rsidRPr="00AA4D71" w:rsidR="00484420" w:rsidP="00AA4D71" w:rsidRDefault="00AA4D71" w14:paraId="5FF4DDAC" w14:textId="26D1562E">
      <w:pPr>
        <w:numPr>
          <w:ilvl w:val="0"/>
          <w:numId w:val="0"/>
        </w:numPr>
        <w:spacing w:before="100" w:beforeAutospacing="1" w:after="100" w:afterAutospacing="1" w:line="240" w:lineRule="auto"/>
        <w:rPr>
          <w:rFonts w:eastAsia="Times New Roman" w:cs="Times New Roman"/>
          <w:kern w:val="0"/>
          <w:sz w:val="24"/>
          <w:szCs w:val="24"/>
          <w:lang w:eastAsia="en-PH"/>
          <w14:ligatures w14:val="none"/>
        </w:rPr>
      </w:pPr>
      <w:r>
        <w:rPr>
          <w:rFonts w:eastAsia="Times New Roman" w:cs="Times New Roman"/>
          <w:kern w:val="0"/>
          <w:sz w:val="24"/>
          <w:szCs w:val="24"/>
          <w:lang w:eastAsia="en-PH"/>
          <w14:ligatures w14:val="none"/>
        </w:rPr>
        <w:t xml:space="preserve">Video Link: </w:t>
      </w:r>
      <w:hyperlink w:history="1" r:id="rId50">
        <w:r w:rsidRPr="00FF62EB">
          <w:rPr>
            <w:rStyle w:val="Hyperlink"/>
            <w:rFonts w:eastAsia="Times New Roman" w:cs="Times New Roman"/>
            <w:kern w:val="0"/>
            <w:sz w:val="24"/>
            <w:szCs w:val="24"/>
            <w:lang w:eastAsia="en-PH"/>
            <w14:ligatures w14:val="none"/>
          </w:rPr>
          <w:t>https://youtu.be/p3OMPL1iy5A?si=gW5FvwQaQg9ofirJ</w:t>
        </w:r>
      </w:hyperlink>
      <w:r>
        <w:rPr>
          <w:rFonts w:eastAsia="Times New Roman" w:cs="Times New Roman"/>
          <w:kern w:val="0"/>
          <w:sz w:val="24"/>
          <w:szCs w:val="24"/>
          <w:lang w:eastAsia="en-PH"/>
          <w14:ligatures w14:val="none"/>
        </w:rPr>
        <w:t xml:space="preserve"> </w:t>
      </w:r>
    </w:p>
    <w:p w:rsidRPr="00535FF9" w:rsidR="00B41229" w:rsidP="005E4004" w:rsidRDefault="00CA159B" w14:paraId="7628352B" w14:textId="77777777">
      <w:pPr>
        <w:pStyle w:val="ListParagraph"/>
        <w:numPr>
          <w:ilvl w:val="1"/>
          <w:numId w:val="72"/>
        </w:numPr>
        <w:spacing w:before="100" w:beforeAutospacing="1" w:after="100" w:afterAutospacing="1" w:line="240" w:lineRule="auto"/>
        <w:rPr>
          <w:rFonts w:eastAsia="Times New Roman" w:cs="Times New Roman"/>
          <w:b/>
          <w:color w:val="EE0000"/>
          <w:kern w:val="0"/>
          <w:sz w:val="24"/>
          <w:szCs w:val="24"/>
          <w:lang w:eastAsia="en-PH"/>
          <w14:ligatures w14:val="none"/>
        </w:rPr>
      </w:pPr>
      <w:r w:rsidRPr="00535FF9">
        <w:rPr>
          <w:rFonts w:eastAsia="Times New Roman" w:cs="Times New Roman"/>
          <w:b/>
          <w:color w:val="EE0000"/>
          <w:kern w:val="0"/>
          <w:sz w:val="24"/>
          <w:szCs w:val="24"/>
          <w:lang w:eastAsia="en-PH"/>
          <w14:ligatures w14:val="none"/>
        </w:rPr>
        <w:t>Concepts of Computer Files and Input/Output Classes</w:t>
      </w:r>
    </w:p>
    <w:p w:rsidRPr="00580757" w:rsidR="00D204D2" w:rsidP="00535FF9" w:rsidRDefault="00D204D2" w14:paraId="48D8D27D"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80757">
        <w:rPr>
          <w:rFonts w:eastAsia="Times New Roman" w:cs="Times New Roman"/>
          <w:bCs/>
          <w:kern w:val="0"/>
          <w:sz w:val="24"/>
          <w:szCs w:val="24"/>
          <w:lang w:eastAsia="en-PH"/>
          <w14:ligatures w14:val="none"/>
        </w:rPr>
        <w:t>In programming, data is not always temporary. Often, we need to store information permanently — such as saving a document, recording student grades, or keeping user data even after a program closes.</w:t>
      </w:r>
    </w:p>
    <w:p w:rsidR="00535FF9" w:rsidP="00535FF9" w:rsidRDefault="00D204D2" w14:paraId="17E9087A" w14:textId="27ECF752">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80757">
        <w:rPr>
          <w:rFonts w:eastAsia="Times New Roman" w:cs="Times New Roman"/>
          <w:bCs/>
          <w:kern w:val="0"/>
          <w:sz w:val="24"/>
          <w:szCs w:val="24"/>
          <w:lang w:eastAsia="en-PH"/>
          <w14:ligatures w14:val="none"/>
        </w:rPr>
        <w:t>This is where computer files and input/output (I/O) classes in Java become important.</w:t>
      </w:r>
    </w:p>
    <w:p w:rsidRPr="00580757" w:rsidR="00580757" w:rsidP="00535FF9" w:rsidRDefault="00580757" w14:paraId="40F710D5" w14:textId="5BEDB1EC">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80757">
        <w:rPr>
          <w:rFonts w:eastAsia="Times New Roman" w:cs="Times New Roman"/>
          <w:bCs/>
          <w:kern w:val="0"/>
          <w:sz w:val="24"/>
          <w:szCs w:val="24"/>
          <w:lang w:eastAsia="en-PH"/>
          <w14:ligatures w14:val="none"/>
        </w:rPr>
        <w:t xml:space="preserve">They allow programs to </w:t>
      </w:r>
      <w:r w:rsidRPr="00580757">
        <w:rPr>
          <w:rFonts w:eastAsia="Times New Roman" w:cs="Times New Roman"/>
          <w:b/>
          <w:bCs/>
          <w:kern w:val="0"/>
          <w:sz w:val="24"/>
          <w:szCs w:val="24"/>
          <w:lang w:eastAsia="en-PH"/>
          <w14:ligatures w14:val="none"/>
        </w:rPr>
        <w:t>read data from files</w:t>
      </w:r>
      <w:r w:rsidRPr="00580757">
        <w:rPr>
          <w:rFonts w:eastAsia="Times New Roman" w:cs="Times New Roman"/>
          <w:bCs/>
          <w:kern w:val="0"/>
          <w:sz w:val="24"/>
          <w:szCs w:val="24"/>
          <w:lang w:eastAsia="en-PH"/>
          <w14:ligatures w14:val="none"/>
        </w:rPr>
        <w:t xml:space="preserve"> (input) and </w:t>
      </w:r>
      <w:r w:rsidRPr="00580757">
        <w:rPr>
          <w:rFonts w:eastAsia="Times New Roman" w:cs="Times New Roman"/>
          <w:b/>
          <w:bCs/>
          <w:kern w:val="0"/>
          <w:sz w:val="24"/>
          <w:szCs w:val="24"/>
          <w:lang w:eastAsia="en-PH"/>
          <w14:ligatures w14:val="none"/>
        </w:rPr>
        <w:t>write data to files</w:t>
      </w:r>
      <w:r w:rsidRPr="00580757">
        <w:rPr>
          <w:rFonts w:eastAsia="Times New Roman" w:cs="Times New Roman"/>
          <w:bCs/>
          <w:kern w:val="0"/>
          <w:sz w:val="24"/>
          <w:szCs w:val="24"/>
          <w:lang w:eastAsia="en-PH"/>
          <w14:ligatures w14:val="none"/>
        </w:rPr>
        <w:t xml:space="preserve"> (output), making information </w:t>
      </w:r>
      <w:r w:rsidRPr="00580757">
        <w:rPr>
          <w:rFonts w:eastAsia="Times New Roman" w:cs="Times New Roman"/>
          <w:b/>
          <w:bCs/>
          <w:kern w:val="0"/>
          <w:sz w:val="24"/>
          <w:szCs w:val="24"/>
          <w:lang w:eastAsia="en-PH"/>
          <w14:ligatures w14:val="none"/>
        </w:rPr>
        <w:t>persistent</w:t>
      </w:r>
      <w:r w:rsidRPr="00580757">
        <w:rPr>
          <w:rFonts w:eastAsia="Times New Roman" w:cs="Times New Roman"/>
          <w:bCs/>
          <w:kern w:val="0"/>
          <w:sz w:val="24"/>
          <w:szCs w:val="24"/>
          <w:lang w:eastAsia="en-PH"/>
          <w14:ligatures w14:val="none"/>
        </w:rPr>
        <w:t xml:space="preserve"> and </w:t>
      </w:r>
      <w:r w:rsidRPr="00580757">
        <w:rPr>
          <w:rFonts w:eastAsia="Times New Roman" w:cs="Times New Roman"/>
          <w:b/>
          <w:bCs/>
          <w:kern w:val="0"/>
          <w:sz w:val="24"/>
          <w:szCs w:val="24"/>
          <w:lang w:eastAsia="en-PH"/>
          <w14:ligatures w14:val="none"/>
        </w:rPr>
        <w:t>reusable</w:t>
      </w:r>
      <w:r w:rsidRPr="00580757">
        <w:rPr>
          <w:rFonts w:eastAsia="Times New Roman" w:cs="Times New Roman"/>
          <w:bCs/>
          <w:kern w:val="0"/>
          <w:sz w:val="24"/>
          <w:szCs w:val="24"/>
          <w:lang w:eastAsia="en-PH"/>
          <w14:ligatures w14:val="none"/>
        </w:rPr>
        <w:t>.</w:t>
      </w:r>
    </w:p>
    <w:p w:rsidR="00D204D2" w:rsidP="00D204D2" w:rsidRDefault="00580757" w14:paraId="1B083400" w14:textId="3448F43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580757">
        <w:rPr>
          <w:rFonts w:eastAsia="Times New Roman" w:cs="Times New Roman"/>
          <w:b/>
          <w:kern w:val="0"/>
          <w:sz w:val="24"/>
          <w:szCs w:val="24"/>
          <w:lang w:eastAsia="en-PH"/>
          <w14:ligatures w14:val="none"/>
        </w:rPr>
        <w:t>Concept of Computer Files</w:t>
      </w:r>
    </w:p>
    <w:p w:rsidRPr="00580757" w:rsidR="00580757" w:rsidP="00580757" w:rsidRDefault="00580757" w14:paraId="7EAE2C10" w14:textId="5275A814">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80757">
        <w:rPr>
          <w:rFonts w:eastAsia="Times New Roman" w:cs="Times New Roman"/>
          <w:bCs/>
          <w:kern w:val="0"/>
          <w:sz w:val="24"/>
          <w:szCs w:val="24"/>
          <w:lang w:eastAsia="en-PH"/>
          <w14:ligatures w14:val="none"/>
        </w:rPr>
        <w:t>A file is a collection of data stored on a computer or storage device.</w:t>
      </w:r>
      <w:r w:rsidRPr="00580757">
        <w:rPr>
          <w:rFonts w:eastAsia="Times New Roman" w:cs="Times New Roman"/>
          <w:bCs/>
          <w:kern w:val="0"/>
          <w:sz w:val="24"/>
          <w:szCs w:val="24"/>
          <w:lang w:eastAsia="en-PH"/>
          <w14:ligatures w14:val="none"/>
        </w:rPr>
        <w:br/>
      </w:r>
      <w:r w:rsidRPr="00580757">
        <w:rPr>
          <w:rFonts w:eastAsia="Times New Roman" w:cs="Times New Roman"/>
          <w:bCs/>
          <w:kern w:val="0"/>
          <w:sz w:val="24"/>
          <w:szCs w:val="24"/>
          <w:lang w:eastAsia="en-PH"/>
          <w14:ligatures w14:val="none"/>
        </w:rPr>
        <w:t>Files can contain text, numbers, images, audio, or any other kind of data.</w:t>
      </w:r>
    </w:p>
    <w:p w:rsidR="00580757" w:rsidP="00580757" w:rsidRDefault="00580757" w14:paraId="09E3A99B" w14:textId="4AFBE6C9">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580757">
        <w:rPr>
          <w:rFonts w:ascii="Segoe UI Emoji" w:hAnsi="Segoe UI Emoji" w:eastAsia="Times New Roman" w:cs="Segoe UI Emoji"/>
          <w:b/>
          <w:kern w:val="0"/>
          <w:sz w:val="24"/>
          <w:szCs w:val="24"/>
          <w:lang w:eastAsia="en-PH"/>
          <w14:ligatures w14:val="none"/>
        </w:rPr>
        <w:t>📘</w:t>
      </w:r>
      <w:r w:rsidRPr="00580757">
        <w:rPr>
          <w:rFonts w:eastAsia="Times New Roman" w:cs="Times New Roman"/>
          <w:b/>
          <w:kern w:val="0"/>
          <w:sz w:val="24"/>
          <w:szCs w:val="24"/>
          <w:lang w:eastAsia="en-PH"/>
          <w14:ligatures w14:val="none"/>
        </w:rPr>
        <w:t xml:space="preserve"> </w:t>
      </w:r>
      <w:r w:rsidRPr="00580757">
        <w:rPr>
          <w:rFonts w:eastAsia="Times New Roman" w:cs="Times New Roman"/>
          <w:b/>
          <w:bCs/>
          <w:kern w:val="0"/>
          <w:sz w:val="24"/>
          <w:szCs w:val="24"/>
          <w:lang w:eastAsia="en-PH"/>
          <w14:ligatures w14:val="none"/>
        </w:rPr>
        <w:t>Types of Files</w:t>
      </w:r>
    </w:p>
    <w:p w:rsidR="00580757" w:rsidP="005E4004" w:rsidRDefault="00C94BB4" w14:paraId="3BC9C309" w14:textId="1C185B01">
      <w:pPr>
        <w:pStyle w:val="ListParagraph"/>
        <w:numPr>
          <w:ilvl w:val="0"/>
          <w:numId w:val="103"/>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T</w:t>
      </w:r>
      <w:r w:rsidRPr="00C94BB4">
        <w:rPr>
          <w:rFonts w:eastAsia="Times New Roman" w:cs="Times New Roman"/>
          <w:b/>
          <w:kern w:val="0"/>
          <w:sz w:val="24"/>
          <w:szCs w:val="24"/>
          <w:lang w:eastAsia="en-PH"/>
          <w14:ligatures w14:val="none"/>
        </w:rPr>
        <w:t>ext Files (.txt)</w:t>
      </w:r>
    </w:p>
    <w:p w:rsidRPr="008B5A96" w:rsidR="008B5A96" w:rsidP="005E4004" w:rsidRDefault="008B5A96" w14:paraId="0B71E9BE" w14:textId="609603CA">
      <w:pPr>
        <w:pStyle w:val="ListParagraph"/>
        <w:numPr>
          <w:ilvl w:val="0"/>
          <w:numId w:val="104"/>
        </w:numPr>
        <w:spacing w:before="100" w:beforeAutospacing="1" w:after="100" w:afterAutospacing="1" w:line="240" w:lineRule="auto"/>
        <w:rPr>
          <w:rFonts w:eastAsia="Times New Roman" w:cs="Times New Roman"/>
          <w:bCs/>
          <w:kern w:val="0"/>
          <w:sz w:val="24"/>
          <w:szCs w:val="24"/>
          <w:lang w:eastAsia="en-PH"/>
          <w14:ligatures w14:val="none"/>
        </w:rPr>
      </w:pPr>
      <w:r w:rsidRPr="008B5A96">
        <w:rPr>
          <w:rFonts w:eastAsia="Times New Roman" w:cs="Times New Roman"/>
          <w:bCs/>
          <w:kern w:val="0"/>
          <w:sz w:val="24"/>
          <w:szCs w:val="24"/>
          <w:lang w:eastAsia="en-PH"/>
          <w14:ligatures w14:val="none"/>
        </w:rPr>
        <w:t>Contain readable characters.</w:t>
      </w:r>
    </w:p>
    <w:p w:rsidRPr="008B5A96" w:rsidR="008B5A96" w:rsidP="005E4004" w:rsidRDefault="008B5A96" w14:paraId="01B31172" w14:textId="78B3BD1C">
      <w:pPr>
        <w:pStyle w:val="ListParagraph"/>
        <w:numPr>
          <w:ilvl w:val="0"/>
          <w:numId w:val="104"/>
        </w:numPr>
        <w:spacing w:before="100" w:beforeAutospacing="1" w:after="100" w:afterAutospacing="1" w:line="240" w:lineRule="auto"/>
        <w:rPr>
          <w:rFonts w:eastAsia="Times New Roman" w:cs="Times New Roman"/>
          <w:bCs/>
          <w:kern w:val="0"/>
          <w:sz w:val="24"/>
          <w:szCs w:val="24"/>
          <w:lang w:eastAsia="en-PH"/>
          <w14:ligatures w14:val="none"/>
        </w:rPr>
      </w:pPr>
      <w:r w:rsidRPr="008B5A96">
        <w:rPr>
          <w:rFonts w:eastAsia="Times New Roman" w:cs="Times New Roman"/>
          <w:bCs/>
          <w:kern w:val="0"/>
          <w:sz w:val="24"/>
          <w:szCs w:val="24"/>
          <w:lang w:eastAsia="en-PH"/>
          <w14:ligatures w14:val="none"/>
        </w:rPr>
        <w:t>Example: "student_names.txt"</w:t>
      </w:r>
    </w:p>
    <w:p w:rsidRPr="008B5A96" w:rsidR="008B5A96" w:rsidP="005E4004" w:rsidRDefault="008B5A96" w14:paraId="1626FC6A" w14:textId="3C59DD50">
      <w:pPr>
        <w:pStyle w:val="ListParagraph"/>
        <w:numPr>
          <w:ilvl w:val="0"/>
          <w:numId w:val="104"/>
        </w:numPr>
        <w:spacing w:before="100" w:beforeAutospacing="1" w:after="100" w:afterAutospacing="1" w:line="240" w:lineRule="auto"/>
        <w:rPr>
          <w:rFonts w:eastAsia="Times New Roman" w:cs="Times New Roman"/>
          <w:bCs/>
          <w:kern w:val="0"/>
          <w:sz w:val="24"/>
          <w:szCs w:val="24"/>
          <w:lang w:eastAsia="en-PH"/>
          <w14:ligatures w14:val="none"/>
        </w:rPr>
      </w:pPr>
      <w:r w:rsidRPr="008B5A96">
        <w:rPr>
          <w:rFonts w:eastAsia="Times New Roman" w:cs="Times New Roman"/>
          <w:bCs/>
          <w:kern w:val="0"/>
          <w:sz w:val="24"/>
          <w:szCs w:val="24"/>
          <w:lang w:eastAsia="en-PH"/>
          <w14:ligatures w14:val="none"/>
        </w:rPr>
        <w:t>Can be opened using simple text editors.</w:t>
      </w:r>
    </w:p>
    <w:p w:rsidRPr="008B5A96" w:rsidR="00C94BB4" w:rsidP="005E4004" w:rsidRDefault="008B5A96" w14:paraId="7EC392A8" w14:textId="70AE2C05">
      <w:pPr>
        <w:pStyle w:val="ListParagraph"/>
        <w:numPr>
          <w:ilvl w:val="0"/>
          <w:numId w:val="104"/>
        </w:numPr>
        <w:spacing w:before="100" w:beforeAutospacing="1" w:after="100" w:afterAutospacing="1" w:line="240" w:lineRule="auto"/>
        <w:rPr>
          <w:rFonts w:eastAsia="Times New Roman" w:cs="Times New Roman"/>
          <w:bCs/>
          <w:kern w:val="0"/>
          <w:sz w:val="24"/>
          <w:szCs w:val="24"/>
          <w:lang w:eastAsia="en-PH"/>
          <w14:ligatures w14:val="none"/>
        </w:rPr>
      </w:pPr>
      <w:r w:rsidRPr="008B5A96">
        <w:rPr>
          <w:rFonts w:eastAsia="Times New Roman" w:cs="Times New Roman"/>
          <w:bCs/>
          <w:kern w:val="0"/>
          <w:sz w:val="24"/>
          <w:szCs w:val="24"/>
          <w:lang w:eastAsia="en-PH"/>
          <w14:ligatures w14:val="none"/>
        </w:rPr>
        <w:t>Often used for storing data line by line.</w:t>
      </w:r>
    </w:p>
    <w:p w:rsidR="008B5A96" w:rsidP="008B5A96" w:rsidRDefault="008B5A96" w14:paraId="41154E10" w14:textId="77777777">
      <w:pPr>
        <w:pStyle w:val="ListParagraph"/>
        <w:numPr>
          <w:ilvl w:val="0"/>
          <w:numId w:val="0"/>
        </w:numPr>
        <w:spacing w:before="100" w:beforeAutospacing="1" w:after="100" w:afterAutospacing="1" w:line="240" w:lineRule="auto"/>
        <w:ind w:left="1440"/>
        <w:rPr>
          <w:rFonts w:eastAsia="Times New Roman" w:cs="Times New Roman"/>
          <w:b/>
          <w:kern w:val="0"/>
          <w:sz w:val="24"/>
          <w:szCs w:val="24"/>
          <w:lang w:eastAsia="en-PH"/>
          <w14:ligatures w14:val="none"/>
        </w:rPr>
      </w:pPr>
    </w:p>
    <w:p w:rsidRPr="008B5A96" w:rsidR="008B5A96" w:rsidP="005E4004" w:rsidRDefault="00C94BB4" w14:paraId="79B0E267" w14:textId="6627B9C2">
      <w:pPr>
        <w:pStyle w:val="ListParagraph"/>
        <w:numPr>
          <w:ilvl w:val="0"/>
          <w:numId w:val="103"/>
        </w:numPr>
        <w:spacing w:before="100" w:beforeAutospacing="1" w:after="100" w:afterAutospacing="1" w:line="240" w:lineRule="auto"/>
        <w:rPr>
          <w:rFonts w:eastAsia="Times New Roman" w:cs="Times New Roman"/>
          <w:b/>
          <w:kern w:val="0"/>
          <w:sz w:val="24"/>
          <w:szCs w:val="24"/>
          <w:lang w:eastAsia="en-PH"/>
          <w14:ligatures w14:val="none"/>
        </w:rPr>
      </w:pPr>
      <w:r w:rsidRPr="00C94BB4">
        <w:rPr>
          <w:rFonts w:eastAsia="Times New Roman" w:cs="Times New Roman"/>
          <w:b/>
          <w:kern w:val="0"/>
          <w:sz w:val="24"/>
          <w:szCs w:val="24"/>
          <w:lang w:eastAsia="en-PH"/>
          <w14:ligatures w14:val="none"/>
        </w:rPr>
        <w:t>Binary Files (.bin, .</w:t>
      </w:r>
      <w:proofErr w:type="spellStart"/>
      <w:r w:rsidRPr="00C94BB4">
        <w:rPr>
          <w:rFonts w:eastAsia="Times New Roman" w:cs="Times New Roman"/>
          <w:b/>
          <w:kern w:val="0"/>
          <w:sz w:val="24"/>
          <w:szCs w:val="24"/>
          <w:lang w:eastAsia="en-PH"/>
          <w14:ligatures w14:val="none"/>
        </w:rPr>
        <w:t>dat</w:t>
      </w:r>
      <w:proofErr w:type="spellEnd"/>
      <w:r w:rsidRPr="00C94BB4">
        <w:rPr>
          <w:rFonts w:eastAsia="Times New Roman" w:cs="Times New Roman"/>
          <w:b/>
          <w:kern w:val="0"/>
          <w:sz w:val="24"/>
          <w:szCs w:val="24"/>
          <w:lang w:eastAsia="en-PH"/>
          <w14:ligatures w14:val="none"/>
        </w:rPr>
        <w:t>)</w:t>
      </w:r>
    </w:p>
    <w:p w:rsidRPr="008B5A96" w:rsidR="008B5A96" w:rsidP="005E4004" w:rsidRDefault="008B5A96" w14:paraId="11EA770B" w14:textId="77777777">
      <w:pPr>
        <w:pStyle w:val="ListParagraph"/>
        <w:numPr>
          <w:ilvl w:val="0"/>
          <w:numId w:val="105"/>
        </w:numPr>
        <w:spacing w:before="100" w:beforeAutospacing="1" w:after="100" w:afterAutospacing="1" w:line="240" w:lineRule="auto"/>
        <w:rPr>
          <w:rFonts w:eastAsia="Times New Roman" w:cs="Times New Roman"/>
          <w:bCs/>
          <w:kern w:val="0"/>
          <w:sz w:val="24"/>
          <w:szCs w:val="24"/>
          <w:lang w:eastAsia="en-PH"/>
          <w14:ligatures w14:val="none"/>
        </w:rPr>
      </w:pPr>
      <w:r w:rsidRPr="008B5A96">
        <w:rPr>
          <w:rFonts w:eastAsia="Times New Roman" w:cs="Times New Roman"/>
          <w:bCs/>
          <w:kern w:val="0"/>
          <w:sz w:val="24"/>
          <w:szCs w:val="24"/>
          <w:lang w:eastAsia="en-PH"/>
          <w14:ligatures w14:val="none"/>
        </w:rPr>
        <w:t>Contain data in binary (non-readable) form.</w:t>
      </w:r>
    </w:p>
    <w:p w:rsidRPr="008B5A96" w:rsidR="008B5A96" w:rsidP="005E4004" w:rsidRDefault="008B5A96" w14:paraId="6AE58A94" w14:textId="77777777">
      <w:pPr>
        <w:pStyle w:val="ListParagraph"/>
        <w:numPr>
          <w:ilvl w:val="0"/>
          <w:numId w:val="105"/>
        </w:numPr>
        <w:spacing w:before="100" w:beforeAutospacing="1" w:after="100" w:afterAutospacing="1" w:line="240" w:lineRule="auto"/>
        <w:rPr>
          <w:rFonts w:eastAsia="Times New Roman" w:cs="Times New Roman"/>
          <w:bCs/>
          <w:kern w:val="0"/>
          <w:sz w:val="24"/>
          <w:szCs w:val="24"/>
          <w:lang w:eastAsia="en-PH"/>
          <w14:ligatures w14:val="none"/>
        </w:rPr>
      </w:pPr>
      <w:r w:rsidRPr="008B5A96">
        <w:rPr>
          <w:rFonts w:eastAsia="Times New Roman" w:cs="Times New Roman"/>
          <w:bCs/>
          <w:kern w:val="0"/>
          <w:sz w:val="24"/>
          <w:szCs w:val="24"/>
          <w:lang w:eastAsia="en-PH"/>
          <w14:ligatures w14:val="none"/>
        </w:rPr>
        <w:t>Example: images, audio files, serialized objects.</w:t>
      </w:r>
    </w:p>
    <w:p w:rsidRPr="008B5A96" w:rsidR="008B5A96" w:rsidP="005E4004" w:rsidRDefault="008B5A96" w14:paraId="3AAA4A36" w14:textId="719CA167">
      <w:pPr>
        <w:pStyle w:val="ListParagraph"/>
        <w:numPr>
          <w:ilvl w:val="0"/>
          <w:numId w:val="105"/>
        </w:numPr>
        <w:spacing w:before="100" w:beforeAutospacing="1" w:after="100" w:afterAutospacing="1" w:line="240" w:lineRule="auto"/>
        <w:rPr>
          <w:rFonts w:eastAsia="Times New Roman" w:cs="Times New Roman"/>
          <w:bCs/>
          <w:kern w:val="0"/>
          <w:sz w:val="24"/>
          <w:szCs w:val="24"/>
          <w:lang w:eastAsia="en-PH"/>
          <w14:ligatures w14:val="none"/>
        </w:rPr>
      </w:pPr>
      <w:r w:rsidRPr="008B5A96">
        <w:rPr>
          <w:rFonts w:eastAsia="Times New Roman" w:cs="Times New Roman"/>
          <w:bCs/>
          <w:kern w:val="0"/>
          <w:sz w:val="24"/>
          <w:szCs w:val="24"/>
          <w:lang w:eastAsia="en-PH"/>
          <w14:ligatures w14:val="none"/>
        </w:rPr>
        <w:t>Used when performance or data structure preservation is needed.</w:t>
      </w:r>
    </w:p>
    <w:p w:rsidR="00580757" w:rsidP="00D204D2" w:rsidRDefault="00DF703B" w14:paraId="6EF8D6BF" w14:textId="01A59BE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DF703B">
        <w:rPr>
          <w:rFonts w:eastAsia="Times New Roman" w:cs="Times New Roman"/>
          <w:b/>
          <w:kern w:val="0"/>
          <w:sz w:val="24"/>
          <w:szCs w:val="24"/>
          <w:lang w:eastAsia="en-PH"/>
          <w14:ligatures w14:val="none"/>
        </w:rPr>
        <w:t>Input and Output (I/O) in Java</w:t>
      </w:r>
    </w:p>
    <w:p w:rsidRPr="00DF703B" w:rsidR="00DF703B" w:rsidP="00DF703B" w:rsidRDefault="00DF703B" w14:paraId="561D5DB0" w14:textId="7E277D52">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DF703B">
        <w:rPr>
          <w:rFonts w:eastAsia="Times New Roman" w:cs="Times New Roman"/>
          <w:bCs/>
          <w:kern w:val="0"/>
          <w:sz w:val="24"/>
          <w:szCs w:val="24"/>
          <w:lang w:eastAsia="en-PH"/>
          <w14:ligatures w14:val="none"/>
        </w:rPr>
        <w:t xml:space="preserve">Java handles file operations through it’s I/O package — java.io and </w:t>
      </w:r>
      <w:proofErr w:type="spellStart"/>
      <w:r w:rsidRPr="00DF703B">
        <w:rPr>
          <w:rFonts w:eastAsia="Times New Roman" w:cs="Times New Roman"/>
          <w:bCs/>
          <w:kern w:val="0"/>
          <w:sz w:val="24"/>
          <w:szCs w:val="24"/>
          <w:lang w:eastAsia="en-PH"/>
          <w14:ligatures w14:val="none"/>
        </w:rPr>
        <w:t>java.nio</w:t>
      </w:r>
      <w:proofErr w:type="spellEnd"/>
      <w:r w:rsidRPr="00DF703B">
        <w:rPr>
          <w:rFonts w:eastAsia="Times New Roman" w:cs="Times New Roman"/>
          <w:bCs/>
          <w:kern w:val="0"/>
          <w:sz w:val="24"/>
          <w:szCs w:val="24"/>
          <w:lang w:eastAsia="en-PH"/>
          <w14:ligatures w14:val="none"/>
        </w:rPr>
        <w:t>.</w:t>
      </w:r>
      <w:r w:rsidRPr="00DF703B">
        <w:rPr>
          <w:rFonts w:eastAsia="Times New Roman" w:cs="Times New Roman"/>
          <w:bCs/>
          <w:kern w:val="0"/>
          <w:sz w:val="24"/>
          <w:szCs w:val="24"/>
          <w:lang w:eastAsia="en-PH"/>
          <w14:ligatures w14:val="none"/>
        </w:rPr>
        <w:br/>
      </w:r>
      <w:r w:rsidRPr="00DF703B">
        <w:rPr>
          <w:rFonts w:eastAsia="Times New Roman" w:cs="Times New Roman"/>
          <w:bCs/>
          <w:kern w:val="0"/>
          <w:sz w:val="24"/>
          <w:szCs w:val="24"/>
          <w:lang w:eastAsia="en-PH"/>
          <w14:ligatures w14:val="none"/>
        </w:rPr>
        <w:t>These packages include classes and methods that allow a program to read, write, and manipulate files efficiently.</w:t>
      </w:r>
    </w:p>
    <w:p w:rsidR="00DF703B" w:rsidP="00DF703B" w:rsidRDefault="00DF703B" w14:paraId="2E3DD15B" w14:textId="00F6F035">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DF703B">
        <w:rPr>
          <w:rFonts w:ascii="Segoe UI Emoji" w:hAnsi="Segoe UI Emoji" w:eastAsia="Times New Roman" w:cs="Segoe UI Emoji"/>
          <w:b/>
          <w:kern w:val="0"/>
          <w:sz w:val="24"/>
          <w:szCs w:val="24"/>
          <w:lang w:eastAsia="en-PH"/>
          <w14:ligatures w14:val="none"/>
        </w:rPr>
        <w:t>🔁</w:t>
      </w:r>
      <w:r w:rsidRPr="00DF703B">
        <w:rPr>
          <w:rFonts w:eastAsia="Times New Roman" w:cs="Times New Roman"/>
          <w:b/>
          <w:kern w:val="0"/>
          <w:sz w:val="24"/>
          <w:szCs w:val="24"/>
          <w:lang w:eastAsia="en-PH"/>
          <w14:ligatures w14:val="none"/>
        </w:rPr>
        <w:t xml:space="preserve"> </w:t>
      </w:r>
      <w:r w:rsidRPr="00DF703B">
        <w:rPr>
          <w:rFonts w:eastAsia="Times New Roman" w:cs="Times New Roman"/>
          <w:b/>
          <w:bCs/>
          <w:kern w:val="0"/>
          <w:sz w:val="24"/>
          <w:szCs w:val="24"/>
          <w:lang w:eastAsia="en-PH"/>
          <w14:ligatures w14:val="none"/>
        </w:rPr>
        <w:t>Two Main Operations</w:t>
      </w:r>
    </w:p>
    <w:tbl>
      <w:tblPr>
        <w:tblStyle w:val="GridTable1Light"/>
        <w:tblW w:w="0" w:type="auto"/>
        <w:tblLook w:val="04A0" w:firstRow="1" w:lastRow="0" w:firstColumn="1" w:lastColumn="0" w:noHBand="0" w:noVBand="1"/>
      </w:tblPr>
      <w:tblGrid>
        <w:gridCol w:w="3235"/>
        <w:gridCol w:w="6115"/>
      </w:tblGrid>
      <w:tr w:rsidR="00DF703B" w:rsidTr="00DF703B" w14:paraId="734BF1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Pr="00DF703B" w:rsidR="00DF703B" w:rsidP="00DF703B" w:rsidRDefault="00DF703B" w14:paraId="5017A107" w14:textId="42563B29">
            <w:pPr>
              <w:numPr>
                <w:ilvl w:val="0"/>
                <w:numId w:val="0"/>
              </w:numPr>
              <w:spacing w:before="100" w:beforeAutospacing="1" w:after="100" w:afterAutospacing="1"/>
              <w:jc w:val="center"/>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Operation</w:t>
            </w:r>
          </w:p>
        </w:tc>
        <w:tc>
          <w:tcPr>
            <w:tcW w:w="6115" w:type="dxa"/>
          </w:tcPr>
          <w:p w:rsidRPr="00DF703B" w:rsidR="00DF703B" w:rsidP="00DF703B" w:rsidRDefault="00DF703B" w14:paraId="35896747" w14:textId="582FBDD8">
            <w:pPr>
              <w:numPr>
                <w:ilvl w:val="0"/>
                <w:numId w:val="0"/>
              </w:num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Description</w:t>
            </w:r>
          </w:p>
        </w:tc>
      </w:tr>
      <w:tr w:rsidR="00DF703B" w:rsidTr="00DF703B" w14:paraId="42697EC4" w14:textId="77777777">
        <w:tc>
          <w:tcPr>
            <w:cnfStyle w:val="001000000000" w:firstRow="0" w:lastRow="0" w:firstColumn="1" w:lastColumn="0" w:oddVBand="0" w:evenVBand="0" w:oddHBand="0" w:evenHBand="0" w:firstRowFirstColumn="0" w:firstRowLastColumn="0" w:lastRowFirstColumn="0" w:lastRowLastColumn="0"/>
            <w:tcW w:w="3235" w:type="dxa"/>
          </w:tcPr>
          <w:p w:rsidR="00DF703B" w:rsidP="00DF703B" w:rsidRDefault="00DF703B" w14:paraId="437E7122" w14:textId="78FEEDD6">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r>
              <w:rPr>
                <w:rFonts w:eastAsia="Times New Roman" w:cs="Times New Roman"/>
                <w:b w:val="0"/>
                <w:kern w:val="0"/>
                <w:sz w:val="24"/>
                <w:szCs w:val="24"/>
                <w:lang w:eastAsia="en-PH"/>
                <w14:ligatures w14:val="none"/>
              </w:rPr>
              <w:t>Input</w:t>
            </w:r>
          </w:p>
        </w:tc>
        <w:tc>
          <w:tcPr>
            <w:tcW w:w="6115" w:type="dxa"/>
          </w:tcPr>
          <w:p w:rsidRPr="005011B4" w:rsidR="00DF703B" w:rsidP="005011B4" w:rsidRDefault="005011B4" w14:paraId="64C70722" w14:textId="46982021">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5011B4">
              <w:rPr>
                <w:rFonts w:eastAsia="Times New Roman" w:cs="Times New Roman"/>
                <w:bCs/>
                <w:kern w:val="0"/>
                <w:sz w:val="24"/>
                <w:szCs w:val="24"/>
                <w:lang w:eastAsia="en-PH"/>
                <w14:ligatures w14:val="none"/>
              </w:rPr>
              <w:t xml:space="preserve">Reading data </w:t>
            </w:r>
            <w:r w:rsidRPr="005011B4">
              <w:rPr>
                <w:rFonts w:eastAsia="Times New Roman" w:cs="Times New Roman"/>
                <w:bCs/>
                <w:i/>
                <w:iCs/>
                <w:kern w:val="0"/>
                <w:sz w:val="24"/>
                <w:szCs w:val="24"/>
                <w:lang w:eastAsia="en-PH"/>
                <w14:ligatures w14:val="none"/>
              </w:rPr>
              <w:t>from</w:t>
            </w:r>
            <w:r w:rsidRPr="005011B4">
              <w:rPr>
                <w:rFonts w:eastAsia="Times New Roman" w:cs="Times New Roman"/>
                <w:bCs/>
                <w:kern w:val="0"/>
                <w:sz w:val="24"/>
                <w:szCs w:val="24"/>
                <w:lang w:eastAsia="en-PH"/>
                <w14:ligatures w14:val="none"/>
              </w:rPr>
              <w:t xml:space="preserve"> a file or source</w:t>
            </w:r>
          </w:p>
        </w:tc>
      </w:tr>
      <w:tr w:rsidR="00DF703B" w:rsidTr="00DF703B" w14:paraId="4CB089D1" w14:textId="77777777">
        <w:tc>
          <w:tcPr>
            <w:cnfStyle w:val="001000000000" w:firstRow="0" w:lastRow="0" w:firstColumn="1" w:lastColumn="0" w:oddVBand="0" w:evenVBand="0" w:oddHBand="0" w:evenHBand="0" w:firstRowFirstColumn="0" w:firstRowLastColumn="0" w:lastRowFirstColumn="0" w:lastRowLastColumn="0"/>
            <w:tcW w:w="3235" w:type="dxa"/>
          </w:tcPr>
          <w:p w:rsidR="00DF703B" w:rsidP="00DF703B" w:rsidRDefault="00DF703B" w14:paraId="6430EFC1" w14:textId="01B69843">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r>
              <w:rPr>
                <w:rFonts w:eastAsia="Times New Roman" w:cs="Times New Roman"/>
                <w:b w:val="0"/>
                <w:kern w:val="0"/>
                <w:sz w:val="24"/>
                <w:szCs w:val="24"/>
                <w:lang w:eastAsia="en-PH"/>
                <w14:ligatures w14:val="none"/>
              </w:rPr>
              <w:t>Output</w:t>
            </w:r>
          </w:p>
        </w:tc>
        <w:tc>
          <w:tcPr>
            <w:tcW w:w="6115" w:type="dxa"/>
          </w:tcPr>
          <w:p w:rsidRPr="005011B4" w:rsidR="00DF703B" w:rsidP="005011B4" w:rsidRDefault="005011B4" w14:paraId="446AB50D" w14:textId="1B3C36DF">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5011B4">
              <w:rPr>
                <w:rFonts w:eastAsia="Times New Roman" w:cs="Times New Roman"/>
                <w:bCs/>
                <w:kern w:val="0"/>
                <w:sz w:val="24"/>
                <w:szCs w:val="24"/>
                <w:lang w:eastAsia="en-PH"/>
                <w14:ligatures w14:val="none"/>
              </w:rPr>
              <w:t xml:space="preserve">Writing data </w:t>
            </w:r>
            <w:r w:rsidRPr="005011B4">
              <w:rPr>
                <w:rFonts w:eastAsia="Times New Roman" w:cs="Times New Roman"/>
                <w:bCs/>
                <w:i/>
                <w:iCs/>
                <w:kern w:val="0"/>
                <w:sz w:val="24"/>
                <w:szCs w:val="24"/>
                <w:lang w:eastAsia="en-PH"/>
                <w14:ligatures w14:val="none"/>
              </w:rPr>
              <w:t>to</w:t>
            </w:r>
            <w:r w:rsidRPr="005011B4">
              <w:rPr>
                <w:rFonts w:eastAsia="Times New Roman" w:cs="Times New Roman"/>
                <w:bCs/>
                <w:kern w:val="0"/>
                <w:sz w:val="24"/>
                <w:szCs w:val="24"/>
                <w:lang w:eastAsia="en-PH"/>
                <w14:ligatures w14:val="none"/>
              </w:rPr>
              <w:t xml:space="preserve"> a file or destination</w:t>
            </w:r>
          </w:p>
        </w:tc>
      </w:tr>
    </w:tbl>
    <w:p w:rsidRPr="00DF703B" w:rsidR="00DF703B" w:rsidP="00DF703B" w:rsidRDefault="00DF703B" w14:paraId="22B0DC9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5011B4" w:rsidP="00D204D2" w:rsidRDefault="005011B4" w14:paraId="730EC59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580757" w:rsidP="00D204D2" w:rsidRDefault="005011B4" w14:paraId="23B98F8A" w14:textId="163464E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5011B4">
        <w:rPr>
          <w:rFonts w:eastAsia="Times New Roman" w:cs="Times New Roman"/>
          <w:b/>
          <w:kern w:val="0"/>
          <w:sz w:val="24"/>
          <w:szCs w:val="24"/>
          <w:lang w:eastAsia="en-PH"/>
          <w14:ligatures w14:val="none"/>
        </w:rPr>
        <w:t>I/O Stream Concept</w:t>
      </w:r>
    </w:p>
    <w:p w:rsidR="005011B4" w:rsidP="005011B4" w:rsidRDefault="005011B4" w14:paraId="439069B7" w14:textId="54CCE89D">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011B4">
        <w:rPr>
          <w:rFonts w:eastAsia="Times New Roman" w:cs="Times New Roman"/>
          <w:bCs/>
          <w:kern w:val="0"/>
          <w:sz w:val="24"/>
          <w:szCs w:val="24"/>
          <w:lang w:eastAsia="en-PH"/>
          <w14:ligatures w14:val="none"/>
        </w:rPr>
        <w:t>In Java, data is handled using streams.</w:t>
      </w:r>
    </w:p>
    <w:p w:rsidR="00005AFD" w:rsidP="005011B4" w:rsidRDefault="00005AFD" w14:paraId="16EF5342" w14:textId="7C9407C6">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005AFD">
        <w:rPr>
          <w:rFonts w:eastAsia="Times New Roman" w:cs="Times New Roman"/>
          <w:bCs/>
          <w:kern w:val="0"/>
          <w:sz w:val="24"/>
          <w:szCs w:val="24"/>
          <w:lang w:eastAsia="en-PH"/>
          <w14:ligatures w14:val="none"/>
        </w:rPr>
        <w:t xml:space="preserve">A </w:t>
      </w:r>
      <w:r w:rsidRPr="00005AFD">
        <w:rPr>
          <w:rFonts w:eastAsia="Times New Roman" w:cs="Times New Roman"/>
          <w:b/>
          <w:bCs/>
          <w:kern w:val="0"/>
          <w:sz w:val="24"/>
          <w:szCs w:val="24"/>
          <w:lang w:eastAsia="en-PH"/>
          <w14:ligatures w14:val="none"/>
        </w:rPr>
        <w:t>stream</w:t>
      </w:r>
      <w:r w:rsidRPr="00005AFD">
        <w:rPr>
          <w:rFonts w:eastAsia="Times New Roman" w:cs="Times New Roman"/>
          <w:bCs/>
          <w:kern w:val="0"/>
          <w:sz w:val="24"/>
          <w:szCs w:val="24"/>
          <w:lang w:eastAsia="en-PH"/>
          <w14:ligatures w14:val="none"/>
        </w:rPr>
        <w:t xml:space="preserve"> represents a continuous flow of data — like water flowing through a pipe:</w:t>
      </w:r>
    </w:p>
    <w:p w:rsidRPr="00005AFD" w:rsidR="00005AFD" w:rsidP="005E4004" w:rsidRDefault="00005AFD" w14:paraId="21CD6CBE" w14:textId="53B859BB">
      <w:pPr>
        <w:pStyle w:val="ListParagraph"/>
        <w:numPr>
          <w:ilvl w:val="0"/>
          <w:numId w:val="106"/>
        </w:numPr>
        <w:spacing w:before="100" w:beforeAutospacing="1" w:after="100" w:afterAutospacing="1" w:line="240" w:lineRule="auto"/>
        <w:rPr>
          <w:rFonts w:eastAsia="Times New Roman" w:cs="Times New Roman"/>
          <w:bCs/>
          <w:kern w:val="0"/>
          <w:sz w:val="24"/>
          <w:szCs w:val="24"/>
          <w:lang w:eastAsia="en-PH"/>
          <w14:ligatures w14:val="none"/>
        </w:rPr>
      </w:pPr>
      <w:r w:rsidRPr="00005AFD">
        <w:rPr>
          <w:rFonts w:eastAsia="Times New Roman" w:cs="Times New Roman"/>
          <w:b/>
          <w:kern w:val="0"/>
          <w:sz w:val="24"/>
          <w:szCs w:val="24"/>
          <w:lang w:eastAsia="en-PH"/>
          <w14:ligatures w14:val="none"/>
        </w:rPr>
        <w:t>Input Stream</w:t>
      </w:r>
      <w:r w:rsidRPr="00005AFD">
        <w:rPr>
          <w:rFonts w:eastAsia="Times New Roman" w:cs="Times New Roman"/>
          <w:bCs/>
          <w:kern w:val="0"/>
          <w:sz w:val="24"/>
          <w:szCs w:val="24"/>
          <w:lang w:eastAsia="en-PH"/>
          <w14:ligatures w14:val="none"/>
        </w:rPr>
        <w:t xml:space="preserve"> → data flows into the program</w:t>
      </w:r>
    </w:p>
    <w:p w:rsidRPr="005011B4" w:rsidR="00005AFD" w:rsidP="005E4004" w:rsidRDefault="00005AFD" w14:paraId="560D361D" w14:textId="60D185CB">
      <w:pPr>
        <w:pStyle w:val="ListParagraph"/>
        <w:numPr>
          <w:ilvl w:val="0"/>
          <w:numId w:val="106"/>
        </w:numPr>
        <w:spacing w:before="100" w:beforeAutospacing="1" w:after="100" w:afterAutospacing="1" w:line="240" w:lineRule="auto"/>
        <w:rPr>
          <w:rFonts w:eastAsia="Times New Roman" w:cs="Times New Roman"/>
          <w:bCs/>
          <w:kern w:val="0"/>
          <w:sz w:val="24"/>
          <w:szCs w:val="24"/>
          <w:lang w:eastAsia="en-PH"/>
          <w14:ligatures w14:val="none"/>
        </w:rPr>
      </w:pPr>
      <w:r w:rsidRPr="00005AFD">
        <w:rPr>
          <w:rFonts w:eastAsia="Times New Roman" w:cs="Times New Roman"/>
          <w:b/>
          <w:kern w:val="0"/>
          <w:sz w:val="24"/>
          <w:szCs w:val="24"/>
          <w:lang w:eastAsia="en-PH"/>
          <w14:ligatures w14:val="none"/>
        </w:rPr>
        <w:t>Output Stream</w:t>
      </w:r>
      <w:r w:rsidRPr="00005AFD">
        <w:rPr>
          <w:rFonts w:eastAsia="Times New Roman" w:cs="Times New Roman"/>
          <w:bCs/>
          <w:kern w:val="0"/>
          <w:sz w:val="24"/>
          <w:szCs w:val="24"/>
          <w:lang w:eastAsia="en-PH"/>
          <w14:ligatures w14:val="none"/>
        </w:rPr>
        <w:t xml:space="preserve"> → data flows out of the program</w:t>
      </w:r>
    </w:p>
    <w:p w:rsidR="005011B4" w:rsidP="005011B4" w:rsidRDefault="00005AFD" w14:paraId="61A04C13" w14:textId="78950AA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005AFD">
        <w:rPr>
          <w:rFonts w:eastAsia="Times New Roman" w:cs="Times New Roman"/>
          <w:b/>
          <w:kern w:val="0"/>
          <w:sz w:val="24"/>
          <w:szCs w:val="24"/>
          <w:lang w:eastAsia="en-PH"/>
          <w14:ligatures w14:val="none"/>
        </w:rPr>
        <w:t>There are two main kinds of streams:</w:t>
      </w:r>
    </w:p>
    <w:p w:rsidRPr="00005AFD" w:rsidR="00005AFD" w:rsidP="005E4004" w:rsidRDefault="00005AFD" w14:paraId="14D1B7C7" w14:textId="3F4D73D0">
      <w:pPr>
        <w:pStyle w:val="ListParagraph"/>
        <w:numPr>
          <w:ilvl w:val="0"/>
          <w:numId w:val="107"/>
        </w:numPr>
        <w:spacing w:before="100" w:beforeAutospacing="1" w:after="100" w:afterAutospacing="1" w:line="240" w:lineRule="auto"/>
        <w:rPr>
          <w:rFonts w:eastAsia="Times New Roman" w:cs="Times New Roman"/>
          <w:bCs/>
          <w:kern w:val="0"/>
          <w:sz w:val="24"/>
          <w:szCs w:val="24"/>
          <w:lang w:eastAsia="en-PH"/>
          <w14:ligatures w14:val="none"/>
        </w:rPr>
      </w:pPr>
      <w:r w:rsidRPr="00005AFD">
        <w:rPr>
          <w:rFonts w:eastAsia="Times New Roman" w:cs="Times New Roman"/>
          <w:b/>
          <w:kern w:val="0"/>
          <w:sz w:val="24"/>
          <w:szCs w:val="24"/>
          <w:lang w:eastAsia="en-PH"/>
          <w14:ligatures w14:val="none"/>
        </w:rPr>
        <w:t xml:space="preserve">Byte Streams – </w:t>
      </w:r>
      <w:r w:rsidRPr="00005AFD">
        <w:rPr>
          <w:rFonts w:eastAsia="Times New Roman" w:cs="Times New Roman"/>
          <w:bCs/>
          <w:kern w:val="0"/>
          <w:sz w:val="24"/>
          <w:szCs w:val="24"/>
          <w:lang w:eastAsia="en-PH"/>
          <w14:ligatures w14:val="none"/>
        </w:rPr>
        <w:t>Handle binary data (e.g., images, videos).</w:t>
      </w:r>
    </w:p>
    <w:p w:rsidRPr="00005AFD" w:rsidR="00005AFD" w:rsidP="005E4004" w:rsidRDefault="00005AFD" w14:paraId="4FFA1D5D" w14:textId="4C841214">
      <w:pPr>
        <w:pStyle w:val="ListParagraph"/>
        <w:numPr>
          <w:ilvl w:val="0"/>
          <w:numId w:val="107"/>
        </w:numPr>
        <w:spacing w:before="100" w:beforeAutospacing="1" w:after="100" w:afterAutospacing="1" w:line="240" w:lineRule="auto"/>
        <w:rPr>
          <w:rFonts w:eastAsia="Times New Roman" w:cs="Times New Roman"/>
          <w:bCs/>
          <w:kern w:val="0"/>
          <w:sz w:val="24"/>
          <w:szCs w:val="24"/>
          <w:lang w:eastAsia="en-PH"/>
          <w14:ligatures w14:val="none"/>
        </w:rPr>
      </w:pPr>
      <w:r w:rsidRPr="00005AFD">
        <w:rPr>
          <w:rFonts w:eastAsia="Times New Roman" w:cs="Times New Roman"/>
          <w:b/>
          <w:kern w:val="0"/>
          <w:sz w:val="24"/>
          <w:szCs w:val="24"/>
          <w:lang w:eastAsia="en-PH"/>
          <w14:ligatures w14:val="none"/>
        </w:rPr>
        <w:t xml:space="preserve">Character Streams – </w:t>
      </w:r>
      <w:r w:rsidRPr="00005AFD">
        <w:rPr>
          <w:rFonts w:eastAsia="Times New Roman" w:cs="Times New Roman"/>
          <w:bCs/>
          <w:kern w:val="0"/>
          <w:sz w:val="24"/>
          <w:szCs w:val="24"/>
          <w:lang w:eastAsia="en-PH"/>
          <w14:ligatures w14:val="none"/>
        </w:rPr>
        <w:t>Handle text data (e.g., letters, numbers, symbols).</w:t>
      </w:r>
    </w:p>
    <w:p w:rsidR="005011B4" w:rsidP="00D204D2" w:rsidRDefault="00005AFD" w14:paraId="69FE72D6" w14:textId="4A46E78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005AFD">
        <w:rPr>
          <w:rFonts w:eastAsia="Times New Roman" w:cs="Times New Roman"/>
          <w:b/>
          <w:kern w:val="0"/>
          <w:sz w:val="24"/>
          <w:szCs w:val="24"/>
          <w:lang w:eastAsia="en-PH"/>
          <w14:ligatures w14:val="none"/>
        </w:rPr>
        <w:t>Common Java I/O Classes</w:t>
      </w:r>
    </w:p>
    <w:p w:rsidR="00005AFD" w:rsidP="005E4004" w:rsidRDefault="00005AFD" w14:paraId="2DB2DEF0" w14:textId="4B1BE91C">
      <w:pPr>
        <w:pStyle w:val="ListParagraph"/>
        <w:numPr>
          <w:ilvl w:val="0"/>
          <w:numId w:val="108"/>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File Class</w:t>
      </w:r>
    </w:p>
    <w:p w:rsidRPr="00132EBA" w:rsidR="00132EBA" w:rsidP="00132EBA" w:rsidRDefault="00132EBA" w14:paraId="3856692D" w14:textId="77809C9D">
      <w:pPr>
        <w:pStyle w:val="ListParagraph"/>
        <w:numPr>
          <w:ilvl w:val="0"/>
          <w:numId w:val="15"/>
        </w:numPr>
        <w:spacing w:before="100" w:beforeAutospacing="1" w:after="100" w:afterAutospacing="1" w:line="240" w:lineRule="auto"/>
        <w:rPr>
          <w:rFonts w:eastAsia="Times New Roman" w:cs="Times New Roman"/>
          <w:b/>
          <w:kern w:val="0"/>
          <w:sz w:val="24"/>
          <w:szCs w:val="24"/>
          <w:lang w:eastAsia="en-PH"/>
          <w14:ligatures w14:val="none"/>
        </w:rPr>
      </w:pPr>
      <w:r w:rsidRPr="00132EBA">
        <w:rPr>
          <w:rFonts w:eastAsia="Times New Roman" w:cs="Times New Roman"/>
          <w:b/>
          <w:kern w:val="0"/>
          <w:sz w:val="24"/>
          <w:szCs w:val="24"/>
          <w:lang w:eastAsia="en-PH"/>
          <w14:ligatures w14:val="none"/>
        </w:rPr>
        <w:t>Represents a file or directory in the system.</w:t>
      </w:r>
    </w:p>
    <w:p w:rsidR="00132EBA" w:rsidP="00132EBA" w:rsidRDefault="00132EBA" w14:paraId="7C11E3A2" w14:textId="660DBF95">
      <w:pPr>
        <w:pStyle w:val="ListParagraph"/>
        <w:numPr>
          <w:ilvl w:val="0"/>
          <w:numId w:val="15"/>
        </w:numPr>
        <w:spacing w:before="100" w:beforeAutospacing="1" w:after="100" w:afterAutospacing="1" w:line="240" w:lineRule="auto"/>
        <w:rPr>
          <w:rFonts w:eastAsia="Times New Roman" w:cs="Times New Roman"/>
          <w:b/>
          <w:kern w:val="0"/>
          <w:sz w:val="24"/>
          <w:szCs w:val="24"/>
          <w:lang w:eastAsia="en-PH"/>
          <w14:ligatures w14:val="none"/>
        </w:rPr>
      </w:pPr>
      <w:r w:rsidRPr="00132EBA">
        <w:rPr>
          <w:rFonts w:eastAsia="Times New Roman" w:cs="Times New Roman"/>
          <w:b/>
          <w:kern w:val="0"/>
          <w:sz w:val="24"/>
          <w:szCs w:val="24"/>
          <w:lang w:eastAsia="en-PH"/>
          <w14:ligatures w14:val="none"/>
        </w:rPr>
        <w:t>Used to create, delete, or check properties of files.</w:t>
      </w:r>
    </w:p>
    <w:p w:rsidR="00132EBA" w:rsidP="00132EBA" w:rsidRDefault="00132EBA" w14:paraId="0CE2100D" w14:textId="5FC8871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Example: </w:t>
      </w:r>
    </w:p>
    <w:p w:rsidR="00132EBA" w:rsidP="00132EBA" w:rsidRDefault="00132EBA" w14:paraId="760EA71D" w14:textId="74A4CFB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27" behindDoc="0" locked="0" layoutInCell="1" allowOverlap="1" wp14:anchorId="71C1DD1F" wp14:editId="396F5BB5">
                <wp:simplePos x="0" y="0"/>
                <wp:positionH relativeFrom="margin">
                  <wp:align>center</wp:align>
                </wp:positionH>
                <wp:positionV relativeFrom="paragraph">
                  <wp:posOffset>77266</wp:posOffset>
                </wp:positionV>
                <wp:extent cx="5347970" cy="2915728"/>
                <wp:effectExtent l="0" t="0" r="24130" b="18415"/>
                <wp:wrapNone/>
                <wp:docPr id="359859043" name="Text Box 10"/>
                <wp:cNvGraphicFramePr/>
                <a:graphic xmlns:a="http://schemas.openxmlformats.org/drawingml/2006/main">
                  <a:graphicData uri="http://schemas.microsoft.com/office/word/2010/wordprocessingShape">
                    <wps:wsp>
                      <wps:cNvSpPr txBox="1"/>
                      <wps:spPr>
                        <a:xfrm>
                          <a:off x="0" y="0"/>
                          <a:ext cx="5347970" cy="2915728"/>
                        </a:xfrm>
                        <a:prstGeom prst="rect">
                          <a:avLst/>
                        </a:prstGeom>
                        <a:solidFill>
                          <a:schemeClr val="tx1"/>
                        </a:solidFill>
                        <a:ln w="6350">
                          <a:solidFill>
                            <a:prstClr val="black"/>
                          </a:solidFill>
                        </a:ln>
                      </wps:spPr>
                      <wps:txbx>
                        <w:txbxContent>
                          <w:p w:rsidR="00132EBA" w:rsidP="00132EBA" w:rsidRDefault="00132EBA" w14:paraId="6D1AF514" w14:textId="77777777">
                            <w:pPr>
                              <w:numPr>
                                <w:ilvl w:val="0"/>
                                <w:numId w:val="0"/>
                              </w:numPr>
                            </w:pPr>
                            <w:r>
                              <w:t>java</w:t>
                            </w:r>
                          </w:p>
                          <w:p w:rsidR="00132EBA" w:rsidP="00132EBA" w:rsidRDefault="00132EBA" w14:paraId="3E390377" w14:textId="77777777">
                            <w:pPr>
                              <w:numPr>
                                <w:ilvl w:val="0"/>
                                <w:numId w:val="0"/>
                              </w:numPr>
                            </w:pPr>
                          </w:p>
                          <w:p w:rsidR="00132EBA" w:rsidP="00132EBA" w:rsidRDefault="00132EBA" w14:paraId="73EE0ECB" w14:textId="77777777">
                            <w:pPr>
                              <w:numPr>
                                <w:ilvl w:val="0"/>
                                <w:numId w:val="0"/>
                              </w:numPr>
                            </w:pPr>
                            <w:r>
                              <w:t xml:space="preserve">import </w:t>
                            </w:r>
                            <w:proofErr w:type="spellStart"/>
                            <w:proofErr w:type="gramStart"/>
                            <w:r>
                              <w:t>java.io.File</w:t>
                            </w:r>
                            <w:proofErr w:type="spellEnd"/>
                            <w:proofErr w:type="gramEnd"/>
                            <w:r>
                              <w:t>;</w:t>
                            </w:r>
                          </w:p>
                          <w:p w:rsidR="00132EBA" w:rsidP="00132EBA" w:rsidRDefault="00132EBA" w14:paraId="0EBA65B4" w14:textId="77777777">
                            <w:pPr>
                              <w:numPr>
                                <w:ilvl w:val="0"/>
                                <w:numId w:val="0"/>
                              </w:numPr>
                            </w:pPr>
                          </w:p>
                          <w:p w:rsidR="00132EBA" w:rsidP="00132EBA" w:rsidRDefault="00132EBA" w14:paraId="1FDC69DB" w14:textId="77777777">
                            <w:pPr>
                              <w:numPr>
                                <w:ilvl w:val="0"/>
                                <w:numId w:val="0"/>
                              </w:numPr>
                            </w:pPr>
                            <w:r>
                              <w:t xml:space="preserve">public class </w:t>
                            </w:r>
                            <w:proofErr w:type="spellStart"/>
                            <w:r>
                              <w:t>FileExample</w:t>
                            </w:r>
                            <w:proofErr w:type="spellEnd"/>
                            <w:r>
                              <w:t xml:space="preserve"> {</w:t>
                            </w:r>
                          </w:p>
                          <w:p w:rsidR="00132EBA" w:rsidP="00132EBA" w:rsidRDefault="00132EBA" w14:paraId="65D5CAA0"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132EBA" w:rsidP="00132EBA" w:rsidRDefault="00132EBA" w14:paraId="55CB54AF" w14:textId="77777777">
                            <w:pPr>
                              <w:numPr>
                                <w:ilvl w:val="0"/>
                                <w:numId w:val="0"/>
                              </w:numPr>
                            </w:pPr>
                            <w:r>
                              <w:t xml:space="preserve">        File </w:t>
                            </w:r>
                            <w:proofErr w:type="spellStart"/>
                            <w:r>
                              <w:t>file</w:t>
                            </w:r>
                            <w:proofErr w:type="spellEnd"/>
                            <w:r>
                              <w:t xml:space="preserve"> = new File("data.txt"</w:t>
                            </w:r>
                            <w:proofErr w:type="gramStart"/>
                            <w:r>
                              <w:t>);</w:t>
                            </w:r>
                            <w:proofErr w:type="gramEnd"/>
                          </w:p>
                          <w:p w:rsidR="00132EBA" w:rsidP="00132EBA" w:rsidRDefault="00132EBA" w14:paraId="747CA160" w14:textId="77777777">
                            <w:pPr>
                              <w:numPr>
                                <w:ilvl w:val="0"/>
                                <w:numId w:val="0"/>
                              </w:numPr>
                            </w:pPr>
                            <w:r>
                              <w:t xml:space="preserve">        </w:t>
                            </w:r>
                            <w:proofErr w:type="spellStart"/>
                            <w:r>
                              <w:t>System.out.println</w:t>
                            </w:r>
                            <w:proofErr w:type="spellEnd"/>
                            <w:r>
                              <w:t xml:space="preserve">("File exists: " + </w:t>
                            </w:r>
                            <w:proofErr w:type="spellStart"/>
                            <w:proofErr w:type="gramStart"/>
                            <w:r>
                              <w:t>file.exists</w:t>
                            </w:r>
                            <w:proofErr w:type="spellEnd"/>
                            <w:proofErr w:type="gramEnd"/>
                            <w:r>
                              <w:t>()</w:t>
                            </w:r>
                            <w:proofErr w:type="gramStart"/>
                            <w:r>
                              <w:t>);</w:t>
                            </w:r>
                            <w:proofErr w:type="gramEnd"/>
                          </w:p>
                          <w:p w:rsidR="00132EBA" w:rsidP="00132EBA" w:rsidRDefault="00132EBA" w14:paraId="6C47DDFA" w14:textId="77777777">
                            <w:pPr>
                              <w:numPr>
                                <w:ilvl w:val="0"/>
                                <w:numId w:val="0"/>
                              </w:numPr>
                            </w:pPr>
                            <w:r>
                              <w:t xml:space="preserve">    }</w:t>
                            </w:r>
                          </w:p>
                          <w:p w:rsidRPr="00CF012C" w:rsidR="00132EBA" w:rsidP="00132EBA" w:rsidRDefault="00132EBA" w14:paraId="0AC2EFF3" w14:textId="1C1BB4A3">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2E88087">
              <v:shape id="_x0000_s1116" style="position:absolute;margin-left:0;margin-top:6.1pt;width:421.1pt;height:229.6pt;z-index:251658327;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" w14:anchorId="71C1DD1F">
                <v:textbox>
                  <w:txbxContent>
                    <w:p w:rsidR="00132EBA" w:rsidP="00132EBA" w:rsidRDefault="00132EBA" w14:paraId="394972A2" w14:textId="77777777">
                      <w:pPr>
                        <w:numPr>
                          <w:ilvl w:val="0"/>
                          <w:numId w:val="0"/>
                        </w:numPr>
                      </w:pPr>
                      <w:r>
                        <w:t>java</w:t>
                      </w:r>
                    </w:p>
                    <w:p w:rsidR="00132EBA" w:rsidP="00132EBA" w:rsidRDefault="00132EBA" w14:paraId="7196D064" w14:textId="77777777">
                      <w:pPr>
                        <w:numPr>
                          <w:ilvl w:val="0"/>
                          <w:numId w:val="0"/>
                        </w:numPr>
                      </w:pPr>
                    </w:p>
                    <w:p w:rsidR="00132EBA" w:rsidP="00132EBA" w:rsidRDefault="00132EBA" w14:paraId="744BBA5C" w14:textId="77777777">
                      <w:pPr>
                        <w:numPr>
                          <w:ilvl w:val="0"/>
                          <w:numId w:val="0"/>
                        </w:numPr>
                      </w:pPr>
                      <w:r>
                        <w:t xml:space="preserve">import </w:t>
                      </w:r>
                      <w:proofErr w:type="spellStart"/>
                      <w:proofErr w:type="gramStart"/>
                      <w:r>
                        <w:t>java.io.File</w:t>
                      </w:r>
                      <w:proofErr w:type="spellEnd"/>
                      <w:proofErr w:type="gramEnd"/>
                      <w:r>
                        <w:t>;</w:t>
                      </w:r>
                    </w:p>
                    <w:p w:rsidR="00132EBA" w:rsidP="00132EBA" w:rsidRDefault="00132EBA" w14:paraId="34FF1C98" w14:textId="77777777">
                      <w:pPr>
                        <w:numPr>
                          <w:ilvl w:val="0"/>
                          <w:numId w:val="0"/>
                        </w:numPr>
                      </w:pPr>
                    </w:p>
                    <w:p w:rsidR="00132EBA" w:rsidP="00132EBA" w:rsidRDefault="00132EBA" w14:paraId="4DA6F8B7" w14:textId="77777777">
                      <w:pPr>
                        <w:numPr>
                          <w:ilvl w:val="0"/>
                          <w:numId w:val="0"/>
                        </w:numPr>
                      </w:pPr>
                      <w:r>
                        <w:t xml:space="preserve">public class </w:t>
                      </w:r>
                      <w:proofErr w:type="spellStart"/>
                      <w:r>
                        <w:t>FileExample</w:t>
                      </w:r>
                      <w:proofErr w:type="spellEnd"/>
                      <w:r>
                        <w:t xml:space="preserve"> {</w:t>
                      </w:r>
                    </w:p>
                    <w:p w:rsidR="00132EBA" w:rsidP="00132EBA" w:rsidRDefault="00132EBA" w14:paraId="338F4BBC"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132EBA" w:rsidP="00132EBA" w:rsidRDefault="00132EBA" w14:paraId="7CEE02D4" w14:textId="77777777">
                      <w:pPr>
                        <w:numPr>
                          <w:ilvl w:val="0"/>
                          <w:numId w:val="0"/>
                        </w:numPr>
                      </w:pPr>
                      <w:r>
                        <w:t xml:space="preserve">        File </w:t>
                      </w:r>
                      <w:proofErr w:type="spellStart"/>
                      <w:r>
                        <w:t>file</w:t>
                      </w:r>
                      <w:proofErr w:type="spellEnd"/>
                      <w:r>
                        <w:t xml:space="preserve"> = new File("data.txt"</w:t>
                      </w:r>
                      <w:proofErr w:type="gramStart"/>
                      <w:r>
                        <w:t>);</w:t>
                      </w:r>
                      <w:proofErr w:type="gramEnd"/>
                    </w:p>
                    <w:p w:rsidR="00132EBA" w:rsidP="00132EBA" w:rsidRDefault="00132EBA" w14:paraId="7EE5E404" w14:textId="77777777">
                      <w:pPr>
                        <w:numPr>
                          <w:ilvl w:val="0"/>
                          <w:numId w:val="0"/>
                        </w:numPr>
                      </w:pPr>
                      <w:r>
                        <w:t xml:space="preserve">        </w:t>
                      </w:r>
                      <w:proofErr w:type="spellStart"/>
                      <w:r>
                        <w:t>System.out.println</w:t>
                      </w:r>
                      <w:proofErr w:type="spellEnd"/>
                      <w:r>
                        <w:t xml:space="preserve">("File exists: " + </w:t>
                      </w:r>
                      <w:proofErr w:type="spellStart"/>
                      <w:proofErr w:type="gramStart"/>
                      <w:r>
                        <w:t>file.exists</w:t>
                      </w:r>
                      <w:proofErr w:type="spellEnd"/>
                      <w:proofErr w:type="gramEnd"/>
                      <w:r>
                        <w:t>()</w:t>
                      </w:r>
                      <w:proofErr w:type="gramStart"/>
                      <w:r>
                        <w:t>);</w:t>
                      </w:r>
                      <w:proofErr w:type="gramEnd"/>
                    </w:p>
                    <w:p w:rsidR="00132EBA" w:rsidP="00132EBA" w:rsidRDefault="00132EBA" w14:paraId="56138B6B" w14:textId="77777777">
                      <w:pPr>
                        <w:numPr>
                          <w:ilvl w:val="0"/>
                          <w:numId w:val="0"/>
                        </w:numPr>
                      </w:pPr>
                      <w:r>
                        <w:t xml:space="preserve">    }</w:t>
                      </w:r>
                    </w:p>
                    <w:p w:rsidRPr="00CF012C" w:rsidR="00132EBA" w:rsidP="00132EBA" w:rsidRDefault="00132EBA" w14:paraId="4F4A03F0" w14:textId="1C1BB4A3">
                      <w:pPr>
                        <w:numPr>
                          <w:ilvl w:val="0"/>
                          <w:numId w:val="0"/>
                        </w:numPr>
                      </w:pPr>
                      <w:r>
                        <w:t>}</w:t>
                      </w:r>
                    </w:p>
                  </w:txbxContent>
                </v:textbox>
                <w10:wrap anchorx="margin"/>
              </v:shape>
            </w:pict>
          </mc:Fallback>
        </mc:AlternateContent>
      </w:r>
    </w:p>
    <w:p w:rsidR="00132EBA" w:rsidP="00132EBA" w:rsidRDefault="00132EBA" w14:paraId="1EF63F8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168259B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2302B15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547CF18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08C6586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139B174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611B4D6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132EBA" w:rsidR="00132EBA" w:rsidP="00132EBA" w:rsidRDefault="00132EBA" w14:paraId="69CD1F4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05AFD" w:rsidP="005E4004" w:rsidRDefault="00005AFD" w14:paraId="64B03DD8" w14:textId="77C762CB">
      <w:pPr>
        <w:pStyle w:val="ListParagraph"/>
        <w:numPr>
          <w:ilvl w:val="0"/>
          <w:numId w:val="108"/>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Pr>
          <w:rFonts w:eastAsia="Times New Roman" w:cs="Times New Roman"/>
          <w:b/>
          <w:kern w:val="0"/>
          <w:sz w:val="24"/>
          <w:szCs w:val="24"/>
          <w:lang w:eastAsia="en-PH"/>
          <w14:ligatures w14:val="none"/>
        </w:rPr>
        <w:t>FileWriter</w:t>
      </w:r>
      <w:proofErr w:type="spellEnd"/>
      <w:r>
        <w:rPr>
          <w:rFonts w:eastAsia="Times New Roman" w:cs="Times New Roman"/>
          <w:b/>
          <w:kern w:val="0"/>
          <w:sz w:val="24"/>
          <w:szCs w:val="24"/>
          <w:lang w:eastAsia="en-PH"/>
          <w14:ligatures w14:val="none"/>
        </w:rPr>
        <w:t xml:space="preserve"> (Output)</w:t>
      </w:r>
    </w:p>
    <w:p w:rsidR="00132EBA" w:rsidP="00132EBA" w:rsidRDefault="00132EBA" w14:paraId="18F4FB25" w14:textId="7785A09A">
      <w:pPr>
        <w:pStyle w:val="ListParagraph"/>
        <w:numPr>
          <w:ilvl w:val="0"/>
          <w:numId w:val="15"/>
        </w:numPr>
        <w:spacing w:before="100" w:beforeAutospacing="1" w:after="100" w:afterAutospacing="1" w:line="240" w:lineRule="auto"/>
        <w:rPr>
          <w:rFonts w:eastAsia="Times New Roman" w:cs="Times New Roman"/>
          <w:b/>
          <w:kern w:val="0"/>
          <w:sz w:val="24"/>
          <w:szCs w:val="24"/>
          <w:lang w:eastAsia="en-PH"/>
          <w14:ligatures w14:val="none"/>
        </w:rPr>
      </w:pPr>
      <w:r w:rsidRPr="00132EBA">
        <w:rPr>
          <w:rFonts w:eastAsia="Times New Roman" w:cs="Times New Roman"/>
          <w:b/>
          <w:kern w:val="0"/>
          <w:sz w:val="24"/>
          <w:szCs w:val="24"/>
          <w:lang w:eastAsia="en-PH"/>
          <w14:ligatures w14:val="none"/>
        </w:rPr>
        <w:t xml:space="preserve">Used to </w:t>
      </w:r>
      <w:r w:rsidRPr="00132EBA">
        <w:rPr>
          <w:rFonts w:eastAsia="Times New Roman" w:cs="Times New Roman"/>
          <w:b/>
          <w:bCs/>
          <w:kern w:val="0"/>
          <w:sz w:val="24"/>
          <w:szCs w:val="24"/>
          <w:lang w:eastAsia="en-PH"/>
          <w14:ligatures w14:val="none"/>
        </w:rPr>
        <w:t>write text</w:t>
      </w:r>
      <w:r w:rsidRPr="00132EBA">
        <w:rPr>
          <w:rFonts w:eastAsia="Times New Roman" w:cs="Times New Roman"/>
          <w:b/>
          <w:kern w:val="0"/>
          <w:sz w:val="24"/>
          <w:szCs w:val="24"/>
          <w:lang w:eastAsia="en-PH"/>
          <w14:ligatures w14:val="none"/>
        </w:rPr>
        <w:t xml:space="preserve"> to a file.</w:t>
      </w:r>
    </w:p>
    <w:p w:rsidR="00132EBA" w:rsidP="00132EBA" w:rsidRDefault="00132EBA" w14:paraId="55D6D25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1CD796D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6383C3C6" w14:textId="2114595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Example:</w:t>
      </w:r>
    </w:p>
    <w:p w:rsidR="00132EBA" w:rsidP="00132EBA" w:rsidRDefault="00132EBA" w14:paraId="6F8C9809" w14:textId="24B3B3E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28" behindDoc="0" locked="0" layoutInCell="1" allowOverlap="1" wp14:anchorId="67AAA850" wp14:editId="58A6D8D4">
                <wp:simplePos x="0" y="0"/>
                <wp:positionH relativeFrom="margin">
                  <wp:align>center</wp:align>
                </wp:positionH>
                <wp:positionV relativeFrom="paragraph">
                  <wp:posOffset>7991</wp:posOffset>
                </wp:positionV>
                <wp:extent cx="5347970" cy="4925683"/>
                <wp:effectExtent l="0" t="0" r="24130" b="27940"/>
                <wp:wrapNone/>
                <wp:docPr id="1568659091" name="Text Box 10"/>
                <wp:cNvGraphicFramePr/>
                <a:graphic xmlns:a="http://schemas.openxmlformats.org/drawingml/2006/main">
                  <a:graphicData uri="http://schemas.microsoft.com/office/word/2010/wordprocessingShape">
                    <wps:wsp>
                      <wps:cNvSpPr txBox="1"/>
                      <wps:spPr>
                        <a:xfrm>
                          <a:off x="0" y="0"/>
                          <a:ext cx="5347970" cy="4925683"/>
                        </a:xfrm>
                        <a:prstGeom prst="rect">
                          <a:avLst/>
                        </a:prstGeom>
                        <a:solidFill>
                          <a:schemeClr val="tx1"/>
                        </a:solidFill>
                        <a:ln w="6350">
                          <a:solidFill>
                            <a:prstClr val="black"/>
                          </a:solidFill>
                        </a:ln>
                      </wps:spPr>
                      <wps:txbx>
                        <w:txbxContent>
                          <w:p w:rsidR="00132EBA" w:rsidP="00132EBA" w:rsidRDefault="00132EBA" w14:paraId="27F94D30" w14:textId="77777777">
                            <w:pPr>
                              <w:numPr>
                                <w:ilvl w:val="0"/>
                                <w:numId w:val="0"/>
                              </w:numPr>
                            </w:pPr>
                            <w:r>
                              <w:t>java</w:t>
                            </w:r>
                          </w:p>
                          <w:p w:rsidR="00132EBA" w:rsidP="00132EBA" w:rsidRDefault="00132EBA" w14:paraId="2212FE96" w14:textId="77777777">
                            <w:pPr>
                              <w:numPr>
                                <w:ilvl w:val="0"/>
                                <w:numId w:val="0"/>
                              </w:numPr>
                            </w:pPr>
                          </w:p>
                          <w:p w:rsidR="00132EBA" w:rsidP="00132EBA" w:rsidRDefault="00132EBA" w14:paraId="1992A476" w14:textId="77777777">
                            <w:pPr>
                              <w:numPr>
                                <w:ilvl w:val="0"/>
                                <w:numId w:val="0"/>
                              </w:numPr>
                            </w:pPr>
                            <w:r>
                              <w:t xml:space="preserve">import </w:t>
                            </w:r>
                            <w:proofErr w:type="spellStart"/>
                            <w:proofErr w:type="gramStart"/>
                            <w:r>
                              <w:t>java.io.FileWriter</w:t>
                            </w:r>
                            <w:proofErr w:type="spellEnd"/>
                            <w:proofErr w:type="gramEnd"/>
                            <w:r>
                              <w:t>;</w:t>
                            </w:r>
                          </w:p>
                          <w:p w:rsidR="00132EBA" w:rsidP="00132EBA" w:rsidRDefault="00132EBA" w14:paraId="29BBFDD6" w14:textId="77777777">
                            <w:pPr>
                              <w:numPr>
                                <w:ilvl w:val="0"/>
                                <w:numId w:val="0"/>
                              </w:numPr>
                            </w:pPr>
                            <w:r>
                              <w:t xml:space="preserve">import </w:t>
                            </w:r>
                            <w:proofErr w:type="spellStart"/>
                            <w:proofErr w:type="gramStart"/>
                            <w:r>
                              <w:t>java.io.IOException</w:t>
                            </w:r>
                            <w:proofErr w:type="spellEnd"/>
                            <w:proofErr w:type="gramEnd"/>
                            <w:r>
                              <w:t>;</w:t>
                            </w:r>
                          </w:p>
                          <w:p w:rsidR="00132EBA" w:rsidP="00132EBA" w:rsidRDefault="00132EBA" w14:paraId="2C05D2B6" w14:textId="77777777">
                            <w:pPr>
                              <w:numPr>
                                <w:ilvl w:val="0"/>
                                <w:numId w:val="0"/>
                              </w:numPr>
                            </w:pPr>
                          </w:p>
                          <w:p w:rsidR="00132EBA" w:rsidP="00132EBA" w:rsidRDefault="00132EBA" w14:paraId="76714D08" w14:textId="77777777">
                            <w:pPr>
                              <w:numPr>
                                <w:ilvl w:val="0"/>
                                <w:numId w:val="0"/>
                              </w:numPr>
                            </w:pPr>
                            <w:r>
                              <w:t xml:space="preserve">public class </w:t>
                            </w:r>
                            <w:proofErr w:type="spellStart"/>
                            <w:r>
                              <w:t>WriteExample</w:t>
                            </w:r>
                            <w:proofErr w:type="spellEnd"/>
                            <w:r>
                              <w:t xml:space="preserve"> {</w:t>
                            </w:r>
                          </w:p>
                          <w:p w:rsidR="00132EBA" w:rsidP="00132EBA" w:rsidRDefault="00132EBA" w14:paraId="73A51F98"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132EBA" w:rsidP="00132EBA" w:rsidRDefault="00132EBA" w14:paraId="20B9F572" w14:textId="77777777">
                            <w:pPr>
                              <w:numPr>
                                <w:ilvl w:val="0"/>
                                <w:numId w:val="0"/>
                              </w:numPr>
                            </w:pPr>
                            <w:r>
                              <w:t xml:space="preserve">        try {</w:t>
                            </w:r>
                          </w:p>
                          <w:p w:rsidR="00132EBA" w:rsidP="00132EBA" w:rsidRDefault="00132EBA" w14:paraId="1909C732" w14:textId="77777777">
                            <w:pPr>
                              <w:numPr>
                                <w:ilvl w:val="0"/>
                                <w:numId w:val="0"/>
                              </w:numPr>
                            </w:pPr>
                            <w:r>
                              <w:t xml:space="preserve">            </w:t>
                            </w:r>
                            <w:proofErr w:type="spellStart"/>
                            <w:r>
                              <w:t>FileWriter</w:t>
                            </w:r>
                            <w:proofErr w:type="spellEnd"/>
                            <w:r>
                              <w:t xml:space="preserve"> writer = new </w:t>
                            </w:r>
                            <w:proofErr w:type="spellStart"/>
                            <w:r>
                              <w:t>FileWriter</w:t>
                            </w:r>
                            <w:proofErr w:type="spellEnd"/>
                            <w:r>
                              <w:t>("data.txt"</w:t>
                            </w:r>
                            <w:proofErr w:type="gramStart"/>
                            <w:r>
                              <w:t>);</w:t>
                            </w:r>
                            <w:proofErr w:type="gramEnd"/>
                          </w:p>
                          <w:p w:rsidR="00132EBA" w:rsidP="00132EBA" w:rsidRDefault="00132EBA" w14:paraId="272B8628" w14:textId="77777777">
                            <w:pPr>
                              <w:numPr>
                                <w:ilvl w:val="0"/>
                                <w:numId w:val="0"/>
                              </w:numPr>
                            </w:pPr>
                            <w:r>
                              <w:t xml:space="preserve">            </w:t>
                            </w:r>
                            <w:proofErr w:type="spellStart"/>
                            <w:proofErr w:type="gramStart"/>
                            <w:r>
                              <w:t>writer.write</w:t>
                            </w:r>
                            <w:proofErr w:type="spellEnd"/>
                            <w:proofErr w:type="gramEnd"/>
                            <w:r>
                              <w:t>("Hello, Java File I/O!"</w:t>
                            </w:r>
                            <w:proofErr w:type="gramStart"/>
                            <w:r>
                              <w:t>);</w:t>
                            </w:r>
                            <w:proofErr w:type="gramEnd"/>
                          </w:p>
                          <w:p w:rsidR="00132EBA" w:rsidP="00132EBA" w:rsidRDefault="00132EBA" w14:paraId="4BC680D3" w14:textId="77777777">
                            <w:pPr>
                              <w:numPr>
                                <w:ilvl w:val="0"/>
                                <w:numId w:val="0"/>
                              </w:numPr>
                            </w:pPr>
                            <w:r>
                              <w:t xml:space="preserve">            </w:t>
                            </w:r>
                            <w:proofErr w:type="spellStart"/>
                            <w:proofErr w:type="gramStart"/>
                            <w:r>
                              <w:t>writer.close</w:t>
                            </w:r>
                            <w:proofErr w:type="spellEnd"/>
                            <w:proofErr w:type="gramEnd"/>
                            <w:r>
                              <w:t>(</w:t>
                            </w:r>
                            <w:proofErr w:type="gramStart"/>
                            <w:r>
                              <w:t>);</w:t>
                            </w:r>
                            <w:proofErr w:type="gramEnd"/>
                          </w:p>
                          <w:p w:rsidR="00132EBA" w:rsidP="00132EBA" w:rsidRDefault="00132EBA" w14:paraId="194905C2" w14:textId="77777777">
                            <w:pPr>
                              <w:numPr>
                                <w:ilvl w:val="0"/>
                                <w:numId w:val="0"/>
                              </w:numPr>
                            </w:pPr>
                            <w:r>
                              <w:t xml:space="preserve">            </w:t>
                            </w:r>
                            <w:proofErr w:type="spellStart"/>
                            <w:r>
                              <w:t>System.out.println</w:t>
                            </w:r>
                            <w:proofErr w:type="spellEnd"/>
                            <w:r>
                              <w:t>("File written successfully."</w:t>
                            </w:r>
                            <w:proofErr w:type="gramStart"/>
                            <w:r>
                              <w:t>);</w:t>
                            </w:r>
                            <w:proofErr w:type="gramEnd"/>
                          </w:p>
                          <w:p w:rsidR="00132EBA" w:rsidP="00132EBA" w:rsidRDefault="00132EBA" w14:paraId="216E948F" w14:textId="77777777">
                            <w:pPr>
                              <w:numPr>
                                <w:ilvl w:val="0"/>
                                <w:numId w:val="0"/>
                              </w:numPr>
                            </w:pPr>
                            <w:r>
                              <w:t xml:space="preserve">        } catch (</w:t>
                            </w:r>
                            <w:proofErr w:type="spellStart"/>
                            <w:r>
                              <w:t>IOException</w:t>
                            </w:r>
                            <w:proofErr w:type="spellEnd"/>
                            <w:r>
                              <w:t xml:space="preserve"> e) {</w:t>
                            </w:r>
                          </w:p>
                          <w:p w:rsidR="00132EBA" w:rsidP="00132EBA" w:rsidRDefault="00132EBA" w14:paraId="2A45E474"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132EBA" w:rsidP="00132EBA" w:rsidRDefault="00132EBA" w14:paraId="5659F9F3" w14:textId="77777777">
                            <w:pPr>
                              <w:numPr>
                                <w:ilvl w:val="0"/>
                                <w:numId w:val="0"/>
                              </w:numPr>
                            </w:pPr>
                            <w:r>
                              <w:t xml:space="preserve">        }</w:t>
                            </w:r>
                          </w:p>
                          <w:p w:rsidR="00132EBA" w:rsidP="00132EBA" w:rsidRDefault="00132EBA" w14:paraId="54D6C7E0" w14:textId="77777777">
                            <w:pPr>
                              <w:numPr>
                                <w:ilvl w:val="0"/>
                                <w:numId w:val="0"/>
                              </w:numPr>
                            </w:pPr>
                            <w:r>
                              <w:t xml:space="preserve">    }</w:t>
                            </w:r>
                          </w:p>
                          <w:p w:rsidRPr="00CF012C" w:rsidR="00132EBA" w:rsidP="00132EBA" w:rsidRDefault="00132EBA" w14:paraId="1E43F83A" w14:textId="4EBECC18">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EACCC5B">
              <v:shape id="_x0000_s1117" style="position:absolute;margin-left:0;margin-top:.65pt;width:421.1pt;height:387.85pt;z-index:2516583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" w14:anchorId="67AAA850">
                <v:textbox>
                  <w:txbxContent>
                    <w:p w:rsidR="00132EBA" w:rsidP="00132EBA" w:rsidRDefault="00132EBA" w14:paraId="1CD8603B" w14:textId="77777777">
                      <w:pPr>
                        <w:numPr>
                          <w:ilvl w:val="0"/>
                          <w:numId w:val="0"/>
                        </w:numPr>
                      </w:pPr>
                      <w:r>
                        <w:t>java</w:t>
                      </w:r>
                    </w:p>
                    <w:p w:rsidR="00132EBA" w:rsidP="00132EBA" w:rsidRDefault="00132EBA" w14:paraId="6D072C0D" w14:textId="77777777">
                      <w:pPr>
                        <w:numPr>
                          <w:ilvl w:val="0"/>
                          <w:numId w:val="0"/>
                        </w:numPr>
                      </w:pPr>
                    </w:p>
                    <w:p w:rsidR="00132EBA" w:rsidP="00132EBA" w:rsidRDefault="00132EBA" w14:paraId="1DD6E214" w14:textId="77777777">
                      <w:pPr>
                        <w:numPr>
                          <w:ilvl w:val="0"/>
                          <w:numId w:val="0"/>
                        </w:numPr>
                      </w:pPr>
                      <w:r>
                        <w:t xml:space="preserve">import </w:t>
                      </w:r>
                      <w:proofErr w:type="spellStart"/>
                      <w:proofErr w:type="gramStart"/>
                      <w:r>
                        <w:t>java.io.FileWriter</w:t>
                      </w:r>
                      <w:proofErr w:type="spellEnd"/>
                      <w:proofErr w:type="gramEnd"/>
                      <w:r>
                        <w:t>;</w:t>
                      </w:r>
                    </w:p>
                    <w:p w:rsidR="00132EBA" w:rsidP="00132EBA" w:rsidRDefault="00132EBA" w14:paraId="22BAE3EA" w14:textId="77777777">
                      <w:pPr>
                        <w:numPr>
                          <w:ilvl w:val="0"/>
                          <w:numId w:val="0"/>
                        </w:numPr>
                      </w:pPr>
                      <w:r>
                        <w:t xml:space="preserve">import </w:t>
                      </w:r>
                      <w:proofErr w:type="spellStart"/>
                      <w:proofErr w:type="gramStart"/>
                      <w:r>
                        <w:t>java.io.IOException</w:t>
                      </w:r>
                      <w:proofErr w:type="spellEnd"/>
                      <w:proofErr w:type="gramEnd"/>
                      <w:r>
                        <w:t>;</w:t>
                      </w:r>
                    </w:p>
                    <w:p w:rsidR="00132EBA" w:rsidP="00132EBA" w:rsidRDefault="00132EBA" w14:paraId="48A21919" w14:textId="77777777">
                      <w:pPr>
                        <w:numPr>
                          <w:ilvl w:val="0"/>
                          <w:numId w:val="0"/>
                        </w:numPr>
                      </w:pPr>
                    </w:p>
                    <w:p w:rsidR="00132EBA" w:rsidP="00132EBA" w:rsidRDefault="00132EBA" w14:paraId="374A05FC" w14:textId="77777777">
                      <w:pPr>
                        <w:numPr>
                          <w:ilvl w:val="0"/>
                          <w:numId w:val="0"/>
                        </w:numPr>
                      </w:pPr>
                      <w:r>
                        <w:t xml:space="preserve">public class </w:t>
                      </w:r>
                      <w:proofErr w:type="spellStart"/>
                      <w:r>
                        <w:t>WriteExample</w:t>
                      </w:r>
                      <w:proofErr w:type="spellEnd"/>
                      <w:r>
                        <w:t xml:space="preserve"> {</w:t>
                      </w:r>
                    </w:p>
                    <w:p w:rsidR="00132EBA" w:rsidP="00132EBA" w:rsidRDefault="00132EBA" w14:paraId="33CF40B0"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132EBA" w:rsidP="00132EBA" w:rsidRDefault="00132EBA" w14:paraId="7AE530EE" w14:textId="77777777">
                      <w:pPr>
                        <w:numPr>
                          <w:ilvl w:val="0"/>
                          <w:numId w:val="0"/>
                        </w:numPr>
                      </w:pPr>
                      <w:r>
                        <w:t xml:space="preserve">        try {</w:t>
                      </w:r>
                    </w:p>
                    <w:p w:rsidR="00132EBA" w:rsidP="00132EBA" w:rsidRDefault="00132EBA" w14:paraId="13EE5D1A" w14:textId="77777777">
                      <w:pPr>
                        <w:numPr>
                          <w:ilvl w:val="0"/>
                          <w:numId w:val="0"/>
                        </w:numPr>
                      </w:pPr>
                      <w:r>
                        <w:t xml:space="preserve">            </w:t>
                      </w:r>
                      <w:proofErr w:type="spellStart"/>
                      <w:r>
                        <w:t>FileWriter</w:t>
                      </w:r>
                      <w:proofErr w:type="spellEnd"/>
                      <w:r>
                        <w:t xml:space="preserve"> writer = new </w:t>
                      </w:r>
                      <w:proofErr w:type="spellStart"/>
                      <w:r>
                        <w:t>FileWriter</w:t>
                      </w:r>
                      <w:proofErr w:type="spellEnd"/>
                      <w:r>
                        <w:t>("data.txt"</w:t>
                      </w:r>
                      <w:proofErr w:type="gramStart"/>
                      <w:r>
                        <w:t>);</w:t>
                      </w:r>
                      <w:proofErr w:type="gramEnd"/>
                    </w:p>
                    <w:p w:rsidR="00132EBA" w:rsidP="00132EBA" w:rsidRDefault="00132EBA" w14:paraId="65B00832" w14:textId="77777777">
                      <w:pPr>
                        <w:numPr>
                          <w:ilvl w:val="0"/>
                          <w:numId w:val="0"/>
                        </w:numPr>
                      </w:pPr>
                      <w:r>
                        <w:t xml:space="preserve">            </w:t>
                      </w:r>
                      <w:proofErr w:type="spellStart"/>
                      <w:proofErr w:type="gramStart"/>
                      <w:r>
                        <w:t>writer.write</w:t>
                      </w:r>
                      <w:proofErr w:type="spellEnd"/>
                      <w:proofErr w:type="gramEnd"/>
                      <w:r>
                        <w:t>("Hello, Java File I/O!"</w:t>
                      </w:r>
                      <w:proofErr w:type="gramStart"/>
                      <w:r>
                        <w:t>);</w:t>
                      </w:r>
                      <w:proofErr w:type="gramEnd"/>
                    </w:p>
                    <w:p w:rsidR="00132EBA" w:rsidP="00132EBA" w:rsidRDefault="00132EBA" w14:paraId="7B5E574F" w14:textId="77777777">
                      <w:pPr>
                        <w:numPr>
                          <w:ilvl w:val="0"/>
                          <w:numId w:val="0"/>
                        </w:numPr>
                      </w:pPr>
                      <w:r>
                        <w:t xml:space="preserve">            </w:t>
                      </w:r>
                      <w:proofErr w:type="spellStart"/>
                      <w:proofErr w:type="gramStart"/>
                      <w:r>
                        <w:t>writer.close</w:t>
                      </w:r>
                      <w:proofErr w:type="spellEnd"/>
                      <w:proofErr w:type="gramEnd"/>
                      <w:r>
                        <w:t>(</w:t>
                      </w:r>
                      <w:proofErr w:type="gramStart"/>
                      <w:r>
                        <w:t>);</w:t>
                      </w:r>
                      <w:proofErr w:type="gramEnd"/>
                    </w:p>
                    <w:p w:rsidR="00132EBA" w:rsidP="00132EBA" w:rsidRDefault="00132EBA" w14:paraId="2B508161" w14:textId="77777777">
                      <w:pPr>
                        <w:numPr>
                          <w:ilvl w:val="0"/>
                          <w:numId w:val="0"/>
                        </w:numPr>
                      </w:pPr>
                      <w:r>
                        <w:t xml:space="preserve">            </w:t>
                      </w:r>
                      <w:proofErr w:type="spellStart"/>
                      <w:r>
                        <w:t>System.out.println</w:t>
                      </w:r>
                      <w:proofErr w:type="spellEnd"/>
                      <w:r>
                        <w:t>("File written successfully."</w:t>
                      </w:r>
                      <w:proofErr w:type="gramStart"/>
                      <w:r>
                        <w:t>);</w:t>
                      </w:r>
                      <w:proofErr w:type="gramEnd"/>
                    </w:p>
                    <w:p w:rsidR="00132EBA" w:rsidP="00132EBA" w:rsidRDefault="00132EBA" w14:paraId="433D76FC" w14:textId="77777777">
                      <w:pPr>
                        <w:numPr>
                          <w:ilvl w:val="0"/>
                          <w:numId w:val="0"/>
                        </w:numPr>
                      </w:pPr>
                      <w:r>
                        <w:t xml:space="preserve">        } catch (</w:t>
                      </w:r>
                      <w:proofErr w:type="spellStart"/>
                      <w:r>
                        <w:t>IOException</w:t>
                      </w:r>
                      <w:proofErr w:type="spellEnd"/>
                      <w:r>
                        <w:t xml:space="preserve"> e) {</w:t>
                      </w:r>
                    </w:p>
                    <w:p w:rsidR="00132EBA" w:rsidP="00132EBA" w:rsidRDefault="00132EBA" w14:paraId="11E0BB63"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132EBA" w:rsidP="00132EBA" w:rsidRDefault="00132EBA" w14:paraId="58928608" w14:textId="77777777">
                      <w:pPr>
                        <w:numPr>
                          <w:ilvl w:val="0"/>
                          <w:numId w:val="0"/>
                        </w:numPr>
                      </w:pPr>
                      <w:r>
                        <w:t xml:space="preserve">        }</w:t>
                      </w:r>
                    </w:p>
                    <w:p w:rsidR="00132EBA" w:rsidP="00132EBA" w:rsidRDefault="00132EBA" w14:paraId="71082AE4" w14:textId="77777777">
                      <w:pPr>
                        <w:numPr>
                          <w:ilvl w:val="0"/>
                          <w:numId w:val="0"/>
                        </w:numPr>
                      </w:pPr>
                      <w:r>
                        <w:t xml:space="preserve">    }</w:t>
                      </w:r>
                    </w:p>
                    <w:p w:rsidRPr="00CF012C" w:rsidR="00132EBA" w:rsidP="00132EBA" w:rsidRDefault="00132EBA" w14:paraId="5099CEB6" w14:textId="4EBECC18">
                      <w:pPr>
                        <w:numPr>
                          <w:ilvl w:val="0"/>
                          <w:numId w:val="0"/>
                        </w:numPr>
                      </w:pPr>
                      <w:r>
                        <w:t>}</w:t>
                      </w:r>
                    </w:p>
                  </w:txbxContent>
                </v:textbox>
                <w10:wrap anchorx="margin"/>
              </v:shape>
            </w:pict>
          </mc:Fallback>
        </mc:AlternateContent>
      </w:r>
    </w:p>
    <w:p w:rsidR="00132EBA" w:rsidP="00132EBA" w:rsidRDefault="00132EBA" w14:paraId="055B498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68DD13E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5BDF10E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63B0707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3FA0260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6A28EC1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6FE72D2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50A9385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2EE9A7E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1D34F87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213D80B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54EA6E6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75824B5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1AF60BD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3F1F676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596BA82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698C4FD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797A9F1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1026D14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22AF6D9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132EBA" w:rsidR="00132EBA" w:rsidP="00132EBA" w:rsidRDefault="00132EBA" w14:paraId="075E425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05AFD" w:rsidP="005E4004" w:rsidRDefault="00005AFD" w14:paraId="3B8BB189" w14:textId="459065B9">
      <w:pPr>
        <w:pStyle w:val="ListParagraph"/>
        <w:numPr>
          <w:ilvl w:val="0"/>
          <w:numId w:val="108"/>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Pr>
          <w:rFonts w:eastAsia="Times New Roman" w:cs="Times New Roman"/>
          <w:b/>
          <w:kern w:val="0"/>
          <w:sz w:val="24"/>
          <w:szCs w:val="24"/>
          <w:lang w:eastAsia="en-PH"/>
          <w14:ligatures w14:val="none"/>
        </w:rPr>
        <w:t>FileReader</w:t>
      </w:r>
      <w:proofErr w:type="spellEnd"/>
      <w:r>
        <w:rPr>
          <w:rFonts w:eastAsia="Times New Roman" w:cs="Times New Roman"/>
          <w:b/>
          <w:kern w:val="0"/>
          <w:sz w:val="24"/>
          <w:szCs w:val="24"/>
          <w:lang w:eastAsia="en-PH"/>
          <w14:ligatures w14:val="none"/>
        </w:rPr>
        <w:t xml:space="preserve"> </w:t>
      </w:r>
      <w:r w:rsidR="00132EBA">
        <w:rPr>
          <w:rFonts w:eastAsia="Times New Roman" w:cs="Times New Roman"/>
          <w:b/>
          <w:kern w:val="0"/>
          <w:sz w:val="24"/>
          <w:szCs w:val="24"/>
          <w:lang w:eastAsia="en-PH"/>
          <w14:ligatures w14:val="none"/>
        </w:rPr>
        <w:t>(Input</w:t>
      </w:r>
      <w:r>
        <w:rPr>
          <w:rFonts w:eastAsia="Times New Roman" w:cs="Times New Roman"/>
          <w:b/>
          <w:kern w:val="0"/>
          <w:sz w:val="24"/>
          <w:szCs w:val="24"/>
          <w:lang w:eastAsia="en-PH"/>
          <w14:ligatures w14:val="none"/>
        </w:rPr>
        <w:t>)</w:t>
      </w:r>
    </w:p>
    <w:p w:rsidR="00132EBA" w:rsidP="00132EBA" w:rsidRDefault="00132EBA" w14:paraId="01746E78"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132EBA">
        <w:rPr>
          <w:rFonts w:eastAsia="Times New Roman" w:cs="Times New Roman"/>
          <w:bCs/>
          <w:kern w:val="0"/>
          <w:sz w:val="24"/>
          <w:szCs w:val="24"/>
          <w:lang w:eastAsia="en-PH"/>
          <w14:ligatures w14:val="none"/>
        </w:rPr>
        <w:t>Used to read text from a file.</w:t>
      </w:r>
    </w:p>
    <w:p w:rsidRPr="00132EBA" w:rsidR="00132EBA" w:rsidP="00132EBA" w:rsidRDefault="00132EBA" w14:paraId="69355246" w14:textId="5207A364">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r w:rsidRPr="00132EBA">
        <w:rPr>
          <w:rFonts w:eastAsia="Times New Roman" w:cs="Times New Roman"/>
          <w:b/>
          <w:kern w:val="0"/>
          <w:sz w:val="24"/>
          <w:szCs w:val="24"/>
          <w:lang w:eastAsia="en-PH"/>
          <w14:ligatures w14:val="none"/>
        </w:rPr>
        <w:t xml:space="preserve">Example: </w:t>
      </w:r>
    </w:p>
    <w:p w:rsidR="00132EBA" w:rsidP="00132EBA" w:rsidRDefault="00132EBA" w14:paraId="1E4FF707" w14:textId="0A1401E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29" behindDoc="0" locked="0" layoutInCell="1" allowOverlap="1" wp14:anchorId="4EA692DA" wp14:editId="0D629019">
                <wp:simplePos x="0" y="0"/>
                <wp:positionH relativeFrom="margin">
                  <wp:align>center</wp:align>
                </wp:positionH>
                <wp:positionV relativeFrom="paragraph">
                  <wp:posOffset>7836</wp:posOffset>
                </wp:positionV>
                <wp:extent cx="5347970" cy="5589917"/>
                <wp:effectExtent l="0" t="0" r="24130" b="10795"/>
                <wp:wrapNone/>
                <wp:docPr id="609250193" name="Text Box 10"/>
                <wp:cNvGraphicFramePr/>
                <a:graphic xmlns:a="http://schemas.openxmlformats.org/drawingml/2006/main">
                  <a:graphicData uri="http://schemas.microsoft.com/office/word/2010/wordprocessingShape">
                    <wps:wsp>
                      <wps:cNvSpPr txBox="1"/>
                      <wps:spPr>
                        <a:xfrm>
                          <a:off x="0" y="0"/>
                          <a:ext cx="5347970" cy="5589917"/>
                        </a:xfrm>
                        <a:prstGeom prst="rect">
                          <a:avLst/>
                        </a:prstGeom>
                        <a:solidFill>
                          <a:schemeClr val="tx1"/>
                        </a:solidFill>
                        <a:ln w="6350">
                          <a:solidFill>
                            <a:prstClr val="black"/>
                          </a:solidFill>
                        </a:ln>
                      </wps:spPr>
                      <wps:txbx>
                        <w:txbxContent>
                          <w:p w:rsidR="00132EBA" w:rsidP="00132EBA" w:rsidRDefault="00132EBA" w14:paraId="319DA903" w14:textId="77777777">
                            <w:pPr>
                              <w:numPr>
                                <w:ilvl w:val="0"/>
                                <w:numId w:val="0"/>
                              </w:numPr>
                            </w:pPr>
                            <w:r>
                              <w:t>java</w:t>
                            </w:r>
                          </w:p>
                          <w:p w:rsidR="00132EBA" w:rsidP="00132EBA" w:rsidRDefault="00132EBA" w14:paraId="0869A9D7" w14:textId="77777777">
                            <w:pPr>
                              <w:numPr>
                                <w:ilvl w:val="0"/>
                                <w:numId w:val="0"/>
                              </w:numPr>
                            </w:pPr>
                          </w:p>
                          <w:p w:rsidR="00132EBA" w:rsidP="00132EBA" w:rsidRDefault="00132EBA" w14:paraId="2CCA3E6E" w14:textId="77777777">
                            <w:pPr>
                              <w:numPr>
                                <w:ilvl w:val="0"/>
                                <w:numId w:val="0"/>
                              </w:numPr>
                            </w:pPr>
                            <w:r>
                              <w:t xml:space="preserve">import </w:t>
                            </w:r>
                            <w:proofErr w:type="spellStart"/>
                            <w:proofErr w:type="gramStart"/>
                            <w:r>
                              <w:t>java.io.FileReader</w:t>
                            </w:r>
                            <w:proofErr w:type="spellEnd"/>
                            <w:proofErr w:type="gramEnd"/>
                            <w:r>
                              <w:t>;</w:t>
                            </w:r>
                          </w:p>
                          <w:p w:rsidR="00132EBA" w:rsidP="00132EBA" w:rsidRDefault="00132EBA" w14:paraId="65C9DA4D" w14:textId="77777777">
                            <w:pPr>
                              <w:numPr>
                                <w:ilvl w:val="0"/>
                                <w:numId w:val="0"/>
                              </w:numPr>
                            </w:pPr>
                            <w:r>
                              <w:t xml:space="preserve">import </w:t>
                            </w:r>
                            <w:proofErr w:type="spellStart"/>
                            <w:proofErr w:type="gramStart"/>
                            <w:r>
                              <w:t>java.io.IOException</w:t>
                            </w:r>
                            <w:proofErr w:type="spellEnd"/>
                            <w:proofErr w:type="gramEnd"/>
                            <w:r>
                              <w:t>;</w:t>
                            </w:r>
                          </w:p>
                          <w:p w:rsidR="00132EBA" w:rsidP="00132EBA" w:rsidRDefault="00132EBA" w14:paraId="0BC89BBC" w14:textId="77777777">
                            <w:pPr>
                              <w:numPr>
                                <w:ilvl w:val="0"/>
                                <w:numId w:val="0"/>
                              </w:numPr>
                            </w:pPr>
                          </w:p>
                          <w:p w:rsidR="00132EBA" w:rsidP="00132EBA" w:rsidRDefault="00132EBA" w14:paraId="2A0B3405" w14:textId="77777777">
                            <w:pPr>
                              <w:numPr>
                                <w:ilvl w:val="0"/>
                                <w:numId w:val="0"/>
                              </w:numPr>
                            </w:pPr>
                            <w:r>
                              <w:t xml:space="preserve">public class </w:t>
                            </w:r>
                            <w:proofErr w:type="spellStart"/>
                            <w:r>
                              <w:t>ReadExample</w:t>
                            </w:r>
                            <w:proofErr w:type="spellEnd"/>
                            <w:r>
                              <w:t xml:space="preserve"> {</w:t>
                            </w:r>
                          </w:p>
                          <w:p w:rsidR="00132EBA" w:rsidP="00132EBA" w:rsidRDefault="00132EBA" w14:paraId="0AD76A8D"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132EBA" w:rsidP="00132EBA" w:rsidRDefault="00132EBA" w14:paraId="051F68AF" w14:textId="77777777">
                            <w:pPr>
                              <w:numPr>
                                <w:ilvl w:val="0"/>
                                <w:numId w:val="0"/>
                              </w:numPr>
                            </w:pPr>
                            <w:r>
                              <w:t xml:space="preserve">        try {</w:t>
                            </w:r>
                          </w:p>
                          <w:p w:rsidR="00132EBA" w:rsidP="00132EBA" w:rsidRDefault="00132EBA" w14:paraId="20FFC3AA" w14:textId="77777777">
                            <w:pPr>
                              <w:numPr>
                                <w:ilvl w:val="0"/>
                                <w:numId w:val="0"/>
                              </w:numPr>
                            </w:pPr>
                            <w:r>
                              <w:t xml:space="preserve">            </w:t>
                            </w:r>
                            <w:proofErr w:type="spellStart"/>
                            <w:r>
                              <w:t>FileReader</w:t>
                            </w:r>
                            <w:proofErr w:type="spellEnd"/>
                            <w:r>
                              <w:t xml:space="preserve"> reader = new </w:t>
                            </w:r>
                            <w:proofErr w:type="spellStart"/>
                            <w:r>
                              <w:t>FileReader</w:t>
                            </w:r>
                            <w:proofErr w:type="spellEnd"/>
                            <w:r>
                              <w:t>("data.txt"</w:t>
                            </w:r>
                            <w:proofErr w:type="gramStart"/>
                            <w:r>
                              <w:t>);</w:t>
                            </w:r>
                            <w:proofErr w:type="gramEnd"/>
                          </w:p>
                          <w:p w:rsidR="00132EBA" w:rsidP="00132EBA" w:rsidRDefault="00132EBA" w14:paraId="0F020C2E" w14:textId="77777777">
                            <w:pPr>
                              <w:numPr>
                                <w:ilvl w:val="0"/>
                                <w:numId w:val="0"/>
                              </w:numPr>
                            </w:pPr>
                            <w:r>
                              <w:t xml:space="preserve">            int </w:t>
                            </w:r>
                            <w:proofErr w:type="spellStart"/>
                            <w:proofErr w:type="gramStart"/>
                            <w:r>
                              <w:t>ch</w:t>
                            </w:r>
                            <w:proofErr w:type="spellEnd"/>
                            <w:r>
                              <w:t>;</w:t>
                            </w:r>
                            <w:proofErr w:type="gramEnd"/>
                          </w:p>
                          <w:p w:rsidR="00132EBA" w:rsidP="00132EBA" w:rsidRDefault="00132EBA" w14:paraId="5C99F5C2" w14:textId="77777777">
                            <w:pPr>
                              <w:numPr>
                                <w:ilvl w:val="0"/>
                                <w:numId w:val="0"/>
                              </w:numPr>
                            </w:pPr>
                            <w:r>
                              <w:t xml:space="preserve">            while ((</w:t>
                            </w:r>
                            <w:proofErr w:type="spellStart"/>
                            <w:r>
                              <w:t>ch</w:t>
                            </w:r>
                            <w:proofErr w:type="spellEnd"/>
                            <w:r>
                              <w:t xml:space="preserve"> = </w:t>
                            </w:r>
                            <w:proofErr w:type="spellStart"/>
                            <w:proofErr w:type="gramStart"/>
                            <w:r>
                              <w:t>reader.read</w:t>
                            </w:r>
                            <w:proofErr w:type="spellEnd"/>
                            <w:proofErr w:type="gramEnd"/>
                            <w:r>
                              <w:t>()</w:t>
                            </w:r>
                            <w:proofErr w:type="gramStart"/>
                            <w:r>
                              <w:t>) !</w:t>
                            </w:r>
                            <w:proofErr w:type="gramEnd"/>
                            <w:r>
                              <w:t>= -1) {</w:t>
                            </w:r>
                          </w:p>
                          <w:p w:rsidR="00132EBA" w:rsidP="00132EBA" w:rsidRDefault="00132EBA" w14:paraId="19760465" w14:textId="77777777">
                            <w:pPr>
                              <w:numPr>
                                <w:ilvl w:val="0"/>
                                <w:numId w:val="0"/>
                              </w:numPr>
                            </w:pPr>
                            <w:r>
                              <w:t xml:space="preserve">                </w:t>
                            </w:r>
                            <w:proofErr w:type="spellStart"/>
                            <w:r>
                              <w:t>System.out.print</w:t>
                            </w:r>
                            <w:proofErr w:type="spellEnd"/>
                            <w:r>
                              <w:t xml:space="preserve">((char) </w:t>
                            </w:r>
                            <w:proofErr w:type="spellStart"/>
                            <w:r>
                              <w:t>ch</w:t>
                            </w:r>
                            <w:proofErr w:type="spellEnd"/>
                            <w:proofErr w:type="gramStart"/>
                            <w:r>
                              <w:t>);</w:t>
                            </w:r>
                            <w:proofErr w:type="gramEnd"/>
                          </w:p>
                          <w:p w:rsidR="00132EBA" w:rsidP="00132EBA" w:rsidRDefault="00132EBA" w14:paraId="5F936643" w14:textId="77777777">
                            <w:pPr>
                              <w:numPr>
                                <w:ilvl w:val="0"/>
                                <w:numId w:val="0"/>
                              </w:numPr>
                            </w:pPr>
                            <w:r>
                              <w:t xml:space="preserve">            }</w:t>
                            </w:r>
                          </w:p>
                          <w:p w:rsidR="00132EBA" w:rsidP="00132EBA" w:rsidRDefault="00132EBA" w14:paraId="34C714CC" w14:textId="77777777">
                            <w:pPr>
                              <w:numPr>
                                <w:ilvl w:val="0"/>
                                <w:numId w:val="0"/>
                              </w:numPr>
                            </w:pPr>
                            <w:r>
                              <w:t xml:space="preserve">            </w:t>
                            </w:r>
                            <w:proofErr w:type="spellStart"/>
                            <w:proofErr w:type="gramStart"/>
                            <w:r>
                              <w:t>reader.close</w:t>
                            </w:r>
                            <w:proofErr w:type="spellEnd"/>
                            <w:proofErr w:type="gramEnd"/>
                            <w:r>
                              <w:t>(</w:t>
                            </w:r>
                            <w:proofErr w:type="gramStart"/>
                            <w:r>
                              <w:t>);</w:t>
                            </w:r>
                            <w:proofErr w:type="gramEnd"/>
                          </w:p>
                          <w:p w:rsidR="00132EBA" w:rsidP="00132EBA" w:rsidRDefault="00132EBA" w14:paraId="5475A4A2" w14:textId="77777777">
                            <w:pPr>
                              <w:numPr>
                                <w:ilvl w:val="0"/>
                                <w:numId w:val="0"/>
                              </w:numPr>
                            </w:pPr>
                            <w:r>
                              <w:t xml:space="preserve">        } catch (</w:t>
                            </w:r>
                            <w:proofErr w:type="spellStart"/>
                            <w:r>
                              <w:t>IOException</w:t>
                            </w:r>
                            <w:proofErr w:type="spellEnd"/>
                            <w:r>
                              <w:t xml:space="preserve"> e) {</w:t>
                            </w:r>
                          </w:p>
                          <w:p w:rsidR="00132EBA" w:rsidP="00132EBA" w:rsidRDefault="00132EBA" w14:paraId="4039C27A"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132EBA" w:rsidP="00132EBA" w:rsidRDefault="00132EBA" w14:paraId="02E6A42E" w14:textId="77777777">
                            <w:pPr>
                              <w:numPr>
                                <w:ilvl w:val="0"/>
                                <w:numId w:val="0"/>
                              </w:numPr>
                            </w:pPr>
                            <w:r>
                              <w:t xml:space="preserve">        }</w:t>
                            </w:r>
                          </w:p>
                          <w:p w:rsidR="00132EBA" w:rsidP="00132EBA" w:rsidRDefault="00132EBA" w14:paraId="653534BA" w14:textId="77777777">
                            <w:pPr>
                              <w:numPr>
                                <w:ilvl w:val="0"/>
                                <w:numId w:val="0"/>
                              </w:numPr>
                            </w:pPr>
                            <w:r>
                              <w:t xml:space="preserve">    }</w:t>
                            </w:r>
                          </w:p>
                          <w:p w:rsidRPr="00CF012C" w:rsidR="00132EBA" w:rsidP="00132EBA" w:rsidRDefault="00132EBA" w14:paraId="507DD924" w14:textId="4534B05E">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3B27A7C">
              <v:shape id="_x0000_s1118" style="position:absolute;margin-left:0;margin-top:.6pt;width:421.1pt;height:440.15pt;z-index:25165832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" w14:anchorId="4EA692DA">
                <v:textbox>
                  <w:txbxContent>
                    <w:p w:rsidR="00132EBA" w:rsidP="00132EBA" w:rsidRDefault="00132EBA" w14:paraId="5BE5BC63" w14:textId="77777777">
                      <w:pPr>
                        <w:numPr>
                          <w:ilvl w:val="0"/>
                          <w:numId w:val="0"/>
                        </w:numPr>
                      </w:pPr>
                      <w:r>
                        <w:t>java</w:t>
                      </w:r>
                    </w:p>
                    <w:p w:rsidR="00132EBA" w:rsidP="00132EBA" w:rsidRDefault="00132EBA" w14:paraId="6BD18F9B" w14:textId="77777777">
                      <w:pPr>
                        <w:numPr>
                          <w:ilvl w:val="0"/>
                          <w:numId w:val="0"/>
                        </w:numPr>
                      </w:pPr>
                    </w:p>
                    <w:p w:rsidR="00132EBA" w:rsidP="00132EBA" w:rsidRDefault="00132EBA" w14:paraId="06F99F12" w14:textId="77777777">
                      <w:pPr>
                        <w:numPr>
                          <w:ilvl w:val="0"/>
                          <w:numId w:val="0"/>
                        </w:numPr>
                      </w:pPr>
                      <w:r>
                        <w:t xml:space="preserve">import </w:t>
                      </w:r>
                      <w:proofErr w:type="spellStart"/>
                      <w:proofErr w:type="gramStart"/>
                      <w:r>
                        <w:t>java.io.FileReader</w:t>
                      </w:r>
                      <w:proofErr w:type="spellEnd"/>
                      <w:proofErr w:type="gramEnd"/>
                      <w:r>
                        <w:t>;</w:t>
                      </w:r>
                    </w:p>
                    <w:p w:rsidR="00132EBA" w:rsidP="00132EBA" w:rsidRDefault="00132EBA" w14:paraId="453BC32A" w14:textId="77777777">
                      <w:pPr>
                        <w:numPr>
                          <w:ilvl w:val="0"/>
                          <w:numId w:val="0"/>
                        </w:numPr>
                      </w:pPr>
                      <w:r>
                        <w:t xml:space="preserve">import </w:t>
                      </w:r>
                      <w:proofErr w:type="spellStart"/>
                      <w:proofErr w:type="gramStart"/>
                      <w:r>
                        <w:t>java.io.IOException</w:t>
                      </w:r>
                      <w:proofErr w:type="spellEnd"/>
                      <w:proofErr w:type="gramEnd"/>
                      <w:r>
                        <w:t>;</w:t>
                      </w:r>
                    </w:p>
                    <w:p w:rsidR="00132EBA" w:rsidP="00132EBA" w:rsidRDefault="00132EBA" w14:paraId="238601FE" w14:textId="77777777">
                      <w:pPr>
                        <w:numPr>
                          <w:ilvl w:val="0"/>
                          <w:numId w:val="0"/>
                        </w:numPr>
                      </w:pPr>
                    </w:p>
                    <w:p w:rsidR="00132EBA" w:rsidP="00132EBA" w:rsidRDefault="00132EBA" w14:paraId="095B4FF3" w14:textId="77777777">
                      <w:pPr>
                        <w:numPr>
                          <w:ilvl w:val="0"/>
                          <w:numId w:val="0"/>
                        </w:numPr>
                      </w:pPr>
                      <w:r>
                        <w:t xml:space="preserve">public class </w:t>
                      </w:r>
                      <w:proofErr w:type="spellStart"/>
                      <w:r>
                        <w:t>ReadExample</w:t>
                      </w:r>
                      <w:proofErr w:type="spellEnd"/>
                      <w:r>
                        <w:t xml:space="preserve"> {</w:t>
                      </w:r>
                    </w:p>
                    <w:p w:rsidR="00132EBA" w:rsidP="00132EBA" w:rsidRDefault="00132EBA" w14:paraId="40F68C5C"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132EBA" w:rsidP="00132EBA" w:rsidRDefault="00132EBA" w14:paraId="6AB7B984" w14:textId="77777777">
                      <w:pPr>
                        <w:numPr>
                          <w:ilvl w:val="0"/>
                          <w:numId w:val="0"/>
                        </w:numPr>
                      </w:pPr>
                      <w:r>
                        <w:t xml:space="preserve">        try {</w:t>
                      </w:r>
                    </w:p>
                    <w:p w:rsidR="00132EBA" w:rsidP="00132EBA" w:rsidRDefault="00132EBA" w14:paraId="71515F53" w14:textId="77777777">
                      <w:pPr>
                        <w:numPr>
                          <w:ilvl w:val="0"/>
                          <w:numId w:val="0"/>
                        </w:numPr>
                      </w:pPr>
                      <w:r>
                        <w:t xml:space="preserve">            </w:t>
                      </w:r>
                      <w:proofErr w:type="spellStart"/>
                      <w:r>
                        <w:t>FileReader</w:t>
                      </w:r>
                      <w:proofErr w:type="spellEnd"/>
                      <w:r>
                        <w:t xml:space="preserve"> reader = new </w:t>
                      </w:r>
                      <w:proofErr w:type="spellStart"/>
                      <w:r>
                        <w:t>FileReader</w:t>
                      </w:r>
                      <w:proofErr w:type="spellEnd"/>
                      <w:r>
                        <w:t>("data.txt"</w:t>
                      </w:r>
                      <w:proofErr w:type="gramStart"/>
                      <w:r>
                        <w:t>);</w:t>
                      </w:r>
                      <w:proofErr w:type="gramEnd"/>
                    </w:p>
                    <w:p w:rsidR="00132EBA" w:rsidP="00132EBA" w:rsidRDefault="00132EBA" w14:paraId="60231F61" w14:textId="77777777">
                      <w:pPr>
                        <w:numPr>
                          <w:ilvl w:val="0"/>
                          <w:numId w:val="0"/>
                        </w:numPr>
                      </w:pPr>
                      <w:r>
                        <w:t xml:space="preserve">            int </w:t>
                      </w:r>
                      <w:proofErr w:type="spellStart"/>
                      <w:proofErr w:type="gramStart"/>
                      <w:r>
                        <w:t>ch</w:t>
                      </w:r>
                      <w:proofErr w:type="spellEnd"/>
                      <w:r>
                        <w:t>;</w:t>
                      </w:r>
                      <w:proofErr w:type="gramEnd"/>
                    </w:p>
                    <w:p w:rsidR="00132EBA" w:rsidP="00132EBA" w:rsidRDefault="00132EBA" w14:paraId="1C60196B" w14:textId="77777777">
                      <w:pPr>
                        <w:numPr>
                          <w:ilvl w:val="0"/>
                          <w:numId w:val="0"/>
                        </w:numPr>
                      </w:pPr>
                      <w:r>
                        <w:t xml:space="preserve">            while ((</w:t>
                      </w:r>
                      <w:proofErr w:type="spellStart"/>
                      <w:r>
                        <w:t>ch</w:t>
                      </w:r>
                      <w:proofErr w:type="spellEnd"/>
                      <w:r>
                        <w:t xml:space="preserve"> = </w:t>
                      </w:r>
                      <w:proofErr w:type="spellStart"/>
                      <w:proofErr w:type="gramStart"/>
                      <w:r>
                        <w:t>reader.read</w:t>
                      </w:r>
                      <w:proofErr w:type="spellEnd"/>
                      <w:proofErr w:type="gramEnd"/>
                      <w:r>
                        <w:t>()</w:t>
                      </w:r>
                      <w:proofErr w:type="gramStart"/>
                      <w:r>
                        <w:t>) !</w:t>
                      </w:r>
                      <w:proofErr w:type="gramEnd"/>
                      <w:r>
                        <w:t>= -1) {</w:t>
                      </w:r>
                    </w:p>
                    <w:p w:rsidR="00132EBA" w:rsidP="00132EBA" w:rsidRDefault="00132EBA" w14:paraId="360F1F9B" w14:textId="77777777">
                      <w:pPr>
                        <w:numPr>
                          <w:ilvl w:val="0"/>
                          <w:numId w:val="0"/>
                        </w:numPr>
                      </w:pPr>
                      <w:r>
                        <w:t xml:space="preserve">                </w:t>
                      </w:r>
                      <w:proofErr w:type="spellStart"/>
                      <w:r>
                        <w:t>System.out.print</w:t>
                      </w:r>
                      <w:proofErr w:type="spellEnd"/>
                      <w:r>
                        <w:t xml:space="preserve">((char) </w:t>
                      </w:r>
                      <w:proofErr w:type="spellStart"/>
                      <w:r>
                        <w:t>ch</w:t>
                      </w:r>
                      <w:proofErr w:type="spellEnd"/>
                      <w:proofErr w:type="gramStart"/>
                      <w:r>
                        <w:t>);</w:t>
                      </w:r>
                      <w:proofErr w:type="gramEnd"/>
                    </w:p>
                    <w:p w:rsidR="00132EBA" w:rsidP="00132EBA" w:rsidRDefault="00132EBA" w14:paraId="15C7440F" w14:textId="77777777">
                      <w:pPr>
                        <w:numPr>
                          <w:ilvl w:val="0"/>
                          <w:numId w:val="0"/>
                        </w:numPr>
                      </w:pPr>
                      <w:r>
                        <w:t xml:space="preserve">            }</w:t>
                      </w:r>
                    </w:p>
                    <w:p w:rsidR="00132EBA" w:rsidP="00132EBA" w:rsidRDefault="00132EBA" w14:paraId="5E70E4CD" w14:textId="77777777">
                      <w:pPr>
                        <w:numPr>
                          <w:ilvl w:val="0"/>
                          <w:numId w:val="0"/>
                        </w:numPr>
                      </w:pPr>
                      <w:r>
                        <w:t xml:space="preserve">            </w:t>
                      </w:r>
                      <w:proofErr w:type="spellStart"/>
                      <w:proofErr w:type="gramStart"/>
                      <w:r>
                        <w:t>reader.close</w:t>
                      </w:r>
                      <w:proofErr w:type="spellEnd"/>
                      <w:proofErr w:type="gramEnd"/>
                      <w:r>
                        <w:t>(</w:t>
                      </w:r>
                      <w:proofErr w:type="gramStart"/>
                      <w:r>
                        <w:t>);</w:t>
                      </w:r>
                      <w:proofErr w:type="gramEnd"/>
                    </w:p>
                    <w:p w:rsidR="00132EBA" w:rsidP="00132EBA" w:rsidRDefault="00132EBA" w14:paraId="6897F633" w14:textId="77777777">
                      <w:pPr>
                        <w:numPr>
                          <w:ilvl w:val="0"/>
                          <w:numId w:val="0"/>
                        </w:numPr>
                      </w:pPr>
                      <w:r>
                        <w:t xml:space="preserve">        } catch (</w:t>
                      </w:r>
                      <w:proofErr w:type="spellStart"/>
                      <w:r>
                        <w:t>IOException</w:t>
                      </w:r>
                      <w:proofErr w:type="spellEnd"/>
                      <w:r>
                        <w:t xml:space="preserve"> e) {</w:t>
                      </w:r>
                    </w:p>
                    <w:p w:rsidR="00132EBA" w:rsidP="00132EBA" w:rsidRDefault="00132EBA" w14:paraId="682B4994"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132EBA" w:rsidP="00132EBA" w:rsidRDefault="00132EBA" w14:paraId="37659F5A" w14:textId="77777777">
                      <w:pPr>
                        <w:numPr>
                          <w:ilvl w:val="0"/>
                          <w:numId w:val="0"/>
                        </w:numPr>
                      </w:pPr>
                      <w:r>
                        <w:t xml:space="preserve">        }</w:t>
                      </w:r>
                    </w:p>
                    <w:p w:rsidR="00132EBA" w:rsidP="00132EBA" w:rsidRDefault="00132EBA" w14:paraId="601213E9" w14:textId="77777777">
                      <w:pPr>
                        <w:numPr>
                          <w:ilvl w:val="0"/>
                          <w:numId w:val="0"/>
                        </w:numPr>
                      </w:pPr>
                      <w:r>
                        <w:t xml:space="preserve">    }</w:t>
                      </w:r>
                    </w:p>
                    <w:p w:rsidRPr="00CF012C" w:rsidR="00132EBA" w:rsidP="00132EBA" w:rsidRDefault="00132EBA" w14:paraId="382EB779" w14:textId="4534B05E">
                      <w:pPr>
                        <w:numPr>
                          <w:ilvl w:val="0"/>
                          <w:numId w:val="0"/>
                        </w:numPr>
                      </w:pPr>
                      <w:r>
                        <w:t>}</w:t>
                      </w:r>
                    </w:p>
                  </w:txbxContent>
                </v:textbox>
                <w10:wrap anchorx="margin"/>
              </v:shape>
            </w:pict>
          </mc:Fallback>
        </mc:AlternateContent>
      </w:r>
    </w:p>
    <w:p w:rsidR="00132EBA" w:rsidP="00132EBA" w:rsidRDefault="00132EBA" w14:paraId="1834A60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596FF1D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798AEEC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4FEC27C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1DD25CA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05DF721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661E97D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0C9BA6E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16DFA02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2238539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20A341E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3449070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3234B29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132EBA" w:rsidRDefault="00132EBA" w14:paraId="16228BF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132EBA" w:rsidR="00132EBA" w:rsidP="00132EBA" w:rsidRDefault="00132EBA" w14:paraId="5DE685D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5E4004" w:rsidRDefault="00132EBA" w14:paraId="1260541B" w14:textId="7AD1A908">
      <w:pPr>
        <w:pStyle w:val="ListParagraph"/>
        <w:numPr>
          <w:ilvl w:val="0"/>
          <w:numId w:val="108"/>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Pr>
          <w:rFonts w:eastAsia="Times New Roman" w:cs="Times New Roman"/>
          <w:b/>
          <w:kern w:val="0"/>
          <w:sz w:val="24"/>
          <w:szCs w:val="24"/>
          <w:lang w:eastAsia="en-PH"/>
          <w14:ligatures w14:val="none"/>
        </w:rPr>
        <w:t>BufferedReader</w:t>
      </w:r>
      <w:proofErr w:type="spellEnd"/>
      <w:r>
        <w:rPr>
          <w:rFonts w:eastAsia="Times New Roman" w:cs="Times New Roman"/>
          <w:b/>
          <w:kern w:val="0"/>
          <w:sz w:val="24"/>
          <w:szCs w:val="24"/>
          <w:lang w:eastAsia="en-PH"/>
          <w14:ligatures w14:val="none"/>
        </w:rPr>
        <w:t xml:space="preserve"> and </w:t>
      </w:r>
      <w:proofErr w:type="spellStart"/>
      <w:r>
        <w:rPr>
          <w:rFonts w:eastAsia="Times New Roman" w:cs="Times New Roman"/>
          <w:b/>
          <w:kern w:val="0"/>
          <w:sz w:val="24"/>
          <w:szCs w:val="24"/>
          <w:lang w:eastAsia="en-PH"/>
          <w14:ligatures w14:val="none"/>
        </w:rPr>
        <w:t>BufferedWriter</w:t>
      </w:r>
      <w:proofErr w:type="spellEnd"/>
    </w:p>
    <w:p w:rsidRPr="004B502F" w:rsidR="004B502F" w:rsidP="004B502F" w:rsidRDefault="004B502F" w14:paraId="65B48279" w14:textId="06ED4694">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4B502F">
        <w:rPr>
          <w:rFonts w:eastAsia="Times New Roman" w:cs="Times New Roman"/>
          <w:bCs/>
          <w:kern w:val="0"/>
          <w:sz w:val="24"/>
          <w:szCs w:val="24"/>
          <w:lang w:eastAsia="en-PH"/>
          <w14:ligatures w14:val="none"/>
        </w:rPr>
        <w:t>Used for faster reading and writing by buffering characters.</w:t>
      </w:r>
      <w:r w:rsidRPr="004B502F">
        <w:rPr>
          <w:rFonts w:eastAsia="Times New Roman" w:cs="Times New Roman"/>
          <w:bCs/>
          <w:kern w:val="0"/>
          <w:sz w:val="24"/>
          <w:szCs w:val="24"/>
          <w:lang w:eastAsia="en-PH"/>
          <w14:ligatures w14:val="none"/>
        </w:rPr>
        <w:br/>
      </w:r>
      <w:r w:rsidRPr="004B502F">
        <w:rPr>
          <w:rFonts w:eastAsia="Times New Roman" w:cs="Times New Roman"/>
          <w:bCs/>
          <w:kern w:val="0"/>
          <w:sz w:val="24"/>
          <w:szCs w:val="24"/>
          <w:lang w:eastAsia="en-PH"/>
          <w14:ligatures w14:val="none"/>
        </w:rPr>
        <w:t>They are more efficient for large files.</w:t>
      </w:r>
    </w:p>
    <w:p w:rsidR="004B502F" w:rsidP="004B502F" w:rsidRDefault="004B502F" w14:paraId="33FC5A8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B502F" w:rsidP="004B502F" w:rsidRDefault="004B502F" w14:paraId="11C5B85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B502F" w:rsidP="004B502F" w:rsidRDefault="009818E5" w14:paraId="2384CBC7" w14:textId="334F16A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30" behindDoc="0" locked="0" layoutInCell="1" allowOverlap="1" wp14:anchorId="734F4304" wp14:editId="7C255C4F">
                <wp:simplePos x="0" y="0"/>
                <wp:positionH relativeFrom="margin">
                  <wp:align>center</wp:align>
                </wp:positionH>
                <wp:positionV relativeFrom="paragraph">
                  <wp:posOffset>276584</wp:posOffset>
                </wp:positionV>
                <wp:extent cx="5347970" cy="2441275"/>
                <wp:effectExtent l="0" t="0" r="24130" b="16510"/>
                <wp:wrapNone/>
                <wp:docPr id="804569619" name="Text Box 10"/>
                <wp:cNvGraphicFramePr/>
                <a:graphic xmlns:a="http://schemas.openxmlformats.org/drawingml/2006/main">
                  <a:graphicData uri="http://schemas.microsoft.com/office/word/2010/wordprocessingShape">
                    <wps:wsp>
                      <wps:cNvSpPr txBox="1"/>
                      <wps:spPr>
                        <a:xfrm>
                          <a:off x="0" y="0"/>
                          <a:ext cx="5347970" cy="2441275"/>
                        </a:xfrm>
                        <a:prstGeom prst="rect">
                          <a:avLst/>
                        </a:prstGeom>
                        <a:solidFill>
                          <a:schemeClr val="tx1"/>
                        </a:solidFill>
                        <a:ln w="6350">
                          <a:solidFill>
                            <a:prstClr val="black"/>
                          </a:solidFill>
                        </a:ln>
                      </wps:spPr>
                      <wps:txbx>
                        <w:txbxContent>
                          <w:p w:rsidR="004B502F" w:rsidP="004B502F" w:rsidRDefault="004B502F" w14:paraId="26D922F3" w14:textId="77777777">
                            <w:pPr>
                              <w:numPr>
                                <w:ilvl w:val="0"/>
                                <w:numId w:val="0"/>
                              </w:numPr>
                            </w:pPr>
                            <w:r>
                              <w:t>java</w:t>
                            </w:r>
                          </w:p>
                          <w:p w:rsidR="004B502F" w:rsidP="004B502F" w:rsidRDefault="004B502F" w14:paraId="731E969F" w14:textId="77777777">
                            <w:pPr>
                              <w:numPr>
                                <w:ilvl w:val="0"/>
                                <w:numId w:val="0"/>
                              </w:numPr>
                            </w:pPr>
                          </w:p>
                          <w:p w:rsidR="004B502F" w:rsidP="004B502F" w:rsidRDefault="004B502F" w14:paraId="71C1C27F" w14:textId="77777777">
                            <w:pPr>
                              <w:numPr>
                                <w:ilvl w:val="0"/>
                                <w:numId w:val="0"/>
                              </w:numPr>
                            </w:pPr>
                            <w:proofErr w:type="spellStart"/>
                            <w:r>
                              <w:t>BufferedReader</w:t>
                            </w:r>
                            <w:proofErr w:type="spellEnd"/>
                            <w:r>
                              <w:t xml:space="preserve"> </w:t>
                            </w:r>
                            <w:proofErr w:type="spellStart"/>
                            <w:r>
                              <w:t>br</w:t>
                            </w:r>
                            <w:proofErr w:type="spellEnd"/>
                            <w:r>
                              <w:t xml:space="preserve"> = new </w:t>
                            </w:r>
                            <w:proofErr w:type="spellStart"/>
                            <w:proofErr w:type="gramStart"/>
                            <w:r>
                              <w:t>BufferedReader</w:t>
                            </w:r>
                            <w:proofErr w:type="spellEnd"/>
                            <w:r>
                              <w:t>(</w:t>
                            </w:r>
                            <w:proofErr w:type="gramEnd"/>
                            <w:r>
                              <w:t xml:space="preserve">new </w:t>
                            </w:r>
                            <w:proofErr w:type="spellStart"/>
                            <w:r>
                              <w:t>FileReader</w:t>
                            </w:r>
                            <w:proofErr w:type="spellEnd"/>
                            <w:r>
                              <w:t>("data.txt")</w:t>
                            </w:r>
                            <w:proofErr w:type="gramStart"/>
                            <w:r>
                              <w:t>);</w:t>
                            </w:r>
                            <w:proofErr w:type="gramEnd"/>
                          </w:p>
                          <w:p w:rsidR="004B502F" w:rsidP="004B502F" w:rsidRDefault="004B502F" w14:paraId="314F8171" w14:textId="77777777">
                            <w:pPr>
                              <w:numPr>
                                <w:ilvl w:val="0"/>
                                <w:numId w:val="0"/>
                              </w:numPr>
                            </w:pPr>
                            <w:r>
                              <w:t xml:space="preserve">String </w:t>
                            </w:r>
                            <w:proofErr w:type="gramStart"/>
                            <w:r>
                              <w:t>line;</w:t>
                            </w:r>
                            <w:proofErr w:type="gramEnd"/>
                          </w:p>
                          <w:p w:rsidR="004B502F" w:rsidP="004B502F" w:rsidRDefault="004B502F" w14:paraId="522596E7" w14:textId="77777777">
                            <w:pPr>
                              <w:numPr>
                                <w:ilvl w:val="0"/>
                                <w:numId w:val="0"/>
                              </w:numPr>
                            </w:pPr>
                            <w:r>
                              <w:t xml:space="preserve">while ((line = </w:t>
                            </w:r>
                            <w:proofErr w:type="spellStart"/>
                            <w:proofErr w:type="gramStart"/>
                            <w:r>
                              <w:t>br.readLine</w:t>
                            </w:r>
                            <w:proofErr w:type="spellEnd"/>
                            <w:proofErr w:type="gramEnd"/>
                            <w:r>
                              <w:t>()</w:t>
                            </w:r>
                            <w:proofErr w:type="gramStart"/>
                            <w:r>
                              <w:t>) !</w:t>
                            </w:r>
                            <w:proofErr w:type="gramEnd"/>
                            <w:r>
                              <w:t>= null) {</w:t>
                            </w:r>
                          </w:p>
                          <w:p w:rsidR="004B502F" w:rsidP="004B502F" w:rsidRDefault="004B502F" w14:paraId="071B075E" w14:textId="77777777">
                            <w:pPr>
                              <w:numPr>
                                <w:ilvl w:val="0"/>
                                <w:numId w:val="0"/>
                              </w:numPr>
                            </w:pPr>
                            <w:r>
                              <w:t xml:space="preserve">    </w:t>
                            </w:r>
                            <w:proofErr w:type="spellStart"/>
                            <w:r>
                              <w:t>System.out.println</w:t>
                            </w:r>
                            <w:proofErr w:type="spellEnd"/>
                            <w:r>
                              <w:t>(line</w:t>
                            </w:r>
                            <w:proofErr w:type="gramStart"/>
                            <w:r>
                              <w:t>);</w:t>
                            </w:r>
                            <w:proofErr w:type="gramEnd"/>
                          </w:p>
                          <w:p w:rsidR="004B502F" w:rsidP="004B502F" w:rsidRDefault="004B502F" w14:paraId="32F666C2" w14:textId="77777777">
                            <w:pPr>
                              <w:numPr>
                                <w:ilvl w:val="0"/>
                                <w:numId w:val="0"/>
                              </w:numPr>
                            </w:pPr>
                            <w:r>
                              <w:t>}</w:t>
                            </w:r>
                          </w:p>
                          <w:p w:rsidRPr="00CF012C" w:rsidR="004B502F" w:rsidP="004B502F" w:rsidRDefault="004B502F" w14:paraId="05022522" w14:textId="31D0F080">
                            <w:pPr>
                              <w:numPr>
                                <w:ilvl w:val="0"/>
                                <w:numId w:val="0"/>
                              </w:numPr>
                            </w:pPr>
                            <w:proofErr w:type="spellStart"/>
                            <w:proofErr w:type="gramStart"/>
                            <w:r>
                              <w:t>br.close</w:t>
                            </w:r>
                            <w:proofErr w:type="spellEnd"/>
                            <w:proofErr w:type="gramEnd"/>
                            <w:r>
                              <w:t>(</w:t>
                            </w:r>
                            <w:proofErr w:type="gramStart"/>
                            <w: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C3C17F6">
              <v:shape id="_x0000_s1119" style="position:absolute;margin-left:0;margin-top:21.8pt;width:421.1pt;height:192.25pt;z-index:25165833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" w14:anchorId="734F4304">
                <v:textbox>
                  <w:txbxContent>
                    <w:p w:rsidR="004B502F" w:rsidP="004B502F" w:rsidRDefault="004B502F" w14:paraId="4E4FDCB6" w14:textId="77777777">
                      <w:pPr>
                        <w:numPr>
                          <w:ilvl w:val="0"/>
                          <w:numId w:val="0"/>
                        </w:numPr>
                      </w:pPr>
                      <w:r>
                        <w:t>java</w:t>
                      </w:r>
                    </w:p>
                    <w:p w:rsidR="004B502F" w:rsidP="004B502F" w:rsidRDefault="004B502F" w14:paraId="0F3CABC7" w14:textId="77777777">
                      <w:pPr>
                        <w:numPr>
                          <w:ilvl w:val="0"/>
                          <w:numId w:val="0"/>
                        </w:numPr>
                      </w:pPr>
                    </w:p>
                    <w:p w:rsidR="004B502F" w:rsidP="004B502F" w:rsidRDefault="004B502F" w14:paraId="6D6CDCB7" w14:textId="77777777">
                      <w:pPr>
                        <w:numPr>
                          <w:ilvl w:val="0"/>
                          <w:numId w:val="0"/>
                        </w:numPr>
                      </w:pPr>
                      <w:proofErr w:type="spellStart"/>
                      <w:r>
                        <w:t>BufferedReader</w:t>
                      </w:r>
                      <w:proofErr w:type="spellEnd"/>
                      <w:r>
                        <w:t xml:space="preserve"> </w:t>
                      </w:r>
                      <w:proofErr w:type="spellStart"/>
                      <w:r>
                        <w:t>br</w:t>
                      </w:r>
                      <w:proofErr w:type="spellEnd"/>
                      <w:r>
                        <w:t xml:space="preserve"> = new </w:t>
                      </w:r>
                      <w:proofErr w:type="spellStart"/>
                      <w:proofErr w:type="gramStart"/>
                      <w:r>
                        <w:t>BufferedReader</w:t>
                      </w:r>
                      <w:proofErr w:type="spellEnd"/>
                      <w:r>
                        <w:t>(</w:t>
                      </w:r>
                      <w:proofErr w:type="gramEnd"/>
                      <w:r>
                        <w:t xml:space="preserve">new </w:t>
                      </w:r>
                      <w:proofErr w:type="spellStart"/>
                      <w:r>
                        <w:t>FileReader</w:t>
                      </w:r>
                      <w:proofErr w:type="spellEnd"/>
                      <w:r>
                        <w:t>("data.txt")</w:t>
                      </w:r>
                      <w:proofErr w:type="gramStart"/>
                      <w:r>
                        <w:t>);</w:t>
                      </w:r>
                      <w:proofErr w:type="gramEnd"/>
                    </w:p>
                    <w:p w:rsidR="004B502F" w:rsidP="004B502F" w:rsidRDefault="004B502F" w14:paraId="4E75CD55" w14:textId="77777777">
                      <w:pPr>
                        <w:numPr>
                          <w:ilvl w:val="0"/>
                          <w:numId w:val="0"/>
                        </w:numPr>
                      </w:pPr>
                      <w:r>
                        <w:t xml:space="preserve">String </w:t>
                      </w:r>
                      <w:proofErr w:type="gramStart"/>
                      <w:r>
                        <w:t>line;</w:t>
                      </w:r>
                      <w:proofErr w:type="gramEnd"/>
                    </w:p>
                    <w:p w:rsidR="004B502F" w:rsidP="004B502F" w:rsidRDefault="004B502F" w14:paraId="717FC63E" w14:textId="77777777">
                      <w:pPr>
                        <w:numPr>
                          <w:ilvl w:val="0"/>
                          <w:numId w:val="0"/>
                        </w:numPr>
                      </w:pPr>
                      <w:r>
                        <w:t xml:space="preserve">while ((line = </w:t>
                      </w:r>
                      <w:proofErr w:type="spellStart"/>
                      <w:proofErr w:type="gramStart"/>
                      <w:r>
                        <w:t>br.readLine</w:t>
                      </w:r>
                      <w:proofErr w:type="spellEnd"/>
                      <w:proofErr w:type="gramEnd"/>
                      <w:r>
                        <w:t>()</w:t>
                      </w:r>
                      <w:proofErr w:type="gramStart"/>
                      <w:r>
                        <w:t>) !</w:t>
                      </w:r>
                      <w:proofErr w:type="gramEnd"/>
                      <w:r>
                        <w:t>= null) {</w:t>
                      </w:r>
                    </w:p>
                    <w:p w:rsidR="004B502F" w:rsidP="004B502F" w:rsidRDefault="004B502F" w14:paraId="59F969B6" w14:textId="77777777">
                      <w:pPr>
                        <w:numPr>
                          <w:ilvl w:val="0"/>
                          <w:numId w:val="0"/>
                        </w:numPr>
                      </w:pPr>
                      <w:r>
                        <w:t xml:space="preserve">    </w:t>
                      </w:r>
                      <w:proofErr w:type="spellStart"/>
                      <w:r>
                        <w:t>System.out.println</w:t>
                      </w:r>
                      <w:proofErr w:type="spellEnd"/>
                      <w:r>
                        <w:t>(line</w:t>
                      </w:r>
                      <w:proofErr w:type="gramStart"/>
                      <w:r>
                        <w:t>);</w:t>
                      </w:r>
                      <w:proofErr w:type="gramEnd"/>
                    </w:p>
                    <w:p w:rsidR="004B502F" w:rsidP="004B502F" w:rsidRDefault="004B502F" w14:paraId="11E18451" w14:textId="77777777">
                      <w:pPr>
                        <w:numPr>
                          <w:ilvl w:val="0"/>
                          <w:numId w:val="0"/>
                        </w:numPr>
                      </w:pPr>
                      <w:r>
                        <w:t>}</w:t>
                      </w:r>
                    </w:p>
                    <w:p w:rsidRPr="00CF012C" w:rsidR="004B502F" w:rsidP="004B502F" w:rsidRDefault="004B502F" w14:paraId="2DCC955B" w14:textId="31D0F080">
                      <w:pPr>
                        <w:numPr>
                          <w:ilvl w:val="0"/>
                          <w:numId w:val="0"/>
                        </w:numPr>
                      </w:pPr>
                      <w:proofErr w:type="spellStart"/>
                      <w:proofErr w:type="gramStart"/>
                      <w:r>
                        <w:t>br.close</w:t>
                      </w:r>
                      <w:proofErr w:type="spellEnd"/>
                      <w:proofErr w:type="gramEnd"/>
                      <w:r>
                        <w:t>(</w:t>
                      </w:r>
                      <w:proofErr w:type="gramStart"/>
                      <w:r>
                        <w:t>);</w:t>
                      </w:r>
                      <w:proofErr w:type="gramEnd"/>
                    </w:p>
                  </w:txbxContent>
                </v:textbox>
                <w10:wrap anchorx="margin"/>
              </v:shape>
            </w:pict>
          </mc:Fallback>
        </mc:AlternateContent>
      </w:r>
      <w:r w:rsidR="004B502F">
        <w:rPr>
          <w:rFonts w:eastAsia="Times New Roman" w:cs="Times New Roman"/>
          <w:b/>
          <w:kern w:val="0"/>
          <w:sz w:val="24"/>
          <w:szCs w:val="24"/>
          <w:lang w:eastAsia="en-PH"/>
          <w14:ligatures w14:val="none"/>
        </w:rPr>
        <w:t>Example:</w:t>
      </w:r>
    </w:p>
    <w:p w:rsidR="004B502F" w:rsidP="004B502F" w:rsidRDefault="004B502F" w14:paraId="69491A87" w14:textId="61A2882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B502F" w:rsidP="004B502F" w:rsidRDefault="004B502F" w14:paraId="69604B2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B502F" w:rsidP="004B502F" w:rsidRDefault="004B502F" w14:paraId="7D7A8B3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B502F" w:rsidP="004B502F" w:rsidRDefault="004B502F" w14:paraId="42B76ED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B502F" w:rsidP="004B502F" w:rsidRDefault="004B502F" w14:paraId="0219AAC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4B502F" w:rsidP="004B502F" w:rsidRDefault="004B502F" w14:paraId="27CF3CD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4B502F" w:rsidR="004B502F" w:rsidP="004B502F" w:rsidRDefault="004B502F" w14:paraId="473F991B" w14:textId="150586A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32EBA" w:rsidP="005E4004" w:rsidRDefault="00132EBA" w14:paraId="49310597" w14:textId="42003011">
      <w:pPr>
        <w:pStyle w:val="ListParagraph"/>
        <w:numPr>
          <w:ilvl w:val="0"/>
          <w:numId w:val="108"/>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Scanner Class for File Input</w:t>
      </w:r>
    </w:p>
    <w:p w:rsidRPr="009818E5" w:rsidR="009818E5" w:rsidP="009818E5" w:rsidRDefault="009818E5" w14:paraId="53DBB971" w14:textId="505A3191">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9818E5">
        <w:rPr>
          <w:rFonts w:eastAsia="Times New Roman" w:cs="Times New Roman"/>
          <w:bCs/>
          <w:kern w:val="0"/>
          <w:sz w:val="24"/>
          <w:szCs w:val="24"/>
          <w:lang w:eastAsia="en-PH"/>
          <w14:ligatures w14:val="none"/>
        </w:rPr>
        <w:t>You can also use Scanner to read data from a file easily.</w:t>
      </w:r>
    </w:p>
    <w:p w:rsidR="00C8669F" w:rsidP="009818E5" w:rsidRDefault="00C8669F" w14:paraId="377C4FD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9818E5" w:rsidRDefault="00C8669F" w14:paraId="1B8F169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9818E5" w:rsidRDefault="00C8669F" w14:paraId="6C3E708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9818E5" w:rsidRDefault="00C8669F" w14:paraId="7484C05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9818E5" w:rsidRDefault="00C8669F" w14:paraId="19AB008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9818E5" w:rsidRDefault="00C8669F" w14:paraId="32D2EA1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9818E5" w:rsidRDefault="00C8669F" w14:paraId="6D11140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9818E5" w:rsidRDefault="00C8669F" w14:paraId="2DBA326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9818E5" w:rsidRDefault="00C8669F" w14:paraId="5CBA302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9818E5" w:rsidRDefault="00C8669F" w14:paraId="3E97E60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9818E5" w:rsidRDefault="00C8669F" w14:paraId="4A2B477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9818E5" w:rsidRDefault="00C8669F" w14:paraId="42D30A8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8E5" w:rsidP="009818E5" w:rsidRDefault="008326CE" w14:paraId="55E50A90" w14:textId="7962152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31" behindDoc="0" locked="0" layoutInCell="1" allowOverlap="1" wp14:anchorId="027B6541" wp14:editId="0BFC1F54">
                <wp:simplePos x="0" y="0"/>
                <wp:positionH relativeFrom="margin">
                  <wp:align>center</wp:align>
                </wp:positionH>
                <wp:positionV relativeFrom="paragraph">
                  <wp:posOffset>265155</wp:posOffset>
                </wp:positionV>
                <wp:extent cx="5347970" cy="5287993"/>
                <wp:effectExtent l="0" t="0" r="24130" b="27305"/>
                <wp:wrapNone/>
                <wp:docPr id="578436153" name="Text Box 10"/>
                <wp:cNvGraphicFramePr/>
                <a:graphic xmlns:a="http://schemas.openxmlformats.org/drawingml/2006/main">
                  <a:graphicData uri="http://schemas.microsoft.com/office/word/2010/wordprocessingShape">
                    <wps:wsp>
                      <wps:cNvSpPr txBox="1"/>
                      <wps:spPr>
                        <a:xfrm>
                          <a:off x="0" y="0"/>
                          <a:ext cx="5347970" cy="5287993"/>
                        </a:xfrm>
                        <a:prstGeom prst="rect">
                          <a:avLst/>
                        </a:prstGeom>
                        <a:solidFill>
                          <a:schemeClr val="tx1"/>
                        </a:solidFill>
                        <a:ln w="6350">
                          <a:solidFill>
                            <a:prstClr val="black"/>
                          </a:solidFill>
                        </a:ln>
                      </wps:spPr>
                      <wps:txbx>
                        <w:txbxContent>
                          <w:p w:rsidR="009818E5" w:rsidP="009818E5" w:rsidRDefault="009818E5" w14:paraId="52BE77E4" w14:textId="32A604B4">
                            <w:pPr>
                              <w:numPr>
                                <w:ilvl w:val="0"/>
                                <w:numId w:val="0"/>
                              </w:numPr>
                            </w:pPr>
                            <w:r>
                              <w:t>java</w:t>
                            </w:r>
                          </w:p>
                          <w:p w:rsidR="008326CE" w:rsidP="008326CE" w:rsidRDefault="008326CE" w14:paraId="0A1686E2" w14:textId="77777777">
                            <w:pPr>
                              <w:numPr>
                                <w:ilvl w:val="0"/>
                                <w:numId w:val="0"/>
                              </w:numPr>
                            </w:pPr>
                            <w:r>
                              <w:t xml:space="preserve">import </w:t>
                            </w:r>
                            <w:proofErr w:type="spellStart"/>
                            <w:proofErr w:type="gramStart"/>
                            <w:r>
                              <w:t>java.io.File</w:t>
                            </w:r>
                            <w:proofErr w:type="spellEnd"/>
                            <w:proofErr w:type="gramEnd"/>
                            <w:r>
                              <w:t>;</w:t>
                            </w:r>
                          </w:p>
                          <w:p w:rsidR="008326CE" w:rsidP="008326CE" w:rsidRDefault="008326CE" w14:paraId="1D413CCF" w14:textId="77777777">
                            <w:pPr>
                              <w:numPr>
                                <w:ilvl w:val="0"/>
                                <w:numId w:val="0"/>
                              </w:numPr>
                            </w:pPr>
                            <w:r>
                              <w:t xml:space="preserve">import </w:t>
                            </w:r>
                            <w:proofErr w:type="spellStart"/>
                            <w:proofErr w:type="gramStart"/>
                            <w:r>
                              <w:t>java.util</w:t>
                            </w:r>
                            <w:proofErr w:type="gramEnd"/>
                            <w:r>
                              <w:t>.</w:t>
                            </w:r>
                            <w:proofErr w:type="gramStart"/>
                            <w:r>
                              <w:t>Scanner</w:t>
                            </w:r>
                            <w:proofErr w:type="spellEnd"/>
                            <w:r>
                              <w:t>;</w:t>
                            </w:r>
                            <w:proofErr w:type="gramEnd"/>
                          </w:p>
                          <w:p w:rsidR="008326CE" w:rsidP="008326CE" w:rsidRDefault="008326CE" w14:paraId="6AC68738" w14:textId="77777777">
                            <w:pPr>
                              <w:numPr>
                                <w:ilvl w:val="0"/>
                                <w:numId w:val="0"/>
                              </w:numPr>
                            </w:pPr>
                          </w:p>
                          <w:p w:rsidR="008326CE" w:rsidP="008326CE" w:rsidRDefault="008326CE" w14:paraId="5D3E6E1F" w14:textId="77777777">
                            <w:pPr>
                              <w:numPr>
                                <w:ilvl w:val="0"/>
                                <w:numId w:val="0"/>
                              </w:numPr>
                            </w:pPr>
                            <w:r>
                              <w:t xml:space="preserve">public class </w:t>
                            </w:r>
                            <w:proofErr w:type="spellStart"/>
                            <w:r>
                              <w:t>ScannerFileRead</w:t>
                            </w:r>
                            <w:proofErr w:type="spellEnd"/>
                            <w:r>
                              <w:t xml:space="preserve"> {</w:t>
                            </w:r>
                          </w:p>
                          <w:p w:rsidR="008326CE" w:rsidP="008326CE" w:rsidRDefault="008326CE" w14:paraId="3F1381FD"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8326CE" w:rsidP="008326CE" w:rsidRDefault="008326CE" w14:paraId="6A6EA1DF" w14:textId="77777777">
                            <w:pPr>
                              <w:numPr>
                                <w:ilvl w:val="0"/>
                                <w:numId w:val="0"/>
                              </w:numPr>
                            </w:pPr>
                            <w:r>
                              <w:t xml:space="preserve">        try {</w:t>
                            </w:r>
                          </w:p>
                          <w:p w:rsidR="008326CE" w:rsidP="008326CE" w:rsidRDefault="008326CE" w14:paraId="3144D57C" w14:textId="77777777">
                            <w:pPr>
                              <w:numPr>
                                <w:ilvl w:val="0"/>
                                <w:numId w:val="0"/>
                              </w:numPr>
                            </w:pPr>
                            <w:r>
                              <w:t xml:space="preserve">            File </w:t>
                            </w:r>
                            <w:proofErr w:type="spellStart"/>
                            <w:r>
                              <w:t>file</w:t>
                            </w:r>
                            <w:proofErr w:type="spellEnd"/>
                            <w:r>
                              <w:t xml:space="preserve"> = new File("data.txt"</w:t>
                            </w:r>
                            <w:proofErr w:type="gramStart"/>
                            <w:r>
                              <w:t>);</w:t>
                            </w:r>
                            <w:proofErr w:type="gramEnd"/>
                          </w:p>
                          <w:p w:rsidR="008326CE" w:rsidP="008326CE" w:rsidRDefault="008326CE" w14:paraId="38BEB7FC" w14:textId="77777777">
                            <w:pPr>
                              <w:numPr>
                                <w:ilvl w:val="0"/>
                                <w:numId w:val="0"/>
                              </w:numPr>
                            </w:pPr>
                            <w:r>
                              <w:t xml:space="preserve">            Scanner scan = new Scanner(file</w:t>
                            </w:r>
                            <w:proofErr w:type="gramStart"/>
                            <w:r>
                              <w:t>);</w:t>
                            </w:r>
                            <w:proofErr w:type="gramEnd"/>
                          </w:p>
                          <w:p w:rsidR="008326CE" w:rsidP="008326CE" w:rsidRDefault="008326CE" w14:paraId="07A51265" w14:textId="77777777">
                            <w:pPr>
                              <w:numPr>
                                <w:ilvl w:val="0"/>
                                <w:numId w:val="0"/>
                              </w:numPr>
                            </w:pPr>
                            <w:r>
                              <w:t xml:space="preserve">            while (</w:t>
                            </w:r>
                            <w:proofErr w:type="spellStart"/>
                            <w:proofErr w:type="gramStart"/>
                            <w:r>
                              <w:t>scan.hasNextLine</w:t>
                            </w:r>
                            <w:proofErr w:type="spellEnd"/>
                            <w:proofErr w:type="gramEnd"/>
                            <w:r>
                              <w:t>()) {</w:t>
                            </w:r>
                          </w:p>
                          <w:p w:rsidR="008326CE" w:rsidP="008326CE" w:rsidRDefault="008326CE" w14:paraId="62BF69FB" w14:textId="77777777">
                            <w:pPr>
                              <w:numPr>
                                <w:ilvl w:val="0"/>
                                <w:numId w:val="0"/>
                              </w:numPr>
                            </w:pPr>
                            <w:r>
                              <w:t xml:space="preserve">                </w:t>
                            </w:r>
                            <w:proofErr w:type="spellStart"/>
                            <w:r>
                              <w:t>System.out.println</w:t>
                            </w:r>
                            <w:proofErr w:type="spellEnd"/>
                            <w:r>
                              <w:t>(</w:t>
                            </w:r>
                            <w:proofErr w:type="spellStart"/>
                            <w:proofErr w:type="gramStart"/>
                            <w:r>
                              <w:t>scan.nextLine</w:t>
                            </w:r>
                            <w:proofErr w:type="spellEnd"/>
                            <w:proofErr w:type="gramEnd"/>
                            <w:r>
                              <w:t>()</w:t>
                            </w:r>
                            <w:proofErr w:type="gramStart"/>
                            <w:r>
                              <w:t>);</w:t>
                            </w:r>
                            <w:proofErr w:type="gramEnd"/>
                          </w:p>
                          <w:p w:rsidR="008326CE" w:rsidP="008326CE" w:rsidRDefault="008326CE" w14:paraId="6451B259" w14:textId="77777777">
                            <w:pPr>
                              <w:numPr>
                                <w:ilvl w:val="0"/>
                                <w:numId w:val="0"/>
                              </w:numPr>
                            </w:pPr>
                            <w:r>
                              <w:t xml:space="preserve">            }</w:t>
                            </w:r>
                          </w:p>
                          <w:p w:rsidR="008326CE" w:rsidP="008326CE" w:rsidRDefault="008326CE" w14:paraId="2D33FD50" w14:textId="77777777">
                            <w:pPr>
                              <w:numPr>
                                <w:ilvl w:val="0"/>
                                <w:numId w:val="0"/>
                              </w:numPr>
                            </w:pPr>
                            <w:r>
                              <w:t xml:space="preserve">            </w:t>
                            </w:r>
                            <w:proofErr w:type="spellStart"/>
                            <w:proofErr w:type="gramStart"/>
                            <w:r>
                              <w:t>scan.close</w:t>
                            </w:r>
                            <w:proofErr w:type="spellEnd"/>
                            <w:proofErr w:type="gramEnd"/>
                            <w:r>
                              <w:t>(</w:t>
                            </w:r>
                            <w:proofErr w:type="gramStart"/>
                            <w:r>
                              <w:t>);</w:t>
                            </w:r>
                            <w:proofErr w:type="gramEnd"/>
                          </w:p>
                          <w:p w:rsidR="008326CE" w:rsidP="008326CE" w:rsidRDefault="008326CE" w14:paraId="3E89BF01" w14:textId="77777777">
                            <w:pPr>
                              <w:numPr>
                                <w:ilvl w:val="0"/>
                                <w:numId w:val="0"/>
                              </w:numPr>
                            </w:pPr>
                            <w:r>
                              <w:t xml:space="preserve">        } catch (Exception e) {</w:t>
                            </w:r>
                          </w:p>
                          <w:p w:rsidR="008326CE" w:rsidP="008326CE" w:rsidRDefault="008326CE" w14:paraId="45715424" w14:textId="77777777">
                            <w:pPr>
                              <w:numPr>
                                <w:ilvl w:val="0"/>
                                <w:numId w:val="0"/>
                              </w:numPr>
                            </w:pPr>
                            <w:r>
                              <w:t xml:space="preserve">            </w:t>
                            </w:r>
                            <w:proofErr w:type="spellStart"/>
                            <w:r>
                              <w:t>System.out.println</w:t>
                            </w:r>
                            <w:proofErr w:type="spellEnd"/>
                            <w:r>
                              <w:t>("Error reading file."</w:t>
                            </w:r>
                            <w:proofErr w:type="gramStart"/>
                            <w:r>
                              <w:t>);</w:t>
                            </w:r>
                            <w:proofErr w:type="gramEnd"/>
                          </w:p>
                          <w:p w:rsidR="008326CE" w:rsidP="008326CE" w:rsidRDefault="008326CE" w14:paraId="27B5CD8F" w14:textId="77777777">
                            <w:pPr>
                              <w:numPr>
                                <w:ilvl w:val="0"/>
                                <w:numId w:val="0"/>
                              </w:numPr>
                            </w:pPr>
                            <w:r>
                              <w:t xml:space="preserve">        }</w:t>
                            </w:r>
                          </w:p>
                          <w:p w:rsidR="008326CE" w:rsidP="008326CE" w:rsidRDefault="008326CE" w14:paraId="049BB0AF" w14:textId="77777777">
                            <w:pPr>
                              <w:numPr>
                                <w:ilvl w:val="0"/>
                                <w:numId w:val="0"/>
                              </w:numPr>
                            </w:pPr>
                            <w:r>
                              <w:t xml:space="preserve">    }</w:t>
                            </w:r>
                          </w:p>
                          <w:p w:rsidRPr="00CF012C" w:rsidR="009818E5" w:rsidP="008326CE" w:rsidRDefault="008326CE" w14:paraId="0AE6807B" w14:textId="63D5D2DC">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1C0DD73">
              <v:shape id="_x0000_s1120" style="position:absolute;margin-left:0;margin-top:20.9pt;width:421.1pt;height:416.4pt;z-index:25165833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" w14:anchorId="027B6541">
                <v:textbox>
                  <w:txbxContent>
                    <w:p w:rsidR="009818E5" w:rsidP="009818E5" w:rsidRDefault="009818E5" w14:paraId="09941D40" w14:textId="32A604B4">
                      <w:pPr>
                        <w:numPr>
                          <w:ilvl w:val="0"/>
                          <w:numId w:val="0"/>
                        </w:numPr>
                      </w:pPr>
                      <w:r>
                        <w:t>java</w:t>
                      </w:r>
                    </w:p>
                    <w:p w:rsidR="008326CE" w:rsidP="008326CE" w:rsidRDefault="008326CE" w14:paraId="2B075F59" w14:textId="77777777">
                      <w:pPr>
                        <w:numPr>
                          <w:ilvl w:val="0"/>
                          <w:numId w:val="0"/>
                        </w:numPr>
                      </w:pPr>
                      <w:r>
                        <w:t xml:space="preserve">import </w:t>
                      </w:r>
                      <w:proofErr w:type="spellStart"/>
                      <w:proofErr w:type="gramStart"/>
                      <w:r>
                        <w:t>java.io.File</w:t>
                      </w:r>
                      <w:proofErr w:type="spellEnd"/>
                      <w:proofErr w:type="gramEnd"/>
                      <w:r>
                        <w:t>;</w:t>
                      </w:r>
                    </w:p>
                    <w:p w:rsidR="008326CE" w:rsidP="008326CE" w:rsidRDefault="008326CE" w14:paraId="3A4E0220" w14:textId="77777777">
                      <w:pPr>
                        <w:numPr>
                          <w:ilvl w:val="0"/>
                          <w:numId w:val="0"/>
                        </w:numPr>
                      </w:pPr>
                      <w:r>
                        <w:t xml:space="preserve">import </w:t>
                      </w:r>
                      <w:proofErr w:type="spellStart"/>
                      <w:proofErr w:type="gramStart"/>
                      <w:r>
                        <w:t>java.util</w:t>
                      </w:r>
                      <w:proofErr w:type="gramEnd"/>
                      <w:r>
                        <w:t>.</w:t>
                      </w:r>
                      <w:proofErr w:type="gramStart"/>
                      <w:r>
                        <w:t>Scanner</w:t>
                      </w:r>
                      <w:proofErr w:type="spellEnd"/>
                      <w:r>
                        <w:t>;</w:t>
                      </w:r>
                      <w:proofErr w:type="gramEnd"/>
                    </w:p>
                    <w:p w:rsidR="008326CE" w:rsidP="008326CE" w:rsidRDefault="008326CE" w14:paraId="5B08B5D1" w14:textId="77777777">
                      <w:pPr>
                        <w:numPr>
                          <w:ilvl w:val="0"/>
                          <w:numId w:val="0"/>
                        </w:numPr>
                      </w:pPr>
                    </w:p>
                    <w:p w:rsidR="008326CE" w:rsidP="008326CE" w:rsidRDefault="008326CE" w14:paraId="23168DDB" w14:textId="77777777">
                      <w:pPr>
                        <w:numPr>
                          <w:ilvl w:val="0"/>
                          <w:numId w:val="0"/>
                        </w:numPr>
                      </w:pPr>
                      <w:r>
                        <w:t xml:space="preserve">public class </w:t>
                      </w:r>
                      <w:proofErr w:type="spellStart"/>
                      <w:r>
                        <w:t>ScannerFileRead</w:t>
                      </w:r>
                      <w:proofErr w:type="spellEnd"/>
                      <w:r>
                        <w:t xml:space="preserve"> {</w:t>
                      </w:r>
                    </w:p>
                    <w:p w:rsidR="008326CE" w:rsidP="008326CE" w:rsidRDefault="008326CE" w14:paraId="4975ED8B"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8326CE" w:rsidP="008326CE" w:rsidRDefault="008326CE" w14:paraId="7B83E35A" w14:textId="77777777">
                      <w:pPr>
                        <w:numPr>
                          <w:ilvl w:val="0"/>
                          <w:numId w:val="0"/>
                        </w:numPr>
                      </w:pPr>
                      <w:r>
                        <w:t xml:space="preserve">        try {</w:t>
                      </w:r>
                    </w:p>
                    <w:p w:rsidR="008326CE" w:rsidP="008326CE" w:rsidRDefault="008326CE" w14:paraId="72FF778F" w14:textId="77777777">
                      <w:pPr>
                        <w:numPr>
                          <w:ilvl w:val="0"/>
                          <w:numId w:val="0"/>
                        </w:numPr>
                      </w:pPr>
                      <w:r>
                        <w:t xml:space="preserve">            File </w:t>
                      </w:r>
                      <w:proofErr w:type="spellStart"/>
                      <w:r>
                        <w:t>file</w:t>
                      </w:r>
                      <w:proofErr w:type="spellEnd"/>
                      <w:r>
                        <w:t xml:space="preserve"> = new File("data.txt"</w:t>
                      </w:r>
                      <w:proofErr w:type="gramStart"/>
                      <w:r>
                        <w:t>);</w:t>
                      </w:r>
                      <w:proofErr w:type="gramEnd"/>
                    </w:p>
                    <w:p w:rsidR="008326CE" w:rsidP="008326CE" w:rsidRDefault="008326CE" w14:paraId="6D5D4860" w14:textId="77777777">
                      <w:pPr>
                        <w:numPr>
                          <w:ilvl w:val="0"/>
                          <w:numId w:val="0"/>
                        </w:numPr>
                      </w:pPr>
                      <w:r>
                        <w:t xml:space="preserve">            Scanner scan = new Scanner(file</w:t>
                      </w:r>
                      <w:proofErr w:type="gramStart"/>
                      <w:r>
                        <w:t>);</w:t>
                      </w:r>
                      <w:proofErr w:type="gramEnd"/>
                    </w:p>
                    <w:p w:rsidR="008326CE" w:rsidP="008326CE" w:rsidRDefault="008326CE" w14:paraId="70EB2322" w14:textId="77777777">
                      <w:pPr>
                        <w:numPr>
                          <w:ilvl w:val="0"/>
                          <w:numId w:val="0"/>
                        </w:numPr>
                      </w:pPr>
                      <w:r>
                        <w:t xml:space="preserve">            while (</w:t>
                      </w:r>
                      <w:proofErr w:type="spellStart"/>
                      <w:proofErr w:type="gramStart"/>
                      <w:r>
                        <w:t>scan.hasNextLine</w:t>
                      </w:r>
                      <w:proofErr w:type="spellEnd"/>
                      <w:proofErr w:type="gramEnd"/>
                      <w:r>
                        <w:t>()) {</w:t>
                      </w:r>
                    </w:p>
                    <w:p w:rsidR="008326CE" w:rsidP="008326CE" w:rsidRDefault="008326CE" w14:paraId="14AE5B2E" w14:textId="77777777">
                      <w:pPr>
                        <w:numPr>
                          <w:ilvl w:val="0"/>
                          <w:numId w:val="0"/>
                        </w:numPr>
                      </w:pPr>
                      <w:r>
                        <w:t xml:space="preserve">                </w:t>
                      </w:r>
                      <w:proofErr w:type="spellStart"/>
                      <w:r>
                        <w:t>System.out.println</w:t>
                      </w:r>
                      <w:proofErr w:type="spellEnd"/>
                      <w:r>
                        <w:t>(</w:t>
                      </w:r>
                      <w:proofErr w:type="spellStart"/>
                      <w:proofErr w:type="gramStart"/>
                      <w:r>
                        <w:t>scan.nextLine</w:t>
                      </w:r>
                      <w:proofErr w:type="spellEnd"/>
                      <w:proofErr w:type="gramEnd"/>
                      <w:r>
                        <w:t>()</w:t>
                      </w:r>
                      <w:proofErr w:type="gramStart"/>
                      <w:r>
                        <w:t>);</w:t>
                      </w:r>
                      <w:proofErr w:type="gramEnd"/>
                    </w:p>
                    <w:p w:rsidR="008326CE" w:rsidP="008326CE" w:rsidRDefault="008326CE" w14:paraId="7CBA7410" w14:textId="77777777">
                      <w:pPr>
                        <w:numPr>
                          <w:ilvl w:val="0"/>
                          <w:numId w:val="0"/>
                        </w:numPr>
                      </w:pPr>
                      <w:r>
                        <w:t xml:space="preserve">            }</w:t>
                      </w:r>
                    </w:p>
                    <w:p w:rsidR="008326CE" w:rsidP="008326CE" w:rsidRDefault="008326CE" w14:paraId="55B2A2AD" w14:textId="77777777">
                      <w:pPr>
                        <w:numPr>
                          <w:ilvl w:val="0"/>
                          <w:numId w:val="0"/>
                        </w:numPr>
                      </w:pPr>
                      <w:r>
                        <w:t xml:space="preserve">            </w:t>
                      </w:r>
                      <w:proofErr w:type="spellStart"/>
                      <w:proofErr w:type="gramStart"/>
                      <w:r>
                        <w:t>scan.close</w:t>
                      </w:r>
                      <w:proofErr w:type="spellEnd"/>
                      <w:proofErr w:type="gramEnd"/>
                      <w:r>
                        <w:t>(</w:t>
                      </w:r>
                      <w:proofErr w:type="gramStart"/>
                      <w:r>
                        <w:t>);</w:t>
                      </w:r>
                      <w:proofErr w:type="gramEnd"/>
                    </w:p>
                    <w:p w:rsidR="008326CE" w:rsidP="008326CE" w:rsidRDefault="008326CE" w14:paraId="2227B4F0" w14:textId="77777777">
                      <w:pPr>
                        <w:numPr>
                          <w:ilvl w:val="0"/>
                          <w:numId w:val="0"/>
                        </w:numPr>
                      </w:pPr>
                      <w:r>
                        <w:t xml:space="preserve">        } catch (Exception e) {</w:t>
                      </w:r>
                    </w:p>
                    <w:p w:rsidR="008326CE" w:rsidP="008326CE" w:rsidRDefault="008326CE" w14:paraId="29A7D356" w14:textId="77777777">
                      <w:pPr>
                        <w:numPr>
                          <w:ilvl w:val="0"/>
                          <w:numId w:val="0"/>
                        </w:numPr>
                      </w:pPr>
                      <w:r>
                        <w:t xml:space="preserve">            </w:t>
                      </w:r>
                      <w:proofErr w:type="spellStart"/>
                      <w:r>
                        <w:t>System.out.println</w:t>
                      </w:r>
                      <w:proofErr w:type="spellEnd"/>
                      <w:r>
                        <w:t>("Error reading file."</w:t>
                      </w:r>
                      <w:proofErr w:type="gramStart"/>
                      <w:r>
                        <w:t>);</w:t>
                      </w:r>
                      <w:proofErr w:type="gramEnd"/>
                    </w:p>
                    <w:p w:rsidR="008326CE" w:rsidP="008326CE" w:rsidRDefault="008326CE" w14:paraId="74DF44CF" w14:textId="77777777">
                      <w:pPr>
                        <w:numPr>
                          <w:ilvl w:val="0"/>
                          <w:numId w:val="0"/>
                        </w:numPr>
                      </w:pPr>
                      <w:r>
                        <w:t xml:space="preserve">        }</w:t>
                      </w:r>
                    </w:p>
                    <w:p w:rsidR="008326CE" w:rsidP="008326CE" w:rsidRDefault="008326CE" w14:paraId="5C89CACA" w14:textId="77777777">
                      <w:pPr>
                        <w:numPr>
                          <w:ilvl w:val="0"/>
                          <w:numId w:val="0"/>
                        </w:numPr>
                      </w:pPr>
                      <w:r>
                        <w:t xml:space="preserve">    }</w:t>
                      </w:r>
                    </w:p>
                    <w:p w:rsidRPr="00CF012C" w:rsidR="009818E5" w:rsidP="008326CE" w:rsidRDefault="008326CE" w14:paraId="16E091E1" w14:textId="63D5D2DC">
                      <w:pPr>
                        <w:numPr>
                          <w:ilvl w:val="0"/>
                          <w:numId w:val="0"/>
                        </w:numPr>
                      </w:pPr>
                      <w:r>
                        <w:t>}</w:t>
                      </w:r>
                    </w:p>
                  </w:txbxContent>
                </v:textbox>
                <w10:wrap anchorx="margin"/>
              </v:shape>
            </w:pict>
          </mc:Fallback>
        </mc:AlternateContent>
      </w:r>
      <w:r w:rsidR="009818E5">
        <w:rPr>
          <w:rFonts w:eastAsia="Times New Roman" w:cs="Times New Roman"/>
          <w:b/>
          <w:kern w:val="0"/>
          <w:sz w:val="24"/>
          <w:szCs w:val="24"/>
          <w:lang w:eastAsia="en-PH"/>
          <w14:ligatures w14:val="none"/>
        </w:rPr>
        <w:t>Example:</w:t>
      </w:r>
    </w:p>
    <w:p w:rsidRPr="009818E5" w:rsidR="009818E5" w:rsidP="009818E5" w:rsidRDefault="009818E5" w14:paraId="22D48919" w14:textId="0ED5EE6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5011B4" w:rsidP="00D204D2" w:rsidRDefault="005011B4" w14:paraId="4A5B77DB" w14:textId="5A57C70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5011B4" w:rsidP="00D204D2" w:rsidRDefault="005011B4" w14:paraId="73B8091D" w14:textId="6E93AF8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5011B4" w:rsidP="00D204D2" w:rsidRDefault="005011B4" w14:paraId="70B37B2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5011B4" w:rsidP="00D204D2" w:rsidRDefault="005011B4" w14:paraId="5FD2147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580757" w:rsidP="00D204D2" w:rsidRDefault="00580757" w14:paraId="29643A0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580757" w:rsidP="00D204D2" w:rsidRDefault="00580757" w14:paraId="3AF95F0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580757" w:rsidP="00D204D2" w:rsidRDefault="00580757" w14:paraId="6EC415E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D204D2" w:rsidRDefault="00C8669F" w14:paraId="7C5931A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D204D2" w:rsidRDefault="00C8669F" w14:paraId="475C301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D204D2" w:rsidRDefault="00C8669F" w14:paraId="2DA1679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326CE" w:rsidP="00D204D2" w:rsidRDefault="008326CE" w14:paraId="07CF701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326CE" w:rsidP="00D204D2" w:rsidRDefault="008326CE" w14:paraId="20314B4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326CE" w:rsidP="00D204D2" w:rsidRDefault="008326CE" w14:paraId="372DB94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326CE" w:rsidP="00D204D2" w:rsidRDefault="008326CE" w14:paraId="1946FAC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326CE" w:rsidP="00D204D2" w:rsidRDefault="008326CE" w14:paraId="23B77FA0" w14:textId="7933C44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8326CE">
        <w:rPr>
          <w:rFonts w:eastAsia="Times New Roman" w:cs="Times New Roman"/>
          <w:b/>
          <w:kern w:val="0"/>
          <w:sz w:val="24"/>
          <w:szCs w:val="24"/>
          <w:lang w:eastAsia="en-PH"/>
          <w14:ligatures w14:val="none"/>
        </w:rPr>
        <w:t>Handling Exceptions</w:t>
      </w:r>
    </w:p>
    <w:p w:rsidRPr="0020607B" w:rsidR="0020607B" w:rsidP="0020607B" w:rsidRDefault="0020607B" w14:paraId="5FEFEE4D"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20607B">
        <w:rPr>
          <w:rFonts w:eastAsia="Times New Roman" w:cs="Times New Roman"/>
          <w:bCs/>
          <w:kern w:val="0"/>
          <w:sz w:val="24"/>
          <w:szCs w:val="24"/>
          <w:lang w:eastAsia="en-PH"/>
          <w14:ligatures w14:val="none"/>
        </w:rPr>
        <w:t>File I/O operations can fail (e.g., file not found, no permission).</w:t>
      </w:r>
    </w:p>
    <w:p w:rsidRPr="0020607B" w:rsidR="0020607B" w:rsidP="0020607B" w:rsidRDefault="0020607B" w14:paraId="69495041" w14:textId="7AEC8D26">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20607B">
        <w:rPr>
          <w:rFonts w:eastAsia="Times New Roman" w:cs="Times New Roman"/>
          <w:bCs/>
          <w:kern w:val="0"/>
          <w:sz w:val="24"/>
          <w:szCs w:val="24"/>
          <w:lang w:eastAsia="en-PH"/>
          <w14:ligatures w14:val="none"/>
        </w:rPr>
        <w:t xml:space="preserve">That’s why we use try–catch blocks to handle </w:t>
      </w:r>
      <w:proofErr w:type="spellStart"/>
      <w:r w:rsidRPr="0020607B">
        <w:rPr>
          <w:rFonts w:eastAsia="Times New Roman" w:cs="Times New Roman"/>
          <w:bCs/>
          <w:kern w:val="0"/>
          <w:sz w:val="24"/>
          <w:szCs w:val="24"/>
          <w:lang w:eastAsia="en-PH"/>
          <w14:ligatures w14:val="none"/>
        </w:rPr>
        <w:t>IOException</w:t>
      </w:r>
      <w:proofErr w:type="spellEnd"/>
      <w:r w:rsidRPr="0020607B">
        <w:rPr>
          <w:rFonts w:eastAsia="Times New Roman" w:cs="Times New Roman"/>
          <w:bCs/>
          <w:kern w:val="0"/>
          <w:sz w:val="24"/>
          <w:szCs w:val="24"/>
          <w:lang w:eastAsia="en-PH"/>
          <w14:ligatures w14:val="none"/>
        </w:rPr>
        <w:t xml:space="preserve"> safely.</w:t>
      </w:r>
    </w:p>
    <w:p w:rsidR="00C8669F" w:rsidP="0020607B" w:rsidRDefault="00C8669F" w14:paraId="1B5FD6F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20607B" w:rsidRDefault="00C8669F" w14:paraId="1E2D74D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20607B" w:rsidRDefault="00C8669F" w14:paraId="09A3A4B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669F" w:rsidP="0020607B" w:rsidRDefault="00C8669F" w14:paraId="0C21D26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20607B" w:rsidR="0020607B" w:rsidP="0020607B" w:rsidRDefault="0020607B" w14:paraId="1E4F9E82" w14:textId="65F1E66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32" behindDoc="0" locked="0" layoutInCell="1" allowOverlap="1" wp14:anchorId="0D176717" wp14:editId="1A2D4C7C">
                <wp:simplePos x="0" y="0"/>
                <wp:positionH relativeFrom="margin">
                  <wp:align>center</wp:align>
                </wp:positionH>
                <wp:positionV relativeFrom="paragraph">
                  <wp:posOffset>285211</wp:posOffset>
                </wp:positionV>
                <wp:extent cx="5347970" cy="2078966"/>
                <wp:effectExtent l="0" t="0" r="24130" b="17145"/>
                <wp:wrapNone/>
                <wp:docPr id="1221750100" name="Text Box 10"/>
                <wp:cNvGraphicFramePr/>
                <a:graphic xmlns:a="http://schemas.openxmlformats.org/drawingml/2006/main">
                  <a:graphicData uri="http://schemas.microsoft.com/office/word/2010/wordprocessingShape">
                    <wps:wsp>
                      <wps:cNvSpPr txBox="1"/>
                      <wps:spPr>
                        <a:xfrm>
                          <a:off x="0" y="0"/>
                          <a:ext cx="5347970" cy="2078966"/>
                        </a:xfrm>
                        <a:prstGeom prst="rect">
                          <a:avLst/>
                        </a:prstGeom>
                        <a:solidFill>
                          <a:schemeClr val="tx1"/>
                        </a:solidFill>
                        <a:ln w="6350">
                          <a:solidFill>
                            <a:prstClr val="black"/>
                          </a:solidFill>
                        </a:ln>
                      </wps:spPr>
                      <wps:txbx>
                        <w:txbxContent>
                          <w:p w:rsidR="0020607B" w:rsidP="0020607B" w:rsidRDefault="0020607B" w14:paraId="146B48DB" w14:textId="77777777">
                            <w:pPr>
                              <w:numPr>
                                <w:ilvl w:val="0"/>
                                <w:numId w:val="0"/>
                              </w:numPr>
                            </w:pPr>
                            <w:r>
                              <w:t>java</w:t>
                            </w:r>
                          </w:p>
                          <w:p w:rsidR="0020607B" w:rsidP="0020607B" w:rsidRDefault="0020607B" w14:paraId="72D6C6E2" w14:textId="77777777">
                            <w:pPr>
                              <w:numPr>
                                <w:ilvl w:val="0"/>
                                <w:numId w:val="0"/>
                              </w:numPr>
                            </w:pPr>
                          </w:p>
                          <w:p w:rsidR="0020607B" w:rsidP="0020607B" w:rsidRDefault="0020607B" w14:paraId="6A24A236" w14:textId="77777777">
                            <w:pPr>
                              <w:numPr>
                                <w:ilvl w:val="0"/>
                                <w:numId w:val="0"/>
                              </w:numPr>
                            </w:pPr>
                            <w:r>
                              <w:t>try {</w:t>
                            </w:r>
                          </w:p>
                          <w:p w:rsidR="0020607B" w:rsidP="0020607B" w:rsidRDefault="0020607B" w14:paraId="1A6FCE75" w14:textId="77777777">
                            <w:pPr>
                              <w:numPr>
                                <w:ilvl w:val="0"/>
                                <w:numId w:val="0"/>
                              </w:numPr>
                            </w:pPr>
                            <w:r>
                              <w:t xml:space="preserve">    </w:t>
                            </w:r>
                            <w:proofErr w:type="spellStart"/>
                            <w:r>
                              <w:t>FileReader</w:t>
                            </w:r>
                            <w:proofErr w:type="spellEnd"/>
                            <w:r>
                              <w:t xml:space="preserve"> reader = new </w:t>
                            </w:r>
                            <w:proofErr w:type="spellStart"/>
                            <w:r>
                              <w:t>FileReader</w:t>
                            </w:r>
                            <w:proofErr w:type="spellEnd"/>
                            <w:r>
                              <w:t>("file.txt"</w:t>
                            </w:r>
                            <w:proofErr w:type="gramStart"/>
                            <w:r>
                              <w:t>);</w:t>
                            </w:r>
                            <w:proofErr w:type="gramEnd"/>
                          </w:p>
                          <w:p w:rsidR="0020607B" w:rsidP="0020607B" w:rsidRDefault="0020607B" w14:paraId="4E501401" w14:textId="77777777">
                            <w:pPr>
                              <w:numPr>
                                <w:ilvl w:val="0"/>
                                <w:numId w:val="0"/>
                              </w:numPr>
                            </w:pPr>
                            <w:r>
                              <w:t>} catch (</w:t>
                            </w:r>
                            <w:proofErr w:type="spellStart"/>
                            <w:r>
                              <w:t>IOException</w:t>
                            </w:r>
                            <w:proofErr w:type="spellEnd"/>
                            <w:r>
                              <w:t xml:space="preserve"> e) {</w:t>
                            </w:r>
                          </w:p>
                          <w:p w:rsidR="0020607B" w:rsidP="0020607B" w:rsidRDefault="0020607B" w14:paraId="711C385C" w14:textId="77777777">
                            <w:pPr>
                              <w:numPr>
                                <w:ilvl w:val="0"/>
                                <w:numId w:val="0"/>
                              </w:numPr>
                            </w:pPr>
                            <w:r>
                              <w:t xml:space="preserve">    </w:t>
                            </w:r>
                            <w:proofErr w:type="spellStart"/>
                            <w:r>
                              <w:t>System.out.println</w:t>
                            </w:r>
                            <w:proofErr w:type="spellEnd"/>
                            <w:r>
                              <w:t>("File not found!"</w:t>
                            </w:r>
                            <w:proofErr w:type="gramStart"/>
                            <w:r>
                              <w:t>);</w:t>
                            </w:r>
                            <w:proofErr w:type="gramEnd"/>
                          </w:p>
                          <w:p w:rsidRPr="00CF012C" w:rsidR="0020607B" w:rsidP="0020607B" w:rsidRDefault="0020607B" w14:paraId="46A60AC8" w14:textId="62AB24FF">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0DE13C6">
              <v:shape id="_x0000_s1121" style="position:absolute;margin-left:0;margin-top:22.45pt;width:421.1pt;height:163.7pt;z-index:2516583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" w14:anchorId="0D176717">
                <v:textbox>
                  <w:txbxContent>
                    <w:p w:rsidR="0020607B" w:rsidP="0020607B" w:rsidRDefault="0020607B" w14:paraId="224729B8" w14:textId="77777777">
                      <w:pPr>
                        <w:numPr>
                          <w:ilvl w:val="0"/>
                          <w:numId w:val="0"/>
                        </w:numPr>
                      </w:pPr>
                      <w:r>
                        <w:t>java</w:t>
                      </w:r>
                    </w:p>
                    <w:p w:rsidR="0020607B" w:rsidP="0020607B" w:rsidRDefault="0020607B" w14:paraId="16DEB4AB" w14:textId="77777777">
                      <w:pPr>
                        <w:numPr>
                          <w:ilvl w:val="0"/>
                          <w:numId w:val="0"/>
                        </w:numPr>
                      </w:pPr>
                    </w:p>
                    <w:p w:rsidR="0020607B" w:rsidP="0020607B" w:rsidRDefault="0020607B" w14:paraId="4E4317D6" w14:textId="77777777">
                      <w:pPr>
                        <w:numPr>
                          <w:ilvl w:val="0"/>
                          <w:numId w:val="0"/>
                        </w:numPr>
                      </w:pPr>
                      <w:r>
                        <w:t>try {</w:t>
                      </w:r>
                    </w:p>
                    <w:p w:rsidR="0020607B" w:rsidP="0020607B" w:rsidRDefault="0020607B" w14:paraId="70882FE2" w14:textId="77777777">
                      <w:pPr>
                        <w:numPr>
                          <w:ilvl w:val="0"/>
                          <w:numId w:val="0"/>
                        </w:numPr>
                      </w:pPr>
                      <w:r>
                        <w:t xml:space="preserve">    </w:t>
                      </w:r>
                      <w:proofErr w:type="spellStart"/>
                      <w:r>
                        <w:t>FileReader</w:t>
                      </w:r>
                      <w:proofErr w:type="spellEnd"/>
                      <w:r>
                        <w:t xml:space="preserve"> reader = new </w:t>
                      </w:r>
                      <w:proofErr w:type="spellStart"/>
                      <w:r>
                        <w:t>FileReader</w:t>
                      </w:r>
                      <w:proofErr w:type="spellEnd"/>
                      <w:r>
                        <w:t>("file.txt"</w:t>
                      </w:r>
                      <w:proofErr w:type="gramStart"/>
                      <w:r>
                        <w:t>);</w:t>
                      </w:r>
                      <w:proofErr w:type="gramEnd"/>
                    </w:p>
                    <w:p w:rsidR="0020607B" w:rsidP="0020607B" w:rsidRDefault="0020607B" w14:paraId="52C929ED" w14:textId="77777777">
                      <w:pPr>
                        <w:numPr>
                          <w:ilvl w:val="0"/>
                          <w:numId w:val="0"/>
                        </w:numPr>
                      </w:pPr>
                      <w:r>
                        <w:t>} catch (</w:t>
                      </w:r>
                      <w:proofErr w:type="spellStart"/>
                      <w:r>
                        <w:t>IOException</w:t>
                      </w:r>
                      <w:proofErr w:type="spellEnd"/>
                      <w:r>
                        <w:t xml:space="preserve"> e) {</w:t>
                      </w:r>
                    </w:p>
                    <w:p w:rsidR="0020607B" w:rsidP="0020607B" w:rsidRDefault="0020607B" w14:paraId="30949559" w14:textId="77777777">
                      <w:pPr>
                        <w:numPr>
                          <w:ilvl w:val="0"/>
                          <w:numId w:val="0"/>
                        </w:numPr>
                      </w:pPr>
                      <w:r>
                        <w:t xml:space="preserve">    </w:t>
                      </w:r>
                      <w:proofErr w:type="spellStart"/>
                      <w:r>
                        <w:t>System.out.println</w:t>
                      </w:r>
                      <w:proofErr w:type="spellEnd"/>
                      <w:r>
                        <w:t>("File not found!"</w:t>
                      </w:r>
                      <w:proofErr w:type="gramStart"/>
                      <w:r>
                        <w:t>);</w:t>
                      </w:r>
                      <w:proofErr w:type="gramEnd"/>
                    </w:p>
                    <w:p w:rsidRPr="00CF012C" w:rsidR="0020607B" w:rsidP="0020607B" w:rsidRDefault="0020607B" w14:paraId="21A4FDB2" w14:textId="62AB24FF">
                      <w:pPr>
                        <w:numPr>
                          <w:ilvl w:val="0"/>
                          <w:numId w:val="0"/>
                        </w:numPr>
                      </w:pPr>
                      <w:r>
                        <w:t>}</w:t>
                      </w:r>
                    </w:p>
                  </w:txbxContent>
                </v:textbox>
                <w10:wrap anchorx="margin"/>
              </v:shape>
            </w:pict>
          </mc:Fallback>
        </mc:AlternateContent>
      </w:r>
      <w:r>
        <w:rPr>
          <w:rFonts w:eastAsia="Times New Roman" w:cs="Times New Roman"/>
          <w:b/>
          <w:kern w:val="0"/>
          <w:sz w:val="24"/>
          <w:szCs w:val="24"/>
          <w:lang w:eastAsia="en-PH"/>
          <w14:ligatures w14:val="none"/>
        </w:rPr>
        <w:t xml:space="preserve">Example: </w:t>
      </w:r>
    </w:p>
    <w:p w:rsidR="008326CE" w:rsidP="00D204D2" w:rsidRDefault="008326CE" w14:paraId="30A696D7" w14:textId="495306C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326CE" w:rsidP="00D204D2" w:rsidRDefault="008326CE" w14:paraId="414D2ED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326CE" w:rsidP="00D204D2" w:rsidRDefault="008326CE" w14:paraId="64A7764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326CE" w:rsidP="00D204D2" w:rsidRDefault="008326CE" w14:paraId="5417902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326CE" w:rsidP="00D204D2" w:rsidRDefault="008326CE" w14:paraId="2E42FF4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326CE" w:rsidP="00D204D2" w:rsidRDefault="008326CE" w14:paraId="1B21508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326CE" w:rsidP="00D204D2" w:rsidRDefault="0020607B" w14:paraId="0224055A" w14:textId="4D3AD66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20607B">
        <w:rPr>
          <w:rFonts w:eastAsia="Times New Roman" w:cs="Times New Roman"/>
          <w:b/>
          <w:kern w:val="0"/>
          <w:sz w:val="24"/>
          <w:szCs w:val="24"/>
          <w:lang w:eastAsia="en-PH"/>
          <w14:ligatures w14:val="none"/>
        </w:rPr>
        <w:t>Importance of File I/O</w:t>
      </w:r>
    </w:p>
    <w:p w:rsidRPr="0016139F" w:rsidR="0016139F" w:rsidP="005E4004" w:rsidRDefault="0016139F" w14:paraId="6635CD6C" w14:textId="77777777">
      <w:pPr>
        <w:pStyle w:val="ListParagraph"/>
        <w:numPr>
          <w:ilvl w:val="0"/>
          <w:numId w:val="109"/>
        </w:numPr>
        <w:spacing w:before="100" w:beforeAutospacing="1" w:after="100" w:afterAutospacing="1" w:line="240" w:lineRule="auto"/>
        <w:rPr>
          <w:rFonts w:eastAsia="Times New Roman" w:cs="Times New Roman"/>
          <w:bCs/>
          <w:kern w:val="0"/>
          <w:sz w:val="24"/>
          <w:szCs w:val="24"/>
          <w:lang w:eastAsia="en-PH"/>
          <w14:ligatures w14:val="none"/>
        </w:rPr>
      </w:pPr>
      <w:r w:rsidRPr="0016139F">
        <w:rPr>
          <w:rFonts w:eastAsia="Times New Roman" w:cs="Times New Roman"/>
          <w:b/>
          <w:bCs/>
          <w:kern w:val="0"/>
          <w:sz w:val="24"/>
          <w:szCs w:val="24"/>
          <w:lang w:eastAsia="en-PH"/>
          <w14:ligatures w14:val="none"/>
        </w:rPr>
        <w:t>Data Persistence</w:t>
      </w:r>
      <w:r w:rsidRPr="0016139F">
        <w:rPr>
          <w:rFonts w:eastAsia="Times New Roman" w:cs="Times New Roman"/>
          <w:b/>
          <w:kern w:val="0"/>
          <w:sz w:val="24"/>
          <w:szCs w:val="24"/>
          <w:lang w:eastAsia="en-PH"/>
          <w14:ligatures w14:val="none"/>
        </w:rPr>
        <w:t xml:space="preserve"> – </w:t>
      </w:r>
      <w:r w:rsidRPr="0016139F">
        <w:rPr>
          <w:rFonts w:eastAsia="Times New Roman" w:cs="Times New Roman"/>
          <w:bCs/>
          <w:kern w:val="0"/>
          <w:sz w:val="24"/>
          <w:szCs w:val="24"/>
          <w:lang w:eastAsia="en-PH"/>
          <w14:ligatures w14:val="none"/>
        </w:rPr>
        <w:t>keeps information available even after the program ends.</w:t>
      </w:r>
    </w:p>
    <w:p w:rsidRPr="0016139F" w:rsidR="0016139F" w:rsidP="005E4004" w:rsidRDefault="0016139F" w14:paraId="4CF939E5" w14:textId="77777777">
      <w:pPr>
        <w:pStyle w:val="ListParagraph"/>
        <w:numPr>
          <w:ilvl w:val="0"/>
          <w:numId w:val="109"/>
        </w:numPr>
        <w:spacing w:before="100" w:beforeAutospacing="1" w:after="100" w:afterAutospacing="1" w:line="240" w:lineRule="auto"/>
        <w:rPr>
          <w:rFonts w:eastAsia="Times New Roman" w:cs="Times New Roman"/>
          <w:bCs/>
          <w:kern w:val="0"/>
          <w:sz w:val="24"/>
          <w:szCs w:val="24"/>
          <w:lang w:eastAsia="en-PH"/>
          <w14:ligatures w14:val="none"/>
        </w:rPr>
      </w:pPr>
      <w:r w:rsidRPr="0016139F">
        <w:rPr>
          <w:rFonts w:eastAsia="Times New Roman" w:cs="Times New Roman"/>
          <w:b/>
          <w:bCs/>
          <w:kern w:val="0"/>
          <w:sz w:val="24"/>
          <w:szCs w:val="24"/>
          <w:lang w:eastAsia="en-PH"/>
          <w14:ligatures w14:val="none"/>
        </w:rPr>
        <w:t>Flexibility</w:t>
      </w:r>
      <w:r w:rsidRPr="0016139F">
        <w:rPr>
          <w:rFonts w:eastAsia="Times New Roman" w:cs="Times New Roman"/>
          <w:b/>
          <w:kern w:val="0"/>
          <w:sz w:val="24"/>
          <w:szCs w:val="24"/>
          <w:lang w:eastAsia="en-PH"/>
          <w14:ligatures w14:val="none"/>
        </w:rPr>
        <w:t xml:space="preserve"> – </w:t>
      </w:r>
      <w:r w:rsidRPr="0016139F">
        <w:rPr>
          <w:rFonts w:eastAsia="Times New Roman" w:cs="Times New Roman"/>
          <w:bCs/>
          <w:kern w:val="0"/>
          <w:sz w:val="24"/>
          <w:szCs w:val="24"/>
          <w:lang w:eastAsia="en-PH"/>
          <w14:ligatures w14:val="none"/>
        </w:rPr>
        <w:t>read or write data from/to external sources easily.</w:t>
      </w:r>
    </w:p>
    <w:p w:rsidR="0016139F" w:rsidP="005E4004" w:rsidRDefault="0016139F" w14:paraId="7622F461" w14:textId="77777777">
      <w:pPr>
        <w:pStyle w:val="ListParagraph"/>
        <w:numPr>
          <w:ilvl w:val="0"/>
          <w:numId w:val="109"/>
        </w:numPr>
        <w:spacing w:before="100" w:beforeAutospacing="1" w:after="100" w:afterAutospacing="1" w:line="240" w:lineRule="auto"/>
        <w:rPr>
          <w:rFonts w:eastAsia="Times New Roman" w:cs="Times New Roman"/>
          <w:b/>
          <w:kern w:val="0"/>
          <w:sz w:val="24"/>
          <w:szCs w:val="24"/>
          <w:lang w:eastAsia="en-PH"/>
          <w14:ligatures w14:val="none"/>
        </w:rPr>
      </w:pPr>
      <w:r w:rsidRPr="0016139F">
        <w:rPr>
          <w:rFonts w:eastAsia="Times New Roman" w:cs="Times New Roman"/>
          <w:b/>
          <w:bCs/>
          <w:kern w:val="0"/>
          <w:sz w:val="24"/>
          <w:szCs w:val="24"/>
          <w:lang w:eastAsia="en-PH"/>
          <w14:ligatures w14:val="none"/>
        </w:rPr>
        <w:t>Real-World Use</w:t>
      </w:r>
      <w:r w:rsidRPr="0016139F">
        <w:rPr>
          <w:rFonts w:eastAsia="Times New Roman" w:cs="Times New Roman"/>
          <w:b/>
          <w:kern w:val="0"/>
          <w:sz w:val="24"/>
          <w:szCs w:val="24"/>
          <w:lang w:eastAsia="en-PH"/>
          <w14:ligatures w14:val="none"/>
        </w:rPr>
        <w:t xml:space="preserve"> – </w:t>
      </w:r>
      <w:r w:rsidRPr="0016139F">
        <w:rPr>
          <w:rFonts w:eastAsia="Times New Roman" w:cs="Times New Roman"/>
          <w:bCs/>
          <w:kern w:val="0"/>
          <w:sz w:val="24"/>
          <w:szCs w:val="24"/>
          <w:lang w:eastAsia="en-PH"/>
          <w14:ligatures w14:val="none"/>
        </w:rPr>
        <w:t>used in databases, logs, reports, and user data management.</w:t>
      </w:r>
    </w:p>
    <w:p w:rsidRPr="0016139F" w:rsidR="008326CE" w:rsidP="005E4004" w:rsidRDefault="0016139F" w14:paraId="59F74C67" w14:textId="4AA9FB85">
      <w:pPr>
        <w:pStyle w:val="ListParagraph"/>
        <w:numPr>
          <w:ilvl w:val="0"/>
          <w:numId w:val="109"/>
        </w:numPr>
        <w:spacing w:before="100" w:beforeAutospacing="1" w:after="100" w:afterAutospacing="1" w:line="240" w:lineRule="auto"/>
        <w:rPr>
          <w:rFonts w:eastAsia="Times New Roman" w:cs="Times New Roman"/>
          <w:bCs/>
          <w:kern w:val="0"/>
          <w:sz w:val="24"/>
          <w:szCs w:val="24"/>
          <w:lang w:eastAsia="en-PH"/>
          <w14:ligatures w14:val="none"/>
        </w:rPr>
      </w:pPr>
      <w:r w:rsidRPr="0016139F">
        <w:rPr>
          <w:rFonts w:eastAsia="Times New Roman" w:cs="Times New Roman"/>
          <w:b/>
          <w:bCs/>
          <w:kern w:val="0"/>
          <w:sz w:val="24"/>
          <w:szCs w:val="24"/>
          <w:lang w:eastAsia="en-PH"/>
          <w14:ligatures w14:val="none"/>
        </w:rPr>
        <w:t>Automation</w:t>
      </w:r>
      <w:r w:rsidRPr="0016139F">
        <w:rPr>
          <w:rFonts w:eastAsia="Times New Roman" w:cs="Times New Roman"/>
          <w:b/>
          <w:kern w:val="0"/>
          <w:sz w:val="24"/>
          <w:szCs w:val="24"/>
          <w:lang w:eastAsia="en-PH"/>
          <w14:ligatures w14:val="none"/>
        </w:rPr>
        <w:t xml:space="preserve"> – </w:t>
      </w:r>
      <w:r w:rsidRPr="0016139F">
        <w:rPr>
          <w:rFonts w:eastAsia="Times New Roman" w:cs="Times New Roman"/>
          <w:bCs/>
          <w:kern w:val="0"/>
          <w:sz w:val="24"/>
          <w:szCs w:val="24"/>
          <w:lang w:eastAsia="en-PH"/>
          <w14:ligatures w14:val="none"/>
        </w:rPr>
        <w:t>helps programs save results or configurations automatically.</w:t>
      </w:r>
    </w:p>
    <w:p w:rsidR="00580757" w:rsidP="00D204D2" w:rsidRDefault="0016139F" w14:paraId="2090305D" w14:textId="58A7314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Conclusion</w:t>
      </w:r>
    </w:p>
    <w:p w:rsidR="005777D7" w:rsidP="005E4004" w:rsidRDefault="005777D7" w14:paraId="41D36855" w14:textId="77777777">
      <w:pPr>
        <w:pStyle w:val="ListParagraph"/>
        <w:numPr>
          <w:ilvl w:val="0"/>
          <w:numId w:val="110"/>
        </w:numPr>
        <w:spacing w:before="100" w:beforeAutospacing="1" w:after="100" w:afterAutospacing="1" w:line="240" w:lineRule="auto"/>
        <w:rPr>
          <w:rFonts w:eastAsia="Times New Roman" w:cs="Times New Roman"/>
          <w:bCs/>
          <w:kern w:val="0"/>
          <w:sz w:val="24"/>
          <w:szCs w:val="24"/>
          <w:lang w:eastAsia="en-PH"/>
          <w14:ligatures w14:val="none"/>
        </w:rPr>
      </w:pPr>
      <w:r w:rsidRPr="005777D7">
        <w:rPr>
          <w:rFonts w:eastAsia="Times New Roman" w:cs="Times New Roman"/>
          <w:bCs/>
          <w:kern w:val="0"/>
          <w:sz w:val="24"/>
          <w:szCs w:val="24"/>
          <w:lang w:eastAsia="en-PH"/>
          <w14:ligatures w14:val="none"/>
        </w:rPr>
        <w:t xml:space="preserve">The concept of computer files and I/O classes in Java is essential for creating applications that store, retrieve, and process data effectively. </w:t>
      </w:r>
    </w:p>
    <w:p w:rsidRPr="005777D7" w:rsidR="005777D7" w:rsidP="005777D7" w:rsidRDefault="005777D7" w14:paraId="18B09F36"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Pr="005777D7" w:rsidR="0016139F" w:rsidP="005E4004" w:rsidRDefault="005777D7" w14:paraId="6B318E21" w14:textId="7742340A">
      <w:pPr>
        <w:pStyle w:val="ListParagraph"/>
        <w:numPr>
          <w:ilvl w:val="0"/>
          <w:numId w:val="110"/>
        </w:numPr>
        <w:spacing w:before="100" w:beforeAutospacing="1" w:after="100" w:afterAutospacing="1" w:line="240" w:lineRule="auto"/>
        <w:rPr>
          <w:rFonts w:eastAsia="Times New Roman" w:cs="Times New Roman"/>
          <w:bCs/>
          <w:kern w:val="0"/>
          <w:sz w:val="24"/>
          <w:szCs w:val="24"/>
          <w:lang w:eastAsia="en-PH"/>
          <w14:ligatures w14:val="none"/>
        </w:rPr>
      </w:pPr>
      <w:r w:rsidRPr="005777D7">
        <w:rPr>
          <w:rFonts w:eastAsia="Times New Roman" w:cs="Times New Roman"/>
          <w:bCs/>
          <w:kern w:val="0"/>
          <w:sz w:val="24"/>
          <w:szCs w:val="24"/>
          <w:lang w:eastAsia="en-PH"/>
          <w14:ligatures w14:val="none"/>
        </w:rPr>
        <w:t>Through streams, Java efficiently handles both text and binary data.</w:t>
      </w:r>
      <w:r w:rsidRPr="005777D7">
        <w:rPr>
          <w:rFonts w:eastAsia="Times New Roman" w:cs="Times New Roman"/>
          <w:bCs/>
          <w:kern w:val="0"/>
          <w:sz w:val="24"/>
          <w:szCs w:val="24"/>
          <w:lang w:eastAsia="en-PH"/>
          <w14:ligatures w14:val="none"/>
        </w:rPr>
        <w:br/>
      </w:r>
      <w:r w:rsidRPr="005777D7">
        <w:rPr>
          <w:rFonts w:eastAsia="Times New Roman" w:cs="Times New Roman"/>
          <w:bCs/>
          <w:kern w:val="0"/>
          <w:sz w:val="24"/>
          <w:szCs w:val="24"/>
          <w:lang w:eastAsia="en-PH"/>
          <w14:ligatures w14:val="none"/>
        </w:rPr>
        <w:t xml:space="preserve">Classes like File, </w:t>
      </w:r>
      <w:proofErr w:type="spellStart"/>
      <w:r w:rsidRPr="005777D7">
        <w:rPr>
          <w:rFonts w:eastAsia="Times New Roman" w:cs="Times New Roman"/>
          <w:bCs/>
          <w:kern w:val="0"/>
          <w:sz w:val="24"/>
          <w:szCs w:val="24"/>
          <w:lang w:eastAsia="en-PH"/>
          <w14:ligatures w14:val="none"/>
        </w:rPr>
        <w:t>FileReader</w:t>
      </w:r>
      <w:proofErr w:type="spellEnd"/>
      <w:r w:rsidRPr="005777D7">
        <w:rPr>
          <w:rFonts w:eastAsia="Times New Roman" w:cs="Times New Roman"/>
          <w:bCs/>
          <w:kern w:val="0"/>
          <w:sz w:val="24"/>
          <w:szCs w:val="24"/>
          <w:lang w:eastAsia="en-PH"/>
          <w14:ligatures w14:val="none"/>
        </w:rPr>
        <w:t xml:space="preserve">, and </w:t>
      </w:r>
      <w:proofErr w:type="spellStart"/>
      <w:r w:rsidRPr="005777D7">
        <w:rPr>
          <w:rFonts w:eastAsia="Times New Roman" w:cs="Times New Roman"/>
          <w:bCs/>
          <w:kern w:val="0"/>
          <w:sz w:val="24"/>
          <w:szCs w:val="24"/>
          <w:lang w:eastAsia="en-PH"/>
          <w14:ligatures w14:val="none"/>
        </w:rPr>
        <w:t>FileWriter</w:t>
      </w:r>
      <w:proofErr w:type="spellEnd"/>
      <w:r w:rsidRPr="005777D7">
        <w:rPr>
          <w:rFonts w:eastAsia="Times New Roman" w:cs="Times New Roman"/>
          <w:bCs/>
          <w:kern w:val="0"/>
          <w:sz w:val="24"/>
          <w:szCs w:val="24"/>
          <w:lang w:eastAsia="en-PH"/>
          <w14:ligatures w14:val="none"/>
        </w:rPr>
        <w:t xml:space="preserve"> simplify file handling while ensuring that programs can interact with the real world — beyond just the console — by saving and retrieving valuable information.</w:t>
      </w:r>
    </w:p>
    <w:p w:rsidRPr="00C8669F" w:rsidR="005777D7" w:rsidP="00C8669F" w:rsidRDefault="00C8669F" w14:paraId="3B6251D0" w14:textId="2036664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Video Link: </w:t>
      </w:r>
      <w:hyperlink w:history="1" r:id="rId51">
        <w:r w:rsidRPr="00FF62EB">
          <w:rPr>
            <w:rStyle w:val="Hyperlink"/>
            <w:rFonts w:eastAsia="Times New Roman" w:cs="Times New Roman"/>
            <w:b/>
            <w:kern w:val="0"/>
            <w:sz w:val="24"/>
            <w:szCs w:val="24"/>
            <w:lang w:eastAsia="en-PH"/>
            <w14:ligatures w14:val="none"/>
          </w:rPr>
          <w:t>https://youtu.be/ScUJx4aWRi0?si=p9Se2XPvslxlblt2</w:t>
        </w:r>
      </w:hyperlink>
      <w:r>
        <w:rPr>
          <w:rFonts w:eastAsia="Times New Roman" w:cs="Times New Roman"/>
          <w:b/>
          <w:kern w:val="0"/>
          <w:sz w:val="24"/>
          <w:szCs w:val="24"/>
          <w:lang w:eastAsia="en-PH"/>
          <w14:ligatures w14:val="none"/>
        </w:rPr>
        <w:t xml:space="preserve"> </w:t>
      </w:r>
    </w:p>
    <w:p w:rsidRPr="00535FF9" w:rsidR="00B41229" w:rsidP="005E4004" w:rsidRDefault="00527F2F" w14:paraId="2D152EA3" w14:textId="77777777">
      <w:pPr>
        <w:pStyle w:val="ListParagraph"/>
        <w:numPr>
          <w:ilvl w:val="1"/>
          <w:numId w:val="72"/>
        </w:numPr>
        <w:spacing w:before="100" w:beforeAutospacing="1" w:after="100" w:afterAutospacing="1" w:line="240" w:lineRule="auto"/>
        <w:rPr>
          <w:rFonts w:eastAsia="Times New Roman" w:cs="Times New Roman"/>
          <w:b/>
          <w:color w:val="EE0000"/>
          <w:kern w:val="0"/>
          <w:sz w:val="24"/>
          <w:szCs w:val="24"/>
          <w:lang w:eastAsia="en-PH"/>
          <w14:ligatures w14:val="none"/>
        </w:rPr>
      </w:pPr>
      <w:r w:rsidRPr="00535FF9">
        <w:rPr>
          <w:rFonts w:eastAsia="Times New Roman" w:cs="Times New Roman"/>
          <w:b/>
          <w:color w:val="EE0000"/>
          <w:kern w:val="0"/>
          <w:sz w:val="24"/>
          <w:szCs w:val="24"/>
          <w:lang w:eastAsia="en-PH"/>
          <w14:ligatures w14:val="none"/>
        </w:rPr>
        <w:t>Reading and Writing Data using IO Classes</w:t>
      </w:r>
    </w:p>
    <w:p w:rsidRPr="00A60AF7" w:rsidR="00A60AF7" w:rsidP="00A60AF7" w:rsidRDefault="00A60AF7" w14:paraId="373DBD00"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A60AF7">
        <w:rPr>
          <w:rFonts w:eastAsia="Times New Roman" w:cs="Times New Roman"/>
          <w:bCs/>
          <w:kern w:val="0"/>
          <w:sz w:val="24"/>
          <w:szCs w:val="24"/>
          <w:lang w:eastAsia="en-PH"/>
          <w14:ligatures w14:val="none"/>
        </w:rPr>
        <w:t>In Java programming, it is often necessary to store, retrieve, and process data from external files.</w:t>
      </w:r>
    </w:p>
    <w:p w:rsidRPr="00A60AF7" w:rsidR="00A60AF7" w:rsidP="00A60AF7" w:rsidRDefault="00A60AF7" w14:paraId="4CC5B2A6" w14:textId="4172A50C">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A60AF7">
        <w:rPr>
          <w:rFonts w:eastAsia="Times New Roman" w:cs="Times New Roman"/>
          <w:bCs/>
          <w:kern w:val="0"/>
          <w:sz w:val="24"/>
          <w:szCs w:val="24"/>
          <w:lang w:eastAsia="en-PH"/>
          <w14:ligatures w14:val="none"/>
        </w:rPr>
        <w:t>This is done using Input/Output (I/O) Classes, which allow a program to read data from files (input) and write data to files (output).</w:t>
      </w:r>
    </w:p>
    <w:p w:rsidRPr="00A60AF7" w:rsidR="00A60AF7" w:rsidP="00A60AF7" w:rsidRDefault="00A60AF7" w14:paraId="3F2142B7" w14:textId="29C13351">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A60AF7">
        <w:rPr>
          <w:rFonts w:eastAsia="Times New Roman" w:cs="Times New Roman"/>
          <w:bCs/>
          <w:kern w:val="0"/>
          <w:sz w:val="24"/>
          <w:szCs w:val="24"/>
          <w:lang w:eastAsia="en-PH"/>
          <w14:ligatures w14:val="none"/>
        </w:rPr>
        <w:t>The java.io package in Java provides a wide range of classes and methods that make these file operations easy and efficient.</w:t>
      </w:r>
    </w:p>
    <w:p w:rsidR="00A60AF7" w:rsidP="00A60AF7" w:rsidRDefault="00A60AF7" w14:paraId="20F9F769" w14:textId="6A4A9A0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A60AF7">
        <w:rPr>
          <w:rFonts w:eastAsia="Times New Roman" w:cs="Times New Roman"/>
          <w:b/>
          <w:kern w:val="0"/>
          <w:sz w:val="24"/>
          <w:szCs w:val="24"/>
          <w:lang w:eastAsia="en-PH"/>
          <w14:ligatures w14:val="none"/>
        </w:rPr>
        <w:t>Concept of Input and Output Streams</w:t>
      </w:r>
    </w:p>
    <w:p w:rsidRPr="00FD5A1A" w:rsidR="00FD5A1A" w:rsidP="00FD5A1A" w:rsidRDefault="00FD5A1A" w14:paraId="67794E61"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FD5A1A">
        <w:rPr>
          <w:rFonts w:eastAsia="Times New Roman" w:cs="Times New Roman"/>
          <w:bCs/>
          <w:kern w:val="0"/>
          <w:sz w:val="24"/>
          <w:szCs w:val="24"/>
          <w:lang w:eastAsia="en-PH"/>
          <w14:ligatures w14:val="none"/>
        </w:rPr>
        <w:t>In Java, reading and writing data is done through a concept called streams.</w:t>
      </w:r>
    </w:p>
    <w:p w:rsidR="00A60AF7" w:rsidP="00FD5A1A" w:rsidRDefault="00FD5A1A" w14:paraId="7FA998F8" w14:textId="1F499B70">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FD5A1A">
        <w:rPr>
          <w:rFonts w:eastAsia="Times New Roman" w:cs="Times New Roman"/>
          <w:bCs/>
          <w:kern w:val="0"/>
          <w:sz w:val="24"/>
          <w:szCs w:val="24"/>
          <w:lang w:eastAsia="en-PH"/>
          <w14:ligatures w14:val="none"/>
        </w:rPr>
        <w:t>A stream represents a flow of data — like water flowing through a pipe.</w:t>
      </w:r>
    </w:p>
    <w:p w:rsidRPr="00FD5A1A" w:rsidR="00FD5A1A" w:rsidP="005E4004" w:rsidRDefault="00FD5A1A" w14:paraId="4450F1BE" w14:textId="4A20CC22">
      <w:pPr>
        <w:pStyle w:val="ListParagraph"/>
        <w:numPr>
          <w:ilvl w:val="0"/>
          <w:numId w:val="111"/>
        </w:numPr>
        <w:spacing w:before="100" w:beforeAutospacing="1" w:after="100" w:afterAutospacing="1" w:line="240" w:lineRule="auto"/>
        <w:rPr>
          <w:rFonts w:eastAsia="Times New Roman" w:cs="Times New Roman"/>
          <w:bCs/>
          <w:kern w:val="0"/>
          <w:sz w:val="24"/>
          <w:szCs w:val="24"/>
          <w:lang w:eastAsia="en-PH"/>
          <w14:ligatures w14:val="none"/>
        </w:rPr>
      </w:pPr>
      <w:r w:rsidRPr="00FD5A1A">
        <w:rPr>
          <w:rFonts w:eastAsia="Times New Roman" w:cs="Times New Roman"/>
          <w:b/>
          <w:kern w:val="0"/>
          <w:sz w:val="24"/>
          <w:szCs w:val="24"/>
          <w:lang w:eastAsia="en-PH"/>
          <w14:ligatures w14:val="none"/>
        </w:rPr>
        <w:t>Input Stream</w:t>
      </w:r>
      <w:r w:rsidRPr="00FD5A1A">
        <w:rPr>
          <w:rFonts w:eastAsia="Times New Roman" w:cs="Times New Roman"/>
          <w:bCs/>
          <w:kern w:val="0"/>
          <w:sz w:val="24"/>
          <w:szCs w:val="24"/>
          <w:lang w:eastAsia="en-PH"/>
          <w14:ligatures w14:val="none"/>
        </w:rPr>
        <w:t>: data flows into the program (e.g., reading from a file).</w:t>
      </w:r>
    </w:p>
    <w:p w:rsidRPr="00FD5A1A" w:rsidR="00FD5A1A" w:rsidP="005E4004" w:rsidRDefault="00FD5A1A" w14:paraId="639E6E17" w14:textId="7056E4E1">
      <w:pPr>
        <w:pStyle w:val="ListParagraph"/>
        <w:numPr>
          <w:ilvl w:val="0"/>
          <w:numId w:val="111"/>
        </w:numPr>
        <w:spacing w:before="100" w:beforeAutospacing="1" w:after="100" w:afterAutospacing="1" w:line="240" w:lineRule="auto"/>
        <w:rPr>
          <w:rFonts w:eastAsia="Times New Roman" w:cs="Times New Roman"/>
          <w:bCs/>
          <w:kern w:val="0"/>
          <w:sz w:val="24"/>
          <w:szCs w:val="24"/>
          <w:lang w:eastAsia="en-PH"/>
          <w14:ligatures w14:val="none"/>
        </w:rPr>
      </w:pPr>
      <w:r w:rsidRPr="00FD5A1A">
        <w:rPr>
          <w:rFonts w:eastAsia="Times New Roman" w:cs="Times New Roman"/>
          <w:b/>
          <w:kern w:val="0"/>
          <w:sz w:val="24"/>
          <w:szCs w:val="24"/>
          <w:lang w:eastAsia="en-PH"/>
          <w14:ligatures w14:val="none"/>
        </w:rPr>
        <w:t>Output Stream</w:t>
      </w:r>
      <w:r w:rsidRPr="00FD5A1A">
        <w:rPr>
          <w:rFonts w:eastAsia="Times New Roman" w:cs="Times New Roman"/>
          <w:bCs/>
          <w:kern w:val="0"/>
          <w:sz w:val="24"/>
          <w:szCs w:val="24"/>
          <w:lang w:eastAsia="en-PH"/>
          <w14:ligatures w14:val="none"/>
        </w:rPr>
        <w:t>: data flows out of the program (e.g., writing to a file).</w:t>
      </w:r>
    </w:p>
    <w:p w:rsidR="00FD5A1A" w:rsidP="00FD5A1A" w:rsidRDefault="003F4E55" w14:paraId="04831AB1" w14:textId="39353B5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3F4E55">
        <w:rPr>
          <w:rFonts w:eastAsia="Times New Roman" w:cs="Times New Roman"/>
          <w:b/>
          <w:kern w:val="0"/>
          <w:sz w:val="24"/>
          <w:szCs w:val="24"/>
          <w:lang w:eastAsia="en-PH"/>
          <w14:ligatures w14:val="none"/>
        </w:rPr>
        <w:t>These streams can handle either:</w:t>
      </w:r>
    </w:p>
    <w:p w:rsidRPr="003F4E55" w:rsidR="003F4E55" w:rsidP="005E4004" w:rsidRDefault="003F4E55" w14:paraId="1117E191" w14:textId="77777777">
      <w:pPr>
        <w:pStyle w:val="ListParagraph"/>
        <w:numPr>
          <w:ilvl w:val="0"/>
          <w:numId w:val="112"/>
        </w:numPr>
        <w:spacing w:before="100" w:beforeAutospacing="1" w:after="100" w:afterAutospacing="1" w:line="240" w:lineRule="auto"/>
        <w:rPr>
          <w:rFonts w:eastAsia="Times New Roman" w:cs="Times New Roman"/>
          <w:bCs/>
          <w:kern w:val="0"/>
          <w:sz w:val="24"/>
          <w:szCs w:val="24"/>
          <w:lang w:eastAsia="en-PH"/>
          <w14:ligatures w14:val="none"/>
        </w:rPr>
      </w:pPr>
      <w:r w:rsidRPr="003F4E55">
        <w:rPr>
          <w:rFonts w:eastAsia="Times New Roman" w:cs="Times New Roman"/>
          <w:bCs/>
          <w:kern w:val="0"/>
          <w:sz w:val="24"/>
          <w:szCs w:val="24"/>
          <w:lang w:eastAsia="en-PH"/>
          <w14:ligatures w14:val="none"/>
        </w:rPr>
        <w:t>Byte data (binary files like images, videos)</w:t>
      </w:r>
    </w:p>
    <w:p w:rsidRPr="003F4E55" w:rsidR="003F4E55" w:rsidP="005E4004" w:rsidRDefault="003F4E55" w14:paraId="5C352D66" w14:textId="77777777">
      <w:pPr>
        <w:pStyle w:val="ListParagraph"/>
        <w:numPr>
          <w:ilvl w:val="0"/>
          <w:numId w:val="112"/>
        </w:numPr>
        <w:spacing w:before="100" w:beforeAutospacing="1" w:after="100" w:afterAutospacing="1" w:line="240" w:lineRule="auto"/>
        <w:rPr>
          <w:rFonts w:eastAsia="Times New Roman" w:cs="Times New Roman"/>
          <w:bCs/>
          <w:kern w:val="0"/>
          <w:sz w:val="24"/>
          <w:szCs w:val="24"/>
          <w:lang w:eastAsia="en-PH"/>
          <w14:ligatures w14:val="none"/>
        </w:rPr>
      </w:pPr>
      <w:r w:rsidRPr="003F4E55">
        <w:rPr>
          <w:rFonts w:eastAsia="Times New Roman" w:cs="Times New Roman"/>
          <w:bCs/>
          <w:kern w:val="0"/>
          <w:sz w:val="24"/>
          <w:szCs w:val="24"/>
          <w:lang w:eastAsia="en-PH"/>
          <w14:ligatures w14:val="none"/>
        </w:rPr>
        <w:t>Character data (text files)</w:t>
      </w:r>
    </w:p>
    <w:p w:rsidR="003F4E55" w:rsidP="003F4E55" w:rsidRDefault="00E90004" w14:paraId="1BE1BC6C" w14:textId="0E04039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E90004">
        <w:rPr>
          <w:rFonts w:eastAsia="Times New Roman" w:cs="Times New Roman"/>
          <w:b/>
          <w:kern w:val="0"/>
          <w:sz w:val="24"/>
          <w:szCs w:val="24"/>
          <w:lang w:eastAsia="en-PH"/>
          <w14:ligatures w14:val="none"/>
        </w:rPr>
        <w:t>Reading Data using I/O Classes</w:t>
      </w:r>
    </w:p>
    <w:p w:rsidR="00E90004" w:rsidP="005E4004" w:rsidRDefault="008F2653" w14:paraId="7A4F705D" w14:textId="579CE1EE">
      <w:pPr>
        <w:pStyle w:val="ListParagraph"/>
        <w:numPr>
          <w:ilvl w:val="0"/>
          <w:numId w:val="113"/>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Pr>
          <w:rFonts w:eastAsia="Times New Roman" w:cs="Times New Roman"/>
          <w:b/>
          <w:kern w:val="0"/>
          <w:sz w:val="24"/>
          <w:szCs w:val="24"/>
          <w:lang w:eastAsia="en-PH"/>
          <w14:ligatures w14:val="none"/>
        </w:rPr>
        <w:t>FileReader</w:t>
      </w:r>
      <w:proofErr w:type="spellEnd"/>
    </w:p>
    <w:p w:rsidR="008F2653" w:rsidP="008F2653" w:rsidRDefault="008F2653" w14:paraId="5A323077" w14:textId="41906730">
      <w:pPr>
        <w:pStyle w:val="ListParagraph"/>
        <w:numPr>
          <w:ilvl w:val="0"/>
          <w:numId w:val="15"/>
        </w:numPr>
        <w:spacing w:before="100" w:beforeAutospacing="1" w:after="100" w:afterAutospacing="1" w:line="240" w:lineRule="auto"/>
        <w:rPr>
          <w:rFonts w:eastAsia="Times New Roman" w:cs="Times New Roman"/>
          <w:b/>
          <w:kern w:val="0"/>
          <w:sz w:val="24"/>
          <w:szCs w:val="24"/>
          <w:lang w:eastAsia="en-PH"/>
          <w14:ligatures w14:val="none"/>
        </w:rPr>
      </w:pPr>
      <w:r w:rsidRPr="008F2653">
        <w:rPr>
          <w:rFonts w:eastAsia="Times New Roman" w:cs="Times New Roman"/>
          <w:b/>
          <w:kern w:val="0"/>
          <w:sz w:val="24"/>
          <w:szCs w:val="24"/>
          <w:lang w:eastAsia="en-PH"/>
          <w14:ligatures w14:val="none"/>
        </w:rPr>
        <w:t xml:space="preserve">The </w:t>
      </w:r>
      <w:proofErr w:type="spellStart"/>
      <w:r w:rsidRPr="008F2653">
        <w:rPr>
          <w:rFonts w:eastAsia="Times New Roman" w:cs="Times New Roman"/>
          <w:b/>
          <w:bCs/>
          <w:kern w:val="0"/>
          <w:sz w:val="24"/>
          <w:szCs w:val="24"/>
          <w:lang w:eastAsia="en-PH"/>
          <w14:ligatures w14:val="none"/>
        </w:rPr>
        <w:t>FileReader</w:t>
      </w:r>
      <w:proofErr w:type="spellEnd"/>
      <w:r w:rsidRPr="008F2653">
        <w:rPr>
          <w:rFonts w:eastAsia="Times New Roman" w:cs="Times New Roman"/>
          <w:b/>
          <w:kern w:val="0"/>
          <w:sz w:val="24"/>
          <w:szCs w:val="24"/>
          <w:lang w:eastAsia="en-PH"/>
          <w14:ligatures w14:val="none"/>
        </w:rPr>
        <w:t xml:space="preserve"> class is used to read </w:t>
      </w:r>
      <w:r w:rsidRPr="008F2653">
        <w:rPr>
          <w:rFonts w:eastAsia="Times New Roman" w:cs="Times New Roman"/>
          <w:b/>
          <w:bCs/>
          <w:kern w:val="0"/>
          <w:sz w:val="24"/>
          <w:szCs w:val="24"/>
          <w:lang w:eastAsia="en-PH"/>
          <w14:ligatures w14:val="none"/>
        </w:rPr>
        <w:t>text files</w:t>
      </w:r>
      <w:r w:rsidRPr="008F2653">
        <w:rPr>
          <w:rFonts w:eastAsia="Times New Roman" w:cs="Times New Roman"/>
          <w:b/>
          <w:kern w:val="0"/>
          <w:sz w:val="24"/>
          <w:szCs w:val="24"/>
          <w:lang w:eastAsia="en-PH"/>
          <w14:ligatures w14:val="none"/>
        </w:rPr>
        <w:t xml:space="preserve"> character by character.</w:t>
      </w:r>
    </w:p>
    <w:p w:rsidR="008F2653" w:rsidP="008F2653" w:rsidRDefault="008F2653" w14:paraId="476203E6" w14:textId="5A2E496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Example:</w:t>
      </w:r>
    </w:p>
    <w:p w:rsidR="008F2653" w:rsidP="008F2653" w:rsidRDefault="009817E3" w14:paraId="722F6588" w14:textId="3CC229D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33" behindDoc="0" locked="0" layoutInCell="1" allowOverlap="1" wp14:anchorId="181221F9" wp14:editId="7FCCE763">
                <wp:simplePos x="0" y="0"/>
                <wp:positionH relativeFrom="margin">
                  <wp:align>center</wp:align>
                </wp:positionH>
                <wp:positionV relativeFrom="paragraph">
                  <wp:posOffset>10531</wp:posOffset>
                </wp:positionV>
                <wp:extent cx="5347970" cy="5210355"/>
                <wp:effectExtent l="0" t="0" r="24130" b="28575"/>
                <wp:wrapNone/>
                <wp:docPr id="301460312" name="Text Box 10"/>
                <wp:cNvGraphicFramePr/>
                <a:graphic xmlns:a="http://schemas.openxmlformats.org/drawingml/2006/main">
                  <a:graphicData uri="http://schemas.microsoft.com/office/word/2010/wordprocessingShape">
                    <wps:wsp>
                      <wps:cNvSpPr txBox="1"/>
                      <wps:spPr>
                        <a:xfrm>
                          <a:off x="0" y="0"/>
                          <a:ext cx="5347970" cy="5210355"/>
                        </a:xfrm>
                        <a:prstGeom prst="rect">
                          <a:avLst/>
                        </a:prstGeom>
                        <a:solidFill>
                          <a:schemeClr val="tx1"/>
                        </a:solidFill>
                        <a:ln w="6350">
                          <a:solidFill>
                            <a:prstClr val="black"/>
                          </a:solidFill>
                        </a:ln>
                      </wps:spPr>
                      <wps:txbx>
                        <w:txbxContent>
                          <w:p w:rsidR="008F2653" w:rsidP="008F2653" w:rsidRDefault="008F2653" w14:paraId="06332871" w14:textId="77777777">
                            <w:pPr>
                              <w:numPr>
                                <w:ilvl w:val="0"/>
                                <w:numId w:val="0"/>
                              </w:numPr>
                            </w:pPr>
                            <w:r>
                              <w:t>java</w:t>
                            </w:r>
                          </w:p>
                          <w:p w:rsidR="008F2653" w:rsidP="008F2653" w:rsidRDefault="008F2653" w14:paraId="2D6C5060" w14:textId="77777777">
                            <w:pPr>
                              <w:numPr>
                                <w:ilvl w:val="0"/>
                                <w:numId w:val="0"/>
                              </w:numPr>
                            </w:pPr>
                            <w:r>
                              <w:t xml:space="preserve">import </w:t>
                            </w:r>
                            <w:proofErr w:type="spellStart"/>
                            <w:proofErr w:type="gramStart"/>
                            <w:r>
                              <w:t>java.io.FileReader</w:t>
                            </w:r>
                            <w:proofErr w:type="spellEnd"/>
                            <w:proofErr w:type="gramEnd"/>
                            <w:r>
                              <w:t>;</w:t>
                            </w:r>
                          </w:p>
                          <w:p w:rsidR="008F2653" w:rsidP="008F2653" w:rsidRDefault="008F2653" w14:paraId="2F544E83" w14:textId="77777777">
                            <w:pPr>
                              <w:numPr>
                                <w:ilvl w:val="0"/>
                                <w:numId w:val="0"/>
                              </w:numPr>
                            </w:pPr>
                            <w:r>
                              <w:t xml:space="preserve">import </w:t>
                            </w:r>
                            <w:proofErr w:type="spellStart"/>
                            <w:proofErr w:type="gramStart"/>
                            <w:r>
                              <w:t>java.io.IOException</w:t>
                            </w:r>
                            <w:proofErr w:type="spellEnd"/>
                            <w:proofErr w:type="gramEnd"/>
                            <w:r>
                              <w:t>;</w:t>
                            </w:r>
                          </w:p>
                          <w:p w:rsidR="008F2653" w:rsidP="008F2653" w:rsidRDefault="008F2653" w14:paraId="5054D70C" w14:textId="77777777">
                            <w:pPr>
                              <w:numPr>
                                <w:ilvl w:val="0"/>
                                <w:numId w:val="0"/>
                              </w:numPr>
                            </w:pPr>
                          </w:p>
                          <w:p w:rsidR="008F2653" w:rsidP="008F2653" w:rsidRDefault="008F2653" w14:paraId="61CAD0EE" w14:textId="77777777">
                            <w:pPr>
                              <w:numPr>
                                <w:ilvl w:val="0"/>
                                <w:numId w:val="0"/>
                              </w:numPr>
                            </w:pPr>
                            <w:r>
                              <w:t xml:space="preserve">public class </w:t>
                            </w:r>
                            <w:proofErr w:type="spellStart"/>
                            <w:r>
                              <w:t>ReadExample</w:t>
                            </w:r>
                            <w:proofErr w:type="spellEnd"/>
                            <w:r>
                              <w:t xml:space="preserve"> {</w:t>
                            </w:r>
                          </w:p>
                          <w:p w:rsidR="008F2653" w:rsidP="008F2653" w:rsidRDefault="008F2653" w14:paraId="3CBE380B"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8F2653" w:rsidP="008F2653" w:rsidRDefault="008F2653" w14:paraId="6878C1F4" w14:textId="77777777">
                            <w:pPr>
                              <w:numPr>
                                <w:ilvl w:val="0"/>
                                <w:numId w:val="0"/>
                              </w:numPr>
                            </w:pPr>
                            <w:r>
                              <w:t xml:space="preserve">        try {</w:t>
                            </w:r>
                          </w:p>
                          <w:p w:rsidR="008F2653" w:rsidP="008F2653" w:rsidRDefault="008F2653" w14:paraId="7BB5A42D" w14:textId="77777777">
                            <w:pPr>
                              <w:numPr>
                                <w:ilvl w:val="0"/>
                                <w:numId w:val="0"/>
                              </w:numPr>
                            </w:pPr>
                            <w:r>
                              <w:t xml:space="preserve">            </w:t>
                            </w:r>
                            <w:proofErr w:type="spellStart"/>
                            <w:r>
                              <w:t>FileReader</w:t>
                            </w:r>
                            <w:proofErr w:type="spellEnd"/>
                            <w:r>
                              <w:t xml:space="preserve"> reader = new </w:t>
                            </w:r>
                            <w:proofErr w:type="spellStart"/>
                            <w:r>
                              <w:t>FileReader</w:t>
                            </w:r>
                            <w:proofErr w:type="spellEnd"/>
                            <w:r>
                              <w:t>("data.txt"</w:t>
                            </w:r>
                            <w:proofErr w:type="gramStart"/>
                            <w:r>
                              <w:t>);</w:t>
                            </w:r>
                            <w:proofErr w:type="gramEnd"/>
                          </w:p>
                          <w:p w:rsidR="008F2653" w:rsidP="008F2653" w:rsidRDefault="008F2653" w14:paraId="026839D4" w14:textId="77777777">
                            <w:pPr>
                              <w:numPr>
                                <w:ilvl w:val="0"/>
                                <w:numId w:val="0"/>
                              </w:numPr>
                            </w:pPr>
                            <w:r>
                              <w:t xml:space="preserve">            int </w:t>
                            </w:r>
                            <w:proofErr w:type="spellStart"/>
                            <w:proofErr w:type="gramStart"/>
                            <w:r>
                              <w:t>ch</w:t>
                            </w:r>
                            <w:proofErr w:type="spellEnd"/>
                            <w:r>
                              <w:t>;</w:t>
                            </w:r>
                            <w:proofErr w:type="gramEnd"/>
                          </w:p>
                          <w:p w:rsidR="008F2653" w:rsidP="008F2653" w:rsidRDefault="008F2653" w14:paraId="737F27A5" w14:textId="77777777">
                            <w:pPr>
                              <w:numPr>
                                <w:ilvl w:val="0"/>
                                <w:numId w:val="0"/>
                              </w:numPr>
                            </w:pPr>
                            <w:r>
                              <w:t xml:space="preserve">            while ((</w:t>
                            </w:r>
                            <w:proofErr w:type="spellStart"/>
                            <w:r>
                              <w:t>ch</w:t>
                            </w:r>
                            <w:proofErr w:type="spellEnd"/>
                            <w:r>
                              <w:t xml:space="preserve"> = </w:t>
                            </w:r>
                            <w:proofErr w:type="spellStart"/>
                            <w:proofErr w:type="gramStart"/>
                            <w:r>
                              <w:t>reader.read</w:t>
                            </w:r>
                            <w:proofErr w:type="spellEnd"/>
                            <w:proofErr w:type="gramEnd"/>
                            <w:r>
                              <w:t>()</w:t>
                            </w:r>
                            <w:proofErr w:type="gramStart"/>
                            <w:r>
                              <w:t>) !</w:t>
                            </w:r>
                            <w:proofErr w:type="gramEnd"/>
                            <w:r>
                              <w:t>= -1) {</w:t>
                            </w:r>
                          </w:p>
                          <w:p w:rsidR="008F2653" w:rsidP="008F2653" w:rsidRDefault="008F2653" w14:paraId="7020D688" w14:textId="77777777">
                            <w:pPr>
                              <w:numPr>
                                <w:ilvl w:val="0"/>
                                <w:numId w:val="0"/>
                              </w:numPr>
                            </w:pPr>
                            <w:r>
                              <w:t xml:space="preserve">                </w:t>
                            </w:r>
                            <w:proofErr w:type="spellStart"/>
                            <w:r>
                              <w:t>System.out.print</w:t>
                            </w:r>
                            <w:proofErr w:type="spellEnd"/>
                            <w:r>
                              <w:t xml:space="preserve">((char) </w:t>
                            </w:r>
                            <w:proofErr w:type="spellStart"/>
                            <w:r>
                              <w:t>ch</w:t>
                            </w:r>
                            <w:proofErr w:type="spellEnd"/>
                            <w:proofErr w:type="gramStart"/>
                            <w:r>
                              <w:t>);</w:t>
                            </w:r>
                            <w:proofErr w:type="gramEnd"/>
                          </w:p>
                          <w:p w:rsidR="008F2653" w:rsidP="008F2653" w:rsidRDefault="008F2653" w14:paraId="36D31E69" w14:textId="77777777">
                            <w:pPr>
                              <w:numPr>
                                <w:ilvl w:val="0"/>
                                <w:numId w:val="0"/>
                              </w:numPr>
                            </w:pPr>
                            <w:r>
                              <w:t xml:space="preserve">            }</w:t>
                            </w:r>
                          </w:p>
                          <w:p w:rsidR="008F2653" w:rsidP="008F2653" w:rsidRDefault="008F2653" w14:paraId="5C42777D" w14:textId="77777777">
                            <w:pPr>
                              <w:numPr>
                                <w:ilvl w:val="0"/>
                                <w:numId w:val="0"/>
                              </w:numPr>
                            </w:pPr>
                            <w:r>
                              <w:t xml:space="preserve">            </w:t>
                            </w:r>
                            <w:proofErr w:type="spellStart"/>
                            <w:proofErr w:type="gramStart"/>
                            <w:r>
                              <w:t>reader.close</w:t>
                            </w:r>
                            <w:proofErr w:type="spellEnd"/>
                            <w:proofErr w:type="gramEnd"/>
                            <w:r>
                              <w:t>(</w:t>
                            </w:r>
                            <w:proofErr w:type="gramStart"/>
                            <w:r>
                              <w:t>);</w:t>
                            </w:r>
                            <w:proofErr w:type="gramEnd"/>
                          </w:p>
                          <w:p w:rsidR="008F2653" w:rsidP="008F2653" w:rsidRDefault="008F2653" w14:paraId="7CEECBFA" w14:textId="77777777">
                            <w:pPr>
                              <w:numPr>
                                <w:ilvl w:val="0"/>
                                <w:numId w:val="0"/>
                              </w:numPr>
                            </w:pPr>
                            <w:r>
                              <w:t xml:space="preserve">        } catch (</w:t>
                            </w:r>
                            <w:proofErr w:type="spellStart"/>
                            <w:r>
                              <w:t>IOException</w:t>
                            </w:r>
                            <w:proofErr w:type="spellEnd"/>
                            <w:r>
                              <w:t xml:space="preserve"> e) {</w:t>
                            </w:r>
                          </w:p>
                          <w:p w:rsidR="008F2653" w:rsidP="008F2653" w:rsidRDefault="008F2653" w14:paraId="7014204A" w14:textId="77777777">
                            <w:pPr>
                              <w:numPr>
                                <w:ilvl w:val="0"/>
                                <w:numId w:val="0"/>
                              </w:numPr>
                            </w:pPr>
                            <w:r>
                              <w:t xml:space="preserve">            </w:t>
                            </w:r>
                            <w:proofErr w:type="spellStart"/>
                            <w:r>
                              <w:t>System.out.println</w:t>
                            </w:r>
                            <w:proofErr w:type="spellEnd"/>
                            <w:r>
                              <w:t xml:space="preserve">("Error reading file: " + </w:t>
                            </w:r>
                            <w:proofErr w:type="spellStart"/>
                            <w:proofErr w:type="gramStart"/>
                            <w:r>
                              <w:t>e.getMessage</w:t>
                            </w:r>
                            <w:proofErr w:type="spellEnd"/>
                            <w:proofErr w:type="gramEnd"/>
                            <w:r>
                              <w:t>()</w:t>
                            </w:r>
                            <w:proofErr w:type="gramStart"/>
                            <w:r>
                              <w:t>);</w:t>
                            </w:r>
                            <w:proofErr w:type="gramEnd"/>
                          </w:p>
                          <w:p w:rsidR="008F2653" w:rsidP="008F2653" w:rsidRDefault="008F2653" w14:paraId="4F27BB6E" w14:textId="77777777">
                            <w:pPr>
                              <w:numPr>
                                <w:ilvl w:val="0"/>
                                <w:numId w:val="0"/>
                              </w:numPr>
                            </w:pPr>
                            <w:r>
                              <w:t xml:space="preserve">        }</w:t>
                            </w:r>
                          </w:p>
                          <w:p w:rsidR="008F2653" w:rsidP="008F2653" w:rsidRDefault="008F2653" w14:paraId="424E513D" w14:textId="77777777">
                            <w:pPr>
                              <w:numPr>
                                <w:ilvl w:val="0"/>
                                <w:numId w:val="0"/>
                              </w:numPr>
                            </w:pPr>
                            <w:r>
                              <w:t xml:space="preserve">    }</w:t>
                            </w:r>
                          </w:p>
                          <w:p w:rsidRPr="00CF012C" w:rsidR="008F2653" w:rsidP="008F2653" w:rsidRDefault="008F2653" w14:paraId="6E9B84D0" w14:textId="518F68AD">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13EBC6E">
              <v:shape id="_x0000_s1122" style="position:absolute;margin-left:0;margin-top:.85pt;width:421.1pt;height:410.25pt;z-index:251658333;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" w14:anchorId="181221F9">
                <v:textbox>
                  <w:txbxContent>
                    <w:p w:rsidR="008F2653" w:rsidP="008F2653" w:rsidRDefault="008F2653" w14:paraId="7E8269DC" w14:textId="77777777">
                      <w:pPr>
                        <w:numPr>
                          <w:ilvl w:val="0"/>
                          <w:numId w:val="0"/>
                        </w:numPr>
                      </w:pPr>
                      <w:r>
                        <w:t>java</w:t>
                      </w:r>
                    </w:p>
                    <w:p w:rsidR="008F2653" w:rsidP="008F2653" w:rsidRDefault="008F2653" w14:paraId="7B3B80BB" w14:textId="77777777">
                      <w:pPr>
                        <w:numPr>
                          <w:ilvl w:val="0"/>
                          <w:numId w:val="0"/>
                        </w:numPr>
                      </w:pPr>
                      <w:r>
                        <w:t xml:space="preserve">import </w:t>
                      </w:r>
                      <w:proofErr w:type="spellStart"/>
                      <w:proofErr w:type="gramStart"/>
                      <w:r>
                        <w:t>java.io.FileReader</w:t>
                      </w:r>
                      <w:proofErr w:type="spellEnd"/>
                      <w:proofErr w:type="gramEnd"/>
                      <w:r>
                        <w:t>;</w:t>
                      </w:r>
                    </w:p>
                    <w:p w:rsidR="008F2653" w:rsidP="008F2653" w:rsidRDefault="008F2653" w14:paraId="2FB06543" w14:textId="77777777">
                      <w:pPr>
                        <w:numPr>
                          <w:ilvl w:val="0"/>
                          <w:numId w:val="0"/>
                        </w:numPr>
                      </w:pPr>
                      <w:r>
                        <w:t xml:space="preserve">import </w:t>
                      </w:r>
                      <w:proofErr w:type="spellStart"/>
                      <w:proofErr w:type="gramStart"/>
                      <w:r>
                        <w:t>java.io.IOException</w:t>
                      </w:r>
                      <w:proofErr w:type="spellEnd"/>
                      <w:proofErr w:type="gramEnd"/>
                      <w:r>
                        <w:t>;</w:t>
                      </w:r>
                    </w:p>
                    <w:p w:rsidR="008F2653" w:rsidP="008F2653" w:rsidRDefault="008F2653" w14:paraId="0AD9C6F4" w14:textId="77777777">
                      <w:pPr>
                        <w:numPr>
                          <w:ilvl w:val="0"/>
                          <w:numId w:val="0"/>
                        </w:numPr>
                      </w:pPr>
                    </w:p>
                    <w:p w:rsidR="008F2653" w:rsidP="008F2653" w:rsidRDefault="008F2653" w14:paraId="24041837" w14:textId="77777777">
                      <w:pPr>
                        <w:numPr>
                          <w:ilvl w:val="0"/>
                          <w:numId w:val="0"/>
                        </w:numPr>
                      </w:pPr>
                      <w:r>
                        <w:t xml:space="preserve">public class </w:t>
                      </w:r>
                      <w:proofErr w:type="spellStart"/>
                      <w:r>
                        <w:t>ReadExample</w:t>
                      </w:r>
                      <w:proofErr w:type="spellEnd"/>
                      <w:r>
                        <w:t xml:space="preserve"> {</w:t>
                      </w:r>
                    </w:p>
                    <w:p w:rsidR="008F2653" w:rsidP="008F2653" w:rsidRDefault="008F2653" w14:paraId="04C8B471"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8F2653" w:rsidP="008F2653" w:rsidRDefault="008F2653" w14:paraId="01BE73F8" w14:textId="77777777">
                      <w:pPr>
                        <w:numPr>
                          <w:ilvl w:val="0"/>
                          <w:numId w:val="0"/>
                        </w:numPr>
                      </w:pPr>
                      <w:r>
                        <w:t xml:space="preserve">        try {</w:t>
                      </w:r>
                    </w:p>
                    <w:p w:rsidR="008F2653" w:rsidP="008F2653" w:rsidRDefault="008F2653" w14:paraId="074E8553" w14:textId="77777777">
                      <w:pPr>
                        <w:numPr>
                          <w:ilvl w:val="0"/>
                          <w:numId w:val="0"/>
                        </w:numPr>
                      </w:pPr>
                      <w:r>
                        <w:t xml:space="preserve">            </w:t>
                      </w:r>
                      <w:proofErr w:type="spellStart"/>
                      <w:r>
                        <w:t>FileReader</w:t>
                      </w:r>
                      <w:proofErr w:type="spellEnd"/>
                      <w:r>
                        <w:t xml:space="preserve"> reader = new </w:t>
                      </w:r>
                      <w:proofErr w:type="spellStart"/>
                      <w:r>
                        <w:t>FileReader</w:t>
                      </w:r>
                      <w:proofErr w:type="spellEnd"/>
                      <w:r>
                        <w:t>("data.txt"</w:t>
                      </w:r>
                      <w:proofErr w:type="gramStart"/>
                      <w:r>
                        <w:t>);</w:t>
                      </w:r>
                      <w:proofErr w:type="gramEnd"/>
                    </w:p>
                    <w:p w:rsidR="008F2653" w:rsidP="008F2653" w:rsidRDefault="008F2653" w14:paraId="0CE0B307" w14:textId="77777777">
                      <w:pPr>
                        <w:numPr>
                          <w:ilvl w:val="0"/>
                          <w:numId w:val="0"/>
                        </w:numPr>
                      </w:pPr>
                      <w:r>
                        <w:t xml:space="preserve">            int </w:t>
                      </w:r>
                      <w:proofErr w:type="spellStart"/>
                      <w:proofErr w:type="gramStart"/>
                      <w:r>
                        <w:t>ch</w:t>
                      </w:r>
                      <w:proofErr w:type="spellEnd"/>
                      <w:r>
                        <w:t>;</w:t>
                      </w:r>
                      <w:proofErr w:type="gramEnd"/>
                    </w:p>
                    <w:p w:rsidR="008F2653" w:rsidP="008F2653" w:rsidRDefault="008F2653" w14:paraId="531F1F5D" w14:textId="77777777">
                      <w:pPr>
                        <w:numPr>
                          <w:ilvl w:val="0"/>
                          <w:numId w:val="0"/>
                        </w:numPr>
                      </w:pPr>
                      <w:r>
                        <w:t xml:space="preserve">            while ((</w:t>
                      </w:r>
                      <w:proofErr w:type="spellStart"/>
                      <w:r>
                        <w:t>ch</w:t>
                      </w:r>
                      <w:proofErr w:type="spellEnd"/>
                      <w:r>
                        <w:t xml:space="preserve"> = </w:t>
                      </w:r>
                      <w:proofErr w:type="spellStart"/>
                      <w:proofErr w:type="gramStart"/>
                      <w:r>
                        <w:t>reader.read</w:t>
                      </w:r>
                      <w:proofErr w:type="spellEnd"/>
                      <w:proofErr w:type="gramEnd"/>
                      <w:r>
                        <w:t>()</w:t>
                      </w:r>
                      <w:proofErr w:type="gramStart"/>
                      <w:r>
                        <w:t>) !</w:t>
                      </w:r>
                      <w:proofErr w:type="gramEnd"/>
                      <w:r>
                        <w:t>= -1) {</w:t>
                      </w:r>
                    </w:p>
                    <w:p w:rsidR="008F2653" w:rsidP="008F2653" w:rsidRDefault="008F2653" w14:paraId="6047A939" w14:textId="77777777">
                      <w:pPr>
                        <w:numPr>
                          <w:ilvl w:val="0"/>
                          <w:numId w:val="0"/>
                        </w:numPr>
                      </w:pPr>
                      <w:r>
                        <w:t xml:space="preserve">                </w:t>
                      </w:r>
                      <w:proofErr w:type="spellStart"/>
                      <w:r>
                        <w:t>System.out.print</w:t>
                      </w:r>
                      <w:proofErr w:type="spellEnd"/>
                      <w:r>
                        <w:t xml:space="preserve">((char) </w:t>
                      </w:r>
                      <w:proofErr w:type="spellStart"/>
                      <w:r>
                        <w:t>ch</w:t>
                      </w:r>
                      <w:proofErr w:type="spellEnd"/>
                      <w:proofErr w:type="gramStart"/>
                      <w:r>
                        <w:t>);</w:t>
                      </w:r>
                      <w:proofErr w:type="gramEnd"/>
                    </w:p>
                    <w:p w:rsidR="008F2653" w:rsidP="008F2653" w:rsidRDefault="008F2653" w14:paraId="5E637FC3" w14:textId="77777777">
                      <w:pPr>
                        <w:numPr>
                          <w:ilvl w:val="0"/>
                          <w:numId w:val="0"/>
                        </w:numPr>
                      </w:pPr>
                      <w:r>
                        <w:t xml:space="preserve">            }</w:t>
                      </w:r>
                    </w:p>
                    <w:p w:rsidR="008F2653" w:rsidP="008F2653" w:rsidRDefault="008F2653" w14:paraId="2D73E8DC" w14:textId="77777777">
                      <w:pPr>
                        <w:numPr>
                          <w:ilvl w:val="0"/>
                          <w:numId w:val="0"/>
                        </w:numPr>
                      </w:pPr>
                      <w:r>
                        <w:t xml:space="preserve">            </w:t>
                      </w:r>
                      <w:proofErr w:type="spellStart"/>
                      <w:proofErr w:type="gramStart"/>
                      <w:r>
                        <w:t>reader.close</w:t>
                      </w:r>
                      <w:proofErr w:type="spellEnd"/>
                      <w:proofErr w:type="gramEnd"/>
                      <w:r>
                        <w:t>(</w:t>
                      </w:r>
                      <w:proofErr w:type="gramStart"/>
                      <w:r>
                        <w:t>);</w:t>
                      </w:r>
                      <w:proofErr w:type="gramEnd"/>
                    </w:p>
                    <w:p w:rsidR="008F2653" w:rsidP="008F2653" w:rsidRDefault="008F2653" w14:paraId="1BEFAB4E" w14:textId="77777777">
                      <w:pPr>
                        <w:numPr>
                          <w:ilvl w:val="0"/>
                          <w:numId w:val="0"/>
                        </w:numPr>
                      </w:pPr>
                      <w:r>
                        <w:t xml:space="preserve">        } catch (</w:t>
                      </w:r>
                      <w:proofErr w:type="spellStart"/>
                      <w:r>
                        <w:t>IOException</w:t>
                      </w:r>
                      <w:proofErr w:type="spellEnd"/>
                      <w:r>
                        <w:t xml:space="preserve"> e) {</w:t>
                      </w:r>
                    </w:p>
                    <w:p w:rsidR="008F2653" w:rsidP="008F2653" w:rsidRDefault="008F2653" w14:paraId="71AEB06C" w14:textId="77777777">
                      <w:pPr>
                        <w:numPr>
                          <w:ilvl w:val="0"/>
                          <w:numId w:val="0"/>
                        </w:numPr>
                      </w:pPr>
                      <w:r>
                        <w:t xml:space="preserve">            </w:t>
                      </w:r>
                      <w:proofErr w:type="spellStart"/>
                      <w:r>
                        <w:t>System.out.println</w:t>
                      </w:r>
                      <w:proofErr w:type="spellEnd"/>
                      <w:r>
                        <w:t xml:space="preserve">("Error reading file: " + </w:t>
                      </w:r>
                      <w:proofErr w:type="spellStart"/>
                      <w:proofErr w:type="gramStart"/>
                      <w:r>
                        <w:t>e.getMessage</w:t>
                      </w:r>
                      <w:proofErr w:type="spellEnd"/>
                      <w:proofErr w:type="gramEnd"/>
                      <w:r>
                        <w:t>()</w:t>
                      </w:r>
                      <w:proofErr w:type="gramStart"/>
                      <w:r>
                        <w:t>);</w:t>
                      </w:r>
                      <w:proofErr w:type="gramEnd"/>
                    </w:p>
                    <w:p w:rsidR="008F2653" w:rsidP="008F2653" w:rsidRDefault="008F2653" w14:paraId="38C81551" w14:textId="77777777">
                      <w:pPr>
                        <w:numPr>
                          <w:ilvl w:val="0"/>
                          <w:numId w:val="0"/>
                        </w:numPr>
                      </w:pPr>
                      <w:r>
                        <w:t xml:space="preserve">        }</w:t>
                      </w:r>
                    </w:p>
                    <w:p w:rsidR="008F2653" w:rsidP="008F2653" w:rsidRDefault="008F2653" w14:paraId="0A468D7D" w14:textId="77777777">
                      <w:pPr>
                        <w:numPr>
                          <w:ilvl w:val="0"/>
                          <w:numId w:val="0"/>
                        </w:numPr>
                      </w:pPr>
                      <w:r>
                        <w:t xml:space="preserve">    }</w:t>
                      </w:r>
                    </w:p>
                    <w:p w:rsidRPr="00CF012C" w:rsidR="008F2653" w:rsidP="008F2653" w:rsidRDefault="008F2653" w14:paraId="0486C42B" w14:textId="518F68AD">
                      <w:pPr>
                        <w:numPr>
                          <w:ilvl w:val="0"/>
                          <w:numId w:val="0"/>
                        </w:numPr>
                      </w:pPr>
                      <w:r>
                        <w:t>}</w:t>
                      </w:r>
                    </w:p>
                  </w:txbxContent>
                </v:textbox>
                <w10:wrap anchorx="margin"/>
              </v:shape>
            </w:pict>
          </mc:Fallback>
        </mc:AlternateContent>
      </w:r>
    </w:p>
    <w:p w:rsidR="008F2653" w:rsidP="008F2653" w:rsidRDefault="008F2653" w14:paraId="1966C87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F2653" w:rsidP="008F2653" w:rsidRDefault="008F2653" w14:paraId="0D25AF4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F2653" w:rsidP="008F2653" w:rsidRDefault="008F2653" w14:paraId="78CD25C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F2653" w:rsidP="008F2653" w:rsidRDefault="008F2653" w14:paraId="6592605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F2653" w:rsidP="008F2653" w:rsidRDefault="008F2653" w14:paraId="4390672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F2653" w:rsidP="008F2653" w:rsidRDefault="008F2653" w14:paraId="5FC8A51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F2653" w:rsidP="008F2653" w:rsidRDefault="008F2653" w14:paraId="46923EA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F2653" w:rsidP="008F2653" w:rsidRDefault="008F2653" w14:paraId="5674501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F2653" w:rsidP="008F2653" w:rsidRDefault="008F2653" w14:paraId="415632D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F2653" w:rsidP="008F2653" w:rsidRDefault="008F2653" w14:paraId="4520DE0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A0360" w:rsidP="008F2653" w:rsidRDefault="000A0360" w14:paraId="42D4C4F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F2653" w:rsidP="008F2653" w:rsidRDefault="008F2653" w14:paraId="323E955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F2653" w:rsidP="008F2653" w:rsidRDefault="008F2653" w14:paraId="471ABA4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F2653" w:rsidP="008F2653" w:rsidRDefault="00DE398B" w14:paraId="1FB533B7" w14:textId="1D4424CB">
      <w:pPr>
        <w:numPr>
          <w:ilvl w:val="0"/>
          <w:numId w:val="0"/>
        </w:numPr>
        <w:spacing w:before="100" w:beforeAutospacing="1" w:after="100" w:afterAutospacing="1" w:line="240" w:lineRule="auto"/>
        <w:rPr>
          <w:rFonts w:eastAsia="Times New Roman" w:cs="Times New Roman"/>
          <w:b/>
          <w:bCs/>
          <w:kern w:val="0"/>
          <w:sz w:val="24"/>
          <w:szCs w:val="24"/>
          <w:lang w:eastAsia="en-PH"/>
          <w14:ligatures w14:val="none"/>
        </w:rPr>
      </w:pPr>
      <w:r w:rsidRPr="00DE398B">
        <w:rPr>
          <w:rFonts w:eastAsia="Times New Roman" w:cs="Times New Roman"/>
          <w:b/>
          <w:bCs/>
          <w:kern w:val="0"/>
          <w:sz w:val="24"/>
          <w:szCs w:val="24"/>
          <w:lang w:eastAsia="en-PH"/>
          <w14:ligatures w14:val="none"/>
        </w:rPr>
        <w:t>Explanation:</w:t>
      </w:r>
    </w:p>
    <w:p w:rsidRPr="00DE398B" w:rsidR="00DE398B" w:rsidP="005E4004" w:rsidRDefault="00DE398B" w14:paraId="06B8F262" w14:textId="64381B3E">
      <w:pPr>
        <w:pStyle w:val="ListParagraph"/>
        <w:numPr>
          <w:ilvl w:val="0"/>
          <w:numId w:val="114"/>
        </w:numPr>
        <w:spacing w:before="100" w:beforeAutospacing="1" w:after="100" w:afterAutospacing="1" w:line="240" w:lineRule="auto"/>
        <w:rPr>
          <w:rFonts w:eastAsia="Times New Roman" w:cs="Times New Roman"/>
          <w:bCs/>
          <w:kern w:val="0"/>
          <w:sz w:val="24"/>
          <w:szCs w:val="24"/>
          <w:lang w:eastAsia="en-PH"/>
          <w14:ligatures w14:val="none"/>
        </w:rPr>
      </w:pPr>
      <w:r w:rsidRPr="00DE398B">
        <w:rPr>
          <w:rFonts w:eastAsia="Times New Roman" w:cs="Times New Roman"/>
          <w:bCs/>
          <w:kern w:val="0"/>
          <w:sz w:val="24"/>
          <w:szCs w:val="24"/>
          <w:lang w:eastAsia="en-PH"/>
          <w14:ligatures w14:val="none"/>
        </w:rPr>
        <w:t>Opens a file named data.txt</w:t>
      </w:r>
    </w:p>
    <w:p w:rsidRPr="00DE398B" w:rsidR="00DE398B" w:rsidP="005E4004" w:rsidRDefault="00DE398B" w14:paraId="660A7920" w14:textId="0F9FCB8B">
      <w:pPr>
        <w:pStyle w:val="ListParagraph"/>
        <w:numPr>
          <w:ilvl w:val="0"/>
          <w:numId w:val="114"/>
        </w:numPr>
        <w:spacing w:before="100" w:beforeAutospacing="1" w:after="100" w:afterAutospacing="1" w:line="240" w:lineRule="auto"/>
        <w:rPr>
          <w:rFonts w:eastAsia="Times New Roman" w:cs="Times New Roman"/>
          <w:bCs/>
          <w:kern w:val="0"/>
          <w:sz w:val="24"/>
          <w:szCs w:val="24"/>
          <w:lang w:eastAsia="en-PH"/>
          <w14:ligatures w14:val="none"/>
        </w:rPr>
      </w:pPr>
      <w:r w:rsidRPr="00DE398B">
        <w:rPr>
          <w:rFonts w:eastAsia="Times New Roman" w:cs="Times New Roman"/>
          <w:bCs/>
          <w:kern w:val="0"/>
          <w:sz w:val="24"/>
          <w:szCs w:val="24"/>
          <w:lang w:eastAsia="en-PH"/>
          <w14:ligatures w14:val="none"/>
        </w:rPr>
        <w:t>Reads each character until the end of the file (-1)</w:t>
      </w:r>
    </w:p>
    <w:p w:rsidR="008F2653" w:rsidP="005E4004" w:rsidRDefault="00DE398B" w14:paraId="4B89DFEA" w14:textId="0572CDE2">
      <w:pPr>
        <w:pStyle w:val="ListParagraph"/>
        <w:numPr>
          <w:ilvl w:val="0"/>
          <w:numId w:val="114"/>
        </w:numPr>
        <w:spacing w:before="100" w:beforeAutospacing="1" w:after="100" w:afterAutospacing="1" w:line="240" w:lineRule="auto"/>
        <w:rPr>
          <w:rFonts w:eastAsia="Times New Roman" w:cs="Times New Roman"/>
          <w:bCs/>
          <w:kern w:val="0"/>
          <w:sz w:val="24"/>
          <w:szCs w:val="24"/>
          <w:lang w:eastAsia="en-PH"/>
          <w14:ligatures w14:val="none"/>
        </w:rPr>
      </w:pPr>
      <w:r w:rsidRPr="00DE398B">
        <w:rPr>
          <w:rFonts w:eastAsia="Times New Roman" w:cs="Times New Roman"/>
          <w:bCs/>
          <w:kern w:val="0"/>
          <w:sz w:val="24"/>
          <w:szCs w:val="24"/>
          <w:lang w:eastAsia="en-PH"/>
          <w14:ligatures w14:val="none"/>
        </w:rPr>
        <w:t>Converts each byte to a character and prints it</w:t>
      </w:r>
    </w:p>
    <w:p w:rsidRPr="00DE398B" w:rsidR="00DE398B" w:rsidP="00DE398B" w:rsidRDefault="00DE398B" w14:paraId="61F28BB5"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8F2653" w:rsidP="005E4004" w:rsidRDefault="008F2653" w14:paraId="2A047F5F" w14:textId="6805AA50">
      <w:pPr>
        <w:pStyle w:val="ListParagraph"/>
        <w:numPr>
          <w:ilvl w:val="0"/>
          <w:numId w:val="113"/>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Pr>
          <w:rFonts w:eastAsia="Times New Roman" w:cs="Times New Roman"/>
          <w:b/>
          <w:kern w:val="0"/>
          <w:sz w:val="24"/>
          <w:szCs w:val="24"/>
          <w:lang w:eastAsia="en-PH"/>
          <w14:ligatures w14:val="none"/>
        </w:rPr>
        <w:t>BufferedReader</w:t>
      </w:r>
      <w:proofErr w:type="spellEnd"/>
    </w:p>
    <w:p w:rsidRPr="009817E3" w:rsidR="00DE398B" w:rsidP="00DE398B" w:rsidRDefault="00DE398B" w14:paraId="7D97F255" w14:textId="5428F86D">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proofErr w:type="spellStart"/>
      <w:r w:rsidRPr="009817E3">
        <w:rPr>
          <w:rFonts w:eastAsia="Times New Roman" w:cs="Times New Roman"/>
          <w:bCs/>
          <w:kern w:val="0"/>
          <w:sz w:val="24"/>
          <w:szCs w:val="24"/>
          <w:lang w:eastAsia="en-PH"/>
          <w14:ligatures w14:val="none"/>
        </w:rPr>
        <w:t>BufferedReader</w:t>
      </w:r>
      <w:proofErr w:type="spellEnd"/>
      <w:r w:rsidRPr="009817E3">
        <w:rPr>
          <w:rFonts w:eastAsia="Times New Roman" w:cs="Times New Roman"/>
          <w:bCs/>
          <w:kern w:val="0"/>
          <w:sz w:val="24"/>
          <w:szCs w:val="24"/>
          <w:lang w:eastAsia="en-PH"/>
          <w14:ligatures w14:val="none"/>
        </w:rPr>
        <w:t xml:space="preserve"> is used to read text line by line, making it faster and more efficient.</w:t>
      </w:r>
    </w:p>
    <w:p w:rsidR="00DE398B" w:rsidP="009817E3" w:rsidRDefault="00DE398B" w14:paraId="1A16B28F" w14:textId="49389C3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9817E3">
        <w:rPr>
          <w:rFonts w:eastAsia="Times New Roman" w:cs="Times New Roman"/>
          <w:b/>
          <w:kern w:val="0"/>
          <w:sz w:val="24"/>
          <w:szCs w:val="24"/>
          <w:lang w:eastAsia="en-PH"/>
          <w14:ligatures w14:val="none"/>
        </w:rPr>
        <w:t>Example:</w:t>
      </w:r>
    </w:p>
    <w:p w:rsidR="009817E3" w:rsidP="009817E3" w:rsidRDefault="009817E3" w14:paraId="2DCBDCFE" w14:textId="2F7C587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34" behindDoc="0" locked="0" layoutInCell="1" allowOverlap="1" wp14:anchorId="505A62A9" wp14:editId="06784103">
                <wp:simplePos x="0" y="0"/>
                <wp:positionH relativeFrom="margin">
                  <wp:align>center</wp:align>
                </wp:positionH>
                <wp:positionV relativeFrom="paragraph">
                  <wp:posOffset>7992</wp:posOffset>
                </wp:positionV>
                <wp:extent cx="5347970" cy="4934310"/>
                <wp:effectExtent l="0" t="0" r="24130" b="19050"/>
                <wp:wrapNone/>
                <wp:docPr id="752020747" name="Text Box 10"/>
                <wp:cNvGraphicFramePr/>
                <a:graphic xmlns:a="http://schemas.openxmlformats.org/drawingml/2006/main">
                  <a:graphicData uri="http://schemas.microsoft.com/office/word/2010/wordprocessingShape">
                    <wps:wsp>
                      <wps:cNvSpPr txBox="1"/>
                      <wps:spPr>
                        <a:xfrm>
                          <a:off x="0" y="0"/>
                          <a:ext cx="5347970" cy="4934310"/>
                        </a:xfrm>
                        <a:prstGeom prst="rect">
                          <a:avLst/>
                        </a:prstGeom>
                        <a:solidFill>
                          <a:schemeClr val="tx1"/>
                        </a:solidFill>
                        <a:ln w="6350">
                          <a:solidFill>
                            <a:prstClr val="black"/>
                          </a:solidFill>
                        </a:ln>
                      </wps:spPr>
                      <wps:txbx>
                        <w:txbxContent>
                          <w:p w:rsidR="009817E3" w:rsidP="009817E3" w:rsidRDefault="009817E3" w14:paraId="63B0BF34" w14:textId="77777777">
                            <w:pPr>
                              <w:numPr>
                                <w:ilvl w:val="0"/>
                                <w:numId w:val="0"/>
                              </w:numPr>
                            </w:pPr>
                            <w:r>
                              <w:t>java</w:t>
                            </w:r>
                          </w:p>
                          <w:p w:rsidR="00C36160" w:rsidP="00C36160" w:rsidRDefault="00C36160" w14:paraId="1EF8EB83" w14:textId="77777777">
                            <w:pPr>
                              <w:numPr>
                                <w:ilvl w:val="0"/>
                                <w:numId w:val="0"/>
                              </w:numPr>
                            </w:pPr>
                            <w:r>
                              <w:t xml:space="preserve">import </w:t>
                            </w:r>
                            <w:proofErr w:type="gramStart"/>
                            <w:r>
                              <w:t>java.io.*</w:t>
                            </w:r>
                            <w:proofErr w:type="gramEnd"/>
                            <w:r>
                              <w:t>;</w:t>
                            </w:r>
                          </w:p>
                          <w:p w:rsidR="00C36160" w:rsidP="00C36160" w:rsidRDefault="00C36160" w14:paraId="4E6FD4CF" w14:textId="77777777">
                            <w:pPr>
                              <w:numPr>
                                <w:ilvl w:val="0"/>
                                <w:numId w:val="0"/>
                              </w:numPr>
                            </w:pPr>
                          </w:p>
                          <w:p w:rsidR="00C36160" w:rsidP="00C36160" w:rsidRDefault="00C36160" w14:paraId="3343E955" w14:textId="77777777">
                            <w:pPr>
                              <w:numPr>
                                <w:ilvl w:val="0"/>
                                <w:numId w:val="0"/>
                              </w:numPr>
                            </w:pPr>
                            <w:r>
                              <w:t xml:space="preserve">public class </w:t>
                            </w:r>
                            <w:proofErr w:type="spellStart"/>
                            <w:r>
                              <w:t>BufferedReadExample</w:t>
                            </w:r>
                            <w:proofErr w:type="spellEnd"/>
                            <w:r>
                              <w:t xml:space="preserve"> {</w:t>
                            </w:r>
                          </w:p>
                          <w:p w:rsidR="00C36160" w:rsidP="00C36160" w:rsidRDefault="00C36160" w14:paraId="4F5B3D71"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C36160" w:rsidP="00C36160" w:rsidRDefault="00C36160" w14:paraId="7A50F08A" w14:textId="77777777">
                            <w:pPr>
                              <w:numPr>
                                <w:ilvl w:val="0"/>
                                <w:numId w:val="0"/>
                              </w:numPr>
                            </w:pPr>
                            <w:r>
                              <w:t xml:space="preserve">        try {</w:t>
                            </w:r>
                          </w:p>
                          <w:p w:rsidR="00C36160" w:rsidP="00C36160" w:rsidRDefault="00C36160" w14:paraId="0E28CBD5" w14:textId="77777777">
                            <w:pPr>
                              <w:numPr>
                                <w:ilvl w:val="0"/>
                                <w:numId w:val="0"/>
                              </w:numPr>
                            </w:pPr>
                            <w:r>
                              <w:t xml:space="preserve">            </w:t>
                            </w:r>
                            <w:proofErr w:type="spellStart"/>
                            <w:r>
                              <w:t>BufferedReader</w:t>
                            </w:r>
                            <w:proofErr w:type="spellEnd"/>
                            <w:r>
                              <w:t xml:space="preserve"> </w:t>
                            </w:r>
                            <w:proofErr w:type="spellStart"/>
                            <w:r>
                              <w:t>br</w:t>
                            </w:r>
                            <w:proofErr w:type="spellEnd"/>
                            <w:r>
                              <w:t xml:space="preserve"> = new </w:t>
                            </w:r>
                            <w:proofErr w:type="spellStart"/>
                            <w:proofErr w:type="gramStart"/>
                            <w:r>
                              <w:t>BufferedReader</w:t>
                            </w:r>
                            <w:proofErr w:type="spellEnd"/>
                            <w:r>
                              <w:t>(</w:t>
                            </w:r>
                            <w:proofErr w:type="gramEnd"/>
                            <w:r>
                              <w:t xml:space="preserve">new </w:t>
                            </w:r>
                            <w:proofErr w:type="spellStart"/>
                            <w:r>
                              <w:t>FileReader</w:t>
                            </w:r>
                            <w:proofErr w:type="spellEnd"/>
                            <w:r>
                              <w:t>("data.txt")</w:t>
                            </w:r>
                            <w:proofErr w:type="gramStart"/>
                            <w:r>
                              <w:t>);</w:t>
                            </w:r>
                            <w:proofErr w:type="gramEnd"/>
                          </w:p>
                          <w:p w:rsidR="00C36160" w:rsidP="00C36160" w:rsidRDefault="00C36160" w14:paraId="4E205ADB" w14:textId="77777777">
                            <w:pPr>
                              <w:numPr>
                                <w:ilvl w:val="0"/>
                                <w:numId w:val="0"/>
                              </w:numPr>
                            </w:pPr>
                            <w:r>
                              <w:t xml:space="preserve">            String </w:t>
                            </w:r>
                            <w:proofErr w:type="gramStart"/>
                            <w:r>
                              <w:t>line;</w:t>
                            </w:r>
                            <w:proofErr w:type="gramEnd"/>
                          </w:p>
                          <w:p w:rsidR="00C36160" w:rsidP="00C36160" w:rsidRDefault="00C36160" w14:paraId="4A4A7167" w14:textId="77777777">
                            <w:pPr>
                              <w:numPr>
                                <w:ilvl w:val="0"/>
                                <w:numId w:val="0"/>
                              </w:numPr>
                            </w:pPr>
                            <w:r>
                              <w:t xml:space="preserve">            while ((line = </w:t>
                            </w:r>
                            <w:proofErr w:type="spellStart"/>
                            <w:proofErr w:type="gramStart"/>
                            <w:r>
                              <w:t>br.readLine</w:t>
                            </w:r>
                            <w:proofErr w:type="spellEnd"/>
                            <w:proofErr w:type="gramEnd"/>
                            <w:r>
                              <w:t>()</w:t>
                            </w:r>
                            <w:proofErr w:type="gramStart"/>
                            <w:r>
                              <w:t>) !</w:t>
                            </w:r>
                            <w:proofErr w:type="gramEnd"/>
                            <w:r>
                              <w:t>= null) {</w:t>
                            </w:r>
                          </w:p>
                          <w:p w:rsidR="00C36160" w:rsidP="00C36160" w:rsidRDefault="00C36160" w14:paraId="24ED6133" w14:textId="77777777">
                            <w:pPr>
                              <w:numPr>
                                <w:ilvl w:val="0"/>
                                <w:numId w:val="0"/>
                              </w:numPr>
                            </w:pPr>
                            <w:r>
                              <w:t xml:space="preserve">                </w:t>
                            </w:r>
                            <w:proofErr w:type="spellStart"/>
                            <w:r>
                              <w:t>System.out.println</w:t>
                            </w:r>
                            <w:proofErr w:type="spellEnd"/>
                            <w:r>
                              <w:t>(line</w:t>
                            </w:r>
                            <w:proofErr w:type="gramStart"/>
                            <w:r>
                              <w:t>);</w:t>
                            </w:r>
                            <w:proofErr w:type="gramEnd"/>
                          </w:p>
                          <w:p w:rsidR="00C36160" w:rsidP="00C36160" w:rsidRDefault="00C36160" w14:paraId="41B6A0C4" w14:textId="77777777">
                            <w:pPr>
                              <w:numPr>
                                <w:ilvl w:val="0"/>
                                <w:numId w:val="0"/>
                              </w:numPr>
                            </w:pPr>
                            <w:r>
                              <w:t xml:space="preserve">            }</w:t>
                            </w:r>
                          </w:p>
                          <w:p w:rsidR="00C36160" w:rsidP="00C36160" w:rsidRDefault="00C36160" w14:paraId="164264BC" w14:textId="77777777">
                            <w:pPr>
                              <w:numPr>
                                <w:ilvl w:val="0"/>
                                <w:numId w:val="0"/>
                              </w:numPr>
                            </w:pPr>
                            <w:r>
                              <w:t xml:space="preserve">            </w:t>
                            </w:r>
                            <w:proofErr w:type="spellStart"/>
                            <w:proofErr w:type="gramStart"/>
                            <w:r>
                              <w:t>br.close</w:t>
                            </w:r>
                            <w:proofErr w:type="spellEnd"/>
                            <w:proofErr w:type="gramEnd"/>
                            <w:r>
                              <w:t>(</w:t>
                            </w:r>
                            <w:proofErr w:type="gramStart"/>
                            <w:r>
                              <w:t>);</w:t>
                            </w:r>
                            <w:proofErr w:type="gramEnd"/>
                          </w:p>
                          <w:p w:rsidR="00C36160" w:rsidP="00C36160" w:rsidRDefault="00C36160" w14:paraId="0C1F387F" w14:textId="77777777">
                            <w:pPr>
                              <w:numPr>
                                <w:ilvl w:val="0"/>
                                <w:numId w:val="0"/>
                              </w:numPr>
                            </w:pPr>
                            <w:r>
                              <w:t xml:space="preserve">        } catch (</w:t>
                            </w:r>
                            <w:proofErr w:type="spellStart"/>
                            <w:r>
                              <w:t>IOException</w:t>
                            </w:r>
                            <w:proofErr w:type="spellEnd"/>
                            <w:r>
                              <w:t xml:space="preserve"> e) {</w:t>
                            </w:r>
                          </w:p>
                          <w:p w:rsidR="00C36160" w:rsidP="00C36160" w:rsidRDefault="00C36160" w14:paraId="24C71C75"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C36160" w:rsidP="00C36160" w:rsidRDefault="00C36160" w14:paraId="059B7073" w14:textId="77777777">
                            <w:pPr>
                              <w:numPr>
                                <w:ilvl w:val="0"/>
                                <w:numId w:val="0"/>
                              </w:numPr>
                            </w:pPr>
                            <w:r>
                              <w:t xml:space="preserve">        }</w:t>
                            </w:r>
                          </w:p>
                          <w:p w:rsidR="00C36160" w:rsidP="00C36160" w:rsidRDefault="00C36160" w14:paraId="3735AB3E" w14:textId="77777777">
                            <w:pPr>
                              <w:numPr>
                                <w:ilvl w:val="0"/>
                                <w:numId w:val="0"/>
                              </w:numPr>
                            </w:pPr>
                            <w:r>
                              <w:t xml:space="preserve">    }</w:t>
                            </w:r>
                          </w:p>
                          <w:p w:rsidRPr="00CF012C" w:rsidR="009817E3" w:rsidP="00C36160" w:rsidRDefault="00C36160" w14:paraId="678F9247" w14:textId="20F73D98">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146B57E">
              <v:shape id="_x0000_s1123" style="position:absolute;margin-left:0;margin-top:.65pt;width:421.1pt;height:388.55pt;z-index:25165833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" w14:anchorId="505A62A9">
                <v:textbox>
                  <w:txbxContent>
                    <w:p w:rsidR="009817E3" w:rsidP="009817E3" w:rsidRDefault="009817E3" w14:paraId="6AC37CDC" w14:textId="77777777">
                      <w:pPr>
                        <w:numPr>
                          <w:ilvl w:val="0"/>
                          <w:numId w:val="0"/>
                        </w:numPr>
                      </w:pPr>
                      <w:r>
                        <w:t>java</w:t>
                      </w:r>
                    </w:p>
                    <w:p w:rsidR="00C36160" w:rsidP="00C36160" w:rsidRDefault="00C36160" w14:paraId="5A57AFB2" w14:textId="77777777">
                      <w:pPr>
                        <w:numPr>
                          <w:ilvl w:val="0"/>
                          <w:numId w:val="0"/>
                        </w:numPr>
                      </w:pPr>
                      <w:r>
                        <w:t xml:space="preserve">import </w:t>
                      </w:r>
                      <w:proofErr w:type="gramStart"/>
                      <w:r>
                        <w:t>java.io.*</w:t>
                      </w:r>
                      <w:proofErr w:type="gramEnd"/>
                      <w:r>
                        <w:t>;</w:t>
                      </w:r>
                    </w:p>
                    <w:p w:rsidR="00C36160" w:rsidP="00C36160" w:rsidRDefault="00C36160" w14:paraId="4B1F511A" w14:textId="77777777">
                      <w:pPr>
                        <w:numPr>
                          <w:ilvl w:val="0"/>
                          <w:numId w:val="0"/>
                        </w:numPr>
                      </w:pPr>
                    </w:p>
                    <w:p w:rsidR="00C36160" w:rsidP="00C36160" w:rsidRDefault="00C36160" w14:paraId="690B92A1" w14:textId="77777777">
                      <w:pPr>
                        <w:numPr>
                          <w:ilvl w:val="0"/>
                          <w:numId w:val="0"/>
                        </w:numPr>
                      </w:pPr>
                      <w:r>
                        <w:t xml:space="preserve">public class </w:t>
                      </w:r>
                      <w:proofErr w:type="spellStart"/>
                      <w:r>
                        <w:t>BufferedReadExample</w:t>
                      </w:r>
                      <w:proofErr w:type="spellEnd"/>
                      <w:r>
                        <w:t xml:space="preserve"> {</w:t>
                      </w:r>
                    </w:p>
                    <w:p w:rsidR="00C36160" w:rsidP="00C36160" w:rsidRDefault="00C36160" w14:paraId="669BFE27"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C36160" w:rsidP="00C36160" w:rsidRDefault="00C36160" w14:paraId="0D6FCE2D" w14:textId="77777777">
                      <w:pPr>
                        <w:numPr>
                          <w:ilvl w:val="0"/>
                          <w:numId w:val="0"/>
                        </w:numPr>
                      </w:pPr>
                      <w:r>
                        <w:t xml:space="preserve">        try {</w:t>
                      </w:r>
                    </w:p>
                    <w:p w:rsidR="00C36160" w:rsidP="00C36160" w:rsidRDefault="00C36160" w14:paraId="1072CFDD" w14:textId="77777777">
                      <w:pPr>
                        <w:numPr>
                          <w:ilvl w:val="0"/>
                          <w:numId w:val="0"/>
                        </w:numPr>
                      </w:pPr>
                      <w:r>
                        <w:t xml:space="preserve">            </w:t>
                      </w:r>
                      <w:proofErr w:type="spellStart"/>
                      <w:r>
                        <w:t>BufferedReader</w:t>
                      </w:r>
                      <w:proofErr w:type="spellEnd"/>
                      <w:r>
                        <w:t xml:space="preserve"> </w:t>
                      </w:r>
                      <w:proofErr w:type="spellStart"/>
                      <w:r>
                        <w:t>br</w:t>
                      </w:r>
                      <w:proofErr w:type="spellEnd"/>
                      <w:r>
                        <w:t xml:space="preserve"> = new </w:t>
                      </w:r>
                      <w:proofErr w:type="spellStart"/>
                      <w:proofErr w:type="gramStart"/>
                      <w:r>
                        <w:t>BufferedReader</w:t>
                      </w:r>
                      <w:proofErr w:type="spellEnd"/>
                      <w:r>
                        <w:t>(</w:t>
                      </w:r>
                      <w:proofErr w:type="gramEnd"/>
                      <w:r>
                        <w:t xml:space="preserve">new </w:t>
                      </w:r>
                      <w:proofErr w:type="spellStart"/>
                      <w:r>
                        <w:t>FileReader</w:t>
                      </w:r>
                      <w:proofErr w:type="spellEnd"/>
                      <w:r>
                        <w:t>("data.txt")</w:t>
                      </w:r>
                      <w:proofErr w:type="gramStart"/>
                      <w:r>
                        <w:t>);</w:t>
                      </w:r>
                      <w:proofErr w:type="gramEnd"/>
                    </w:p>
                    <w:p w:rsidR="00C36160" w:rsidP="00C36160" w:rsidRDefault="00C36160" w14:paraId="5E383A03" w14:textId="77777777">
                      <w:pPr>
                        <w:numPr>
                          <w:ilvl w:val="0"/>
                          <w:numId w:val="0"/>
                        </w:numPr>
                      </w:pPr>
                      <w:r>
                        <w:t xml:space="preserve">            String </w:t>
                      </w:r>
                      <w:proofErr w:type="gramStart"/>
                      <w:r>
                        <w:t>line;</w:t>
                      </w:r>
                      <w:proofErr w:type="gramEnd"/>
                    </w:p>
                    <w:p w:rsidR="00C36160" w:rsidP="00C36160" w:rsidRDefault="00C36160" w14:paraId="33187BE2" w14:textId="77777777">
                      <w:pPr>
                        <w:numPr>
                          <w:ilvl w:val="0"/>
                          <w:numId w:val="0"/>
                        </w:numPr>
                      </w:pPr>
                      <w:r>
                        <w:t xml:space="preserve">            while ((line = </w:t>
                      </w:r>
                      <w:proofErr w:type="spellStart"/>
                      <w:proofErr w:type="gramStart"/>
                      <w:r>
                        <w:t>br.readLine</w:t>
                      </w:r>
                      <w:proofErr w:type="spellEnd"/>
                      <w:proofErr w:type="gramEnd"/>
                      <w:r>
                        <w:t>()</w:t>
                      </w:r>
                      <w:proofErr w:type="gramStart"/>
                      <w:r>
                        <w:t>) !</w:t>
                      </w:r>
                      <w:proofErr w:type="gramEnd"/>
                      <w:r>
                        <w:t>= null) {</w:t>
                      </w:r>
                    </w:p>
                    <w:p w:rsidR="00C36160" w:rsidP="00C36160" w:rsidRDefault="00C36160" w14:paraId="769BA00D" w14:textId="77777777">
                      <w:pPr>
                        <w:numPr>
                          <w:ilvl w:val="0"/>
                          <w:numId w:val="0"/>
                        </w:numPr>
                      </w:pPr>
                      <w:r>
                        <w:t xml:space="preserve">                </w:t>
                      </w:r>
                      <w:proofErr w:type="spellStart"/>
                      <w:r>
                        <w:t>System.out.println</w:t>
                      </w:r>
                      <w:proofErr w:type="spellEnd"/>
                      <w:r>
                        <w:t>(line</w:t>
                      </w:r>
                      <w:proofErr w:type="gramStart"/>
                      <w:r>
                        <w:t>);</w:t>
                      </w:r>
                      <w:proofErr w:type="gramEnd"/>
                    </w:p>
                    <w:p w:rsidR="00C36160" w:rsidP="00C36160" w:rsidRDefault="00C36160" w14:paraId="713251D6" w14:textId="77777777">
                      <w:pPr>
                        <w:numPr>
                          <w:ilvl w:val="0"/>
                          <w:numId w:val="0"/>
                        </w:numPr>
                      </w:pPr>
                      <w:r>
                        <w:t xml:space="preserve">            }</w:t>
                      </w:r>
                    </w:p>
                    <w:p w:rsidR="00C36160" w:rsidP="00C36160" w:rsidRDefault="00C36160" w14:paraId="5396FA69" w14:textId="77777777">
                      <w:pPr>
                        <w:numPr>
                          <w:ilvl w:val="0"/>
                          <w:numId w:val="0"/>
                        </w:numPr>
                      </w:pPr>
                      <w:r>
                        <w:t xml:space="preserve">            </w:t>
                      </w:r>
                      <w:proofErr w:type="spellStart"/>
                      <w:proofErr w:type="gramStart"/>
                      <w:r>
                        <w:t>br.close</w:t>
                      </w:r>
                      <w:proofErr w:type="spellEnd"/>
                      <w:proofErr w:type="gramEnd"/>
                      <w:r>
                        <w:t>(</w:t>
                      </w:r>
                      <w:proofErr w:type="gramStart"/>
                      <w:r>
                        <w:t>);</w:t>
                      </w:r>
                      <w:proofErr w:type="gramEnd"/>
                    </w:p>
                    <w:p w:rsidR="00C36160" w:rsidP="00C36160" w:rsidRDefault="00C36160" w14:paraId="76C99721" w14:textId="77777777">
                      <w:pPr>
                        <w:numPr>
                          <w:ilvl w:val="0"/>
                          <w:numId w:val="0"/>
                        </w:numPr>
                      </w:pPr>
                      <w:r>
                        <w:t xml:space="preserve">        } catch (</w:t>
                      </w:r>
                      <w:proofErr w:type="spellStart"/>
                      <w:r>
                        <w:t>IOException</w:t>
                      </w:r>
                      <w:proofErr w:type="spellEnd"/>
                      <w:r>
                        <w:t xml:space="preserve"> e) {</w:t>
                      </w:r>
                    </w:p>
                    <w:p w:rsidR="00C36160" w:rsidP="00C36160" w:rsidRDefault="00C36160" w14:paraId="48AE3C96"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C36160" w:rsidP="00C36160" w:rsidRDefault="00C36160" w14:paraId="25EE6267" w14:textId="77777777">
                      <w:pPr>
                        <w:numPr>
                          <w:ilvl w:val="0"/>
                          <w:numId w:val="0"/>
                        </w:numPr>
                      </w:pPr>
                      <w:r>
                        <w:t xml:space="preserve">        }</w:t>
                      </w:r>
                    </w:p>
                    <w:p w:rsidR="00C36160" w:rsidP="00C36160" w:rsidRDefault="00C36160" w14:paraId="750A2AAA" w14:textId="77777777">
                      <w:pPr>
                        <w:numPr>
                          <w:ilvl w:val="0"/>
                          <w:numId w:val="0"/>
                        </w:numPr>
                      </w:pPr>
                      <w:r>
                        <w:t xml:space="preserve">    }</w:t>
                      </w:r>
                    </w:p>
                    <w:p w:rsidRPr="00CF012C" w:rsidR="009817E3" w:rsidP="00C36160" w:rsidRDefault="00C36160" w14:paraId="6D16D17D" w14:textId="20F73D98">
                      <w:pPr>
                        <w:numPr>
                          <w:ilvl w:val="0"/>
                          <w:numId w:val="0"/>
                        </w:numPr>
                      </w:pPr>
                      <w:r>
                        <w:t>}</w:t>
                      </w:r>
                    </w:p>
                  </w:txbxContent>
                </v:textbox>
                <w10:wrap anchorx="margin"/>
              </v:shape>
            </w:pict>
          </mc:Fallback>
        </mc:AlternateContent>
      </w:r>
    </w:p>
    <w:p w:rsidR="009817E3" w:rsidP="009817E3" w:rsidRDefault="009817E3" w14:paraId="248E964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7E3" w:rsidP="009817E3" w:rsidRDefault="009817E3" w14:paraId="786DF79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7E3" w:rsidP="009817E3" w:rsidRDefault="009817E3" w14:paraId="1F787B4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7E3" w:rsidP="009817E3" w:rsidRDefault="009817E3" w14:paraId="0499684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7E3" w:rsidP="009817E3" w:rsidRDefault="009817E3" w14:paraId="411A8C4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7E3" w:rsidP="009817E3" w:rsidRDefault="009817E3" w14:paraId="1F26B73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7E3" w:rsidP="009817E3" w:rsidRDefault="009817E3" w14:paraId="1A8320E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7E3" w:rsidP="009817E3" w:rsidRDefault="009817E3" w14:paraId="2997ACB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7E3" w:rsidP="009817E3" w:rsidRDefault="009817E3" w14:paraId="3F2C396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7E3" w:rsidP="009817E3" w:rsidRDefault="009817E3" w14:paraId="6807C07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7E3" w:rsidP="009817E3" w:rsidRDefault="009817E3" w14:paraId="13CF170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7E3" w:rsidP="009817E3" w:rsidRDefault="009817E3" w14:paraId="0B52C5E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7E3" w:rsidP="009817E3" w:rsidRDefault="009817E3" w14:paraId="60320BB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9817E3" w:rsidP="009817E3" w:rsidRDefault="00C36160" w14:paraId="363CC973" w14:textId="153BF55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B234BE" w:rsidR="00B234BE" w:rsidP="005E4004" w:rsidRDefault="00B234BE" w14:paraId="0CE57240" w14:textId="77777777">
      <w:pPr>
        <w:pStyle w:val="ListParagraph"/>
        <w:numPr>
          <w:ilvl w:val="0"/>
          <w:numId w:val="115"/>
        </w:numPr>
        <w:spacing w:before="100" w:beforeAutospacing="1" w:after="100" w:afterAutospacing="1" w:line="240" w:lineRule="auto"/>
        <w:rPr>
          <w:rFonts w:eastAsia="Times New Roman" w:cs="Times New Roman"/>
          <w:b/>
          <w:kern w:val="0"/>
          <w:sz w:val="24"/>
          <w:szCs w:val="24"/>
          <w:lang w:eastAsia="en-PH"/>
          <w14:ligatures w14:val="none"/>
        </w:rPr>
      </w:pPr>
      <w:r w:rsidRPr="00B234BE">
        <w:rPr>
          <w:rFonts w:eastAsia="Times New Roman" w:cs="Times New Roman"/>
          <w:b/>
          <w:kern w:val="0"/>
          <w:sz w:val="24"/>
          <w:szCs w:val="24"/>
          <w:lang w:eastAsia="en-PH"/>
          <w14:ligatures w14:val="none"/>
        </w:rPr>
        <w:t>Reads one line at a time</w:t>
      </w:r>
    </w:p>
    <w:p w:rsidR="009817E3" w:rsidP="005E4004" w:rsidRDefault="00B234BE" w14:paraId="11586108" w14:textId="5BC6E8F8">
      <w:pPr>
        <w:pStyle w:val="ListParagraph"/>
        <w:numPr>
          <w:ilvl w:val="0"/>
          <w:numId w:val="115"/>
        </w:numPr>
        <w:spacing w:before="100" w:beforeAutospacing="1" w:after="100" w:afterAutospacing="1" w:line="240" w:lineRule="auto"/>
        <w:rPr>
          <w:rFonts w:eastAsia="Times New Roman" w:cs="Times New Roman"/>
          <w:b/>
          <w:kern w:val="0"/>
          <w:sz w:val="24"/>
          <w:szCs w:val="24"/>
          <w:lang w:eastAsia="en-PH"/>
          <w14:ligatures w14:val="none"/>
        </w:rPr>
      </w:pPr>
      <w:r w:rsidRPr="00B234BE">
        <w:rPr>
          <w:rFonts w:eastAsia="Times New Roman" w:cs="Times New Roman"/>
          <w:b/>
          <w:kern w:val="0"/>
          <w:sz w:val="24"/>
          <w:szCs w:val="24"/>
          <w:lang w:eastAsia="en-PH"/>
          <w14:ligatures w14:val="none"/>
        </w:rPr>
        <w:t>Ideal for reading large text files efficiently</w:t>
      </w:r>
    </w:p>
    <w:p w:rsidRPr="00B234BE" w:rsidR="00B234BE" w:rsidP="00B234BE" w:rsidRDefault="00B234BE" w14:paraId="689F78D7" w14:textId="77777777">
      <w:pPr>
        <w:pStyle w:val="ListParagraph"/>
        <w:numPr>
          <w:ilvl w:val="0"/>
          <w:numId w:val="0"/>
        </w:numPr>
        <w:spacing w:before="100" w:beforeAutospacing="1" w:after="100" w:afterAutospacing="1" w:line="240" w:lineRule="auto"/>
        <w:ind w:left="720"/>
        <w:rPr>
          <w:rFonts w:eastAsia="Times New Roman" w:cs="Times New Roman"/>
          <w:b/>
          <w:kern w:val="0"/>
          <w:sz w:val="24"/>
          <w:szCs w:val="24"/>
          <w:lang w:eastAsia="en-PH"/>
          <w14:ligatures w14:val="none"/>
        </w:rPr>
      </w:pPr>
    </w:p>
    <w:p w:rsidR="008F2653" w:rsidP="005E4004" w:rsidRDefault="008F2653" w14:paraId="36E8C82D" w14:textId="7A37A3AB">
      <w:pPr>
        <w:pStyle w:val="ListParagraph"/>
        <w:numPr>
          <w:ilvl w:val="0"/>
          <w:numId w:val="113"/>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Scanner (for reading files)</w:t>
      </w:r>
    </w:p>
    <w:p w:rsidRPr="00B234BE" w:rsidR="00B234BE" w:rsidP="00B234BE" w:rsidRDefault="00B234BE" w14:paraId="14BDF0C3" w14:textId="0FE9E104">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B234BE">
        <w:rPr>
          <w:rFonts w:eastAsia="Times New Roman" w:cs="Times New Roman"/>
          <w:bCs/>
          <w:kern w:val="0"/>
          <w:sz w:val="24"/>
          <w:szCs w:val="24"/>
          <w:lang w:eastAsia="en-PH"/>
          <w14:ligatures w14:val="none"/>
        </w:rPr>
        <w:t>You can also use the Scanner class to read data easily.</w:t>
      </w:r>
    </w:p>
    <w:p w:rsidR="00B234BE" w:rsidP="00B234BE" w:rsidRDefault="00B234BE" w14:paraId="43A3CC5F" w14:textId="4A46F94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35" behindDoc="0" locked="0" layoutInCell="1" allowOverlap="1" wp14:anchorId="09F1C2E2" wp14:editId="62D7346E">
                <wp:simplePos x="0" y="0"/>
                <wp:positionH relativeFrom="margin">
                  <wp:align>center</wp:align>
                </wp:positionH>
                <wp:positionV relativeFrom="paragraph">
                  <wp:posOffset>311462</wp:posOffset>
                </wp:positionV>
                <wp:extent cx="5347970" cy="4942935"/>
                <wp:effectExtent l="0" t="0" r="24130" b="10160"/>
                <wp:wrapNone/>
                <wp:docPr id="841089829" name="Text Box 10"/>
                <wp:cNvGraphicFramePr/>
                <a:graphic xmlns:a="http://schemas.openxmlformats.org/drawingml/2006/main">
                  <a:graphicData uri="http://schemas.microsoft.com/office/word/2010/wordprocessingShape">
                    <wps:wsp>
                      <wps:cNvSpPr txBox="1"/>
                      <wps:spPr>
                        <a:xfrm>
                          <a:off x="0" y="0"/>
                          <a:ext cx="5347970" cy="4942935"/>
                        </a:xfrm>
                        <a:prstGeom prst="rect">
                          <a:avLst/>
                        </a:prstGeom>
                        <a:solidFill>
                          <a:schemeClr val="tx1"/>
                        </a:solidFill>
                        <a:ln w="6350">
                          <a:solidFill>
                            <a:prstClr val="black"/>
                          </a:solidFill>
                        </a:ln>
                      </wps:spPr>
                      <wps:txbx>
                        <w:txbxContent>
                          <w:p w:rsidR="00B234BE" w:rsidP="00B234BE" w:rsidRDefault="00B234BE" w14:paraId="2F65DC6F" w14:textId="77777777">
                            <w:pPr>
                              <w:numPr>
                                <w:ilvl w:val="0"/>
                                <w:numId w:val="0"/>
                              </w:numPr>
                            </w:pPr>
                            <w:r>
                              <w:t>java</w:t>
                            </w:r>
                          </w:p>
                          <w:p w:rsidR="00B234BE" w:rsidP="00B234BE" w:rsidRDefault="00B234BE" w14:paraId="7BE37B78" w14:textId="77777777">
                            <w:pPr>
                              <w:numPr>
                                <w:ilvl w:val="0"/>
                                <w:numId w:val="0"/>
                              </w:numPr>
                            </w:pPr>
                            <w:r>
                              <w:t xml:space="preserve">import </w:t>
                            </w:r>
                            <w:proofErr w:type="spellStart"/>
                            <w:proofErr w:type="gramStart"/>
                            <w:r>
                              <w:t>java.io.File</w:t>
                            </w:r>
                            <w:proofErr w:type="spellEnd"/>
                            <w:proofErr w:type="gramEnd"/>
                            <w:r>
                              <w:t>;</w:t>
                            </w:r>
                          </w:p>
                          <w:p w:rsidR="00B234BE" w:rsidP="00B234BE" w:rsidRDefault="00B234BE" w14:paraId="61049810" w14:textId="77777777">
                            <w:pPr>
                              <w:numPr>
                                <w:ilvl w:val="0"/>
                                <w:numId w:val="0"/>
                              </w:numPr>
                            </w:pPr>
                            <w:r>
                              <w:t xml:space="preserve">import </w:t>
                            </w:r>
                            <w:proofErr w:type="spellStart"/>
                            <w:proofErr w:type="gramStart"/>
                            <w:r>
                              <w:t>java.util</w:t>
                            </w:r>
                            <w:proofErr w:type="gramEnd"/>
                            <w:r>
                              <w:t>.</w:t>
                            </w:r>
                            <w:proofErr w:type="gramStart"/>
                            <w:r>
                              <w:t>Scanner</w:t>
                            </w:r>
                            <w:proofErr w:type="spellEnd"/>
                            <w:r>
                              <w:t>;</w:t>
                            </w:r>
                            <w:proofErr w:type="gramEnd"/>
                          </w:p>
                          <w:p w:rsidR="00B234BE" w:rsidP="00B234BE" w:rsidRDefault="00B234BE" w14:paraId="084A8631" w14:textId="77777777">
                            <w:pPr>
                              <w:numPr>
                                <w:ilvl w:val="0"/>
                                <w:numId w:val="0"/>
                              </w:numPr>
                            </w:pPr>
                          </w:p>
                          <w:p w:rsidR="00B234BE" w:rsidP="00B234BE" w:rsidRDefault="00B234BE" w14:paraId="2E0ABA41" w14:textId="77777777">
                            <w:pPr>
                              <w:numPr>
                                <w:ilvl w:val="0"/>
                                <w:numId w:val="0"/>
                              </w:numPr>
                            </w:pPr>
                            <w:r>
                              <w:t xml:space="preserve">public class </w:t>
                            </w:r>
                            <w:proofErr w:type="spellStart"/>
                            <w:r>
                              <w:t>ScannerRead</w:t>
                            </w:r>
                            <w:proofErr w:type="spellEnd"/>
                            <w:r>
                              <w:t xml:space="preserve"> {</w:t>
                            </w:r>
                          </w:p>
                          <w:p w:rsidR="00B234BE" w:rsidP="00B234BE" w:rsidRDefault="00B234BE" w14:paraId="6C9808C8"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B234BE" w:rsidP="00B234BE" w:rsidRDefault="00B234BE" w14:paraId="1F95D133" w14:textId="77777777">
                            <w:pPr>
                              <w:numPr>
                                <w:ilvl w:val="0"/>
                                <w:numId w:val="0"/>
                              </w:numPr>
                            </w:pPr>
                            <w:r>
                              <w:t xml:space="preserve">        try {</w:t>
                            </w:r>
                          </w:p>
                          <w:p w:rsidR="00B234BE" w:rsidP="00B234BE" w:rsidRDefault="00B234BE" w14:paraId="518764C6" w14:textId="77777777">
                            <w:pPr>
                              <w:numPr>
                                <w:ilvl w:val="0"/>
                                <w:numId w:val="0"/>
                              </w:numPr>
                            </w:pPr>
                            <w:r>
                              <w:t xml:space="preserve">            Scanner </w:t>
                            </w:r>
                            <w:proofErr w:type="spellStart"/>
                            <w:r>
                              <w:t>sc</w:t>
                            </w:r>
                            <w:proofErr w:type="spellEnd"/>
                            <w:r>
                              <w:t xml:space="preserve"> = new </w:t>
                            </w:r>
                            <w:proofErr w:type="gramStart"/>
                            <w:r>
                              <w:t>Scanner(</w:t>
                            </w:r>
                            <w:proofErr w:type="gramEnd"/>
                            <w:r>
                              <w:t>new File("data.txt")</w:t>
                            </w:r>
                            <w:proofErr w:type="gramStart"/>
                            <w:r>
                              <w:t>);</w:t>
                            </w:r>
                            <w:proofErr w:type="gramEnd"/>
                          </w:p>
                          <w:p w:rsidR="00B234BE" w:rsidP="00B234BE" w:rsidRDefault="00B234BE" w14:paraId="5231D233" w14:textId="77777777">
                            <w:pPr>
                              <w:numPr>
                                <w:ilvl w:val="0"/>
                                <w:numId w:val="0"/>
                              </w:numPr>
                            </w:pPr>
                            <w:r>
                              <w:t xml:space="preserve">            while (</w:t>
                            </w:r>
                            <w:proofErr w:type="spellStart"/>
                            <w:proofErr w:type="gramStart"/>
                            <w:r>
                              <w:t>sc.hasNextLine</w:t>
                            </w:r>
                            <w:proofErr w:type="spellEnd"/>
                            <w:proofErr w:type="gramEnd"/>
                            <w:r>
                              <w:t>()) {</w:t>
                            </w:r>
                          </w:p>
                          <w:p w:rsidR="00B234BE" w:rsidP="00B234BE" w:rsidRDefault="00B234BE" w14:paraId="5C59D94C" w14:textId="77777777">
                            <w:pPr>
                              <w:numPr>
                                <w:ilvl w:val="0"/>
                                <w:numId w:val="0"/>
                              </w:numPr>
                            </w:pPr>
                            <w:r>
                              <w:t xml:space="preserve">                </w:t>
                            </w:r>
                            <w:proofErr w:type="spellStart"/>
                            <w:r>
                              <w:t>System.out.println</w:t>
                            </w:r>
                            <w:proofErr w:type="spellEnd"/>
                            <w:r>
                              <w:t>(</w:t>
                            </w:r>
                            <w:proofErr w:type="spellStart"/>
                            <w:proofErr w:type="gramStart"/>
                            <w:r>
                              <w:t>sc.nextLine</w:t>
                            </w:r>
                            <w:proofErr w:type="spellEnd"/>
                            <w:proofErr w:type="gramEnd"/>
                            <w:r>
                              <w:t>()</w:t>
                            </w:r>
                            <w:proofErr w:type="gramStart"/>
                            <w:r>
                              <w:t>);</w:t>
                            </w:r>
                            <w:proofErr w:type="gramEnd"/>
                          </w:p>
                          <w:p w:rsidR="00B234BE" w:rsidP="00B234BE" w:rsidRDefault="00B234BE" w14:paraId="7DF23297" w14:textId="77777777">
                            <w:pPr>
                              <w:numPr>
                                <w:ilvl w:val="0"/>
                                <w:numId w:val="0"/>
                              </w:numPr>
                            </w:pPr>
                            <w:r>
                              <w:t xml:space="preserve">            }</w:t>
                            </w:r>
                          </w:p>
                          <w:p w:rsidR="00B234BE" w:rsidP="00B234BE" w:rsidRDefault="00B234BE" w14:paraId="4F8BBFF8" w14:textId="77777777">
                            <w:pPr>
                              <w:numPr>
                                <w:ilvl w:val="0"/>
                                <w:numId w:val="0"/>
                              </w:numPr>
                            </w:pPr>
                            <w:r>
                              <w:t xml:space="preserve">            </w:t>
                            </w:r>
                            <w:proofErr w:type="spellStart"/>
                            <w:proofErr w:type="gramStart"/>
                            <w:r>
                              <w:t>sc.close</w:t>
                            </w:r>
                            <w:proofErr w:type="spellEnd"/>
                            <w:proofErr w:type="gramEnd"/>
                            <w:r>
                              <w:t>(</w:t>
                            </w:r>
                            <w:proofErr w:type="gramStart"/>
                            <w:r>
                              <w:t>);</w:t>
                            </w:r>
                            <w:proofErr w:type="gramEnd"/>
                          </w:p>
                          <w:p w:rsidR="00B234BE" w:rsidP="00B234BE" w:rsidRDefault="00B234BE" w14:paraId="3F506356" w14:textId="77777777">
                            <w:pPr>
                              <w:numPr>
                                <w:ilvl w:val="0"/>
                                <w:numId w:val="0"/>
                              </w:numPr>
                            </w:pPr>
                            <w:r>
                              <w:t xml:space="preserve">        } catch (Exception e) {</w:t>
                            </w:r>
                          </w:p>
                          <w:p w:rsidR="00B234BE" w:rsidP="00B234BE" w:rsidRDefault="00B234BE" w14:paraId="09FFB6B5" w14:textId="77777777">
                            <w:pPr>
                              <w:numPr>
                                <w:ilvl w:val="0"/>
                                <w:numId w:val="0"/>
                              </w:numPr>
                            </w:pPr>
                            <w:r>
                              <w:t xml:space="preserve">            </w:t>
                            </w:r>
                            <w:proofErr w:type="spellStart"/>
                            <w:r>
                              <w:t>System.out.println</w:t>
                            </w:r>
                            <w:proofErr w:type="spellEnd"/>
                            <w:r>
                              <w:t>("File not found!"</w:t>
                            </w:r>
                            <w:proofErr w:type="gramStart"/>
                            <w:r>
                              <w:t>);</w:t>
                            </w:r>
                            <w:proofErr w:type="gramEnd"/>
                          </w:p>
                          <w:p w:rsidR="00B234BE" w:rsidP="00B234BE" w:rsidRDefault="00B234BE" w14:paraId="3210F6C7" w14:textId="77777777">
                            <w:pPr>
                              <w:numPr>
                                <w:ilvl w:val="0"/>
                                <w:numId w:val="0"/>
                              </w:numPr>
                            </w:pPr>
                            <w:r>
                              <w:t xml:space="preserve">        }</w:t>
                            </w:r>
                          </w:p>
                          <w:p w:rsidR="00B234BE" w:rsidP="00B234BE" w:rsidRDefault="00B234BE" w14:paraId="4FD7EC89" w14:textId="77777777">
                            <w:pPr>
                              <w:numPr>
                                <w:ilvl w:val="0"/>
                                <w:numId w:val="0"/>
                              </w:numPr>
                            </w:pPr>
                            <w:r>
                              <w:t xml:space="preserve">    }</w:t>
                            </w:r>
                          </w:p>
                          <w:p w:rsidRPr="00CF012C" w:rsidR="00B234BE" w:rsidP="00B234BE" w:rsidRDefault="00B234BE" w14:paraId="012F8B66" w14:textId="299A1F1C">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88EDBFC">
              <v:shape id="_x0000_s1124" style="position:absolute;margin-left:0;margin-top:24.5pt;width:421.1pt;height:389.2pt;z-index:25165833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" w14:anchorId="09F1C2E2">
                <v:textbox>
                  <w:txbxContent>
                    <w:p w:rsidR="00B234BE" w:rsidP="00B234BE" w:rsidRDefault="00B234BE" w14:paraId="5A6AE7EF" w14:textId="77777777">
                      <w:pPr>
                        <w:numPr>
                          <w:ilvl w:val="0"/>
                          <w:numId w:val="0"/>
                        </w:numPr>
                      </w:pPr>
                      <w:r>
                        <w:t>java</w:t>
                      </w:r>
                    </w:p>
                    <w:p w:rsidR="00B234BE" w:rsidP="00B234BE" w:rsidRDefault="00B234BE" w14:paraId="057F4674" w14:textId="77777777">
                      <w:pPr>
                        <w:numPr>
                          <w:ilvl w:val="0"/>
                          <w:numId w:val="0"/>
                        </w:numPr>
                      </w:pPr>
                      <w:r>
                        <w:t xml:space="preserve">import </w:t>
                      </w:r>
                      <w:proofErr w:type="spellStart"/>
                      <w:proofErr w:type="gramStart"/>
                      <w:r>
                        <w:t>java.io.File</w:t>
                      </w:r>
                      <w:proofErr w:type="spellEnd"/>
                      <w:proofErr w:type="gramEnd"/>
                      <w:r>
                        <w:t>;</w:t>
                      </w:r>
                    </w:p>
                    <w:p w:rsidR="00B234BE" w:rsidP="00B234BE" w:rsidRDefault="00B234BE" w14:paraId="08F24634" w14:textId="77777777">
                      <w:pPr>
                        <w:numPr>
                          <w:ilvl w:val="0"/>
                          <w:numId w:val="0"/>
                        </w:numPr>
                      </w:pPr>
                      <w:r>
                        <w:t xml:space="preserve">import </w:t>
                      </w:r>
                      <w:proofErr w:type="spellStart"/>
                      <w:proofErr w:type="gramStart"/>
                      <w:r>
                        <w:t>java.util</w:t>
                      </w:r>
                      <w:proofErr w:type="gramEnd"/>
                      <w:r>
                        <w:t>.</w:t>
                      </w:r>
                      <w:proofErr w:type="gramStart"/>
                      <w:r>
                        <w:t>Scanner</w:t>
                      </w:r>
                      <w:proofErr w:type="spellEnd"/>
                      <w:r>
                        <w:t>;</w:t>
                      </w:r>
                      <w:proofErr w:type="gramEnd"/>
                    </w:p>
                    <w:p w:rsidR="00B234BE" w:rsidP="00B234BE" w:rsidRDefault="00B234BE" w14:paraId="65F9C3DC" w14:textId="77777777">
                      <w:pPr>
                        <w:numPr>
                          <w:ilvl w:val="0"/>
                          <w:numId w:val="0"/>
                        </w:numPr>
                      </w:pPr>
                    </w:p>
                    <w:p w:rsidR="00B234BE" w:rsidP="00B234BE" w:rsidRDefault="00B234BE" w14:paraId="6DA1EB4D" w14:textId="77777777">
                      <w:pPr>
                        <w:numPr>
                          <w:ilvl w:val="0"/>
                          <w:numId w:val="0"/>
                        </w:numPr>
                      </w:pPr>
                      <w:r>
                        <w:t xml:space="preserve">public class </w:t>
                      </w:r>
                      <w:proofErr w:type="spellStart"/>
                      <w:r>
                        <w:t>ScannerRead</w:t>
                      </w:r>
                      <w:proofErr w:type="spellEnd"/>
                      <w:r>
                        <w:t xml:space="preserve"> {</w:t>
                      </w:r>
                    </w:p>
                    <w:p w:rsidR="00B234BE" w:rsidP="00B234BE" w:rsidRDefault="00B234BE" w14:paraId="2A00ECC2"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B234BE" w:rsidP="00B234BE" w:rsidRDefault="00B234BE" w14:paraId="1FF2A1F8" w14:textId="77777777">
                      <w:pPr>
                        <w:numPr>
                          <w:ilvl w:val="0"/>
                          <w:numId w:val="0"/>
                        </w:numPr>
                      </w:pPr>
                      <w:r>
                        <w:t xml:space="preserve">        try {</w:t>
                      </w:r>
                    </w:p>
                    <w:p w:rsidR="00B234BE" w:rsidP="00B234BE" w:rsidRDefault="00B234BE" w14:paraId="52AA9BFE" w14:textId="77777777">
                      <w:pPr>
                        <w:numPr>
                          <w:ilvl w:val="0"/>
                          <w:numId w:val="0"/>
                        </w:numPr>
                      </w:pPr>
                      <w:r>
                        <w:t xml:space="preserve">            Scanner </w:t>
                      </w:r>
                      <w:proofErr w:type="spellStart"/>
                      <w:r>
                        <w:t>sc</w:t>
                      </w:r>
                      <w:proofErr w:type="spellEnd"/>
                      <w:r>
                        <w:t xml:space="preserve"> = new </w:t>
                      </w:r>
                      <w:proofErr w:type="gramStart"/>
                      <w:r>
                        <w:t>Scanner(</w:t>
                      </w:r>
                      <w:proofErr w:type="gramEnd"/>
                      <w:r>
                        <w:t>new File("data.txt")</w:t>
                      </w:r>
                      <w:proofErr w:type="gramStart"/>
                      <w:r>
                        <w:t>);</w:t>
                      </w:r>
                      <w:proofErr w:type="gramEnd"/>
                    </w:p>
                    <w:p w:rsidR="00B234BE" w:rsidP="00B234BE" w:rsidRDefault="00B234BE" w14:paraId="7DA81603" w14:textId="77777777">
                      <w:pPr>
                        <w:numPr>
                          <w:ilvl w:val="0"/>
                          <w:numId w:val="0"/>
                        </w:numPr>
                      </w:pPr>
                      <w:r>
                        <w:t xml:space="preserve">            while (</w:t>
                      </w:r>
                      <w:proofErr w:type="spellStart"/>
                      <w:proofErr w:type="gramStart"/>
                      <w:r>
                        <w:t>sc.hasNextLine</w:t>
                      </w:r>
                      <w:proofErr w:type="spellEnd"/>
                      <w:proofErr w:type="gramEnd"/>
                      <w:r>
                        <w:t>()) {</w:t>
                      </w:r>
                    </w:p>
                    <w:p w:rsidR="00B234BE" w:rsidP="00B234BE" w:rsidRDefault="00B234BE" w14:paraId="137E5280" w14:textId="77777777">
                      <w:pPr>
                        <w:numPr>
                          <w:ilvl w:val="0"/>
                          <w:numId w:val="0"/>
                        </w:numPr>
                      </w:pPr>
                      <w:r>
                        <w:t xml:space="preserve">                </w:t>
                      </w:r>
                      <w:proofErr w:type="spellStart"/>
                      <w:r>
                        <w:t>System.out.println</w:t>
                      </w:r>
                      <w:proofErr w:type="spellEnd"/>
                      <w:r>
                        <w:t>(</w:t>
                      </w:r>
                      <w:proofErr w:type="spellStart"/>
                      <w:proofErr w:type="gramStart"/>
                      <w:r>
                        <w:t>sc.nextLine</w:t>
                      </w:r>
                      <w:proofErr w:type="spellEnd"/>
                      <w:proofErr w:type="gramEnd"/>
                      <w:r>
                        <w:t>()</w:t>
                      </w:r>
                      <w:proofErr w:type="gramStart"/>
                      <w:r>
                        <w:t>);</w:t>
                      </w:r>
                      <w:proofErr w:type="gramEnd"/>
                    </w:p>
                    <w:p w:rsidR="00B234BE" w:rsidP="00B234BE" w:rsidRDefault="00B234BE" w14:paraId="63F7D4E1" w14:textId="77777777">
                      <w:pPr>
                        <w:numPr>
                          <w:ilvl w:val="0"/>
                          <w:numId w:val="0"/>
                        </w:numPr>
                      </w:pPr>
                      <w:r>
                        <w:t xml:space="preserve">            }</w:t>
                      </w:r>
                    </w:p>
                    <w:p w:rsidR="00B234BE" w:rsidP="00B234BE" w:rsidRDefault="00B234BE" w14:paraId="66E701E1" w14:textId="77777777">
                      <w:pPr>
                        <w:numPr>
                          <w:ilvl w:val="0"/>
                          <w:numId w:val="0"/>
                        </w:numPr>
                      </w:pPr>
                      <w:r>
                        <w:t xml:space="preserve">            </w:t>
                      </w:r>
                      <w:proofErr w:type="spellStart"/>
                      <w:proofErr w:type="gramStart"/>
                      <w:r>
                        <w:t>sc.close</w:t>
                      </w:r>
                      <w:proofErr w:type="spellEnd"/>
                      <w:proofErr w:type="gramEnd"/>
                      <w:r>
                        <w:t>(</w:t>
                      </w:r>
                      <w:proofErr w:type="gramStart"/>
                      <w:r>
                        <w:t>);</w:t>
                      </w:r>
                      <w:proofErr w:type="gramEnd"/>
                    </w:p>
                    <w:p w:rsidR="00B234BE" w:rsidP="00B234BE" w:rsidRDefault="00B234BE" w14:paraId="08888E30" w14:textId="77777777">
                      <w:pPr>
                        <w:numPr>
                          <w:ilvl w:val="0"/>
                          <w:numId w:val="0"/>
                        </w:numPr>
                      </w:pPr>
                      <w:r>
                        <w:t xml:space="preserve">        } catch (Exception e) {</w:t>
                      </w:r>
                    </w:p>
                    <w:p w:rsidR="00B234BE" w:rsidP="00B234BE" w:rsidRDefault="00B234BE" w14:paraId="7744A8E5" w14:textId="77777777">
                      <w:pPr>
                        <w:numPr>
                          <w:ilvl w:val="0"/>
                          <w:numId w:val="0"/>
                        </w:numPr>
                      </w:pPr>
                      <w:r>
                        <w:t xml:space="preserve">            </w:t>
                      </w:r>
                      <w:proofErr w:type="spellStart"/>
                      <w:r>
                        <w:t>System.out.println</w:t>
                      </w:r>
                      <w:proofErr w:type="spellEnd"/>
                      <w:r>
                        <w:t>("File not found!"</w:t>
                      </w:r>
                      <w:proofErr w:type="gramStart"/>
                      <w:r>
                        <w:t>);</w:t>
                      </w:r>
                      <w:proofErr w:type="gramEnd"/>
                    </w:p>
                    <w:p w:rsidR="00B234BE" w:rsidP="00B234BE" w:rsidRDefault="00B234BE" w14:paraId="06DE3510" w14:textId="77777777">
                      <w:pPr>
                        <w:numPr>
                          <w:ilvl w:val="0"/>
                          <w:numId w:val="0"/>
                        </w:numPr>
                      </w:pPr>
                      <w:r>
                        <w:t xml:space="preserve">        }</w:t>
                      </w:r>
                    </w:p>
                    <w:p w:rsidR="00B234BE" w:rsidP="00B234BE" w:rsidRDefault="00B234BE" w14:paraId="652A04B9" w14:textId="77777777">
                      <w:pPr>
                        <w:numPr>
                          <w:ilvl w:val="0"/>
                          <w:numId w:val="0"/>
                        </w:numPr>
                      </w:pPr>
                      <w:r>
                        <w:t xml:space="preserve">    }</w:t>
                      </w:r>
                    </w:p>
                    <w:p w:rsidRPr="00CF012C" w:rsidR="00B234BE" w:rsidP="00B234BE" w:rsidRDefault="00B234BE" w14:paraId="4D462A62" w14:textId="299A1F1C">
                      <w:pPr>
                        <w:numPr>
                          <w:ilvl w:val="0"/>
                          <w:numId w:val="0"/>
                        </w:numPr>
                      </w:pPr>
                      <w:r>
                        <w:t>}</w:t>
                      </w:r>
                    </w:p>
                  </w:txbxContent>
                </v:textbox>
                <w10:wrap anchorx="margin"/>
              </v:shape>
            </w:pict>
          </mc:Fallback>
        </mc:AlternateContent>
      </w:r>
      <w:r>
        <w:rPr>
          <w:rFonts w:eastAsia="Times New Roman" w:cs="Times New Roman"/>
          <w:b/>
          <w:kern w:val="0"/>
          <w:sz w:val="24"/>
          <w:szCs w:val="24"/>
          <w:lang w:eastAsia="en-PH"/>
          <w14:ligatures w14:val="none"/>
        </w:rPr>
        <w:t>Example:</w:t>
      </w:r>
    </w:p>
    <w:p w:rsidRPr="00B234BE" w:rsidR="00B234BE" w:rsidP="00B234BE" w:rsidRDefault="00B234BE" w14:paraId="2C01BEBD" w14:textId="0C55952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FD5A1A" w14:paraId="0946045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FD5A1A" w14:paraId="371D6A1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FD5A1A" w14:paraId="486F1DC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FD5A1A" w14:paraId="7EC380C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FD5A1A" w14:paraId="1A6D71A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FD5A1A" w14:paraId="79AFF2F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FD5A1A" w14:paraId="165E211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FD5A1A" w14:paraId="59CB6F5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FD5A1A" w14:paraId="5B132D4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FD5A1A" w14:paraId="0F0C29E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FD5A1A" w14:paraId="3FDBE8B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FD5A1A" w14:paraId="7ABBD67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FD5A1A" w14:paraId="4F03104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D5A1A" w:rsidP="00FD5A1A" w:rsidRDefault="00B234BE" w14:paraId="3B287C99" w14:textId="0706E25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00B234BE" w:rsidP="005E4004" w:rsidRDefault="002C4AEA" w14:paraId="0DB90E81" w14:textId="09A7422D">
      <w:pPr>
        <w:pStyle w:val="ListParagraph"/>
        <w:numPr>
          <w:ilvl w:val="0"/>
          <w:numId w:val="116"/>
        </w:numPr>
        <w:spacing w:before="100" w:beforeAutospacing="1" w:after="100" w:afterAutospacing="1" w:line="240" w:lineRule="auto"/>
        <w:rPr>
          <w:rFonts w:eastAsia="Times New Roman" w:cs="Times New Roman"/>
          <w:bCs/>
          <w:kern w:val="0"/>
          <w:sz w:val="24"/>
          <w:szCs w:val="24"/>
          <w:lang w:eastAsia="en-PH"/>
          <w14:ligatures w14:val="none"/>
        </w:rPr>
      </w:pPr>
      <w:r w:rsidRPr="002C4AEA">
        <w:rPr>
          <w:rFonts w:eastAsia="Times New Roman" w:cs="Times New Roman"/>
          <w:bCs/>
          <w:kern w:val="0"/>
          <w:sz w:val="24"/>
          <w:szCs w:val="24"/>
          <w:lang w:eastAsia="en-PH"/>
          <w14:ligatures w14:val="none"/>
        </w:rPr>
        <w:t xml:space="preserve">Scanner reads the file line by line using </w:t>
      </w:r>
      <w:proofErr w:type="spellStart"/>
      <w:proofErr w:type="gramStart"/>
      <w:r w:rsidRPr="002C4AEA">
        <w:rPr>
          <w:rFonts w:eastAsia="Times New Roman" w:cs="Times New Roman"/>
          <w:bCs/>
          <w:kern w:val="0"/>
          <w:sz w:val="24"/>
          <w:szCs w:val="24"/>
          <w:lang w:eastAsia="en-PH"/>
          <w14:ligatures w14:val="none"/>
        </w:rPr>
        <w:t>hasNextLine</w:t>
      </w:r>
      <w:proofErr w:type="spellEnd"/>
      <w:r w:rsidRPr="002C4AEA">
        <w:rPr>
          <w:rFonts w:eastAsia="Times New Roman" w:cs="Times New Roman"/>
          <w:bCs/>
          <w:kern w:val="0"/>
          <w:sz w:val="24"/>
          <w:szCs w:val="24"/>
          <w:lang w:eastAsia="en-PH"/>
          <w14:ligatures w14:val="none"/>
        </w:rPr>
        <w:t>(</w:t>
      </w:r>
      <w:proofErr w:type="gramEnd"/>
      <w:r w:rsidRPr="002C4AEA">
        <w:rPr>
          <w:rFonts w:eastAsia="Times New Roman" w:cs="Times New Roman"/>
          <w:bCs/>
          <w:kern w:val="0"/>
          <w:sz w:val="24"/>
          <w:szCs w:val="24"/>
          <w:lang w:eastAsia="en-PH"/>
          <w14:ligatures w14:val="none"/>
        </w:rPr>
        <w:t xml:space="preserve">) and </w:t>
      </w:r>
      <w:proofErr w:type="spellStart"/>
      <w:proofErr w:type="gramStart"/>
      <w:r w:rsidRPr="002C4AEA">
        <w:rPr>
          <w:rFonts w:eastAsia="Times New Roman" w:cs="Times New Roman"/>
          <w:bCs/>
          <w:kern w:val="0"/>
          <w:sz w:val="24"/>
          <w:szCs w:val="24"/>
          <w:lang w:eastAsia="en-PH"/>
          <w14:ligatures w14:val="none"/>
        </w:rPr>
        <w:t>nextLine</w:t>
      </w:r>
      <w:proofErr w:type="spellEnd"/>
      <w:r w:rsidRPr="002C4AEA">
        <w:rPr>
          <w:rFonts w:eastAsia="Times New Roman" w:cs="Times New Roman"/>
          <w:bCs/>
          <w:kern w:val="0"/>
          <w:sz w:val="24"/>
          <w:szCs w:val="24"/>
          <w:lang w:eastAsia="en-PH"/>
          <w14:ligatures w14:val="none"/>
        </w:rPr>
        <w:t>(</w:t>
      </w:r>
      <w:proofErr w:type="gramEnd"/>
      <w:r w:rsidRPr="002C4AEA">
        <w:rPr>
          <w:rFonts w:eastAsia="Times New Roman" w:cs="Times New Roman"/>
          <w:bCs/>
          <w:kern w:val="0"/>
          <w:sz w:val="24"/>
          <w:szCs w:val="24"/>
          <w:lang w:eastAsia="en-PH"/>
          <w14:ligatures w14:val="none"/>
        </w:rPr>
        <w:t>) methods.</w:t>
      </w:r>
    </w:p>
    <w:p w:rsidRPr="002C4AEA" w:rsidR="002C4AEA" w:rsidP="002C4AEA" w:rsidRDefault="002C4AEA" w14:paraId="6B35E837"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2C4AEA" w:rsidP="002C4AEA" w:rsidRDefault="002C4AEA" w14:paraId="2539EADB" w14:textId="75016D7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2C4AEA">
        <w:rPr>
          <w:rFonts w:eastAsia="Times New Roman" w:cs="Times New Roman"/>
          <w:b/>
          <w:kern w:val="0"/>
          <w:sz w:val="24"/>
          <w:szCs w:val="24"/>
          <w:lang w:eastAsia="en-PH"/>
          <w14:ligatures w14:val="none"/>
        </w:rPr>
        <w:t>Writing Data using I/O Classes</w:t>
      </w:r>
    </w:p>
    <w:p w:rsidR="002C4AEA" w:rsidP="005E4004" w:rsidRDefault="002C4AEA" w14:paraId="27B7CC22" w14:textId="7CF58A61">
      <w:pPr>
        <w:pStyle w:val="ListParagraph"/>
        <w:numPr>
          <w:ilvl w:val="0"/>
          <w:numId w:val="117"/>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Pr>
          <w:rFonts w:eastAsia="Times New Roman" w:cs="Times New Roman"/>
          <w:b/>
          <w:kern w:val="0"/>
          <w:sz w:val="24"/>
          <w:szCs w:val="24"/>
          <w:lang w:eastAsia="en-PH"/>
          <w14:ligatures w14:val="none"/>
        </w:rPr>
        <w:t>FileWriter</w:t>
      </w:r>
      <w:proofErr w:type="spellEnd"/>
    </w:p>
    <w:p w:rsidR="008D305B" w:rsidP="008D305B" w:rsidRDefault="008D305B" w14:paraId="5B250C3B" w14:textId="2A6240D3">
      <w:pPr>
        <w:pStyle w:val="ListParagraph"/>
        <w:numPr>
          <w:ilvl w:val="0"/>
          <w:numId w:val="15"/>
        </w:numPr>
        <w:spacing w:before="100" w:beforeAutospacing="1" w:after="100" w:afterAutospacing="1" w:line="240" w:lineRule="auto"/>
        <w:rPr>
          <w:rFonts w:eastAsia="Times New Roman" w:cs="Times New Roman"/>
          <w:b/>
          <w:kern w:val="0"/>
          <w:sz w:val="24"/>
          <w:szCs w:val="24"/>
          <w:lang w:eastAsia="en-PH"/>
          <w14:ligatures w14:val="none"/>
        </w:rPr>
      </w:pPr>
      <w:r w:rsidRPr="008D305B">
        <w:rPr>
          <w:rFonts w:eastAsia="Times New Roman" w:cs="Times New Roman"/>
          <w:b/>
          <w:kern w:val="0"/>
          <w:sz w:val="24"/>
          <w:szCs w:val="24"/>
          <w:lang w:eastAsia="en-PH"/>
          <w14:ligatures w14:val="none"/>
        </w:rPr>
        <w:t xml:space="preserve">The </w:t>
      </w:r>
      <w:proofErr w:type="spellStart"/>
      <w:r w:rsidRPr="008D305B">
        <w:rPr>
          <w:rFonts w:eastAsia="Times New Roman" w:cs="Times New Roman"/>
          <w:b/>
          <w:bCs/>
          <w:kern w:val="0"/>
          <w:sz w:val="24"/>
          <w:szCs w:val="24"/>
          <w:lang w:eastAsia="en-PH"/>
          <w14:ligatures w14:val="none"/>
        </w:rPr>
        <w:t>FileWriter</w:t>
      </w:r>
      <w:proofErr w:type="spellEnd"/>
      <w:r w:rsidRPr="008D305B">
        <w:rPr>
          <w:rFonts w:eastAsia="Times New Roman" w:cs="Times New Roman"/>
          <w:b/>
          <w:kern w:val="0"/>
          <w:sz w:val="24"/>
          <w:szCs w:val="24"/>
          <w:lang w:eastAsia="en-PH"/>
          <w14:ligatures w14:val="none"/>
        </w:rPr>
        <w:t xml:space="preserve"> class writes characters to a text file.</w:t>
      </w:r>
    </w:p>
    <w:p w:rsidR="008D305B" w:rsidP="008D305B" w:rsidRDefault="008D305B" w14:paraId="74D6765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D305B" w:rsidP="008D305B" w:rsidRDefault="008D305B" w14:paraId="5A651663" w14:textId="037E7D8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Example:</w:t>
      </w:r>
    </w:p>
    <w:p w:rsidR="008D305B" w:rsidP="008D305B" w:rsidRDefault="008D305B" w14:paraId="45E8BE0D" w14:textId="26A3431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36" behindDoc="0" locked="0" layoutInCell="1" allowOverlap="1" wp14:anchorId="0A0E061E" wp14:editId="24FA9525">
                <wp:simplePos x="0" y="0"/>
                <wp:positionH relativeFrom="margin">
                  <wp:align>center</wp:align>
                </wp:positionH>
                <wp:positionV relativeFrom="paragraph">
                  <wp:posOffset>7620</wp:posOffset>
                </wp:positionV>
                <wp:extent cx="5347970" cy="4641011"/>
                <wp:effectExtent l="0" t="0" r="24130" b="26670"/>
                <wp:wrapNone/>
                <wp:docPr id="843647228" name="Text Box 10"/>
                <wp:cNvGraphicFramePr/>
                <a:graphic xmlns:a="http://schemas.openxmlformats.org/drawingml/2006/main">
                  <a:graphicData uri="http://schemas.microsoft.com/office/word/2010/wordprocessingShape">
                    <wps:wsp>
                      <wps:cNvSpPr txBox="1"/>
                      <wps:spPr>
                        <a:xfrm>
                          <a:off x="0" y="0"/>
                          <a:ext cx="5347970" cy="4641011"/>
                        </a:xfrm>
                        <a:prstGeom prst="rect">
                          <a:avLst/>
                        </a:prstGeom>
                        <a:solidFill>
                          <a:schemeClr val="tx1"/>
                        </a:solidFill>
                        <a:ln w="6350">
                          <a:solidFill>
                            <a:prstClr val="black"/>
                          </a:solidFill>
                        </a:ln>
                      </wps:spPr>
                      <wps:txbx>
                        <w:txbxContent>
                          <w:p w:rsidR="008D305B" w:rsidP="008D305B" w:rsidRDefault="008D305B" w14:paraId="35EDFF5E" w14:textId="77777777">
                            <w:pPr>
                              <w:numPr>
                                <w:ilvl w:val="0"/>
                                <w:numId w:val="0"/>
                              </w:numPr>
                            </w:pPr>
                            <w:r>
                              <w:t>java</w:t>
                            </w:r>
                          </w:p>
                          <w:p w:rsidR="008D305B" w:rsidP="008D305B" w:rsidRDefault="008D305B" w14:paraId="156F43F8" w14:textId="77777777">
                            <w:pPr>
                              <w:numPr>
                                <w:ilvl w:val="0"/>
                                <w:numId w:val="0"/>
                              </w:numPr>
                            </w:pPr>
                            <w:r>
                              <w:t xml:space="preserve">import </w:t>
                            </w:r>
                            <w:proofErr w:type="spellStart"/>
                            <w:proofErr w:type="gramStart"/>
                            <w:r>
                              <w:t>java.io.FileWriter</w:t>
                            </w:r>
                            <w:proofErr w:type="spellEnd"/>
                            <w:proofErr w:type="gramEnd"/>
                            <w:r>
                              <w:t>;</w:t>
                            </w:r>
                          </w:p>
                          <w:p w:rsidR="008D305B" w:rsidP="008D305B" w:rsidRDefault="008D305B" w14:paraId="688F395D" w14:textId="77777777">
                            <w:pPr>
                              <w:numPr>
                                <w:ilvl w:val="0"/>
                                <w:numId w:val="0"/>
                              </w:numPr>
                            </w:pPr>
                            <w:r>
                              <w:t xml:space="preserve">import </w:t>
                            </w:r>
                            <w:proofErr w:type="spellStart"/>
                            <w:proofErr w:type="gramStart"/>
                            <w:r>
                              <w:t>java.io.IOException</w:t>
                            </w:r>
                            <w:proofErr w:type="spellEnd"/>
                            <w:proofErr w:type="gramEnd"/>
                            <w:r>
                              <w:t>;</w:t>
                            </w:r>
                          </w:p>
                          <w:p w:rsidR="008D305B" w:rsidP="008D305B" w:rsidRDefault="008D305B" w14:paraId="59988E6F" w14:textId="77777777">
                            <w:pPr>
                              <w:numPr>
                                <w:ilvl w:val="0"/>
                                <w:numId w:val="0"/>
                              </w:numPr>
                            </w:pPr>
                          </w:p>
                          <w:p w:rsidR="008D305B" w:rsidP="008D305B" w:rsidRDefault="008D305B" w14:paraId="4C9D1682" w14:textId="77777777">
                            <w:pPr>
                              <w:numPr>
                                <w:ilvl w:val="0"/>
                                <w:numId w:val="0"/>
                              </w:numPr>
                            </w:pPr>
                            <w:r>
                              <w:t xml:space="preserve">public class </w:t>
                            </w:r>
                            <w:proofErr w:type="spellStart"/>
                            <w:r>
                              <w:t>WriteExample</w:t>
                            </w:r>
                            <w:proofErr w:type="spellEnd"/>
                            <w:r>
                              <w:t xml:space="preserve"> {</w:t>
                            </w:r>
                          </w:p>
                          <w:p w:rsidR="008D305B" w:rsidP="008D305B" w:rsidRDefault="008D305B" w14:paraId="41755F6E"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8D305B" w:rsidP="008D305B" w:rsidRDefault="008D305B" w14:paraId="4EDACF82" w14:textId="77777777">
                            <w:pPr>
                              <w:numPr>
                                <w:ilvl w:val="0"/>
                                <w:numId w:val="0"/>
                              </w:numPr>
                            </w:pPr>
                            <w:r>
                              <w:t xml:space="preserve">        try {</w:t>
                            </w:r>
                          </w:p>
                          <w:p w:rsidR="008D305B" w:rsidP="008D305B" w:rsidRDefault="008D305B" w14:paraId="3B57922E" w14:textId="77777777">
                            <w:pPr>
                              <w:numPr>
                                <w:ilvl w:val="0"/>
                                <w:numId w:val="0"/>
                              </w:numPr>
                            </w:pPr>
                            <w:r>
                              <w:t xml:space="preserve">            </w:t>
                            </w:r>
                            <w:proofErr w:type="spellStart"/>
                            <w:r>
                              <w:t>FileWriter</w:t>
                            </w:r>
                            <w:proofErr w:type="spellEnd"/>
                            <w:r>
                              <w:t xml:space="preserve"> writer = new </w:t>
                            </w:r>
                            <w:proofErr w:type="spellStart"/>
                            <w:r>
                              <w:t>FileWriter</w:t>
                            </w:r>
                            <w:proofErr w:type="spellEnd"/>
                            <w:r>
                              <w:t>("output.txt"</w:t>
                            </w:r>
                            <w:proofErr w:type="gramStart"/>
                            <w:r>
                              <w:t>);</w:t>
                            </w:r>
                            <w:proofErr w:type="gramEnd"/>
                          </w:p>
                          <w:p w:rsidR="008D305B" w:rsidP="008D305B" w:rsidRDefault="008D305B" w14:paraId="298FD464" w14:textId="77777777">
                            <w:pPr>
                              <w:numPr>
                                <w:ilvl w:val="0"/>
                                <w:numId w:val="0"/>
                              </w:numPr>
                            </w:pPr>
                            <w:r>
                              <w:t xml:space="preserve">            </w:t>
                            </w:r>
                            <w:proofErr w:type="spellStart"/>
                            <w:proofErr w:type="gramStart"/>
                            <w:r>
                              <w:t>writer.write</w:t>
                            </w:r>
                            <w:proofErr w:type="spellEnd"/>
                            <w:proofErr w:type="gramEnd"/>
                            <w:r>
                              <w:t>("Hello, this is my first file output in Java!"</w:t>
                            </w:r>
                            <w:proofErr w:type="gramStart"/>
                            <w:r>
                              <w:t>);</w:t>
                            </w:r>
                            <w:proofErr w:type="gramEnd"/>
                          </w:p>
                          <w:p w:rsidR="008D305B" w:rsidP="008D305B" w:rsidRDefault="008D305B" w14:paraId="0DD3C677" w14:textId="77777777">
                            <w:pPr>
                              <w:numPr>
                                <w:ilvl w:val="0"/>
                                <w:numId w:val="0"/>
                              </w:numPr>
                            </w:pPr>
                            <w:r>
                              <w:t xml:space="preserve">            </w:t>
                            </w:r>
                            <w:proofErr w:type="spellStart"/>
                            <w:proofErr w:type="gramStart"/>
                            <w:r>
                              <w:t>writer.close</w:t>
                            </w:r>
                            <w:proofErr w:type="spellEnd"/>
                            <w:proofErr w:type="gramEnd"/>
                            <w:r>
                              <w:t>(</w:t>
                            </w:r>
                            <w:proofErr w:type="gramStart"/>
                            <w:r>
                              <w:t>);</w:t>
                            </w:r>
                            <w:proofErr w:type="gramEnd"/>
                          </w:p>
                          <w:p w:rsidR="008D305B" w:rsidP="008D305B" w:rsidRDefault="008D305B" w14:paraId="1071774F" w14:textId="77777777">
                            <w:pPr>
                              <w:numPr>
                                <w:ilvl w:val="0"/>
                                <w:numId w:val="0"/>
                              </w:numPr>
                            </w:pPr>
                            <w:r>
                              <w:t xml:space="preserve">            </w:t>
                            </w:r>
                            <w:proofErr w:type="spellStart"/>
                            <w:r>
                              <w:t>System.out.println</w:t>
                            </w:r>
                            <w:proofErr w:type="spellEnd"/>
                            <w:r>
                              <w:t>("Data written successfully."</w:t>
                            </w:r>
                            <w:proofErr w:type="gramStart"/>
                            <w:r>
                              <w:t>);</w:t>
                            </w:r>
                            <w:proofErr w:type="gramEnd"/>
                          </w:p>
                          <w:p w:rsidR="008D305B" w:rsidP="008D305B" w:rsidRDefault="008D305B" w14:paraId="6BFACE64" w14:textId="77777777">
                            <w:pPr>
                              <w:numPr>
                                <w:ilvl w:val="0"/>
                                <w:numId w:val="0"/>
                              </w:numPr>
                            </w:pPr>
                            <w:r>
                              <w:t xml:space="preserve">        } catch (</w:t>
                            </w:r>
                            <w:proofErr w:type="spellStart"/>
                            <w:r>
                              <w:t>IOException</w:t>
                            </w:r>
                            <w:proofErr w:type="spellEnd"/>
                            <w:r>
                              <w:t xml:space="preserve"> e) {</w:t>
                            </w:r>
                          </w:p>
                          <w:p w:rsidR="008D305B" w:rsidP="008D305B" w:rsidRDefault="008D305B" w14:paraId="0FCCB11E"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8D305B" w:rsidP="008D305B" w:rsidRDefault="008D305B" w14:paraId="3AB376D5" w14:textId="77777777">
                            <w:pPr>
                              <w:numPr>
                                <w:ilvl w:val="0"/>
                                <w:numId w:val="0"/>
                              </w:numPr>
                            </w:pPr>
                            <w:r>
                              <w:t xml:space="preserve">        }</w:t>
                            </w:r>
                          </w:p>
                          <w:p w:rsidR="008D305B" w:rsidP="008D305B" w:rsidRDefault="008D305B" w14:paraId="11E2A64B" w14:textId="77777777">
                            <w:pPr>
                              <w:numPr>
                                <w:ilvl w:val="0"/>
                                <w:numId w:val="0"/>
                              </w:numPr>
                            </w:pPr>
                            <w:r>
                              <w:t xml:space="preserve">    }</w:t>
                            </w:r>
                          </w:p>
                          <w:p w:rsidRPr="00CF012C" w:rsidR="008D305B" w:rsidP="008D305B" w:rsidRDefault="008D305B" w14:paraId="0D3CBBF5" w14:textId="3F1247B7">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655ED09">
              <v:shape id="_x0000_s1125" style="position:absolute;margin-left:0;margin-top:.6pt;width:421.1pt;height:365.45pt;z-index:251658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" w14:anchorId="0A0E061E">
                <v:textbox>
                  <w:txbxContent>
                    <w:p w:rsidR="008D305B" w:rsidP="008D305B" w:rsidRDefault="008D305B" w14:paraId="6F9C1AF2" w14:textId="77777777">
                      <w:pPr>
                        <w:numPr>
                          <w:ilvl w:val="0"/>
                          <w:numId w:val="0"/>
                        </w:numPr>
                      </w:pPr>
                      <w:r>
                        <w:t>java</w:t>
                      </w:r>
                    </w:p>
                    <w:p w:rsidR="008D305B" w:rsidP="008D305B" w:rsidRDefault="008D305B" w14:paraId="076DB70A" w14:textId="77777777">
                      <w:pPr>
                        <w:numPr>
                          <w:ilvl w:val="0"/>
                          <w:numId w:val="0"/>
                        </w:numPr>
                      </w:pPr>
                      <w:r>
                        <w:t xml:space="preserve">import </w:t>
                      </w:r>
                      <w:proofErr w:type="spellStart"/>
                      <w:proofErr w:type="gramStart"/>
                      <w:r>
                        <w:t>java.io.FileWriter</w:t>
                      </w:r>
                      <w:proofErr w:type="spellEnd"/>
                      <w:proofErr w:type="gramEnd"/>
                      <w:r>
                        <w:t>;</w:t>
                      </w:r>
                    </w:p>
                    <w:p w:rsidR="008D305B" w:rsidP="008D305B" w:rsidRDefault="008D305B" w14:paraId="3099CE4D" w14:textId="77777777">
                      <w:pPr>
                        <w:numPr>
                          <w:ilvl w:val="0"/>
                          <w:numId w:val="0"/>
                        </w:numPr>
                      </w:pPr>
                      <w:r>
                        <w:t xml:space="preserve">import </w:t>
                      </w:r>
                      <w:proofErr w:type="spellStart"/>
                      <w:proofErr w:type="gramStart"/>
                      <w:r>
                        <w:t>java.io.IOException</w:t>
                      </w:r>
                      <w:proofErr w:type="spellEnd"/>
                      <w:proofErr w:type="gramEnd"/>
                      <w:r>
                        <w:t>;</w:t>
                      </w:r>
                    </w:p>
                    <w:p w:rsidR="008D305B" w:rsidP="008D305B" w:rsidRDefault="008D305B" w14:paraId="5023141B" w14:textId="77777777">
                      <w:pPr>
                        <w:numPr>
                          <w:ilvl w:val="0"/>
                          <w:numId w:val="0"/>
                        </w:numPr>
                      </w:pPr>
                    </w:p>
                    <w:p w:rsidR="008D305B" w:rsidP="008D305B" w:rsidRDefault="008D305B" w14:paraId="1E01EB36" w14:textId="77777777">
                      <w:pPr>
                        <w:numPr>
                          <w:ilvl w:val="0"/>
                          <w:numId w:val="0"/>
                        </w:numPr>
                      </w:pPr>
                      <w:r>
                        <w:t xml:space="preserve">public class </w:t>
                      </w:r>
                      <w:proofErr w:type="spellStart"/>
                      <w:r>
                        <w:t>WriteExample</w:t>
                      </w:r>
                      <w:proofErr w:type="spellEnd"/>
                      <w:r>
                        <w:t xml:space="preserve"> {</w:t>
                      </w:r>
                    </w:p>
                    <w:p w:rsidR="008D305B" w:rsidP="008D305B" w:rsidRDefault="008D305B" w14:paraId="493C146C"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8D305B" w:rsidP="008D305B" w:rsidRDefault="008D305B" w14:paraId="6F9AFEAC" w14:textId="77777777">
                      <w:pPr>
                        <w:numPr>
                          <w:ilvl w:val="0"/>
                          <w:numId w:val="0"/>
                        </w:numPr>
                      </w:pPr>
                      <w:r>
                        <w:t xml:space="preserve">        try {</w:t>
                      </w:r>
                    </w:p>
                    <w:p w:rsidR="008D305B" w:rsidP="008D305B" w:rsidRDefault="008D305B" w14:paraId="4D630AB1" w14:textId="77777777">
                      <w:pPr>
                        <w:numPr>
                          <w:ilvl w:val="0"/>
                          <w:numId w:val="0"/>
                        </w:numPr>
                      </w:pPr>
                      <w:r>
                        <w:t xml:space="preserve">            </w:t>
                      </w:r>
                      <w:proofErr w:type="spellStart"/>
                      <w:r>
                        <w:t>FileWriter</w:t>
                      </w:r>
                      <w:proofErr w:type="spellEnd"/>
                      <w:r>
                        <w:t xml:space="preserve"> writer = new </w:t>
                      </w:r>
                      <w:proofErr w:type="spellStart"/>
                      <w:r>
                        <w:t>FileWriter</w:t>
                      </w:r>
                      <w:proofErr w:type="spellEnd"/>
                      <w:r>
                        <w:t>("output.txt"</w:t>
                      </w:r>
                      <w:proofErr w:type="gramStart"/>
                      <w:r>
                        <w:t>);</w:t>
                      </w:r>
                      <w:proofErr w:type="gramEnd"/>
                    </w:p>
                    <w:p w:rsidR="008D305B" w:rsidP="008D305B" w:rsidRDefault="008D305B" w14:paraId="669E45C0" w14:textId="77777777">
                      <w:pPr>
                        <w:numPr>
                          <w:ilvl w:val="0"/>
                          <w:numId w:val="0"/>
                        </w:numPr>
                      </w:pPr>
                      <w:r>
                        <w:t xml:space="preserve">            </w:t>
                      </w:r>
                      <w:proofErr w:type="spellStart"/>
                      <w:proofErr w:type="gramStart"/>
                      <w:r>
                        <w:t>writer.write</w:t>
                      </w:r>
                      <w:proofErr w:type="spellEnd"/>
                      <w:proofErr w:type="gramEnd"/>
                      <w:r>
                        <w:t>("Hello, this is my first file output in Java!"</w:t>
                      </w:r>
                      <w:proofErr w:type="gramStart"/>
                      <w:r>
                        <w:t>);</w:t>
                      </w:r>
                      <w:proofErr w:type="gramEnd"/>
                    </w:p>
                    <w:p w:rsidR="008D305B" w:rsidP="008D305B" w:rsidRDefault="008D305B" w14:paraId="3588EEB2" w14:textId="77777777">
                      <w:pPr>
                        <w:numPr>
                          <w:ilvl w:val="0"/>
                          <w:numId w:val="0"/>
                        </w:numPr>
                      </w:pPr>
                      <w:r>
                        <w:t xml:space="preserve">            </w:t>
                      </w:r>
                      <w:proofErr w:type="spellStart"/>
                      <w:proofErr w:type="gramStart"/>
                      <w:r>
                        <w:t>writer.close</w:t>
                      </w:r>
                      <w:proofErr w:type="spellEnd"/>
                      <w:proofErr w:type="gramEnd"/>
                      <w:r>
                        <w:t>(</w:t>
                      </w:r>
                      <w:proofErr w:type="gramStart"/>
                      <w:r>
                        <w:t>);</w:t>
                      </w:r>
                      <w:proofErr w:type="gramEnd"/>
                    </w:p>
                    <w:p w:rsidR="008D305B" w:rsidP="008D305B" w:rsidRDefault="008D305B" w14:paraId="3E6AF4B9" w14:textId="77777777">
                      <w:pPr>
                        <w:numPr>
                          <w:ilvl w:val="0"/>
                          <w:numId w:val="0"/>
                        </w:numPr>
                      </w:pPr>
                      <w:r>
                        <w:t xml:space="preserve">            </w:t>
                      </w:r>
                      <w:proofErr w:type="spellStart"/>
                      <w:r>
                        <w:t>System.out.println</w:t>
                      </w:r>
                      <w:proofErr w:type="spellEnd"/>
                      <w:r>
                        <w:t>("Data written successfully."</w:t>
                      </w:r>
                      <w:proofErr w:type="gramStart"/>
                      <w:r>
                        <w:t>);</w:t>
                      </w:r>
                      <w:proofErr w:type="gramEnd"/>
                    </w:p>
                    <w:p w:rsidR="008D305B" w:rsidP="008D305B" w:rsidRDefault="008D305B" w14:paraId="69206E2E" w14:textId="77777777">
                      <w:pPr>
                        <w:numPr>
                          <w:ilvl w:val="0"/>
                          <w:numId w:val="0"/>
                        </w:numPr>
                      </w:pPr>
                      <w:r>
                        <w:t xml:space="preserve">        } catch (</w:t>
                      </w:r>
                      <w:proofErr w:type="spellStart"/>
                      <w:r>
                        <w:t>IOException</w:t>
                      </w:r>
                      <w:proofErr w:type="spellEnd"/>
                      <w:r>
                        <w:t xml:space="preserve"> e) {</w:t>
                      </w:r>
                    </w:p>
                    <w:p w:rsidR="008D305B" w:rsidP="008D305B" w:rsidRDefault="008D305B" w14:paraId="5FA6557B"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8D305B" w:rsidP="008D305B" w:rsidRDefault="008D305B" w14:paraId="04D34DF5" w14:textId="77777777">
                      <w:pPr>
                        <w:numPr>
                          <w:ilvl w:val="0"/>
                          <w:numId w:val="0"/>
                        </w:numPr>
                      </w:pPr>
                      <w:r>
                        <w:t xml:space="preserve">        }</w:t>
                      </w:r>
                    </w:p>
                    <w:p w:rsidR="008D305B" w:rsidP="008D305B" w:rsidRDefault="008D305B" w14:paraId="09F853E5" w14:textId="77777777">
                      <w:pPr>
                        <w:numPr>
                          <w:ilvl w:val="0"/>
                          <w:numId w:val="0"/>
                        </w:numPr>
                      </w:pPr>
                      <w:r>
                        <w:t xml:space="preserve">    }</w:t>
                      </w:r>
                    </w:p>
                    <w:p w:rsidRPr="00CF012C" w:rsidR="008D305B" w:rsidP="008D305B" w:rsidRDefault="008D305B" w14:paraId="0FF37724" w14:textId="3F1247B7">
                      <w:pPr>
                        <w:numPr>
                          <w:ilvl w:val="0"/>
                          <w:numId w:val="0"/>
                        </w:numPr>
                      </w:pPr>
                      <w:r>
                        <w:t>}</w:t>
                      </w:r>
                    </w:p>
                  </w:txbxContent>
                </v:textbox>
                <w10:wrap anchorx="margin"/>
              </v:shape>
            </w:pict>
          </mc:Fallback>
        </mc:AlternateContent>
      </w:r>
    </w:p>
    <w:p w:rsidR="008D305B" w:rsidP="008D305B" w:rsidRDefault="008D305B" w14:paraId="1C210C3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D305B" w:rsidP="008D305B" w:rsidRDefault="008D305B" w14:paraId="1F11EE4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D305B" w:rsidP="008D305B" w:rsidRDefault="008D305B" w14:paraId="39D9389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D305B" w:rsidP="008D305B" w:rsidRDefault="008D305B" w14:paraId="61BD79F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D305B" w:rsidP="008D305B" w:rsidRDefault="008D305B" w14:paraId="6CB3CEC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D305B" w:rsidP="008D305B" w:rsidRDefault="008D305B" w14:paraId="1635688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D305B" w:rsidP="008D305B" w:rsidRDefault="008D305B" w14:paraId="40F9211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D305B" w:rsidP="008D305B" w:rsidRDefault="008D305B" w14:paraId="4B53A48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D305B" w:rsidP="008D305B" w:rsidRDefault="008D305B" w14:paraId="0568091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D305B" w:rsidP="008D305B" w:rsidRDefault="008D305B" w14:paraId="3FDE694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D305B" w:rsidP="008D305B" w:rsidRDefault="008D305B" w14:paraId="273A4F2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D305B" w:rsidP="008D305B" w:rsidRDefault="008D305B" w14:paraId="5CF1F2E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D305B" w:rsidP="008D305B" w:rsidRDefault="008D305B" w14:paraId="599D89DE" w14:textId="4E46FFA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D80657" w:rsidR="00D80657" w:rsidP="005E4004" w:rsidRDefault="00D80657" w14:paraId="461C435C" w14:textId="18D10A9F">
      <w:pPr>
        <w:pStyle w:val="ListParagraph"/>
        <w:numPr>
          <w:ilvl w:val="0"/>
          <w:numId w:val="116"/>
        </w:numPr>
        <w:spacing w:before="100" w:beforeAutospacing="1" w:after="100" w:afterAutospacing="1" w:line="240" w:lineRule="auto"/>
        <w:rPr>
          <w:rFonts w:eastAsia="Times New Roman" w:cs="Times New Roman"/>
          <w:bCs/>
          <w:kern w:val="0"/>
          <w:sz w:val="24"/>
          <w:szCs w:val="24"/>
          <w:lang w:eastAsia="en-PH"/>
          <w14:ligatures w14:val="none"/>
        </w:rPr>
      </w:pPr>
      <w:r w:rsidRPr="00D80657">
        <w:rPr>
          <w:rFonts w:eastAsia="Times New Roman" w:cs="Times New Roman"/>
          <w:bCs/>
          <w:kern w:val="0"/>
          <w:sz w:val="24"/>
          <w:szCs w:val="24"/>
          <w:lang w:eastAsia="en-PH"/>
          <w14:ligatures w14:val="none"/>
        </w:rPr>
        <w:t>Creates or overwrites a file named output.txt</w:t>
      </w:r>
    </w:p>
    <w:p w:rsidR="008D305B" w:rsidP="005E4004" w:rsidRDefault="00D80657" w14:paraId="06310C48" w14:textId="15EFA002">
      <w:pPr>
        <w:pStyle w:val="ListParagraph"/>
        <w:numPr>
          <w:ilvl w:val="0"/>
          <w:numId w:val="116"/>
        </w:numPr>
        <w:spacing w:before="100" w:beforeAutospacing="1" w:after="100" w:afterAutospacing="1" w:line="240" w:lineRule="auto"/>
        <w:rPr>
          <w:rFonts w:eastAsia="Times New Roman" w:cs="Times New Roman"/>
          <w:bCs/>
          <w:kern w:val="0"/>
          <w:sz w:val="24"/>
          <w:szCs w:val="24"/>
          <w:lang w:eastAsia="en-PH"/>
          <w14:ligatures w14:val="none"/>
        </w:rPr>
      </w:pPr>
      <w:r w:rsidRPr="00D80657">
        <w:rPr>
          <w:rFonts w:eastAsia="Times New Roman" w:cs="Times New Roman"/>
          <w:bCs/>
          <w:kern w:val="0"/>
          <w:sz w:val="24"/>
          <w:szCs w:val="24"/>
          <w:lang w:eastAsia="en-PH"/>
          <w14:ligatures w14:val="none"/>
        </w:rPr>
        <w:t xml:space="preserve">Writes text into it using the </w:t>
      </w:r>
      <w:proofErr w:type="gramStart"/>
      <w:r w:rsidRPr="00D80657">
        <w:rPr>
          <w:rFonts w:eastAsia="Times New Roman" w:cs="Times New Roman"/>
          <w:bCs/>
          <w:kern w:val="0"/>
          <w:sz w:val="24"/>
          <w:szCs w:val="24"/>
          <w:lang w:eastAsia="en-PH"/>
          <w14:ligatures w14:val="none"/>
        </w:rPr>
        <w:t>write(</w:t>
      </w:r>
      <w:proofErr w:type="gramEnd"/>
      <w:r w:rsidRPr="00D80657">
        <w:rPr>
          <w:rFonts w:eastAsia="Times New Roman" w:cs="Times New Roman"/>
          <w:bCs/>
          <w:kern w:val="0"/>
          <w:sz w:val="24"/>
          <w:szCs w:val="24"/>
          <w:lang w:eastAsia="en-PH"/>
          <w14:ligatures w14:val="none"/>
        </w:rPr>
        <w:t>) method</w:t>
      </w:r>
    </w:p>
    <w:p w:rsidR="00D80657" w:rsidP="00D80657" w:rsidRDefault="00D80657" w14:paraId="6184E05E"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D80657" w:rsidP="00D80657" w:rsidRDefault="00D80657" w14:paraId="291D2FE4"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D80657" w:rsidP="00D80657" w:rsidRDefault="00D80657" w14:paraId="592AFB68"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D80657" w:rsidP="00D80657" w:rsidRDefault="00D80657" w14:paraId="30BBE307"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D80657" w:rsidP="00D80657" w:rsidRDefault="00D80657" w14:paraId="5670E9E2"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D80657" w:rsidP="00D80657" w:rsidRDefault="00D80657" w14:paraId="7FD38F1E"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D80657" w:rsidP="00D80657" w:rsidRDefault="00D80657" w14:paraId="4A02299A"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D80657" w:rsidP="00D80657" w:rsidRDefault="00D80657" w14:paraId="159CCEDE"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D80657" w:rsidP="00D80657" w:rsidRDefault="00D80657" w14:paraId="401281E5"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D80657" w:rsidP="00D80657" w:rsidRDefault="00D80657" w14:paraId="3211EFAF"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D80657" w:rsidP="00D80657" w:rsidRDefault="00D80657" w14:paraId="212A1EE4"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Pr="00D80657" w:rsidR="00D80657" w:rsidP="00D80657" w:rsidRDefault="00D80657" w14:paraId="7918FEA7"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002C4AEA" w:rsidP="005E4004" w:rsidRDefault="002C4AEA" w14:paraId="6625540E" w14:textId="4DD74BF4">
      <w:pPr>
        <w:pStyle w:val="ListParagraph"/>
        <w:numPr>
          <w:ilvl w:val="0"/>
          <w:numId w:val="117"/>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Pr>
          <w:rFonts w:eastAsia="Times New Roman" w:cs="Times New Roman"/>
          <w:b/>
          <w:kern w:val="0"/>
          <w:sz w:val="24"/>
          <w:szCs w:val="24"/>
          <w:lang w:eastAsia="en-PH"/>
          <w14:ligatures w14:val="none"/>
        </w:rPr>
        <w:t>BufferedWriter</w:t>
      </w:r>
      <w:proofErr w:type="spellEnd"/>
    </w:p>
    <w:p w:rsidR="00D80657" w:rsidP="00D80657" w:rsidRDefault="00D80657" w14:paraId="70CB2415" w14:textId="77777777">
      <w:pPr>
        <w:pStyle w:val="ListParagraph"/>
        <w:numPr>
          <w:ilvl w:val="0"/>
          <w:numId w:val="15"/>
        </w:numPr>
        <w:spacing w:before="100" w:beforeAutospacing="1" w:after="100" w:afterAutospacing="1" w:line="240" w:lineRule="auto"/>
        <w:rPr>
          <w:rFonts w:eastAsia="Times New Roman" w:cs="Times New Roman"/>
          <w:b/>
          <w:kern w:val="0"/>
          <w:sz w:val="24"/>
          <w:szCs w:val="24"/>
          <w:lang w:eastAsia="en-PH"/>
          <w14:ligatures w14:val="none"/>
        </w:rPr>
      </w:pPr>
      <w:r w:rsidRPr="00D80657">
        <w:rPr>
          <w:rFonts w:eastAsia="Times New Roman" w:cs="Times New Roman"/>
          <w:b/>
          <w:kern w:val="0"/>
          <w:sz w:val="24"/>
          <w:szCs w:val="24"/>
          <w:lang w:eastAsia="en-PH"/>
          <w14:ligatures w14:val="none"/>
        </w:rPr>
        <w:t xml:space="preserve">For more efficient writing, use </w:t>
      </w:r>
      <w:proofErr w:type="spellStart"/>
      <w:r w:rsidRPr="00D80657">
        <w:rPr>
          <w:rFonts w:eastAsia="Times New Roman" w:cs="Times New Roman"/>
          <w:b/>
          <w:bCs/>
          <w:kern w:val="0"/>
          <w:sz w:val="24"/>
          <w:szCs w:val="24"/>
          <w:lang w:eastAsia="en-PH"/>
          <w14:ligatures w14:val="none"/>
        </w:rPr>
        <w:t>BufferedWriter</w:t>
      </w:r>
      <w:proofErr w:type="spellEnd"/>
      <w:r w:rsidRPr="00D80657">
        <w:rPr>
          <w:rFonts w:eastAsia="Times New Roman" w:cs="Times New Roman"/>
          <w:b/>
          <w:kern w:val="0"/>
          <w:sz w:val="24"/>
          <w:szCs w:val="24"/>
          <w:lang w:eastAsia="en-PH"/>
          <w14:ligatures w14:val="none"/>
        </w:rPr>
        <w:t>.</w:t>
      </w:r>
    </w:p>
    <w:p w:rsidRPr="00D80657" w:rsidR="00D80657" w:rsidP="00D80657" w:rsidRDefault="00D80657" w14:paraId="22C8C5A9" w14:textId="5B2C8D7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D80657">
        <w:rPr>
          <w:rFonts w:eastAsia="Times New Roman" w:cs="Times New Roman"/>
          <w:b/>
          <w:kern w:val="0"/>
          <w:sz w:val="24"/>
          <w:szCs w:val="24"/>
          <w:lang w:eastAsia="en-PH"/>
          <w14:ligatures w14:val="none"/>
        </w:rPr>
        <w:t>Example:</w:t>
      </w:r>
    </w:p>
    <w:p w:rsidR="00D80657" w:rsidP="00D80657" w:rsidRDefault="00D80657" w14:paraId="112CA61C" w14:textId="573B1E9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37" behindDoc="0" locked="0" layoutInCell="1" allowOverlap="1" wp14:anchorId="3DED9C9D" wp14:editId="6472EFC2">
                <wp:simplePos x="0" y="0"/>
                <wp:positionH relativeFrom="margin">
                  <wp:align>center</wp:align>
                </wp:positionH>
                <wp:positionV relativeFrom="paragraph">
                  <wp:posOffset>7620</wp:posOffset>
                </wp:positionV>
                <wp:extent cx="5347970" cy="4891178"/>
                <wp:effectExtent l="0" t="0" r="24130" b="24130"/>
                <wp:wrapNone/>
                <wp:docPr id="345908616" name="Text Box 10"/>
                <wp:cNvGraphicFramePr/>
                <a:graphic xmlns:a="http://schemas.openxmlformats.org/drawingml/2006/main">
                  <a:graphicData uri="http://schemas.microsoft.com/office/word/2010/wordprocessingShape">
                    <wps:wsp>
                      <wps:cNvSpPr txBox="1"/>
                      <wps:spPr>
                        <a:xfrm>
                          <a:off x="0" y="0"/>
                          <a:ext cx="5347970" cy="4891178"/>
                        </a:xfrm>
                        <a:prstGeom prst="rect">
                          <a:avLst/>
                        </a:prstGeom>
                        <a:solidFill>
                          <a:schemeClr val="tx1"/>
                        </a:solidFill>
                        <a:ln w="6350">
                          <a:solidFill>
                            <a:prstClr val="black"/>
                          </a:solidFill>
                        </a:ln>
                      </wps:spPr>
                      <wps:txbx>
                        <w:txbxContent>
                          <w:p w:rsidR="00D80657" w:rsidP="00D80657" w:rsidRDefault="00D80657" w14:paraId="3281F730" w14:textId="77777777">
                            <w:pPr>
                              <w:numPr>
                                <w:ilvl w:val="0"/>
                                <w:numId w:val="0"/>
                              </w:numPr>
                            </w:pPr>
                            <w:r>
                              <w:t>java</w:t>
                            </w:r>
                          </w:p>
                          <w:p w:rsidR="00D80657" w:rsidP="00D80657" w:rsidRDefault="00D80657" w14:paraId="0E4E3EA7" w14:textId="77777777">
                            <w:pPr>
                              <w:numPr>
                                <w:ilvl w:val="0"/>
                                <w:numId w:val="0"/>
                              </w:numPr>
                            </w:pPr>
                            <w:r>
                              <w:t xml:space="preserve">import </w:t>
                            </w:r>
                            <w:proofErr w:type="gramStart"/>
                            <w:r>
                              <w:t>java.io.*</w:t>
                            </w:r>
                            <w:proofErr w:type="gramEnd"/>
                            <w:r>
                              <w:t>;</w:t>
                            </w:r>
                          </w:p>
                          <w:p w:rsidR="00D80657" w:rsidP="00D80657" w:rsidRDefault="00D80657" w14:paraId="6AC65007" w14:textId="77777777">
                            <w:pPr>
                              <w:numPr>
                                <w:ilvl w:val="0"/>
                                <w:numId w:val="0"/>
                              </w:numPr>
                            </w:pPr>
                          </w:p>
                          <w:p w:rsidR="00D80657" w:rsidP="00D80657" w:rsidRDefault="00D80657" w14:paraId="54F901B2" w14:textId="77777777">
                            <w:pPr>
                              <w:numPr>
                                <w:ilvl w:val="0"/>
                                <w:numId w:val="0"/>
                              </w:numPr>
                            </w:pPr>
                            <w:r>
                              <w:t xml:space="preserve">public class </w:t>
                            </w:r>
                            <w:proofErr w:type="spellStart"/>
                            <w:r>
                              <w:t>BufferedWriteExample</w:t>
                            </w:r>
                            <w:proofErr w:type="spellEnd"/>
                            <w:r>
                              <w:t xml:space="preserve"> {</w:t>
                            </w:r>
                          </w:p>
                          <w:p w:rsidR="00D80657" w:rsidP="00D80657" w:rsidRDefault="00D80657" w14:paraId="6FC2EBE4"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D80657" w:rsidP="00D80657" w:rsidRDefault="00D80657" w14:paraId="23E08F0D" w14:textId="77777777">
                            <w:pPr>
                              <w:numPr>
                                <w:ilvl w:val="0"/>
                                <w:numId w:val="0"/>
                              </w:numPr>
                            </w:pPr>
                            <w:r>
                              <w:t xml:space="preserve">        try {</w:t>
                            </w:r>
                          </w:p>
                          <w:p w:rsidR="00D80657" w:rsidP="00D80657" w:rsidRDefault="00D80657" w14:paraId="78DCBE0F" w14:textId="77777777">
                            <w:pPr>
                              <w:numPr>
                                <w:ilvl w:val="0"/>
                                <w:numId w:val="0"/>
                              </w:numPr>
                            </w:pPr>
                            <w:r>
                              <w:t xml:space="preserve">            </w:t>
                            </w:r>
                            <w:proofErr w:type="spellStart"/>
                            <w:r>
                              <w:t>BufferedWriter</w:t>
                            </w:r>
                            <w:proofErr w:type="spellEnd"/>
                            <w:r>
                              <w:t xml:space="preserve"> </w:t>
                            </w:r>
                            <w:proofErr w:type="spellStart"/>
                            <w:r>
                              <w:t>bw</w:t>
                            </w:r>
                            <w:proofErr w:type="spellEnd"/>
                            <w:r>
                              <w:t xml:space="preserve"> = new </w:t>
                            </w:r>
                            <w:proofErr w:type="spellStart"/>
                            <w:proofErr w:type="gramStart"/>
                            <w:r>
                              <w:t>BufferedWriter</w:t>
                            </w:r>
                            <w:proofErr w:type="spellEnd"/>
                            <w:r>
                              <w:t>(</w:t>
                            </w:r>
                            <w:proofErr w:type="gramEnd"/>
                            <w:r>
                              <w:t xml:space="preserve">new </w:t>
                            </w:r>
                            <w:proofErr w:type="spellStart"/>
                            <w:r>
                              <w:t>FileWriter</w:t>
                            </w:r>
                            <w:proofErr w:type="spellEnd"/>
                            <w:r>
                              <w:t>("output.txt")</w:t>
                            </w:r>
                            <w:proofErr w:type="gramStart"/>
                            <w:r>
                              <w:t>);</w:t>
                            </w:r>
                            <w:proofErr w:type="gramEnd"/>
                          </w:p>
                          <w:p w:rsidR="00D80657" w:rsidP="00D80657" w:rsidRDefault="00D80657" w14:paraId="47744B92" w14:textId="77777777">
                            <w:pPr>
                              <w:numPr>
                                <w:ilvl w:val="0"/>
                                <w:numId w:val="0"/>
                              </w:numPr>
                            </w:pPr>
                            <w:r>
                              <w:t xml:space="preserve">            </w:t>
                            </w:r>
                            <w:proofErr w:type="spellStart"/>
                            <w:proofErr w:type="gramStart"/>
                            <w:r>
                              <w:t>bw.write</w:t>
                            </w:r>
                            <w:proofErr w:type="spellEnd"/>
                            <w:proofErr w:type="gramEnd"/>
                            <w:r>
                              <w:t xml:space="preserve">("This is written using </w:t>
                            </w:r>
                            <w:proofErr w:type="spellStart"/>
                            <w:r>
                              <w:t>BufferedWriter</w:t>
                            </w:r>
                            <w:proofErr w:type="spellEnd"/>
                            <w:r>
                              <w:t>."</w:t>
                            </w:r>
                            <w:proofErr w:type="gramStart"/>
                            <w:r>
                              <w:t>);</w:t>
                            </w:r>
                            <w:proofErr w:type="gramEnd"/>
                          </w:p>
                          <w:p w:rsidR="00D80657" w:rsidP="00D80657" w:rsidRDefault="00D80657" w14:paraId="5383FF46" w14:textId="77777777">
                            <w:pPr>
                              <w:numPr>
                                <w:ilvl w:val="0"/>
                                <w:numId w:val="0"/>
                              </w:numPr>
                            </w:pPr>
                            <w:r>
                              <w:t xml:space="preserve">            </w:t>
                            </w:r>
                            <w:proofErr w:type="spellStart"/>
                            <w:proofErr w:type="gramStart"/>
                            <w:r>
                              <w:t>bw.newLine</w:t>
                            </w:r>
                            <w:proofErr w:type="spellEnd"/>
                            <w:proofErr w:type="gramEnd"/>
                            <w:r>
                              <w:t>(); // adds a line break</w:t>
                            </w:r>
                          </w:p>
                          <w:p w:rsidR="00D80657" w:rsidP="00D80657" w:rsidRDefault="00D80657" w14:paraId="09E4F51A" w14:textId="77777777">
                            <w:pPr>
                              <w:numPr>
                                <w:ilvl w:val="0"/>
                                <w:numId w:val="0"/>
                              </w:numPr>
                            </w:pPr>
                            <w:r>
                              <w:t xml:space="preserve">            </w:t>
                            </w:r>
                            <w:proofErr w:type="spellStart"/>
                            <w:proofErr w:type="gramStart"/>
                            <w:r>
                              <w:t>bw.write</w:t>
                            </w:r>
                            <w:proofErr w:type="spellEnd"/>
                            <w:proofErr w:type="gramEnd"/>
                            <w:r>
                              <w:t>("Buffered writing is fast and efficient!"</w:t>
                            </w:r>
                            <w:proofErr w:type="gramStart"/>
                            <w:r>
                              <w:t>);</w:t>
                            </w:r>
                            <w:proofErr w:type="gramEnd"/>
                          </w:p>
                          <w:p w:rsidR="00D80657" w:rsidP="00D80657" w:rsidRDefault="00D80657" w14:paraId="2F9BA3AA" w14:textId="77777777">
                            <w:pPr>
                              <w:numPr>
                                <w:ilvl w:val="0"/>
                                <w:numId w:val="0"/>
                              </w:numPr>
                            </w:pPr>
                            <w:r>
                              <w:t xml:space="preserve">            </w:t>
                            </w:r>
                            <w:proofErr w:type="spellStart"/>
                            <w:proofErr w:type="gramStart"/>
                            <w:r>
                              <w:t>bw.close</w:t>
                            </w:r>
                            <w:proofErr w:type="spellEnd"/>
                            <w:proofErr w:type="gramEnd"/>
                            <w:r>
                              <w:t>(</w:t>
                            </w:r>
                            <w:proofErr w:type="gramStart"/>
                            <w:r>
                              <w:t>);</w:t>
                            </w:r>
                            <w:proofErr w:type="gramEnd"/>
                          </w:p>
                          <w:p w:rsidR="00D80657" w:rsidP="00D80657" w:rsidRDefault="00D80657" w14:paraId="00E27399" w14:textId="77777777">
                            <w:pPr>
                              <w:numPr>
                                <w:ilvl w:val="0"/>
                                <w:numId w:val="0"/>
                              </w:numPr>
                            </w:pPr>
                            <w:r>
                              <w:t xml:space="preserve">            </w:t>
                            </w:r>
                            <w:proofErr w:type="spellStart"/>
                            <w:r>
                              <w:t>System.out.println</w:t>
                            </w:r>
                            <w:proofErr w:type="spellEnd"/>
                            <w:r>
                              <w:t>("Data successfully written to file."</w:t>
                            </w:r>
                            <w:proofErr w:type="gramStart"/>
                            <w:r>
                              <w:t>);</w:t>
                            </w:r>
                            <w:proofErr w:type="gramEnd"/>
                          </w:p>
                          <w:p w:rsidR="00D80657" w:rsidP="00D80657" w:rsidRDefault="00D80657" w14:paraId="0A7968F6" w14:textId="77777777">
                            <w:pPr>
                              <w:numPr>
                                <w:ilvl w:val="0"/>
                                <w:numId w:val="0"/>
                              </w:numPr>
                            </w:pPr>
                            <w:r>
                              <w:t xml:space="preserve">        } catch (</w:t>
                            </w:r>
                            <w:proofErr w:type="spellStart"/>
                            <w:r>
                              <w:t>IOException</w:t>
                            </w:r>
                            <w:proofErr w:type="spellEnd"/>
                            <w:r>
                              <w:t xml:space="preserve"> e) {</w:t>
                            </w:r>
                          </w:p>
                          <w:p w:rsidR="00D80657" w:rsidP="00D80657" w:rsidRDefault="00D80657" w14:paraId="6EBC5791"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D80657" w:rsidP="00D80657" w:rsidRDefault="00D80657" w14:paraId="4A7855D7" w14:textId="77777777">
                            <w:pPr>
                              <w:numPr>
                                <w:ilvl w:val="0"/>
                                <w:numId w:val="0"/>
                              </w:numPr>
                            </w:pPr>
                            <w:r>
                              <w:t xml:space="preserve">        }</w:t>
                            </w:r>
                          </w:p>
                          <w:p w:rsidR="00D80657" w:rsidP="00D80657" w:rsidRDefault="00D80657" w14:paraId="0581FA97" w14:textId="77777777">
                            <w:pPr>
                              <w:numPr>
                                <w:ilvl w:val="0"/>
                                <w:numId w:val="0"/>
                              </w:numPr>
                            </w:pPr>
                            <w:r>
                              <w:t xml:space="preserve">    }</w:t>
                            </w:r>
                          </w:p>
                          <w:p w:rsidRPr="00CF012C" w:rsidR="00D80657" w:rsidP="00D80657" w:rsidRDefault="00D80657" w14:paraId="48F4A40D" w14:textId="66773265">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CD6639F">
              <v:shape id="_x0000_s1126" style="position:absolute;margin-left:0;margin-top:.6pt;width:421.1pt;height:385.15pt;z-index:251658337;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" w14:anchorId="3DED9C9D">
                <v:textbox>
                  <w:txbxContent>
                    <w:p w:rsidR="00D80657" w:rsidP="00D80657" w:rsidRDefault="00D80657" w14:paraId="43271433" w14:textId="77777777">
                      <w:pPr>
                        <w:numPr>
                          <w:ilvl w:val="0"/>
                          <w:numId w:val="0"/>
                        </w:numPr>
                      </w:pPr>
                      <w:r>
                        <w:t>java</w:t>
                      </w:r>
                    </w:p>
                    <w:p w:rsidR="00D80657" w:rsidP="00D80657" w:rsidRDefault="00D80657" w14:paraId="7E5BF0F6" w14:textId="77777777">
                      <w:pPr>
                        <w:numPr>
                          <w:ilvl w:val="0"/>
                          <w:numId w:val="0"/>
                        </w:numPr>
                      </w:pPr>
                      <w:r>
                        <w:t xml:space="preserve">import </w:t>
                      </w:r>
                      <w:proofErr w:type="gramStart"/>
                      <w:r>
                        <w:t>java.io.*</w:t>
                      </w:r>
                      <w:proofErr w:type="gramEnd"/>
                      <w:r>
                        <w:t>;</w:t>
                      </w:r>
                    </w:p>
                    <w:p w:rsidR="00D80657" w:rsidP="00D80657" w:rsidRDefault="00D80657" w14:paraId="1F3B1409" w14:textId="77777777">
                      <w:pPr>
                        <w:numPr>
                          <w:ilvl w:val="0"/>
                          <w:numId w:val="0"/>
                        </w:numPr>
                      </w:pPr>
                    </w:p>
                    <w:p w:rsidR="00D80657" w:rsidP="00D80657" w:rsidRDefault="00D80657" w14:paraId="12DDD16A" w14:textId="77777777">
                      <w:pPr>
                        <w:numPr>
                          <w:ilvl w:val="0"/>
                          <w:numId w:val="0"/>
                        </w:numPr>
                      </w:pPr>
                      <w:r>
                        <w:t xml:space="preserve">public class </w:t>
                      </w:r>
                      <w:proofErr w:type="spellStart"/>
                      <w:r>
                        <w:t>BufferedWriteExample</w:t>
                      </w:r>
                      <w:proofErr w:type="spellEnd"/>
                      <w:r>
                        <w:t xml:space="preserve"> {</w:t>
                      </w:r>
                    </w:p>
                    <w:p w:rsidR="00D80657" w:rsidP="00D80657" w:rsidRDefault="00D80657" w14:paraId="19F02766"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D80657" w:rsidP="00D80657" w:rsidRDefault="00D80657" w14:paraId="24BC6FF5" w14:textId="77777777">
                      <w:pPr>
                        <w:numPr>
                          <w:ilvl w:val="0"/>
                          <w:numId w:val="0"/>
                        </w:numPr>
                      </w:pPr>
                      <w:r>
                        <w:t xml:space="preserve">        try {</w:t>
                      </w:r>
                    </w:p>
                    <w:p w:rsidR="00D80657" w:rsidP="00D80657" w:rsidRDefault="00D80657" w14:paraId="4E204AE0" w14:textId="77777777">
                      <w:pPr>
                        <w:numPr>
                          <w:ilvl w:val="0"/>
                          <w:numId w:val="0"/>
                        </w:numPr>
                      </w:pPr>
                      <w:r>
                        <w:t xml:space="preserve">            </w:t>
                      </w:r>
                      <w:proofErr w:type="spellStart"/>
                      <w:r>
                        <w:t>BufferedWriter</w:t>
                      </w:r>
                      <w:proofErr w:type="spellEnd"/>
                      <w:r>
                        <w:t xml:space="preserve"> </w:t>
                      </w:r>
                      <w:proofErr w:type="spellStart"/>
                      <w:r>
                        <w:t>bw</w:t>
                      </w:r>
                      <w:proofErr w:type="spellEnd"/>
                      <w:r>
                        <w:t xml:space="preserve"> = new </w:t>
                      </w:r>
                      <w:proofErr w:type="spellStart"/>
                      <w:proofErr w:type="gramStart"/>
                      <w:r>
                        <w:t>BufferedWriter</w:t>
                      </w:r>
                      <w:proofErr w:type="spellEnd"/>
                      <w:r>
                        <w:t>(</w:t>
                      </w:r>
                      <w:proofErr w:type="gramEnd"/>
                      <w:r>
                        <w:t xml:space="preserve">new </w:t>
                      </w:r>
                      <w:proofErr w:type="spellStart"/>
                      <w:r>
                        <w:t>FileWriter</w:t>
                      </w:r>
                      <w:proofErr w:type="spellEnd"/>
                      <w:r>
                        <w:t>("output.txt")</w:t>
                      </w:r>
                      <w:proofErr w:type="gramStart"/>
                      <w:r>
                        <w:t>);</w:t>
                      </w:r>
                      <w:proofErr w:type="gramEnd"/>
                    </w:p>
                    <w:p w:rsidR="00D80657" w:rsidP="00D80657" w:rsidRDefault="00D80657" w14:paraId="3C29B81B" w14:textId="77777777">
                      <w:pPr>
                        <w:numPr>
                          <w:ilvl w:val="0"/>
                          <w:numId w:val="0"/>
                        </w:numPr>
                      </w:pPr>
                      <w:r>
                        <w:t xml:space="preserve">            </w:t>
                      </w:r>
                      <w:proofErr w:type="spellStart"/>
                      <w:proofErr w:type="gramStart"/>
                      <w:r>
                        <w:t>bw.write</w:t>
                      </w:r>
                      <w:proofErr w:type="spellEnd"/>
                      <w:proofErr w:type="gramEnd"/>
                      <w:r>
                        <w:t xml:space="preserve">("This is written using </w:t>
                      </w:r>
                      <w:proofErr w:type="spellStart"/>
                      <w:r>
                        <w:t>BufferedWriter</w:t>
                      </w:r>
                      <w:proofErr w:type="spellEnd"/>
                      <w:r>
                        <w:t>."</w:t>
                      </w:r>
                      <w:proofErr w:type="gramStart"/>
                      <w:r>
                        <w:t>);</w:t>
                      </w:r>
                      <w:proofErr w:type="gramEnd"/>
                    </w:p>
                    <w:p w:rsidR="00D80657" w:rsidP="00D80657" w:rsidRDefault="00D80657" w14:paraId="15D20433" w14:textId="77777777">
                      <w:pPr>
                        <w:numPr>
                          <w:ilvl w:val="0"/>
                          <w:numId w:val="0"/>
                        </w:numPr>
                      </w:pPr>
                      <w:r>
                        <w:t xml:space="preserve">            </w:t>
                      </w:r>
                      <w:proofErr w:type="spellStart"/>
                      <w:proofErr w:type="gramStart"/>
                      <w:r>
                        <w:t>bw.newLine</w:t>
                      </w:r>
                      <w:proofErr w:type="spellEnd"/>
                      <w:proofErr w:type="gramEnd"/>
                      <w:r>
                        <w:t>(); // adds a line break</w:t>
                      </w:r>
                    </w:p>
                    <w:p w:rsidR="00D80657" w:rsidP="00D80657" w:rsidRDefault="00D80657" w14:paraId="023669A6" w14:textId="77777777">
                      <w:pPr>
                        <w:numPr>
                          <w:ilvl w:val="0"/>
                          <w:numId w:val="0"/>
                        </w:numPr>
                      </w:pPr>
                      <w:r>
                        <w:t xml:space="preserve">            </w:t>
                      </w:r>
                      <w:proofErr w:type="spellStart"/>
                      <w:proofErr w:type="gramStart"/>
                      <w:r>
                        <w:t>bw.write</w:t>
                      </w:r>
                      <w:proofErr w:type="spellEnd"/>
                      <w:proofErr w:type="gramEnd"/>
                      <w:r>
                        <w:t>("Buffered writing is fast and efficient!"</w:t>
                      </w:r>
                      <w:proofErr w:type="gramStart"/>
                      <w:r>
                        <w:t>);</w:t>
                      </w:r>
                      <w:proofErr w:type="gramEnd"/>
                    </w:p>
                    <w:p w:rsidR="00D80657" w:rsidP="00D80657" w:rsidRDefault="00D80657" w14:paraId="58231128" w14:textId="77777777">
                      <w:pPr>
                        <w:numPr>
                          <w:ilvl w:val="0"/>
                          <w:numId w:val="0"/>
                        </w:numPr>
                      </w:pPr>
                      <w:r>
                        <w:t xml:space="preserve">            </w:t>
                      </w:r>
                      <w:proofErr w:type="spellStart"/>
                      <w:proofErr w:type="gramStart"/>
                      <w:r>
                        <w:t>bw.close</w:t>
                      </w:r>
                      <w:proofErr w:type="spellEnd"/>
                      <w:proofErr w:type="gramEnd"/>
                      <w:r>
                        <w:t>(</w:t>
                      </w:r>
                      <w:proofErr w:type="gramStart"/>
                      <w:r>
                        <w:t>);</w:t>
                      </w:r>
                      <w:proofErr w:type="gramEnd"/>
                    </w:p>
                    <w:p w:rsidR="00D80657" w:rsidP="00D80657" w:rsidRDefault="00D80657" w14:paraId="37702959" w14:textId="77777777">
                      <w:pPr>
                        <w:numPr>
                          <w:ilvl w:val="0"/>
                          <w:numId w:val="0"/>
                        </w:numPr>
                      </w:pPr>
                      <w:r>
                        <w:t xml:space="preserve">            </w:t>
                      </w:r>
                      <w:proofErr w:type="spellStart"/>
                      <w:r>
                        <w:t>System.out.println</w:t>
                      </w:r>
                      <w:proofErr w:type="spellEnd"/>
                      <w:r>
                        <w:t>("Data successfully written to file."</w:t>
                      </w:r>
                      <w:proofErr w:type="gramStart"/>
                      <w:r>
                        <w:t>);</w:t>
                      </w:r>
                      <w:proofErr w:type="gramEnd"/>
                    </w:p>
                    <w:p w:rsidR="00D80657" w:rsidP="00D80657" w:rsidRDefault="00D80657" w14:paraId="210AF9E7" w14:textId="77777777">
                      <w:pPr>
                        <w:numPr>
                          <w:ilvl w:val="0"/>
                          <w:numId w:val="0"/>
                        </w:numPr>
                      </w:pPr>
                      <w:r>
                        <w:t xml:space="preserve">        } catch (</w:t>
                      </w:r>
                      <w:proofErr w:type="spellStart"/>
                      <w:r>
                        <w:t>IOException</w:t>
                      </w:r>
                      <w:proofErr w:type="spellEnd"/>
                      <w:r>
                        <w:t xml:space="preserve"> e) {</w:t>
                      </w:r>
                    </w:p>
                    <w:p w:rsidR="00D80657" w:rsidP="00D80657" w:rsidRDefault="00D80657" w14:paraId="68047B95"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D80657" w:rsidP="00D80657" w:rsidRDefault="00D80657" w14:paraId="622ECE99" w14:textId="77777777">
                      <w:pPr>
                        <w:numPr>
                          <w:ilvl w:val="0"/>
                          <w:numId w:val="0"/>
                        </w:numPr>
                      </w:pPr>
                      <w:r>
                        <w:t xml:space="preserve">        }</w:t>
                      </w:r>
                    </w:p>
                    <w:p w:rsidR="00D80657" w:rsidP="00D80657" w:rsidRDefault="00D80657" w14:paraId="66518AC1" w14:textId="77777777">
                      <w:pPr>
                        <w:numPr>
                          <w:ilvl w:val="0"/>
                          <w:numId w:val="0"/>
                        </w:numPr>
                      </w:pPr>
                      <w:r>
                        <w:t xml:space="preserve">    }</w:t>
                      </w:r>
                    </w:p>
                    <w:p w:rsidRPr="00CF012C" w:rsidR="00D80657" w:rsidP="00D80657" w:rsidRDefault="00D80657" w14:paraId="17174C96" w14:textId="66773265">
                      <w:pPr>
                        <w:numPr>
                          <w:ilvl w:val="0"/>
                          <w:numId w:val="0"/>
                        </w:numPr>
                      </w:pPr>
                      <w:r>
                        <w:t>}</w:t>
                      </w:r>
                    </w:p>
                  </w:txbxContent>
                </v:textbox>
                <w10:wrap anchorx="margin"/>
              </v:shape>
            </w:pict>
          </mc:Fallback>
        </mc:AlternateContent>
      </w:r>
    </w:p>
    <w:p w:rsidR="00D80657" w:rsidP="00D80657" w:rsidRDefault="00D80657" w14:paraId="4F0B436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80657" w:rsidP="00D80657" w:rsidRDefault="00D80657" w14:paraId="1872EFF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80657" w:rsidP="00D80657" w:rsidRDefault="00D80657" w14:paraId="41F514B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80657" w:rsidP="00D80657" w:rsidRDefault="00D80657" w14:paraId="42C6945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80657" w:rsidP="00D80657" w:rsidRDefault="00D80657" w14:paraId="5006DE1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80657" w:rsidP="00D80657" w:rsidRDefault="00D80657" w14:paraId="41A6592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80657" w:rsidP="00D80657" w:rsidRDefault="00D80657" w14:paraId="084FFFB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80657" w:rsidP="00D80657" w:rsidRDefault="00D80657" w14:paraId="55FAF8A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80657" w:rsidP="00D80657" w:rsidRDefault="00D80657" w14:paraId="0265DCB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80657" w:rsidP="00D80657" w:rsidRDefault="00D80657" w14:paraId="5682E1C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80657" w:rsidP="00D80657" w:rsidRDefault="00D80657" w14:paraId="457F75D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80657" w:rsidP="00D80657" w:rsidRDefault="00D80657" w14:paraId="2838472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80657" w:rsidP="00D80657" w:rsidRDefault="00D80657" w14:paraId="2B91750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D80657" w:rsidP="00D80657" w:rsidRDefault="00D80657" w14:paraId="567C7B0C" w14:textId="274B1AC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D80657" w:rsidR="00D80657" w:rsidP="005E4004" w:rsidRDefault="00D80657" w14:paraId="21C6DE81" w14:textId="69B4ACEF">
      <w:pPr>
        <w:pStyle w:val="ListParagraph"/>
        <w:numPr>
          <w:ilvl w:val="0"/>
          <w:numId w:val="118"/>
        </w:numPr>
        <w:spacing w:before="100" w:beforeAutospacing="1" w:after="100" w:afterAutospacing="1" w:line="240" w:lineRule="auto"/>
        <w:rPr>
          <w:rFonts w:eastAsia="Times New Roman" w:cs="Times New Roman"/>
          <w:bCs/>
          <w:kern w:val="0"/>
          <w:sz w:val="24"/>
          <w:szCs w:val="24"/>
          <w:lang w:eastAsia="en-PH"/>
          <w14:ligatures w14:val="none"/>
        </w:rPr>
      </w:pPr>
      <w:r w:rsidRPr="00D80657">
        <w:rPr>
          <w:rFonts w:eastAsia="Times New Roman" w:cs="Times New Roman"/>
          <w:bCs/>
          <w:kern w:val="0"/>
          <w:sz w:val="24"/>
          <w:szCs w:val="24"/>
          <w:lang w:eastAsia="en-PH"/>
          <w14:ligatures w14:val="none"/>
        </w:rPr>
        <w:t>Writes multiple lines efficiently</w:t>
      </w:r>
    </w:p>
    <w:p w:rsidRPr="00D80657" w:rsidR="00D80657" w:rsidP="005E4004" w:rsidRDefault="00D80657" w14:paraId="32EEF0A9" w14:textId="6E8B1320">
      <w:pPr>
        <w:pStyle w:val="ListParagraph"/>
        <w:numPr>
          <w:ilvl w:val="0"/>
          <w:numId w:val="118"/>
        </w:numPr>
        <w:spacing w:before="100" w:beforeAutospacing="1" w:after="100" w:afterAutospacing="1" w:line="240" w:lineRule="auto"/>
        <w:rPr>
          <w:rFonts w:eastAsia="Times New Roman" w:cs="Times New Roman"/>
          <w:bCs/>
          <w:kern w:val="0"/>
          <w:sz w:val="24"/>
          <w:szCs w:val="24"/>
          <w:lang w:eastAsia="en-PH"/>
          <w14:ligatures w14:val="none"/>
        </w:rPr>
      </w:pPr>
      <w:proofErr w:type="spellStart"/>
      <w:proofErr w:type="gramStart"/>
      <w:r w:rsidRPr="00D80657">
        <w:rPr>
          <w:rFonts w:eastAsia="Times New Roman" w:cs="Times New Roman"/>
          <w:bCs/>
          <w:kern w:val="0"/>
          <w:sz w:val="24"/>
          <w:szCs w:val="24"/>
          <w:lang w:eastAsia="en-PH"/>
          <w14:ligatures w14:val="none"/>
        </w:rPr>
        <w:t>newLine</w:t>
      </w:r>
      <w:proofErr w:type="spellEnd"/>
      <w:r w:rsidRPr="00D80657">
        <w:rPr>
          <w:rFonts w:eastAsia="Times New Roman" w:cs="Times New Roman"/>
          <w:bCs/>
          <w:kern w:val="0"/>
          <w:sz w:val="24"/>
          <w:szCs w:val="24"/>
          <w:lang w:eastAsia="en-PH"/>
          <w14:ligatures w14:val="none"/>
        </w:rPr>
        <w:t>(</w:t>
      </w:r>
      <w:proofErr w:type="gramEnd"/>
      <w:r w:rsidRPr="00D80657">
        <w:rPr>
          <w:rFonts w:eastAsia="Times New Roman" w:cs="Times New Roman"/>
          <w:bCs/>
          <w:kern w:val="0"/>
          <w:sz w:val="24"/>
          <w:szCs w:val="24"/>
          <w:lang w:eastAsia="en-PH"/>
          <w14:ligatures w14:val="none"/>
        </w:rPr>
        <w:t>) adds a new line between text.</w:t>
      </w:r>
    </w:p>
    <w:p w:rsidR="00D80657" w:rsidP="00D80657" w:rsidRDefault="00D80657" w14:paraId="37CDB9E8" w14:textId="77777777">
      <w:pPr>
        <w:pStyle w:val="ListParagraph"/>
        <w:numPr>
          <w:ilvl w:val="0"/>
          <w:numId w:val="0"/>
        </w:numPr>
        <w:spacing w:before="100" w:beforeAutospacing="1" w:after="100" w:afterAutospacing="1" w:line="240" w:lineRule="auto"/>
        <w:ind w:left="720"/>
        <w:rPr>
          <w:rFonts w:eastAsia="Times New Roman" w:cs="Times New Roman"/>
          <w:b/>
          <w:kern w:val="0"/>
          <w:sz w:val="24"/>
          <w:szCs w:val="24"/>
          <w:lang w:eastAsia="en-PH"/>
          <w14:ligatures w14:val="none"/>
        </w:rPr>
      </w:pPr>
    </w:p>
    <w:p w:rsidR="00D80657" w:rsidP="00D80657" w:rsidRDefault="00D80657" w14:paraId="2565028A" w14:textId="77777777">
      <w:pPr>
        <w:pStyle w:val="ListParagraph"/>
        <w:numPr>
          <w:ilvl w:val="0"/>
          <w:numId w:val="0"/>
        </w:numPr>
        <w:spacing w:before="100" w:beforeAutospacing="1" w:after="100" w:afterAutospacing="1" w:line="240" w:lineRule="auto"/>
        <w:ind w:left="720"/>
        <w:rPr>
          <w:rFonts w:eastAsia="Times New Roman" w:cs="Times New Roman"/>
          <w:b/>
          <w:kern w:val="0"/>
          <w:sz w:val="24"/>
          <w:szCs w:val="24"/>
          <w:lang w:eastAsia="en-PH"/>
          <w14:ligatures w14:val="none"/>
        </w:rPr>
      </w:pPr>
    </w:p>
    <w:p w:rsidR="00D80657" w:rsidP="00D80657" w:rsidRDefault="00D80657" w14:paraId="57A0FF46" w14:textId="77777777">
      <w:pPr>
        <w:pStyle w:val="ListParagraph"/>
        <w:numPr>
          <w:ilvl w:val="0"/>
          <w:numId w:val="0"/>
        </w:numPr>
        <w:spacing w:before="100" w:beforeAutospacing="1" w:after="100" w:afterAutospacing="1" w:line="240" w:lineRule="auto"/>
        <w:ind w:left="720"/>
        <w:rPr>
          <w:rFonts w:eastAsia="Times New Roman" w:cs="Times New Roman"/>
          <w:b/>
          <w:kern w:val="0"/>
          <w:sz w:val="24"/>
          <w:szCs w:val="24"/>
          <w:lang w:eastAsia="en-PH"/>
          <w14:ligatures w14:val="none"/>
        </w:rPr>
      </w:pPr>
    </w:p>
    <w:p w:rsidR="00D80657" w:rsidP="00D80657" w:rsidRDefault="00D80657" w14:paraId="55B3A8E4" w14:textId="77777777">
      <w:pPr>
        <w:pStyle w:val="ListParagraph"/>
        <w:numPr>
          <w:ilvl w:val="0"/>
          <w:numId w:val="0"/>
        </w:numPr>
        <w:spacing w:before="100" w:beforeAutospacing="1" w:after="100" w:afterAutospacing="1" w:line="240" w:lineRule="auto"/>
        <w:ind w:left="720"/>
        <w:rPr>
          <w:rFonts w:eastAsia="Times New Roman" w:cs="Times New Roman"/>
          <w:b/>
          <w:kern w:val="0"/>
          <w:sz w:val="24"/>
          <w:szCs w:val="24"/>
          <w:lang w:eastAsia="en-PH"/>
          <w14:ligatures w14:val="none"/>
        </w:rPr>
      </w:pPr>
    </w:p>
    <w:p w:rsidR="00D80657" w:rsidP="00D80657" w:rsidRDefault="00D80657" w14:paraId="3BDB42EE" w14:textId="77777777">
      <w:pPr>
        <w:pStyle w:val="ListParagraph"/>
        <w:numPr>
          <w:ilvl w:val="0"/>
          <w:numId w:val="0"/>
        </w:numPr>
        <w:spacing w:before="100" w:beforeAutospacing="1" w:after="100" w:afterAutospacing="1" w:line="240" w:lineRule="auto"/>
        <w:ind w:left="720"/>
        <w:rPr>
          <w:rFonts w:eastAsia="Times New Roman" w:cs="Times New Roman"/>
          <w:b/>
          <w:kern w:val="0"/>
          <w:sz w:val="24"/>
          <w:szCs w:val="24"/>
          <w:lang w:eastAsia="en-PH"/>
          <w14:ligatures w14:val="none"/>
        </w:rPr>
      </w:pPr>
    </w:p>
    <w:p w:rsidR="00D80657" w:rsidP="00D80657" w:rsidRDefault="00D80657" w14:paraId="4BFD63F9" w14:textId="77777777">
      <w:pPr>
        <w:pStyle w:val="ListParagraph"/>
        <w:numPr>
          <w:ilvl w:val="0"/>
          <w:numId w:val="0"/>
        </w:numPr>
        <w:spacing w:before="100" w:beforeAutospacing="1" w:after="100" w:afterAutospacing="1" w:line="240" w:lineRule="auto"/>
        <w:ind w:left="720"/>
        <w:rPr>
          <w:rFonts w:eastAsia="Times New Roman" w:cs="Times New Roman"/>
          <w:b/>
          <w:kern w:val="0"/>
          <w:sz w:val="24"/>
          <w:szCs w:val="24"/>
          <w:lang w:eastAsia="en-PH"/>
          <w14:ligatures w14:val="none"/>
        </w:rPr>
      </w:pPr>
    </w:p>
    <w:p w:rsidRPr="00D80657" w:rsidR="00D80657" w:rsidP="00D80657" w:rsidRDefault="00D80657" w14:paraId="07243775" w14:textId="77777777">
      <w:pPr>
        <w:pStyle w:val="ListParagraph"/>
        <w:numPr>
          <w:ilvl w:val="0"/>
          <w:numId w:val="0"/>
        </w:numPr>
        <w:spacing w:before="100" w:beforeAutospacing="1" w:after="100" w:afterAutospacing="1" w:line="240" w:lineRule="auto"/>
        <w:ind w:left="720"/>
        <w:rPr>
          <w:rFonts w:eastAsia="Times New Roman" w:cs="Times New Roman"/>
          <w:b/>
          <w:kern w:val="0"/>
          <w:sz w:val="24"/>
          <w:szCs w:val="24"/>
          <w:lang w:eastAsia="en-PH"/>
          <w14:ligatures w14:val="none"/>
        </w:rPr>
      </w:pPr>
    </w:p>
    <w:p w:rsidRPr="002C4AEA" w:rsidR="002C4AEA" w:rsidP="005E4004" w:rsidRDefault="002C4AEA" w14:paraId="5849FC57" w14:textId="1D7FA34B">
      <w:pPr>
        <w:pStyle w:val="ListParagraph"/>
        <w:numPr>
          <w:ilvl w:val="0"/>
          <w:numId w:val="117"/>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Pr>
          <w:rFonts w:eastAsia="Times New Roman" w:cs="Times New Roman"/>
          <w:b/>
          <w:kern w:val="0"/>
          <w:sz w:val="24"/>
          <w:szCs w:val="24"/>
          <w:lang w:eastAsia="en-PH"/>
          <w14:ligatures w14:val="none"/>
        </w:rPr>
        <w:t>PrintWriter</w:t>
      </w:r>
      <w:proofErr w:type="spellEnd"/>
    </w:p>
    <w:p w:rsidRPr="00D80657" w:rsidR="002C4AEA" w:rsidP="00D80657" w:rsidRDefault="00D80657" w14:paraId="2F33E231" w14:textId="7923483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D80657">
        <w:rPr>
          <w:rFonts w:eastAsia="Times New Roman" w:cs="Times New Roman"/>
          <w:bCs/>
          <w:kern w:val="0"/>
          <w:sz w:val="24"/>
          <w:szCs w:val="24"/>
          <w:lang w:eastAsia="en-PH"/>
          <w14:ligatures w14:val="none"/>
        </w:rPr>
        <w:t>Another easy way to write data, often used for formatted text.</w:t>
      </w:r>
    </w:p>
    <w:p w:rsidRPr="00D80657" w:rsidR="00D80657" w:rsidP="00D80657" w:rsidRDefault="00D80657" w14:paraId="356BAC94" w14:textId="7649C0F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Example:</w:t>
      </w:r>
    </w:p>
    <w:p w:rsidR="002C4AEA" w:rsidP="002C4AEA" w:rsidRDefault="00F204DE" w14:paraId="67FF364C" w14:textId="067DCCF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38" behindDoc="0" locked="0" layoutInCell="1" allowOverlap="1" wp14:anchorId="77EF8DC7" wp14:editId="52270D88">
                <wp:simplePos x="0" y="0"/>
                <wp:positionH relativeFrom="margin">
                  <wp:align>center</wp:align>
                </wp:positionH>
                <wp:positionV relativeFrom="paragraph">
                  <wp:posOffset>42497</wp:posOffset>
                </wp:positionV>
                <wp:extent cx="5347970" cy="4606506"/>
                <wp:effectExtent l="0" t="0" r="24130" b="22860"/>
                <wp:wrapNone/>
                <wp:docPr id="383541162" name="Text Box 10"/>
                <wp:cNvGraphicFramePr/>
                <a:graphic xmlns:a="http://schemas.openxmlformats.org/drawingml/2006/main">
                  <a:graphicData uri="http://schemas.microsoft.com/office/word/2010/wordprocessingShape">
                    <wps:wsp>
                      <wps:cNvSpPr txBox="1"/>
                      <wps:spPr>
                        <a:xfrm>
                          <a:off x="0" y="0"/>
                          <a:ext cx="5347970" cy="4606506"/>
                        </a:xfrm>
                        <a:prstGeom prst="rect">
                          <a:avLst/>
                        </a:prstGeom>
                        <a:solidFill>
                          <a:schemeClr val="tx1"/>
                        </a:solidFill>
                        <a:ln w="6350">
                          <a:solidFill>
                            <a:prstClr val="black"/>
                          </a:solidFill>
                        </a:ln>
                      </wps:spPr>
                      <wps:txbx>
                        <w:txbxContent>
                          <w:p w:rsidR="00D80657" w:rsidP="00D80657" w:rsidRDefault="00D80657" w14:paraId="546623FB" w14:textId="77777777">
                            <w:pPr>
                              <w:numPr>
                                <w:ilvl w:val="0"/>
                                <w:numId w:val="0"/>
                              </w:numPr>
                            </w:pPr>
                            <w:r>
                              <w:t>java</w:t>
                            </w:r>
                          </w:p>
                          <w:p w:rsidR="00F204DE" w:rsidP="00F204DE" w:rsidRDefault="00F204DE" w14:paraId="6A7FD290" w14:textId="77777777">
                            <w:pPr>
                              <w:numPr>
                                <w:ilvl w:val="0"/>
                                <w:numId w:val="0"/>
                              </w:numPr>
                            </w:pPr>
                            <w:r>
                              <w:t xml:space="preserve">import </w:t>
                            </w:r>
                            <w:proofErr w:type="spellStart"/>
                            <w:proofErr w:type="gramStart"/>
                            <w:r>
                              <w:t>java.io.PrintWriter</w:t>
                            </w:r>
                            <w:proofErr w:type="spellEnd"/>
                            <w:proofErr w:type="gramEnd"/>
                            <w:r>
                              <w:t>;</w:t>
                            </w:r>
                          </w:p>
                          <w:p w:rsidR="00F204DE" w:rsidP="00F204DE" w:rsidRDefault="00F204DE" w14:paraId="44BDDE5D" w14:textId="77777777">
                            <w:pPr>
                              <w:numPr>
                                <w:ilvl w:val="0"/>
                                <w:numId w:val="0"/>
                              </w:numPr>
                            </w:pPr>
                          </w:p>
                          <w:p w:rsidR="00F204DE" w:rsidP="00F204DE" w:rsidRDefault="00F204DE" w14:paraId="43087FE2" w14:textId="77777777">
                            <w:pPr>
                              <w:numPr>
                                <w:ilvl w:val="0"/>
                                <w:numId w:val="0"/>
                              </w:numPr>
                            </w:pPr>
                            <w:r>
                              <w:t xml:space="preserve">public class </w:t>
                            </w:r>
                            <w:proofErr w:type="spellStart"/>
                            <w:r>
                              <w:t>PrintWriterExample</w:t>
                            </w:r>
                            <w:proofErr w:type="spellEnd"/>
                            <w:r>
                              <w:t xml:space="preserve"> {</w:t>
                            </w:r>
                          </w:p>
                          <w:p w:rsidR="00F204DE" w:rsidP="00F204DE" w:rsidRDefault="00F204DE" w14:paraId="381EE2BC"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F204DE" w:rsidP="00F204DE" w:rsidRDefault="00F204DE" w14:paraId="13ED13C7" w14:textId="77777777">
                            <w:pPr>
                              <w:numPr>
                                <w:ilvl w:val="0"/>
                                <w:numId w:val="0"/>
                              </w:numPr>
                            </w:pPr>
                            <w:r>
                              <w:t xml:space="preserve">        try {</w:t>
                            </w:r>
                          </w:p>
                          <w:p w:rsidR="00F204DE" w:rsidP="00F204DE" w:rsidRDefault="00F204DE" w14:paraId="091C65BB" w14:textId="77777777">
                            <w:pPr>
                              <w:numPr>
                                <w:ilvl w:val="0"/>
                                <w:numId w:val="0"/>
                              </w:numPr>
                            </w:pPr>
                            <w:r>
                              <w:t xml:space="preserve">            </w:t>
                            </w:r>
                            <w:proofErr w:type="spellStart"/>
                            <w:r>
                              <w:t>PrintWriter</w:t>
                            </w:r>
                            <w:proofErr w:type="spellEnd"/>
                            <w:r>
                              <w:t xml:space="preserve"> pw = new </w:t>
                            </w:r>
                            <w:proofErr w:type="spellStart"/>
                            <w:r>
                              <w:t>PrintWriter</w:t>
                            </w:r>
                            <w:proofErr w:type="spellEnd"/>
                            <w:r>
                              <w:t>("info.txt"</w:t>
                            </w:r>
                            <w:proofErr w:type="gramStart"/>
                            <w:r>
                              <w:t>);</w:t>
                            </w:r>
                            <w:proofErr w:type="gramEnd"/>
                          </w:p>
                          <w:p w:rsidR="00F204DE" w:rsidP="00F204DE" w:rsidRDefault="00F204DE" w14:paraId="21775F66" w14:textId="33C8BAF1">
                            <w:pPr>
                              <w:numPr>
                                <w:ilvl w:val="0"/>
                                <w:numId w:val="0"/>
                              </w:numPr>
                            </w:pPr>
                            <w:r>
                              <w:t xml:space="preserve">            </w:t>
                            </w:r>
                            <w:proofErr w:type="spellStart"/>
                            <w:proofErr w:type="gramStart"/>
                            <w:r>
                              <w:t>pw.println</w:t>
                            </w:r>
                            <w:proofErr w:type="spellEnd"/>
                            <w:proofErr w:type="gramEnd"/>
                            <w:r>
                              <w:t xml:space="preserve">("Name: June </w:t>
                            </w:r>
                            <w:r w:rsidR="002E7A7F">
                              <w:t>Garcia</w:t>
                            </w:r>
                            <w:r>
                              <w:t>"</w:t>
                            </w:r>
                            <w:proofErr w:type="gramStart"/>
                            <w:r>
                              <w:t>);</w:t>
                            </w:r>
                            <w:proofErr w:type="gramEnd"/>
                          </w:p>
                          <w:p w:rsidR="00F204DE" w:rsidP="00F204DE" w:rsidRDefault="00F204DE" w14:paraId="7B9382D3" w14:textId="77777777">
                            <w:pPr>
                              <w:numPr>
                                <w:ilvl w:val="0"/>
                                <w:numId w:val="0"/>
                              </w:numPr>
                            </w:pPr>
                            <w:r>
                              <w:t xml:space="preserve">            </w:t>
                            </w:r>
                            <w:proofErr w:type="spellStart"/>
                            <w:proofErr w:type="gramStart"/>
                            <w:r>
                              <w:t>pw.println</w:t>
                            </w:r>
                            <w:proofErr w:type="spellEnd"/>
                            <w:proofErr w:type="gramEnd"/>
                            <w:r>
                              <w:t>("Course: BS Information Technology"</w:t>
                            </w:r>
                            <w:proofErr w:type="gramStart"/>
                            <w:r>
                              <w:t>);</w:t>
                            </w:r>
                            <w:proofErr w:type="gramEnd"/>
                          </w:p>
                          <w:p w:rsidR="00F204DE" w:rsidP="00F204DE" w:rsidRDefault="00F204DE" w14:paraId="650ED063" w14:textId="77777777">
                            <w:pPr>
                              <w:numPr>
                                <w:ilvl w:val="0"/>
                                <w:numId w:val="0"/>
                              </w:numPr>
                            </w:pPr>
                            <w:r>
                              <w:t xml:space="preserve">            </w:t>
                            </w:r>
                            <w:proofErr w:type="spellStart"/>
                            <w:proofErr w:type="gramStart"/>
                            <w:r>
                              <w:t>pw.close</w:t>
                            </w:r>
                            <w:proofErr w:type="spellEnd"/>
                            <w:proofErr w:type="gramEnd"/>
                            <w:r>
                              <w:t>(</w:t>
                            </w:r>
                            <w:proofErr w:type="gramStart"/>
                            <w:r>
                              <w:t>);</w:t>
                            </w:r>
                            <w:proofErr w:type="gramEnd"/>
                          </w:p>
                          <w:p w:rsidR="00F204DE" w:rsidP="00F204DE" w:rsidRDefault="00F204DE" w14:paraId="045D4A00" w14:textId="77777777">
                            <w:pPr>
                              <w:numPr>
                                <w:ilvl w:val="0"/>
                                <w:numId w:val="0"/>
                              </w:numPr>
                            </w:pPr>
                            <w:r>
                              <w:t xml:space="preserve">            </w:t>
                            </w:r>
                            <w:proofErr w:type="spellStart"/>
                            <w:r>
                              <w:t>System.out.println</w:t>
                            </w:r>
                            <w:proofErr w:type="spellEnd"/>
                            <w:r>
                              <w:t>("Data successfully saved."</w:t>
                            </w:r>
                            <w:proofErr w:type="gramStart"/>
                            <w:r>
                              <w:t>);</w:t>
                            </w:r>
                            <w:proofErr w:type="gramEnd"/>
                          </w:p>
                          <w:p w:rsidR="00F204DE" w:rsidP="00F204DE" w:rsidRDefault="00F204DE" w14:paraId="09EC81EC" w14:textId="77777777">
                            <w:pPr>
                              <w:numPr>
                                <w:ilvl w:val="0"/>
                                <w:numId w:val="0"/>
                              </w:numPr>
                            </w:pPr>
                            <w:r>
                              <w:t xml:space="preserve">        } catch (Exception e) {</w:t>
                            </w:r>
                          </w:p>
                          <w:p w:rsidR="00F204DE" w:rsidP="00F204DE" w:rsidRDefault="00F204DE" w14:paraId="5140FCBF"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F204DE" w:rsidP="00F204DE" w:rsidRDefault="00F204DE" w14:paraId="452D0633" w14:textId="77777777">
                            <w:pPr>
                              <w:numPr>
                                <w:ilvl w:val="0"/>
                                <w:numId w:val="0"/>
                              </w:numPr>
                            </w:pPr>
                            <w:r>
                              <w:t xml:space="preserve">        }</w:t>
                            </w:r>
                          </w:p>
                          <w:p w:rsidR="00F204DE" w:rsidP="00F204DE" w:rsidRDefault="00F204DE" w14:paraId="6B53B20F" w14:textId="77777777">
                            <w:pPr>
                              <w:numPr>
                                <w:ilvl w:val="0"/>
                                <w:numId w:val="0"/>
                              </w:numPr>
                            </w:pPr>
                            <w:r>
                              <w:t xml:space="preserve">    }</w:t>
                            </w:r>
                          </w:p>
                          <w:p w:rsidRPr="00CF012C" w:rsidR="00D80657" w:rsidP="00F204DE" w:rsidRDefault="00F204DE" w14:paraId="1F6C8C12" w14:textId="04E2D9FF">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4D2E873">
              <v:shape id="_x0000_s1127" style="position:absolute;margin-left:0;margin-top:3.35pt;width:421.1pt;height:362.7pt;z-index:25165833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" w14:anchorId="77EF8DC7">
                <v:textbox>
                  <w:txbxContent>
                    <w:p w:rsidR="00D80657" w:rsidP="00D80657" w:rsidRDefault="00D80657" w14:paraId="336E8A21" w14:textId="77777777">
                      <w:pPr>
                        <w:numPr>
                          <w:ilvl w:val="0"/>
                          <w:numId w:val="0"/>
                        </w:numPr>
                      </w:pPr>
                      <w:r>
                        <w:t>java</w:t>
                      </w:r>
                    </w:p>
                    <w:p w:rsidR="00F204DE" w:rsidP="00F204DE" w:rsidRDefault="00F204DE" w14:paraId="407910CF" w14:textId="77777777">
                      <w:pPr>
                        <w:numPr>
                          <w:ilvl w:val="0"/>
                          <w:numId w:val="0"/>
                        </w:numPr>
                      </w:pPr>
                      <w:r>
                        <w:t xml:space="preserve">import </w:t>
                      </w:r>
                      <w:proofErr w:type="spellStart"/>
                      <w:proofErr w:type="gramStart"/>
                      <w:r>
                        <w:t>java.io.PrintWriter</w:t>
                      </w:r>
                      <w:proofErr w:type="spellEnd"/>
                      <w:proofErr w:type="gramEnd"/>
                      <w:r>
                        <w:t>;</w:t>
                      </w:r>
                    </w:p>
                    <w:p w:rsidR="00F204DE" w:rsidP="00F204DE" w:rsidRDefault="00F204DE" w14:paraId="562C75D1" w14:textId="77777777">
                      <w:pPr>
                        <w:numPr>
                          <w:ilvl w:val="0"/>
                          <w:numId w:val="0"/>
                        </w:numPr>
                      </w:pPr>
                    </w:p>
                    <w:p w:rsidR="00F204DE" w:rsidP="00F204DE" w:rsidRDefault="00F204DE" w14:paraId="66220626" w14:textId="77777777">
                      <w:pPr>
                        <w:numPr>
                          <w:ilvl w:val="0"/>
                          <w:numId w:val="0"/>
                        </w:numPr>
                      </w:pPr>
                      <w:r>
                        <w:t xml:space="preserve">public class </w:t>
                      </w:r>
                      <w:proofErr w:type="spellStart"/>
                      <w:r>
                        <w:t>PrintWriterExample</w:t>
                      </w:r>
                      <w:proofErr w:type="spellEnd"/>
                      <w:r>
                        <w:t xml:space="preserve"> {</w:t>
                      </w:r>
                    </w:p>
                    <w:p w:rsidR="00F204DE" w:rsidP="00F204DE" w:rsidRDefault="00F204DE" w14:paraId="3C08988C"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F204DE" w:rsidP="00F204DE" w:rsidRDefault="00F204DE" w14:paraId="21238323" w14:textId="77777777">
                      <w:pPr>
                        <w:numPr>
                          <w:ilvl w:val="0"/>
                          <w:numId w:val="0"/>
                        </w:numPr>
                      </w:pPr>
                      <w:r>
                        <w:t xml:space="preserve">        try {</w:t>
                      </w:r>
                    </w:p>
                    <w:p w:rsidR="00F204DE" w:rsidP="00F204DE" w:rsidRDefault="00F204DE" w14:paraId="1260B68E" w14:textId="77777777">
                      <w:pPr>
                        <w:numPr>
                          <w:ilvl w:val="0"/>
                          <w:numId w:val="0"/>
                        </w:numPr>
                      </w:pPr>
                      <w:r>
                        <w:t xml:space="preserve">            </w:t>
                      </w:r>
                      <w:proofErr w:type="spellStart"/>
                      <w:r>
                        <w:t>PrintWriter</w:t>
                      </w:r>
                      <w:proofErr w:type="spellEnd"/>
                      <w:r>
                        <w:t xml:space="preserve"> pw = new </w:t>
                      </w:r>
                      <w:proofErr w:type="spellStart"/>
                      <w:r>
                        <w:t>PrintWriter</w:t>
                      </w:r>
                      <w:proofErr w:type="spellEnd"/>
                      <w:r>
                        <w:t>("info.txt"</w:t>
                      </w:r>
                      <w:proofErr w:type="gramStart"/>
                      <w:r>
                        <w:t>);</w:t>
                      </w:r>
                      <w:proofErr w:type="gramEnd"/>
                    </w:p>
                    <w:p w:rsidR="00F204DE" w:rsidP="00F204DE" w:rsidRDefault="00F204DE" w14:paraId="5E41DEC3" w14:textId="33C8BAF1">
                      <w:pPr>
                        <w:numPr>
                          <w:ilvl w:val="0"/>
                          <w:numId w:val="0"/>
                        </w:numPr>
                      </w:pPr>
                      <w:r>
                        <w:t xml:space="preserve">            </w:t>
                      </w:r>
                      <w:proofErr w:type="spellStart"/>
                      <w:proofErr w:type="gramStart"/>
                      <w:r>
                        <w:t>pw.println</w:t>
                      </w:r>
                      <w:proofErr w:type="spellEnd"/>
                      <w:proofErr w:type="gramEnd"/>
                      <w:r>
                        <w:t xml:space="preserve">("Name: June </w:t>
                      </w:r>
                      <w:r w:rsidR="002E7A7F">
                        <w:t>Garcia</w:t>
                      </w:r>
                      <w:r>
                        <w:t>"</w:t>
                      </w:r>
                      <w:proofErr w:type="gramStart"/>
                      <w:r>
                        <w:t>);</w:t>
                      </w:r>
                      <w:proofErr w:type="gramEnd"/>
                    </w:p>
                    <w:p w:rsidR="00F204DE" w:rsidP="00F204DE" w:rsidRDefault="00F204DE" w14:paraId="3954AAED" w14:textId="77777777">
                      <w:pPr>
                        <w:numPr>
                          <w:ilvl w:val="0"/>
                          <w:numId w:val="0"/>
                        </w:numPr>
                      </w:pPr>
                      <w:r>
                        <w:t xml:space="preserve">            </w:t>
                      </w:r>
                      <w:proofErr w:type="spellStart"/>
                      <w:proofErr w:type="gramStart"/>
                      <w:r>
                        <w:t>pw.println</w:t>
                      </w:r>
                      <w:proofErr w:type="spellEnd"/>
                      <w:proofErr w:type="gramEnd"/>
                      <w:r>
                        <w:t>("Course: BS Information Technology"</w:t>
                      </w:r>
                      <w:proofErr w:type="gramStart"/>
                      <w:r>
                        <w:t>);</w:t>
                      </w:r>
                      <w:proofErr w:type="gramEnd"/>
                    </w:p>
                    <w:p w:rsidR="00F204DE" w:rsidP="00F204DE" w:rsidRDefault="00F204DE" w14:paraId="6350ECE5" w14:textId="77777777">
                      <w:pPr>
                        <w:numPr>
                          <w:ilvl w:val="0"/>
                          <w:numId w:val="0"/>
                        </w:numPr>
                      </w:pPr>
                      <w:r>
                        <w:t xml:space="preserve">            </w:t>
                      </w:r>
                      <w:proofErr w:type="spellStart"/>
                      <w:proofErr w:type="gramStart"/>
                      <w:r>
                        <w:t>pw.close</w:t>
                      </w:r>
                      <w:proofErr w:type="spellEnd"/>
                      <w:proofErr w:type="gramEnd"/>
                      <w:r>
                        <w:t>(</w:t>
                      </w:r>
                      <w:proofErr w:type="gramStart"/>
                      <w:r>
                        <w:t>);</w:t>
                      </w:r>
                      <w:proofErr w:type="gramEnd"/>
                    </w:p>
                    <w:p w:rsidR="00F204DE" w:rsidP="00F204DE" w:rsidRDefault="00F204DE" w14:paraId="0A365918" w14:textId="77777777">
                      <w:pPr>
                        <w:numPr>
                          <w:ilvl w:val="0"/>
                          <w:numId w:val="0"/>
                        </w:numPr>
                      </w:pPr>
                      <w:r>
                        <w:t xml:space="preserve">            </w:t>
                      </w:r>
                      <w:proofErr w:type="spellStart"/>
                      <w:r>
                        <w:t>System.out.println</w:t>
                      </w:r>
                      <w:proofErr w:type="spellEnd"/>
                      <w:r>
                        <w:t>("Data successfully saved."</w:t>
                      </w:r>
                      <w:proofErr w:type="gramStart"/>
                      <w:r>
                        <w:t>);</w:t>
                      </w:r>
                      <w:proofErr w:type="gramEnd"/>
                    </w:p>
                    <w:p w:rsidR="00F204DE" w:rsidP="00F204DE" w:rsidRDefault="00F204DE" w14:paraId="5E825898" w14:textId="77777777">
                      <w:pPr>
                        <w:numPr>
                          <w:ilvl w:val="0"/>
                          <w:numId w:val="0"/>
                        </w:numPr>
                      </w:pPr>
                      <w:r>
                        <w:t xml:space="preserve">        } catch (Exception e) {</w:t>
                      </w:r>
                    </w:p>
                    <w:p w:rsidR="00F204DE" w:rsidP="00F204DE" w:rsidRDefault="00F204DE" w14:paraId="359EE28B"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F204DE" w:rsidP="00F204DE" w:rsidRDefault="00F204DE" w14:paraId="227B15E9" w14:textId="77777777">
                      <w:pPr>
                        <w:numPr>
                          <w:ilvl w:val="0"/>
                          <w:numId w:val="0"/>
                        </w:numPr>
                      </w:pPr>
                      <w:r>
                        <w:t xml:space="preserve">        }</w:t>
                      </w:r>
                    </w:p>
                    <w:p w:rsidR="00F204DE" w:rsidP="00F204DE" w:rsidRDefault="00F204DE" w14:paraId="7AD222EF" w14:textId="77777777">
                      <w:pPr>
                        <w:numPr>
                          <w:ilvl w:val="0"/>
                          <w:numId w:val="0"/>
                        </w:numPr>
                      </w:pPr>
                      <w:r>
                        <w:t xml:space="preserve">    }</w:t>
                      </w:r>
                    </w:p>
                    <w:p w:rsidRPr="00CF012C" w:rsidR="00D80657" w:rsidP="00F204DE" w:rsidRDefault="00F204DE" w14:paraId="30C6A560" w14:textId="04E2D9FF">
                      <w:pPr>
                        <w:numPr>
                          <w:ilvl w:val="0"/>
                          <w:numId w:val="0"/>
                        </w:numPr>
                      </w:pPr>
                      <w:r>
                        <w:t>}</w:t>
                      </w:r>
                    </w:p>
                  </w:txbxContent>
                </v:textbox>
                <w10:wrap anchorx="margin"/>
              </v:shape>
            </w:pict>
          </mc:Fallback>
        </mc:AlternateContent>
      </w:r>
    </w:p>
    <w:p w:rsidR="002C4AEA" w:rsidP="002C4AEA" w:rsidRDefault="002C4AEA" w14:paraId="6B75773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C4AEA" w:rsidP="002C4AEA" w:rsidRDefault="002C4AEA" w14:paraId="6360975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C4AEA" w:rsidP="002C4AEA" w:rsidRDefault="002C4AEA" w14:paraId="2A35416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C4AEA" w:rsidP="002C4AEA" w:rsidRDefault="002C4AEA" w14:paraId="2DB80C1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C4AEA" w:rsidP="002C4AEA" w:rsidRDefault="002C4AEA" w14:paraId="6CEB8CE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C4AEA" w:rsidP="002C4AEA" w:rsidRDefault="002C4AEA" w14:paraId="641D454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C4AEA" w:rsidP="002C4AEA" w:rsidRDefault="002C4AEA" w14:paraId="37D3496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204DE" w:rsidP="002C4AEA" w:rsidRDefault="00F204DE" w14:paraId="790E780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204DE" w:rsidP="002C4AEA" w:rsidRDefault="00F204DE" w14:paraId="72181E9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204DE" w:rsidP="002C4AEA" w:rsidRDefault="00F204DE" w14:paraId="1D4B8FB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204DE" w:rsidP="002C4AEA" w:rsidRDefault="00F204DE" w14:paraId="6DF365B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204DE" w:rsidP="002C4AEA" w:rsidRDefault="00F204DE" w14:paraId="65764AF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204DE" w:rsidP="002C4AEA" w:rsidRDefault="002E7A7F" w14:paraId="2950A940" w14:textId="189F803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002E7A7F" w:rsidP="005E4004" w:rsidRDefault="002E7A7F" w14:paraId="2D60D4E6" w14:textId="77777777">
      <w:pPr>
        <w:numPr>
          <w:ilvl w:val="0"/>
          <w:numId w:val="119"/>
        </w:numPr>
        <w:rPr>
          <w:rFonts w:eastAsia="Times New Roman" w:cs="Times New Roman"/>
          <w:bCs/>
          <w:kern w:val="0"/>
          <w:sz w:val="24"/>
          <w:szCs w:val="24"/>
          <w:lang w:eastAsia="en-PH"/>
          <w14:ligatures w14:val="none"/>
        </w:rPr>
      </w:pPr>
      <w:proofErr w:type="spellStart"/>
      <w:r w:rsidRPr="002E7A7F">
        <w:rPr>
          <w:rFonts w:eastAsia="Times New Roman" w:cs="Times New Roman"/>
          <w:bCs/>
          <w:kern w:val="0"/>
          <w:sz w:val="24"/>
          <w:szCs w:val="24"/>
          <w:lang w:eastAsia="en-PH"/>
          <w14:ligatures w14:val="none"/>
        </w:rPr>
        <w:t>PrintWriter</w:t>
      </w:r>
      <w:proofErr w:type="spellEnd"/>
      <w:r w:rsidRPr="002E7A7F">
        <w:rPr>
          <w:rFonts w:eastAsia="Times New Roman" w:cs="Times New Roman"/>
          <w:bCs/>
          <w:kern w:val="0"/>
          <w:sz w:val="24"/>
          <w:szCs w:val="24"/>
          <w:lang w:eastAsia="en-PH"/>
          <w14:ligatures w14:val="none"/>
        </w:rPr>
        <w:t xml:space="preserve"> can print formatted data like numbers, strings, and variables easily.</w:t>
      </w:r>
    </w:p>
    <w:p w:rsidRPr="002E7A7F" w:rsidR="0034713D" w:rsidP="0034713D" w:rsidRDefault="0034713D" w14:paraId="139D13FB" w14:textId="77777777">
      <w:pPr>
        <w:numPr>
          <w:ilvl w:val="0"/>
          <w:numId w:val="0"/>
        </w:numPr>
        <w:ind w:left="720"/>
        <w:rPr>
          <w:rFonts w:eastAsia="Times New Roman" w:cs="Times New Roman"/>
          <w:bCs/>
          <w:kern w:val="0"/>
          <w:sz w:val="24"/>
          <w:szCs w:val="24"/>
          <w:lang w:eastAsia="en-PH"/>
          <w14:ligatures w14:val="none"/>
        </w:rPr>
      </w:pPr>
    </w:p>
    <w:p w:rsidRPr="0034713D" w:rsidR="002E7A7F" w:rsidP="005E4004" w:rsidRDefault="002E7A7F" w14:paraId="014FB962" w14:textId="0EE82656">
      <w:pPr>
        <w:pStyle w:val="ListParagraph"/>
        <w:numPr>
          <w:ilvl w:val="0"/>
          <w:numId w:val="98"/>
        </w:numPr>
        <w:spacing w:before="100" w:beforeAutospacing="1" w:after="100" w:afterAutospacing="1" w:line="240" w:lineRule="auto"/>
        <w:rPr>
          <w:rFonts w:eastAsia="Times New Roman" w:cs="Times New Roman"/>
          <w:b/>
          <w:kern w:val="0"/>
          <w:sz w:val="24"/>
          <w:szCs w:val="24"/>
          <w:lang w:eastAsia="en-PH"/>
          <w14:ligatures w14:val="none"/>
        </w:rPr>
      </w:pPr>
      <w:r w:rsidRPr="0034713D">
        <w:rPr>
          <w:rFonts w:eastAsia="Times New Roman" w:cs="Times New Roman"/>
          <w:b/>
          <w:kern w:val="0"/>
          <w:sz w:val="24"/>
          <w:szCs w:val="24"/>
          <w:lang w:eastAsia="en-PH"/>
          <w14:ligatures w14:val="none"/>
        </w:rPr>
        <w:t>Handling Errors (</w:t>
      </w:r>
      <w:proofErr w:type="spellStart"/>
      <w:r w:rsidRPr="0034713D">
        <w:rPr>
          <w:rFonts w:eastAsia="Times New Roman" w:cs="Times New Roman"/>
          <w:b/>
          <w:kern w:val="0"/>
          <w:sz w:val="24"/>
          <w:szCs w:val="24"/>
          <w:lang w:eastAsia="en-PH"/>
          <w14:ligatures w14:val="none"/>
        </w:rPr>
        <w:t>IOException</w:t>
      </w:r>
      <w:proofErr w:type="spellEnd"/>
      <w:r w:rsidRPr="0034713D">
        <w:rPr>
          <w:rFonts w:eastAsia="Times New Roman" w:cs="Times New Roman"/>
          <w:b/>
          <w:kern w:val="0"/>
          <w:sz w:val="24"/>
          <w:szCs w:val="24"/>
          <w:lang w:eastAsia="en-PH"/>
          <w14:ligatures w14:val="none"/>
        </w:rPr>
        <w:t>)</w:t>
      </w:r>
    </w:p>
    <w:p w:rsidR="00F204DE" w:rsidP="002C4AEA" w:rsidRDefault="0034713D" w14:paraId="563A5A06" w14:textId="17C4A12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34713D">
        <w:rPr>
          <w:rFonts w:eastAsia="Times New Roman" w:cs="Times New Roman"/>
          <w:b/>
          <w:kern w:val="0"/>
          <w:sz w:val="24"/>
          <w:szCs w:val="24"/>
          <w:lang w:eastAsia="en-PH"/>
          <w14:ligatures w14:val="none"/>
        </w:rPr>
        <w:t>File operations can fail if:</w:t>
      </w:r>
    </w:p>
    <w:p w:rsidRPr="0034713D" w:rsidR="0034713D" w:rsidP="005E4004" w:rsidRDefault="0034713D" w14:paraId="581BC119" w14:textId="7231525A">
      <w:pPr>
        <w:pStyle w:val="ListParagraph"/>
        <w:numPr>
          <w:ilvl w:val="0"/>
          <w:numId w:val="119"/>
        </w:numPr>
        <w:spacing w:before="100" w:beforeAutospacing="1" w:after="100" w:afterAutospacing="1" w:line="240" w:lineRule="auto"/>
        <w:rPr>
          <w:rFonts w:eastAsia="Times New Roman" w:cs="Times New Roman"/>
          <w:bCs/>
          <w:kern w:val="0"/>
          <w:sz w:val="24"/>
          <w:szCs w:val="24"/>
          <w:lang w:eastAsia="en-PH"/>
          <w14:ligatures w14:val="none"/>
        </w:rPr>
      </w:pPr>
      <w:r w:rsidRPr="0034713D">
        <w:rPr>
          <w:rFonts w:eastAsia="Times New Roman" w:cs="Times New Roman"/>
          <w:bCs/>
          <w:kern w:val="0"/>
          <w:sz w:val="24"/>
          <w:szCs w:val="24"/>
          <w:lang w:eastAsia="en-PH"/>
          <w14:ligatures w14:val="none"/>
        </w:rPr>
        <w:t>The file doesn’t exist</w:t>
      </w:r>
    </w:p>
    <w:p w:rsidRPr="0034713D" w:rsidR="0034713D" w:rsidP="005E4004" w:rsidRDefault="0034713D" w14:paraId="13003A09" w14:textId="100DE9C9">
      <w:pPr>
        <w:pStyle w:val="ListParagraph"/>
        <w:numPr>
          <w:ilvl w:val="0"/>
          <w:numId w:val="119"/>
        </w:numPr>
        <w:spacing w:before="100" w:beforeAutospacing="1" w:after="100" w:afterAutospacing="1" w:line="240" w:lineRule="auto"/>
        <w:rPr>
          <w:rFonts w:eastAsia="Times New Roman" w:cs="Times New Roman"/>
          <w:bCs/>
          <w:kern w:val="0"/>
          <w:sz w:val="24"/>
          <w:szCs w:val="24"/>
          <w:lang w:eastAsia="en-PH"/>
          <w14:ligatures w14:val="none"/>
        </w:rPr>
      </w:pPr>
      <w:r w:rsidRPr="0034713D">
        <w:rPr>
          <w:rFonts w:eastAsia="Times New Roman" w:cs="Times New Roman"/>
          <w:bCs/>
          <w:kern w:val="0"/>
          <w:sz w:val="24"/>
          <w:szCs w:val="24"/>
          <w:lang w:eastAsia="en-PH"/>
          <w14:ligatures w14:val="none"/>
        </w:rPr>
        <w:t>The program doesn’t have permission to access it</w:t>
      </w:r>
    </w:p>
    <w:p w:rsidRPr="0034713D" w:rsidR="0034713D" w:rsidP="005E4004" w:rsidRDefault="0034713D" w14:paraId="34FAF69E" w14:textId="0ABF2E42">
      <w:pPr>
        <w:pStyle w:val="ListParagraph"/>
        <w:numPr>
          <w:ilvl w:val="0"/>
          <w:numId w:val="119"/>
        </w:numPr>
        <w:spacing w:before="100" w:beforeAutospacing="1" w:after="100" w:afterAutospacing="1" w:line="240" w:lineRule="auto"/>
        <w:rPr>
          <w:rFonts w:eastAsia="Times New Roman" w:cs="Times New Roman"/>
          <w:b/>
          <w:kern w:val="0"/>
          <w:sz w:val="24"/>
          <w:szCs w:val="24"/>
          <w:lang w:eastAsia="en-PH"/>
          <w14:ligatures w14:val="none"/>
        </w:rPr>
      </w:pPr>
      <w:r w:rsidRPr="0034713D">
        <w:rPr>
          <w:rFonts w:eastAsia="Times New Roman" w:cs="Times New Roman"/>
          <w:bCs/>
          <w:kern w:val="0"/>
          <w:sz w:val="24"/>
          <w:szCs w:val="24"/>
          <w:lang w:eastAsia="en-PH"/>
          <w14:ligatures w14:val="none"/>
        </w:rPr>
        <w:t>The file is already open elsewhere</w:t>
      </w:r>
    </w:p>
    <w:p w:rsidRPr="0034713D" w:rsidR="0034713D" w:rsidP="0034713D" w:rsidRDefault="0034713D" w14:paraId="0DDBDDFC" w14:textId="77777777">
      <w:pPr>
        <w:pStyle w:val="ListParagraph"/>
        <w:numPr>
          <w:ilvl w:val="0"/>
          <w:numId w:val="0"/>
        </w:numPr>
        <w:spacing w:before="100" w:beforeAutospacing="1" w:after="100" w:afterAutospacing="1" w:line="240" w:lineRule="auto"/>
        <w:ind w:left="720"/>
        <w:rPr>
          <w:rFonts w:eastAsia="Times New Roman" w:cs="Times New Roman"/>
          <w:b/>
          <w:kern w:val="0"/>
          <w:sz w:val="24"/>
          <w:szCs w:val="24"/>
          <w:lang w:eastAsia="en-PH"/>
          <w14:ligatures w14:val="none"/>
        </w:rPr>
      </w:pPr>
    </w:p>
    <w:p w:rsidRPr="0034713D" w:rsidR="00F204DE" w:rsidP="0034713D" w:rsidRDefault="0034713D" w14:paraId="6AB1BA40" w14:textId="33C352FE">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4713D">
        <w:rPr>
          <w:rFonts w:eastAsia="Times New Roman" w:cs="Times New Roman"/>
          <w:bCs/>
          <w:kern w:val="0"/>
          <w:sz w:val="24"/>
          <w:szCs w:val="24"/>
          <w:lang w:eastAsia="en-PH"/>
          <w14:ligatures w14:val="none"/>
        </w:rPr>
        <w:t xml:space="preserve">To prevent crashes, Java uses try–catch blocks to handle </w:t>
      </w:r>
      <w:proofErr w:type="spellStart"/>
      <w:r w:rsidRPr="0034713D">
        <w:rPr>
          <w:rFonts w:eastAsia="Times New Roman" w:cs="Times New Roman"/>
          <w:bCs/>
          <w:kern w:val="0"/>
          <w:sz w:val="24"/>
          <w:szCs w:val="24"/>
          <w:lang w:eastAsia="en-PH"/>
          <w14:ligatures w14:val="none"/>
        </w:rPr>
        <w:t>IOException</w:t>
      </w:r>
      <w:proofErr w:type="spellEnd"/>
      <w:r w:rsidRPr="0034713D">
        <w:rPr>
          <w:rFonts w:eastAsia="Times New Roman" w:cs="Times New Roman"/>
          <w:bCs/>
          <w:kern w:val="0"/>
          <w:sz w:val="24"/>
          <w:szCs w:val="24"/>
          <w:lang w:eastAsia="en-PH"/>
          <w14:ligatures w14:val="none"/>
        </w:rPr>
        <w:t>.</w:t>
      </w:r>
    </w:p>
    <w:p w:rsidR="0034713D" w:rsidP="0034713D" w:rsidRDefault="0034713D" w14:paraId="7F1D416C" w14:textId="6C51026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39" behindDoc="0" locked="0" layoutInCell="1" allowOverlap="1" wp14:anchorId="120DFE5C" wp14:editId="17910EA9">
                <wp:simplePos x="0" y="0"/>
                <wp:positionH relativeFrom="margin">
                  <wp:align>center</wp:align>
                </wp:positionH>
                <wp:positionV relativeFrom="paragraph">
                  <wp:posOffset>343427</wp:posOffset>
                </wp:positionV>
                <wp:extent cx="5347970" cy="2053087"/>
                <wp:effectExtent l="0" t="0" r="24130" b="23495"/>
                <wp:wrapNone/>
                <wp:docPr id="1136416675" name="Text Box 10"/>
                <wp:cNvGraphicFramePr/>
                <a:graphic xmlns:a="http://schemas.openxmlformats.org/drawingml/2006/main">
                  <a:graphicData uri="http://schemas.microsoft.com/office/word/2010/wordprocessingShape">
                    <wps:wsp>
                      <wps:cNvSpPr txBox="1"/>
                      <wps:spPr>
                        <a:xfrm>
                          <a:off x="0" y="0"/>
                          <a:ext cx="5347970" cy="2053087"/>
                        </a:xfrm>
                        <a:prstGeom prst="rect">
                          <a:avLst/>
                        </a:prstGeom>
                        <a:solidFill>
                          <a:schemeClr val="tx1"/>
                        </a:solidFill>
                        <a:ln w="6350">
                          <a:solidFill>
                            <a:prstClr val="black"/>
                          </a:solidFill>
                        </a:ln>
                      </wps:spPr>
                      <wps:txbx>
                        <w:txbxContent>
                          <w:p w:rsidR="0034713D" w:rsidP="0034713D" w:rsidRDefault="0034713D" w14:paraId="76491345" w14:textId="77777777">
                            <w:pPr>
                              <w:numPr>
                                <w:ilvl w:val="0"/>
                                <w:numId w:val="0"/>
                              </w:numPr>
                            </w:pPr>
                            <w:r>
                              <w:t>java</w:t>
                            </w:r>
                          </w:p>
                          <w:p w:rsidR="0034713D" w:rsidP="0034713D" w:rsidRDefault="0034713D" w14:paraId="495D592E" w14:textId="648E8281">
                            <w:pPr>
                              <w:numPr>
                                <w:ilvl w:val="0"/>
                                <w:numId w:val="0"/>
                              </w:numPr>
                            </w:pPr>
                          </w:p>
                          <w:p w:rsidR="0034713D" w:rsidP="0034713D" w:rsidRDefault="0034713D" w14:paraId="4C227AC2" w14:textId="77777777">
                            <w:pPr>
                              <w:numPr>
                                <w:ilvl w:val="0"/>
                                <w:numId w:val="0"/>
                              </w:numPr>
                            </w:pPr>
                            <w:r>
                              <w:t>try {</w:t>
                            </w:r>
                          </w:p>
                          <w:p w:rsidR="0034713D" w:rsidP="0034713D" w:rsidRDefault="0034713D" w14:paraId="61CC3001" w14:textId="77777777">
                            <w:pPr>
                              <w:numPr>
                                <w:ilvl w:val="0"/>
                                <w:numId w:val="0"/>
                              </w:numPr>
                            </w:pPr>
                            <w:r>
                              <w:t xml:space="preserve">    </w:t>
                            </w:r>
                            <w:proofErr w:type="spellStart"/>
                            <w:r>
                              <w:t>FileReader</w:t>
                            </w:r>
                            <w:proofErr w:type="spellEnd"/>
                            <w:r>
                              <w:t xml:space="preserve"> reader = new </w:t>
                            </w:r>
                            <w:proofErr w:type="spellStart"/>
                            <w:r>
                              <w:t>FileReader</w:t>
                            </w:r>
                            <w:proofErr w:type="spellEnd"/>
                            <w:r>
                              <w:t>("missing.txt"</w:t>
                            </w:r>
                            <w:proofErr w:type="gramStart"/>
                            <w:r>
                              <w:t>);</w:t>
                            </w:r>
                            <w:proofErr w:type="gramEnd"/>
                          </w:p>
                          <w:p w:rsidR="0034713D" w:rsidP="0034713D" w:rsidRDefault="0034713D" w14:paraId="715A8ACD" w14:textId="77777777">
                            <w:pPr>
                              <w:numPr>
                                <w:ilvl w:val="0"/>
                                <w:numId w:val="0"/>
                              </w:numPr>
                            </w:pPr>
                            <w:r>
                              <w:t>} catch (</w:t>
                            </w:r>
                            <w:proofErr w:type="spellStart"/>
                            <w:r>
                              <w:t>IOException</w:t>
                            </w:r>
                            <w:proofErr w:type="spellEnd"/>
                            <w:r>
                              <w:t xml:space="preserve"> e) {</w:t>
                            </w:r>
                          </w:p>
                          <w:p w:rsidR="0034713D" w:rsidP="0034713D" w:rsidRDefault="0034713D" w14:paraId="398BBEA7" w14:textId="77777777">
                            <w:pPr>
                              <w:numPr>
                                <w:ilvl w:val="0"/>
                                <w:numId w:val="0"/>
                              </w:numPr>
                            </w:pPr>
                            <w:r>
                              <w:t xml:space="preserve">    </w:t>
                            </w:r>
                            <w:proofErr w:type="spellStart"/>
                            <w:r>
                              <w:t>System.out.println</w:t>
                            </w:r>
                            <w:proofErr w:type="spellEnd"/>
                            <w:r>
                              <w:t xml:space="preserve">("Error: " + </w:t>
                            </w:r>
                            <w:proofErr w:type="spellStart"/>
                            <w:proofErr w:type="gramStart"/>
                            <w:r>
                              <w:t>e.getMessage</w:t>
                            </w:r>
                            <w:proofErr w:type="spellEnd"/>
                            <w:proofErr w:type="gramEnd"/>
                            <w:r>
                              <w:t>()</w:t>
                            </w:r>
                            <w:proofErr w:type="gramStart"/>
                            <w:r>
                              <w:t>);</w:t>
                            </w:r>
                            <w:proofErr w:type="gramEnd"/>
                          </w:p>
                          <w:p w:rsidRPr="00CF012C" w:rsidR="0034713D" w:rsidP="0034713D" w:rsidRDefault="0034713D" w14:paraId="7595CFDA" w14:textId="411DE0F6">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D372649">
              <v:shape id="_x0000_s1128" style="position:absolute;margin-left:0;margin-top:27.05pt;width:421.1pt;height:161.65pt;z-index:25165833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" w14:anchorId="120DFE5C">
                <v:textbox>
                  <w:txbxContent>
                    <w:p w:rsidR="0034713D" w:rsidP="0034713D" w:rsidRDefault="0034713D" w14:paraId="27A22506" w14:textId="77777777">
                      <w:pPr>
                        <w:numPr>
                          <w:ilvl w:val="0"/>
                          <w:numId w:val="0"/>
                        </w:numPr>
                      </w:pPr>
                      <w:r>
                        <w:t>java</w:t>
                      </w:r>
                    </w:p>
                    <w:p w:rsidR="0034713D" w:rsidP="0034713D" w:rsidRDefault="0034713D" w14:paraId="664355AD" w14:textId="648E8281">
                      <w:pPr>
                        <w:numPr>
                          <w:ilvl w:val="0"/>
                          <w:numId w:val="0"/>
                        </w:numPr>
                      </w:pPr>
                    </w:p>
                    <w:p w:rsidR="0034713D" w:rsidP="0034713D" w:rsidRDefault="0034713D" w14:paraId="209FF2E6" w14:textId="77777777">
                      <w:pPr>
                        <w:numPr>
                          <w:ilvl w:val="0"/>
                          <w:numId w:val="0"/>
                        </w:numPr>
                      </w:pPr>
                      <w:r>
                        <w:t>try {</w:t>
                      </w:r>
                    </w:p>
                    <w:p w:rsidR="0034713D" w:rsidP="0034713D" w:rsidRDefault="0034713D" w14:paraId="6A900D68" w14:textId="77777777">
                      <w:pPr>
                        <w:numPr>
                          <w:ilvl w:val="0"/>
                          <w:numId w:val="0"/>
                        </w:numPr>
                      </w:pPr>
                      <w:r>
                        <w:t xml:space="preserve">    </w:t>
                      </w:r>
                      <w:proofErr w:type="spellStart"/>
                      <w:r>
                        <w:t>FileReader</w:t>
                      </w:r>
                      <w:proofErr w:type="spellEnd"/>
                      <w:r>
                        <w:t xml:space="preserve"> reader = new </w:t>
                      </w:r>
                      <w:proofErr w:type="spellStart"/>
                      <w:r>
                        <w:t>FileReader</w:t>
                      </w:r>
                      <w:proofErr w:type="spellEnd"/>
                      <w:r>
                        <w:t>("missing.txt"</w:t>
                      </w:r>
                      <w:proofErr w:type="gramStart"/>
                      <w:r>
                        <w:t>);</w:t>
                      </w:r>
                      <w:proofErr w:type="gramEnd"/>
                    </w:p>
                    <w:p w:rsidR="0034713D" w:rsidP="0034713D" w:rsidRDefault="0034713D" w14:paraId="1C711A28" w14:textId="77777777">
                      <w:pPr>
                        <w:numPr>
                          <w:ilvl w:val="0"/>
                          <w:numId w:val="0"/>
                        </w:numPr>
                      </w:pPr>
                      <w:r>
                        <w:t>} catch (</w:t>
                      </w:r>
                      <w:proofErr w:type="spellStart"/>
                      <w:r>
                        <w:t>IOException</w:t>
                      </w:r>
                      <w:proofErr w:type="spellEnd"/>
                      <w:r>
                        <w:t xml:space="preserve"> e) {</w:t>
                      </w:r>
                    </w:p>
                    <w:p w:rsidR="0034713D" w:rsidP="0034713D" w:rsidRDefault="0034713D" w14:paraId="54C0A38F" w14:textId="77777777">
                      <w:pPr>
                        <w:numPr>
                          <w:ilvl w:val="0"/>
                          <w:numId w:val="0"/>
                        </w:numPr>
                      </w:pPr>
                      <w:r>
                        <w:t xml:space="preserve">    </w:t>
                      </w:r>
                      <w:proofErr w:type="spellStart"/>
                      <w:r>
                        <w:t>System.out.println</w:t>
                      </w:r>
                      <w:proofErr w:type="spellEnd"/>
                      <w:r>
                        <w:t xml:space="preserve">("Error: " + </w:t>
                      </w:r>
                      <w:proofErr w:type="spellStart"/>
                      <w:proofErr w:type="gramStart"/>
                      <w:r>
                        <w:t>e.getMessage</w:t>
                      </w:r>
                      <w:proofErr w:type="spellEnd"/>
                      <w:proofErr w:type="gramEnd"/>
                      <w:r>
                        <w:t>()</w:t>
                      </w:r>
                      <w:proofErr w:type="gramStart"/>
                      <w:r>
                        <w:t>);</w:t>
                      </w:r>
                      <w:proofErr w:type="gramEnd"/>
                    </w:p>
                    <w:p w:rsidRPr="00CF012C" w:rsidR="0034713D" w:rsidP="0034713D" w:rsidRDefault="0034713D" w14:paraId="0F3EB90A" w14:textId="411DE0F6">
                      <w:pPr>
                        <w:numPr>
                          <w:ilvl w:val="0"/>
                          <w:numId w:val="0"/>
                        </w:numPr>
                      </w:pPr>
                      <w:r>
                        <w:t>}</w:t>
                      </w:r>
                    </w:p>
                  </w:txbxContent>
                </v:textbox>
                <w10:wrap anchorx="margin"/>
              </v:shape>
            </w:pict>
          </mc:Fallback>
        </mc:AlternateContent>
      </w:r>
      <w:r>
        <w:rPr>
          <w:rFonts w:eastAsia="Times New Roman" w:cs="Times New Roman"/>
          <w:b/>
          <w:kern w:val="0"/>
          <w:sz w:val="24"/>
          <w:szCs w:val="24"/>
          <w:lang w:eastAsia="en-PH"/>
          <w14:ligatures w14:val="none"/>
        </w:rPr>
        <w:t>Example:</w:t>
      </w:r>
    </w:p>
    <w:p w:rsidRPr="0034713D" w:rsidR="0034713D" w:rsidP="0034713D" w:rsidRDefault="0034713D" w14:paraId="4BAD4D97" w14:textId="16B3019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204DE" w:rsidP="002C4AEA" w:rsidRDefault="00F204DE" w14:paraId="0B0AE1D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204DE" w:rsidP="002C4AEA" w:rsidRDefault="00F204DE" w14:paraId="0FFC5A9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2C4AEA" w:rsidP="002C4AEA" w:rsidRDefault="002C4AEA" w14:paraId="01D41E2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4713D" w:rsidP="002C4AEA" w:rsidRDefault="0034713D" w14:paraId="71C096A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4713D" w:rsidP="002C4AEA" w:rsidRDefault="0034713D" w14:paraId="09F2416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4B22" w:rsidP="002C4AEA" w:rsidRDefault="00C84B22" w14:paraId="096563E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84B22" w:rsidP="002C4AEA" w:rsidRDefault="00C84B22" w14:paraId="55004FDA" w14:textId="6F4D73E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C84B22">
        <w:rPr>
          <w:rFonts w:eastAsia="Times New Roman" w:cs="Times New Roman"/>
          <w:b/>
          <w:kern w:val="0"/>
          <w:sz w:val="24"/>
          <w:szCs w:val="24"/>
          <w:lang w:eastAsia="en-PH"/>
          <w14:ligatures w14:val="none"/>
        </w:rPr>
        <w:t>Comparison of Common I/O Classes</w:t>
      </w:r>
    </w:p>
    <w:tbl>
      <w:tblPr>
        <w:tblStyle w:val="GridTable1Light"/>
        <w:tblW w:w="0" w:type="auto"/>
        <w:tblLook w:val="04A0" w:firstRow="1" w:lastRow="0" w:firstColumn="1" w:lastColumn="0" w:noHBand="0" w:noVBand="1"/>
      </w:tblPr>
      <w:tblGrid>
        <w:gridCol w:w="3116"/>
        <w:gridCol w:w="3117"/>
        <w:gridCol w:w="3117"/>
      </w:tblGrid>
      <w:tr w:rsidR="00C84B22" w:rsidTr="00C84B22" w14:paraId="26BC3C8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Pr="00C84B22" w:rsidR="00C84B22" w:rsidP="00C84B22" w:rsidRDefault="00C84B22" w14:paraId="42C10DA7" w14:textId="0428E89D">
            <w:pPr>
              <w:numPr>
                <w:ilvl w:val="0"/>
                <w:numId w:val="0"/>
              </w:numPr>
              <w:spacing w:before="100" w:beforeAutospacing="1" w:after="100" w:afterAutospacing="1"/>
              <w:jc w:val="center"/>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Class</w:t>
            </w:r>
          </w:p>
        </w:tc>
        <w:tc>
          <w:tcPr>
            <w:tcW w:w="3117" w:type="dxa"/>
          </w:tcPr>
          <w:p w:rsidRPr="00C84B22" w:rsidR="00C84B22" w:rsidP="00C84B22" w:rsidRDefault="00C84B22" w14:paraId="03359504" w14:textId="3D66A11B">
            <w:pPr>
              <w:numPr>
                <w:ilvl w:val="0"/>
                <w:numId w:val="0"/>
              </w:num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Purpose</w:t>
            </w:r>
          </w:p>
        </w:tc>
        <w:tc>
          <w:tcPr>
            <w:tcW w:w="3117" w:type="dxa"/>
          </w:tcPr>
          <w:p w:rsidRPr="00C84B22" w:rsidR="00C84B22" w:rsidP="00C84B22" w:rsidRDefault="00C84B22" w14:paraId="39A269A9" w14:textId="6AF7CCB1">
            <w:pPr>
              <w:numPr>
                <w:ilvl w:val="0"/>
                <w:numId w:val="0"/>
              </w:num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Type</w:t>
            </w:r>
          </w:p>
        </w:tc>
      </w:tr>
      <w:tr w:rsidR="00C84B22" w:rsidTr="00C84B22" w14:paraId="7CF9CAEB" w14:textId="77777777">
        <w:tc>
          <w:tcPr>
            <w:cnfStyle w:val="001000000000" w:firstRow="0" w:lastRow="0" w:firstColumn="1" w:lastColumn="0" w:oddVBand="0" w:evenVBand="0" w:oddHBand="0" w:evenHBand="0" w:firstRowFirstColumn="0" w:firstRowLastColumn="0" w:lastRowFirstColumn="0" w:lastRowLastColumn="0"/>
            <w:tcW w:w="3116" w:type="dxa"/>
          </w:tcPr>
          <w:p w:rsidR="00C84B22" w:rsidP="00C84B22" w:rsidRDefault="00C84B22" w14:paraId="1E6A15FB" w14:textId="35026A49">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C84B22">
              <w:rPr>
                <w:rFonts w:eastAsia="Times New Roman" w:cs="Times New Roman"/>
                <w:b w:val="0"/>
                <w:kern w:val="0"/>
                <w:sz w:val="24"/>
                <w:szCs w:val="24"/>
                <w:lang w:eastAsia="en-PH"/>
                <w14:ligatures w14:val="none"/>
              </w:rPr>
              <w:t>FileReader</w:t>
            </w:r>
            <w:proofErr w:type="spellEnd"/>
          </w:p>
        </w:tc>
        <w:tc>
          <w:tcPr>
            <w:tcW w:w="3117" w:type="dxa"/>
          </w:tcPr>
          <w:p w:rsidRPr="002403B4" w:rsidR="00C84B22" w:rsidP="00C84B22" w:rsidRDefault="002403B4" w14:paraId="66D9EDFC" w14:textId="44797C6D">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2403B4">
              <w:rPr>
                <w:rFonts w:eastAsia="Times New Roman" w:cs="Times New Roman"/>
                <w:bCs/>
                <w:kern w:val="0"/>
                <w:sz w:val="24"/>
                <w:szCs w:val="24"/>
                <w:lang w:eastAsia="en-PH"/>
                <w14:ligatures w14:val="none"/>
              </w:rPr>
              <w:t>Reads characters</w:t>
            </w:r>
          </w:p>
        </w:tc>
        <w:tc>
          <w:tcPr>
            <w:tcW w:w="3117" w:type="dxa"/>
          </w:tcPr>
          <w:p w:rsidRPr="002403B4" w:rsidR="00C84B22" w:rsidP="00C84B22" w:rsidRDefault="006C5681" w14:paraId="518BD867" w14:textId="058F6E8C">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6C5681">
              <w:rPr>
                <w:rFonts w:eastAsia="Times New Roman" w:cs="Times New Roman"/>
                <w:bCs/>
                <w:kern w:val="0"/>
                <w:sz w:val="24"/>
                <w:szCs w:val="24"/>
                <w:lang w:eastAsia="en-PH"/>
                <w14:ligatures w14:val="none"/>
              </w:rPr>
              <w:t>Input</w:t>
            </w:r>
          </w:p>
        </w:tc>
      </w:tr>
      <w:tr w:rsidR="00C84B22" w:rsidTr="00C84B22" w14:paraId="638F9412" w14:textId="77777777">
        <w:tc>
          <w:tcPr>
            <w:cnfStyle w:val="001000000000" w:firstRow="0" w:lastRow="0" w:firstColumn="1" w:lastColumn="0" w:oddVBand="0" w:evenVBand="0" w:oddHBand="0" w:evenHBand="0" w:firstRowFirstColumn="0" w:firstRowLastColumn="0" w:lastRowFirstColumn="0" w:lastRowLastColumn="0"/>
            <w:tcW w:w="3116" w:type="dxa"/>
          </w:tcPr>
          <w:p w:rsidR="00C84B22" w:rsidP="00C84B22" w:rsidRDefault="00C84B22" w14:paraId="15EAA1F8" w14:textId="7260CA95">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C84B22">
              <w:rPr>
                <w:rFonts w:eastAsia="Times New Roman" w:cs="Times New Roman"/>
                <w:b w:val="0"/>
                <w:kern w:val="0"/>
                <w:sz w:val="24"/>
                <w:szCs w:val="24"/>
                <w:lang w:eastAsia="en-PH"/>
                <w14:ligatures w14:val="none"/>
              </w:rPr>
              <w:t>BufferedReader</w:t>
            </w:r>
            <w:proofErr w:type="spellEnd"/>
          </w:p>
        </w:tc>
        <w:tc>
          <w:tcPr>
            <w:tcW w:w="3117" w:type="dxa"/>
          </w:tcPr>
          <w:p w:rsidRPr="002403B4" w:rsidR="00C84B22" w:rsidP="00C84B22" w:rsidRDefault="006C5681" w14:paraId="65545FAA" w14:textId="4146218E">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6C5681">
              <w:rPr>
                <w:rFonts w:eastAsia="Times New Roman" w:cs="Times New Roman"/>
                <w:bCs/>
                <w:kern w:val="0"/>
                <w:sz w:val="24"/>
                <w:szCs w:val="24"/>
                <w:lang w:eastAsia="en-PH"/>
                <w14:ligatures w14:val="none"/>
              </w:rPr>
              <w:t>Reads lines efficiently</w:t>
            </w:r>
          </w:p>
        </w:tc>
        <w:tc>
          <w:tcPr>
            <w:tcW w:w="3117" w:type="dxa"/>
          </w:tcPr>
          <w:p w:rsidRPr="002403B4" w:rsidR="00C84B22" w:rsidP="00C84B22" w:rsidRDefault="006C5681" w14:paraId="70E6DBEA" w14:textId="7D3DF913">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6C5681">
              <w:rPr>
                <w:rFonts w:eastAsia="Times New Roman" w:cs="Times New Roman"/>
                <w:bCs/>
                <w:kern w:val="0"/>
                <w:sz w:val="24"/>
                <w:szCs w:val="24"/>
                <w:lang w:eastAsia="en-PH"/>
                <w14:ligatures w14:val="none"/>
              </w:rPr>
              <w:t>Input</w:t>
            </w:r>
          </w:p>
        </w:tc>
      </w:tr>
      <w:tr w:rsidR="00C84B22" w:rsidTr="00C84B22" w14:paraId="354FDB36" w14:textId="77777777">
        <w:tc>
          <w:tcPr>
            <w:cnfStyle w:val="001000000000" w:firstRow="0" w:lastRow="0" w:firstColumn="1" w:lastColumn="0" w:oddVBand="0" w:evenVBand="0" w:oddHBand="0" w:evenHBand="0" w:firstRowFirstColumn="0" w:firstRowLastColumn="0" w:lastRowFirstColumn="0" w:lastRowLastColumn="0"/>
            <w:tcW w:w="3116" w:type="dxa"/>
          </w:tcPr>
          <w:p w:rsidR="00C84B22" w:rsidP="00C84B22" w:rsidRDefault="002403B4" w14:paraId="16305E51" w14:textId="5DB838BA">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2403B4">
              <w:rPr>
                <w:rFonts w:eastAsia="Times New Roman" w:cs="Times New Roman"/>
                <w:b w:val="0"/>
                <w:kern w:val="0"/>
                <w:sz w:val="24"/>
                <w:szCs w:val="24"/>
                <w:lang w:eastAsia="en-PH"/>
                <w14:ligatures w14:val="none"/>
              </w:rPr>
              <w:t>FileWriter</w:t>
            </w:r>
            <w:proofErr w:type="spellEnd"/>
          </w:p>
        </w:tc>
        <w:tc>
          <w:tcPr>
            <w:tcW w:w="3117" w:type="dxa"/>
          </w:tcPr>
          <w:p w:rsidRPr="002403B4" w:rsidR="00C84B22" w:rsidP="00C84B22" w:rsidRDefault="006C5681" w14:paraId="589F12DB" w14:textId="7996CD04">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6C5681">
              <w:rPr>
                <w:rFonts w:eastAsia="Times New Roman" w:cs="Times New Roman"/>
                <w:bCs/>
                <w:kern w:val="0"/>
                <w:sz w:val="24"/>
                <w:szCs w:val="24"/>
                <w:lang w:eastAsia="en-PH"/>
                <w14:ligatures w14:val="none"/>
              </w:rPr>
              <w:t>Writes characters</w:t>
            </w:r>
          </w:p>
        </w:tc>
        <w:tc>
          <w:tcPr>
            <w:tcW w:w="3117" w:type="dxa"/>
          </w:tcPr>
          <w:p w:rsidRPr="002403B4" w:rsidR="00C84B22" w:rsidP="00C84B22" w:rsidRDefault="006C5681" w14:paraId="69A335B2" w14:textId="16C1C6B2">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6C5681">
              <w:rPr>
                <w:rFonts w:eastAsia="Times New Roman" w:cs="Times New Roman"/>
                <w:bCs/>
                <w:kern w:val="0"/>
                <w:sz w:val="24"/>
                <w:szCs w:val="24"/>
                <w:lang w:eastAsia="en-PH"/>
                <w14:ligatures w14:val="none"/>
              </w:rPr>
              <w:t>Output</w:t>
            </w:r>
          </w:p>
        </w:tc>
      </w:tr>
      <w:tr w:rsidR="00C84B22" w:rsidTr="00C84B22" w14:paraId="5798580F" w14:textId="77777777">
        <w:tc>
          <w:tcPr>
            <w:cnfStyle w:val="001000000000" w:firstRow="0" w:lastRow="0" w:firstColumn="1" w:lastColumn="0" w:oddVBand="0" w:evenVBand="0" w:oddHBand="0" w:evenHBand="0" w:firstRowFirstColumn="0" w:firstRowLastColumn="0" w:lastRowFirstColumn="0" w:lastRowLastColumn="0"/>
            <w:tcW w:w="3116" w:type="dxa"/>
          </w:tcPr>
          <w:p w:rsidR="00C84B22" w:rsidP="00C84B22" w:rsidRDefault="002403B4" w14:paraId="53996F86" w14:textId="111EB230">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2403B4">
              <w:rPr>
                <w:rFonts w:eastAsia="Times New Roman" w:cs="Times New Roman"/>
                <w:b w:val="0"/>
                <w:kern w:val="0"/>
                <w:sz w:val="24"/>
                <w:szCs w:val="24"/>
                <w:lang w:eastAsia="en-PH"/>
                <w14:ligatures w14:val="none"/>
              </w:rPr>
              <w:t>BufferedWriter</w:t>
            </w:r>
            <w:proofErr w:type="spellEnd"/>
          </w:p>
        </w:tc>
        <w:tc>
          <w:tcPr>
            <w:tcW w:w="3117" w:type="dxa"/>
          </w:tcPr>
          <w:p w:rsidRPr="002403B4" w:rsidR="00C84B22" w:rsidP="00C84B22" w:rsidRDefault="006C5681" w14:paraId="40583767" w14:textId="05643AA4">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6C5681">
              <w:rPr>
                <w:rFonts w:eastAsia="Times New Roman" w:cs="Times New Roman"/>
                <w:bCs/>
                <w:kern w:val="0"/>
                <w:sz w:val="24"/>
                <w:szCs w:val="24"/>
                <w:lang w:eastAsia="en-PH"/>
                <w14:ligatures w14:val="none"/>
              </w:rPr>
              <w:t>Writes lines efficiently</w:t>
            </w:r>
          </w:p>
        </w:tc>
        <w:tc>
          <w:tcPr>
            <w:tcW w:w="3117" w:type="dxa"/>
          </w:tcPr>
          <w:p w:rsidRPr="002403B4" w:rsidR="00C84B22" w:rsidP="00C84B22" w:rsidRDefault="006C5681" w14:paraId="13524E73" w14:textId="7AD2F9E8">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6C5681">
              <w:rPr>
                <w:rFonts w:eastAsia="Times New Roman" w:cs="Times New Roman"/>
                <w:bCs/>
                <w:kern w:val="0"/>
                <w:sz w:val="24"/>
                <w:szCs w:val="24"/>
                <w:lang w:eastAsia="en-PH"/>
                <w14:ligatures w14:val="none"/>
              </w:rPr>
              <w:t>Output</w:t>
            </w:r>
          </w:p>
        </w:tc>
      </w:tr>
      <w:tr w:rsidR="00C84B22" w:rsidTr="00C84B22" w14:paraId="47D52962" w14:textId="77777777">
        <w:tc>
          <w:tcPr>
            <w:cnfStyle w:val="001000000000" w:firstRow="0" w:lastRow="0" w:firstColumn="1" w:lastColumn="0" w:oddVBand="0" w:evenVBand="0" w:oddHBand="0" w:evenHBand="0" w:firstRowFirstColumn="0" w:firstRowLastColumn="0" w:lastRowFirstColumn="0" w:lastRowLastColumn="0"/>
            <w:tcW w:w="3116" w:type="dxa"/>
          </w:tcPr>
          <w:p w:rsidR="00C84B22" w:rsidP="00C84B22" w:rsidRDefault="002403B4" w14:paraId="0A771FD4" w14:textId="12CDAC88">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proofErr w:type="spellStart"/>
            <w:r w:rsidRPr="002403B4">
              <w:rPr>
                <w:rFonts w:eastAsia="Times New Roman" w:cs="Times New Roman"/>
                <w:b w:val="0"/>
                <w:kern w:val="0"/>
                <w:sz w:val="24"/>
                <w:szCs w:val="24"/>
                <w:lang w:eastAsia="en-PH"/>
                <w14:ligatures w14:val="none"/>
              </w:rPr>
              <w:t>PrintWriter</w:t>
            </w:r>
            <w:proofErr w:type="spellEnd"/>
          </w:p>
        </w:tc>
        <w:tc>
          <w:tcPr>
            <w:tcW w:w="3117" w:type="dxa"/>
          </w:tcPr>
          <w:p w:rsidRPr="002403B4" w:rsidR="00C84B22" w:rsidP="00C84B22" w:rsidRDefault="006C5681" w14:paraId="170CBC78" w14:textId="31FA18F9">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6C5681">
              <w:rPr>
                <w:rFonts w:eastAsia="Times New Roman" w:cs="Times New Roman"/>
                <w:bCs/>
                <w:kern w:val="0"/>
                <w:sz w:val="24"/>
                <w:szCs w:val="24"/>
                <w:lang w:eastAsia="en-PH"/>
                <w14:ligatures w14:val="none"/>
              </w:rPr>
              <w:t>Writes formatted text</w:t>
            </w:r>
          </w:p>
        </w:tc>
        <w:tc>
          <w:tcPr>
            <w:tcW w:w="3117" w:type="dxa"/>
          </w:tcPr>
          <w:p w:rsidRPr="002403B4" w:rsidR="00C84B22" w:rsidP="00C84B22" w:rsidRDefault="006C5681" w14:paraId="5EA700C3" w14:textId="29DAD376">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6C5681">
              <w:rPr>
                <w:rFonts w:eastAsia="Times New Roman" w:cs="Times New Roman"/>
                <w:bCs/>
                <w:kern w:val="0"/>
                <w:sz w:val="24"/>
                <w:szCs w:val="24"/>
                <w:lang w:eastAsia="en-PH"/>
                <w14:ligatures w14:val="none"/>
              </w:rPr>
              <w:t>Output</w:t>
            </w:r>
          </w:p>
        </w:tc>
      </w:tr>
      <w:tr w:rsidR="00C84B22" w:rsidTr="00C84B22" w14:paraId="67F4CC97" w14:textId="77777777">
        <w:tc>
          <w:tcPr>
            <w:cnfStyle w:val="001000000000" w:firstRow="0" w:lastRow="0" w:firstColumn="1" w:lastColumn="0" w:oddVBand="0" w:evenVBand="0" w:oddHBand="0" w:evenHBand="0" w:firstRowFirstColumn="0" w:firstRowLastColumn="0" w:lastRowFirstColumn="0" w:lastRowLastColumn="0"/>
            <w:tcW w:w="3116" w:type="dxa"/>
          </w:tcPr>
          <w:p w:rsidR="00C84B22" w:rsidP="00C84B22" w:rsidRDefault="002403B4" w14:paraId="0320A412" w14:textId="7CC0E704">
            <w:pPr>
              <w:numPr>
                <w:ilvl w:val="0"/>
                <w:numId w:val="0"/>
              </w:numPr>
              <w:spacing w:before="100" w:beforeAutospacing="1" w:after="100" w:afterAutospacing="1"/>
              <w:jc w:val="center"/>
              <w:rPr>
                <w:rFonts w:eastAsia="Times New Roman" w:cs="Times New Roman"/>
                <w:b w:val="0"/>
                <w:kern w:val="0"/>
                <w:sz w:val="24"/>
                <w:szCs w:val="24"/>
                <w:lang w:eastAsia="en-PH"/>
                <w14:ligatures w14:val="none"/>
              </w:rPr>
            </w:pPr>
            <w:r w:rsidRPr="002403B4">
              <w:rPr>
                <w:rFonts w:eastAsia="Times New Roman" w:cs="Times New Roman"/>
                <w:b w:val="0"/>
                <w:kern w:val="0"/>
                <w:sz w:val="24"/>
                <w:szCs w:val="24"/>
                <w:lang w:eastAsia="en-PH"/>
                <w14:ligatures w14:val="none"/>
              </w:rPr>
              <w:t>Scanner</w:t>
            </w:r>
          </w:p>
        </w:tc>
        <w:tc>
          <w:tcPr>
            <w:tcW w:w="3117" w:type="dxa"/>
          </w:tcPr>
          <w:p w:rsidRPr="002403B4" w:rsidR="00C84B22" w:rsidP="00C84B22" w:rsidRDefault="006C5681" w14:paraId="1642F632" w14:textId="03349C94">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6C5681">
              <w:rPr>
                <w:rFonts w:eastAsia="Times New Roman" w:cs="Times New Roman"/>
                <w:bCs/>
                <w:kern w:val="0"/>
                <w:sz w:val="20"/>
                <w:szCs w:val="20"/>
                <w:lang w:eastAsia="en-PH"/>
                <w14:ligatures w14:val="none"/>
              </w:rPr>
              <w:t>Reads input from file or console</w:t>
            </w:r>
          </w:p>
        </w:tc>
        <w:tc>
          <w:tcPr>
            <w:tcW w:w="3117" w:type="dxa"/>
          </w:tcPr>
          <w:p w:rsidRPr="002403B4" w:rsidR="00C84B22" w:rsidP="00C84B22" w:rsidRDefault="006C5681" w14:paraId="21EBA3BA" w14:textId="5A06C618">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 w:val="24"/>
                <w:szCs w:val="24"/>
                <w:lang w:eastAsia="en-PH"/>
                <w14:ligatures w14:val="none"/>
              </w:rPr>
            </w:pPr>
            <w:r w:rsidRPr="006C5681">
              <w:rPr>
                <w:rFonts w:eastAsia="Times New Roman" w:cs="Times New Roman"/>
                <w:bCs/>
                <w:kern w:val="0"/>
                <w:sz w:val="24"/>
                <w:szCs w:val="24"/>
                <w:lang w:eastAsia="en-PH"/>
                <w14:ligatures w14:val="none"/>
              </w:rPr>
              <w:t>Input</w:t>
            </w:r>
          </w:p>
        </w:tc>
      </w:tr>
    </w:tbl>
    <w:p w:rsidR="00C84B22" w:rsidP="002C4AEA" w:rsidRDefault="006C5681" w14:paraId="50A89AF4" w14:textId="0AB35C7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Conclusion</w:t>
      </w:r>
    </w:p>
    <w:p w:rsidRPr="000A0360" w:rsidR="00503650" w:rsidP="005E4004" w:rsidRDefault="00503650" w14:paraId="23211C61" w14:textId="77777777">
      <w:pPr>
        <w:pStyle w:val="ListParagraph"/>
        <w:numPr>
          <w:ilvl w:val="0"/>
          <w:numId w:val="120"/>
        </w:numPr>
        <w:spacing w:before="100" w:beforeAutospacing="1" w:after="100" w:afterAutospacing="1" w:line="240" w:lineRule="auto"/>
        <w:rPr>
          <w:rFonts w:eastAsia="Times New Roman" w:cs="Times New Roman"/>
          <w:bCs/>
          <w:kern w:val="0"/>
          <w:sz w:val="24"/>
          <w:szCs w:val="24"/>
          <w:lang w:eastAsia="en-PH"/>
          <w14:ligatures w14:val="none"/>
        </w:rPr>
      </w:pPr>
      <w:r w:rsidRPr="000A0360">
        <w:rPr>
          <w:rFonts w:eastAsia="Times New Roman" w:cs="Times New Roman"/>
          <w:bCs/>
          <w:kern w:val="0"/>
          <w:sz w:val="24"/>
          <w:szCs w:val="24"/>
          <w:lang w:eastAsia="en-PH"/>
          <w14:ligatures w14:val="none"/>
        </w:rPr>
        <w:t>Reading and writing data using Java I/O classes is essential for applications that need to store or process external data.</w:t>
      </w:r>
    </w:p>
    <w:p w:rsidRPr="000A0360" w:rsidR="00503650" w:rsidP="00503650" w:rsidRDefault="00503650" w14:paraId="6D4EDBBB"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Pr="000A0360" w:rsidR="00503650" w:rsidP="005E4004" w:rsidRDefault="00503650" w14:paraId="3E523D5F" w14:textId="24D53A0F">
      <w:pPr>
        <w:pStyle w:val="ListParagraph"/>
        <w:numPr>
          <w:ilvl w:val="0"/>
          <w:numId w:val="120"/>
        </w:numPr>
        <w:spacing w:before="100" w:beforeAutospacing="1" w:after="100" w:afterAutospacing="1" w:line="240" w:lineRule="auto"/>
        <w:rPr>
          <w:rFonts w:eastAsia="Times New Roman" w:cs="Times New Roman"/>
          <w:bCs/>
          <w:kern w:val="0"/>
          <w:sz w:val="24"/>
          <w:szCs w:val="24"/>
          <w:lang w:eastAsia="en-PH"/>
          <w14:ligatures w14:val="none"/>
        </w:rPr>
      </w:pPr>
      <w:r w:rsidRPr="000A0360">
        <w:rPr>
          <w:rFonts w:eastAsia="Times New Roman" w:cs="Times New Roman"/>
          <w:bCs/>
          <w:kern w:val="0"/>
          <w:sz w:val="24"/>
          <w:szCs w:val="24"/>
          <w:lang w:eastAsia="en-PH"/>
          <w14:ligatures w14:val="none"/>
        </w:rPr>
        <w:t>Through streams, Java efficiently manages the flow of information between the program and files.</w:t>
      </w:r>
    </w:p>
    <w:p w:rsidRPr="000A0360" w:rsidR="00503650" w:rsidP="00503650" w:rsidRDefault="00503650" w14:paraId="21A5134F"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Pr="000A0360" w:rsidR="006C5681" w:rsidP="005E4004" w:rsidRDefault="00503650" w14:paraId="6CBF238B" w14:textId="244320E8">
      <w:pPr>
        <w:pStyle w:val="ListParagraph"/>
        <w:numPr>
          <w:ilvl w:val="0"/>
          <w:numId w:val="120"/>
        </w:numPr>
        <w:spacing w:before="100" w:beforeAutospacing="1" w:after="100" w:afterAutospacing="1" w:line="240" w:lineRule="auto"/>
        <w:rPr>
          <w:rFonts w:eastAsia="Times New Roman" w:cs="Times New Roman"/>
          <w:bCs/>
          <w:kern w:val="0"/>
          <w:sz w:val="24"/>
          <w:szCs w:val="24"/>
          <w:lang w:eastAsia="en-PH"/>
          <w14:ligatures w14:val="none"/>
        </w:rPr>
      </w:pPr>
      <w:r w:rsidRPr="000A0360">
        <w:rPr>
          <w:rFonts w:eastAsia="Times New Roman" w:cs="Times New Roman"/>
          <w:bCs/>
          <w:kern w:val="0"/>
          <w:sz w:val="24"/>
          <w:szCs w:val="24"/>
          <w:lang w:eastAsia="en-PH"/>
          <w14:ligatures w14:val="none"/>
        </w:rPr>
        <w:t xml:space="preserve">Whether you’re reading a text file with </w:t>
      </w:r>
      <w:proofErr w:type="spellStart"/>
      <w:r w:rsidRPr="000A0360">
        <w:rPr>
          <w:rFonts w:eastAsia="Times New Roman" w:cs="Times New Roman"/>
          <w:bCs/>
          <w:kern w:val="0"/>
          <w:sz w:val="24"/>
          <w:szCs w:val="24"/>
          <w:lang w:eastAsia="en-PH"/>
          <w14:ligatures w14:val="none"/>
        </w:rPr>
        <w:t>BufferedReader</w:t>
      </w:r>
      <w:proofErr w:type="spellEnd"/>
      <w:r w:rsidRPr="000A0360">
        <w:rPr>
          <w:rFonts w:eastAsia="Times New Roman" w:cs="Times New Roman"/>
          <w:bCs/>
          <w:kern w:val="0"/>
          <w:sz w:val="24"/>
          <w:szCs w:val="24"/>
          <w:lang w:eastAsia="en-PH"/>
          <w14:ligatures w14:val="none"/>
        </w:rPr>
        <w:t xml:space="preserve"> or writing one with </w:t>
      </w:r>
      <w:proofErr w:type="spellStart"/>
      <w:r w:rsidRPr="000A0360">
        <w:rPr>
          <w:rFonts w:eastAsia="Times New Roman" w:cs="Times New Roman"/>
          <w:bCs/>
          <w:kern w:val="0"/>
          <w:sz w:val="24"/>
          <w:szCs w:val="24"/>
          <w:lang w:eastAsia="en-PH"/>
          <w14:ligatures w14:val="none"/>
        </w:rPr>
        <w:t>FileWriter</w:t>
      </w:r>
      <w:proofErr w:type="spellEnd"/>
      <w:r w:rsidRPr="000A0360">
        <w:rPr>
          <w:rFonts w:eastAsia="Times New Roman" w:cs="Times New Roman"/>
          <w:bCs/>
          <w:kern w:val="0"/>
          <w:sz w:val="24"/>
          <w:szCs w:val="24"/>
          <w:lang w:eastAsia="en-PH"/>
          <w14:ligatures w14:val="none"/>
        </w:rPr>
        <w:t>, Java I/O provides the flexibility and reliability needed for real-world data management.</w:t>
      </w:r>
    </w:p>
    <w:p w:rsidR="002C4AEA" w:rsidP="002C4AEA" w:rsidRDefault="000A0360" w14:paraId="3B5622BD" w14:textId="66C5C315">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Video Link: </w:t>
      </w:r>
      <w:hyperlink w:history="1" r:id="rId52">
        <w:r w:rsidRPr="00FF62EB">
          <w:rPr>
            <w:rStyle w:val="Hyperlink"/>
            <w:rFonts w:eastAsia="Times New Roman" w:cs="Times New Roman"/>
            <w:b/>
            <w:kern w:val="0"/>
            <w:sz w:val="24"/>
            <w:szCs w:val="24"/>
            <w:lang w:eastAsia="en-PH"/>
            <w14:ligatures w14:val="none"/>
          </w:rPr>
          <w:t>https://youtu.be/hgF21imQ_Is?si=dIFFbGBEcZxSO_Ex</w:t>
        </w:r>
      </w:hyperlink>
      <w:r>
        <w:rPr>
          <w:rFonts w:eastAsia="Times New Roman" w:cs="Times New Roman"/>
          <w:b/>
          <w:kern w:val="0"/>
          <w:sz w:val="24"/>
          <w:szCs w:val="24"/>
          <w:lang w:eastAsia="en-PH"/>
          <w14:ligatures w14:val="none"/>
        </w:rPr>
        <w:t xml:space="preserve"> </w:t>
      </w:r>
    </w:p>
    <w:p w:rsidRPr="002C4AEA" w:rsidR="00503650" w:rsidP="002C4AEA" w:rsidRDefault="00503650" w14:paraId="048F23D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535FF9" w:rsidR="00527F2F" w:rsidP="005E4004" w:rsidRDefault="00527F2F" w14:paraId="2C406B3A" w14:textId="7F8042D5">
      <w:pPr>
        <w:pStyle w:val="ListParagraph"/>
        <w:numPr>
          <w:ilvl w:val="1"/>
          <w:numId w:val="72"/>
        </w:numPr>
        <w:spacing w:before="100" w:beforeAutospacing="1" w:after="100" w:afterAutospacing="1" w:line="240" w:lineRule="auto"/>
        <w:rPr>
          <w:rFonts w:eastAsia="Times New Roman" w:cs="Times New Roman"/>
          <w:b/>
          <w:color w:val="EE0000"/>
          <w:kern w:val="0"/>
          <w:sz w:val="24"/>
          <w:szCs w:val="24"/>
          <w:lang w:eastAsia="en-PH"/>
          <w14:ligatures w14:val="none"/>
        </w:rPr>
      </w:pPr>
      <w:r w:rsidRPr="00535FF9">
        <w:rPr>
          <w:rFonts w:eastAsia="Times New Roman" w:cs="Times New Roman"/>
          <w:b/>
          <w:color w:val="EE0000"/>
          <w:kern w:val="0"/>
          <w:sz w:val="24"/>
          <w:szCs w:val="24"/>
          <w:lang w:eastAsia="en-PH"/>
          <w14:ligatures w14:val="none"/>
        </w:rPr>
        <w:t xml:space="preserve">Using Sequential and </w:t>
      </w:r>
      <w:r w:rsidRPr="00535FF9" w:rsidR="00535FF9">
        <w:rPr>
          <w:rFonts w:eastAsia="Times New Roman" w:cs="Times New Roman"/>
          <w:b/>
          <w:color w:val="EE0000"/>
          <w:kern w:val="0"/>
          <w:sz w:val="24"/>
          <w:szCs w:val="24"/>
          <w:lang w:eastAsia="en-PH"/>
          <w14:ligatures w14:val="none"/>
        </w:rPr>
        <w:t>Random-Access</w:t>
      </w:r>
      <w:r w:rsidRPr="00535FF9">
        <w:rPr>
          <w:rFonts w:eastAsia="Times New Roman" w:cs="Times New Roman"/>
          <w:b/>
          <w:color w:val="EE0000"/>
          <w:kern w:val="0"/>
          <w:sz w:val="24"/>
          <w:szCs w:val="24"/>
          <w:lang w:eastAsia="en-PH"/>
          <w14:ligatures w14:val="none"/>
        </w:rPr>
        <w:t xml:space="preserve"> Files</w:t>
      </w:r>
    </w:p>
    <w:p w:rsidRPr="00512EB5" w:rsidR="00512EB5" w:rsidP="00512EB5" w:rsidRDefault="00512EB5" w14:paraId="5B45A017"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12EB5">
        <w:rPr>
          <w:rFonts w:eastAsia="Times New Roman" w:cs="Times New Roman"/>
          <w:bCs/>
          <w:kern w:val="0"/>
          <w:sz w:val="24"/>
          <w:szCs w:val="24"/>
          <w:lang w:eastAsia="en-PH"/>
          <w14:ligatures w14:val="none"/>
        </w:rPr>
        <w:t>In Java programming, files are essential for storing and retrieving data permanently.</w:t>
      </w:r>
    </w:p>
    <w:p w:rsidRPr="00512EB5" w:rsidR="00512EB5" w:rsidP="00512EB5" w:rsidRDefault="00512EB5" w14:paraId="191B800E"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12EB5">
        <w:rPr>
          <w:rFonts w:eastAsia="Times New Roman" w:cs="Times New Roman"/>
          <w:bCs/>
          <w:kern w:val="0"/>
          <w:sz w:val="24"/>
          <w:szCs w:val="24"/>
          <w:lang w:eastAsia="en-PH"/>
          <w14:ligatures w14:val="none"/>
        </w:rPr>
        <w:t>There are two main ways of handling files depending on how data is accessed:</w:t>
      </w:r>
    </w:p>
    <w:p w:rsidRPr="00512EB5" w:rsidR="00512EB5" w:rsidP="00512EB5" w:rsidRDefault="00512EB5" w14:paraId="256F0729" w14:textId="4AD1F274">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512EB5">
        <w:rPr>
          <w:rFonts w:eastAsia="Times New Roman" w:cs="Times New Roman"/>
          <w:bCs/>
          <w:kern w:val="0"/>
          <w:sz w:val="24"/>
          <w:szCs w:val="24"/>
          <w:lang w:eastAsia="en-PH"/>
          <w14:ligatures w14:val="none"/>
        </w:rPr>
        <w:t>Sequential Access and Random Access.</w:t>
      </w:r>
    </w:p>
    <w:p w:rsidR="00535FF9" w:rsidP="00512EB5" w:rsidRDefault="00512EB5" w14:paraId="4D1583E0" w14:textId="2F726E50">
      <w:pPr>
        <w:numPr>
          <w:ilvl w:val="0"/>
          <w:numId w:val="0"/>
        </w:numPr>
        <w:spacing w:before="100" w:beforeAutospacing="1" w:after="100" w:afterAutospacing="1" w:line="240" w:lineRule="auto"/>
        <w:ind w:left="360"/>
        <w:rPr>
          <w:rFonts w:eastAsia="Times New Roman" w:cs="Times New Roman"/>
          <w:bCs/>
          <w:kern w:val="0"/>
          <w:sz w:val="24"/>
          <w:szCs w:val="24"/>
          <w:lang w:eastAsia="en-PH"/>
          <w14:ligatures w14:val="none"/>
        </w:rPr>
      </w:pPr>
      <w:r w:rsidRPr="00512EB5">
        <w:rPr>
          <w:rFonts w:eastAsia="Times New Roman" w:cs="Times New Roman"/>
          <w:bCs/>
          <w:kern w:val="0"/>
          <w:sz w:val="24"/>
          <w:szCs w:val="24"/>
          <w:lang w:eastAsia="en-PH"/>
          <w14:ligatures w14:val="none"/>
        </w:rPr>
        <w:t>Understanding the difference between these two is important for choosing the right file-handling method for a given application.</w:t>
      </w:r>
    </w:p>
    <w:p w:rsidR="00512EB5" w:rsidP="00512EB5" w:rsidRDefault="003B5BEF" w14:paraId="0CB7C222" w14:textId="565FB17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3B5BEF">
        <w:rPr>
          <w:rFonts w:eastAsia="Times New Roman" w:cs="Times New Roman"/>
          <w:b/>
          <w:kern w:val="0"/>
          <w:sz w:val="24"/>
          <w:szCs w:val="24"/>
          <w:lang w:eastAsia="en-PH"/>
          <w14:ligatures w14:val="none"/>
        </w:rPr>
        <w:t>Sequential Access Files</w:t>
      </w:r>
    </w:p>
    <w:p w:rsidR="003B5BEF" w:rsidP="003B5BEF" w:rsidRDefault="003B5BEF" w14:paraId="0BB6B381"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B5BEF">
        <w:rPr>
          <w:rFonts w:eastAsia="Times New Roman" w:cs="Times New Roman"/>
          <w:bCs/>
          <w:kern w:val="0"/>
          <w:sz w:val="24"/>
          <w:szCs w:val="24"/>
          <w:lang w:eastAsia="en-PH"/>
          <w14:ligatures w14:val="none"/>
        </w:rPr>
        <w:t>A sequential access file stores data in a sequence, one record after another.</w:t>
      </w:r>
      <w:r w:rsidRPr="003B5BEF">
        <w:rPr>
          <w:rFonts w:eastAsia="Times New Roman" w:cs="Times New Roman"/>
          <w:bCs/>
          <w:kern w:val="0"/>
          <w:sz w:val="24"/>
          <w:szCs w:val="24"/>
          <w:lang w:eastAsia="en-PH"/>
          <w14:ligatures w14:val="none"/>
        </w:rPr>
        <w:br/>
      </w:r>
      <w:r w:rsidRPr="003B5BEF">
        <w:rPr>
          <w:rFonts w:eastAsia="Times New Roman" w:cs="Times New Roman"/>
          <w:bCs/>
          <w:kern w:val="0"/>
          <w:sz w:val="24"/>
          <w:szCs w:val="24"/>
          <w:lang w:eastAsia="en-PH"/>
          <w14:ligatures w14:val="none"/>
        </w:rPr>
        <w:t>When reading or writing data, you must go through the file from start to end — like reading a book page by page.</w:t>
      </w:r>
    </w:p>
    <w:p w:rsidRPr="003B5BEF" w:rsidR="003B5BEF" w:rsidP="003B5BEF" w:rsidRDefault="003B5BEF" w14:paraId="36B1D178" w14:textId="42A0BBD2">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3B5BEF">
        <w:rPr>
          <w:rFonts w:eastAsia="Times New Roman" w:cs="Times New Roman"/>
          <w:bCs/>
          <w:kern w:val="0"/>
          <w:sz w:val="24"/>
          <w:szCs w:val="24"/>
          <w:lang w:eastAsia="en-PH"/>
          <w14:ligatures w14:val="none"/>
        </w:rPr>
        <w:t>This is the simplest and most common file access method.</w:t>
      </w:r>
    </w:p>
    <w:p w:rsidR="003B5BEF" w:rsidP="003B5BEF" w:rsidRDefault="003B5BEF" w14:paraId="4999B259"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Pr="003B5BEF" w:rsidR="003B5BEF" w:rsidP="003B5BEF" w:rsidRDefault="003B5BEF" w14:paraId="017AA15E" w14:textId="0FD2CCD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3B5BEF">
        <w:rPr>
          <w:rFonts w:eastAsia="Times New Roman" w:cs="Times New Roman"/>
          <w:b/>
          <w:kern w:val="0"/>
          <w:sz w:val="24"/>
          <w:szCs w:val="24"/>
          <w:lang w:eastAsia="en-PH"/>
          <w14:ligatures w14:val="none"/>
        </w:rPr>
        <w:t>Characteristics of Sequential Files</w:t>
      </w:r>
    </w:p>
    <w:p w:rsidRPr="00BF1F12" w:rsidR="00BF1F12" w:rsidP="005E4004" w:rsidRDefault="00BF1F12" w14:paraId="23106FC0" w14:textId="77777777">
      <w:pPr>
        <w:pStyle w:val="ListParagraph"/>
        <w:numPr>
          <w:ilvl w:val="0"/>
          <w:numId w:val="121"/>
        </w:numPr>
        <w:spacing w:before="100" w:beforeAutospacing="1" w:after="100" w:afterAutospacing="1" w:line="240" w:lineRule="auto"/>
        <w:rPr>
          <w:rFonts w:eastAsia="Times New Roman" w:cs="Times New Roman"/>
          <w:bCs/>
          <w:kern w:val="0"/>
          <w:sz w:val="24"/>
          <w:szCs w:val="24"/>
          <w:lang w:eastAsia="en-PH"/>
          <w14:ligatures w14:val="none"/>
        </w:rPr>
      </w:pPr>
      <w:r w:rsidRPr="00BF1F12">
        <w:rPr>
          <w:rFonts w:eastAsia="Times New Roman" w:cs="Times New Roman"/>
          <w:bCs/>
          <w:kern w:val="0"/>
          <w:sz w:val="24"/>
          <w:szCs w:val="24"/>
          <w:lang w:eastAsia="en-PH"/>
          <w14:ligatures w14:val="none"/>
        </w:rPr>
        <w:t>Data is stored and accessed in order.</w:t>
      </w:r>
    </w:p>
    <w:p w:rsidRPr="00BF1F12" w:rsidR="00BF1F12" w:rsidP="005E4004" w:rsidRDefault="00BF1F12" w14:paraId="489BEF84" w14:textId="77777777">
      <w:pPr>
        <w:pStyle w:val="ListParagraph"/>
        <w:numPr>
          <w:ilvl w:val="0"/>
          <w:numId w:val="121"/>
        </w:numPr>
        <w:spacing w:before="100" w:beforeAutospacing="1" w:after="100" w:afterAutospacing="1" w:line="240" w:lineRule="auto"/>
        <w:rPr>
          <w:rFonts w:eastAsia="Times New Roman" w:cs="Times New Roman"/>
          <w:bCs/>
          <w:kern w:val="0"/>
          <w:sz w:val="24"/>
          <w:szCs w:val="24"/>
          <w:lang w:eastAsia="en-PH"/>
          <w14:ligatures w14:val="none"/>
        </w:rPr>
      </w:pPr>
      <w:r w:rsidRPr="00BF1F12">
        <w:rPr>
          <w:rFonts w:eastAsia="Times New Roman" w:cs="Times New Roman"/>
          <w:bCs/>
          <w:kern w:val="0"/>
          <w:sz w:val="24"/>
          <w:szCs w:val="24"/>
          <w:lang w:eastAsia="en-PH"/>
          <w14:ligatures w14:val="none"/>
        </w:rPr>
        <w:t>You cannot jump directly to a specific record.</w:t>
      </w:r>
    </w:p>
    <w:p w:rsidRPr="00BF1F12" w:rsidR="00BF1F12" w:rsidP="005E4004" w:rsidRDefault="00BF1F12" w14:paraId="214081D5" w14:textId="77777777">
      <w:pPr>
        <w:pStyle w:val="ListParagraph"/>
        <w:numPr>
          <w:ilvl w:val="0"/>
          <w:numId w:val="121"/>
        </w:numPr>
        <w:spacing w:before="100" w:beforeAutospacing="1" w:after="100" w:afterAutospacing="1" w:line="240" w:lineRule="auto"/>
        <w:rPr>
          <w:rFonts w:eastAsia="Times New Roman" w:cs="Times New Roman"/>
          <w:bCs/>
          <w:kern w:val="0"/>
          <w:sz w:val="24"/>
          <w:szCs w:val="24"/>
          <w:lang w:eastAsia="en-PH"/>
          <w14:ligatures w14:val="none"/>
        </w:rPr>
      </w:pPr>
      <w:r w:rsidRPr="00BF1F12">
        <w:rPr>
          <w:rFonts w:eastAsia="Times New Roman" w:cs="Times New Roman"/>
          <w:bCs/>
          <w:kern w:val="0"/>
          <w:sz w:val="24"/>
          <w:szCs w:val="24"/>
          <w:lang w:eastAsia="en-PH"/>
          <w14:ligatures w14:val="none"/>
        </w:rPr>
        <w:t>Best for tasks where all data is processed (e.g., reading logs, student lists, etc.).</w:t>
      </w:r>
    </w:p>
    <w:p w:rsidRPr="00BF1F12" w:rsidR="00BF1F12" w:rsidP="005E4004" w:rsidRDefault="00BF1F12" w14:paraId="42C18AEA" w14:textId="77777777">
      <w:pPr>
        <w:pStyle w:val="ListParagraph"/>
        <w:numPr>
          <w:ilvl w:val="0"/>
          <w:numId w:val="121"/>
        </w:numPr>
        <w:spacing w:before="100" w:beforeAutospacing="1" w:after="100" w:afterAutospacing="1" w:line="240" w:lineRule="auto"/>
        <w:rPr>
          <w:rFonts w:eastAsia="Times New Roman" w:cs="Times New Roman"/>
          <w:bCs/>
          <w:kern w:val="0"/>
          <w:sz w:val="24"/>
          <w:szCs w:val="24"/>
          <w:lang w:eastAsia="en-PH"/>
          <w14:ligatures w14:val="none"/>
        </w:rPr>
      </w:pPr>
      <w:r w:rsidRPr="00BF1F12">
        <w:rPr>
          <w:rFonts w:eastAsia="Times New Roman" w:cs="Times New Roman"/>
          <w:bCs/>
          <w:kern w:val="0"/>
          <w:sz w:val="24"/>
          <w:szCs w:val="24"/>
          <w:lang w:eastAsia="en-PH"/>
          <w14:ligatures w14:val="none"/>
        </w:rPr>
        <w:t xml:space="preserve">Typically handled using classes like </w:t>
      </w:r>
      <w:proofErr w:type="spellStart"/>
      <w:r w:rsidRPr="00BF1F12">
        <w:rPr>
          <w:rFonts w:eastAsia="Times New Roman" w:cs="Times New Roman"/>
          <w:bCs/>
          <w:kern w:val="0"/>
          <w:sz w:val="24"/>
          <w:szCs w:val="24"/>
          <w:lang w:eastAsia="en-PH"/>
          <w14:ligatures w14:val="none"/>
        </w:rPr>
        <w:t>FileReader</w:t>
      </w:r>
      <w:proofErr w:type="spellEnd"/>
      <w:r w:rsidRPr="00BF1F12">
        <w:rPr>
          <w:rFonts w:eastAsia="Times New Roman" w:cs="Times New Roman"/>
          <w:bCs/>
          <w:kern w:val="0"/>
          <w:sz w:val="24"/>
          <w:szCs w:val="24"/>
          <w:lang w:eastAsia="en-PH"/>
          <w14:ligatures w14:val="none"/>
        </w:rPr>
        <w:t xml:space="preserve">, </w:t>
      </w:r>
      <w:proofErr w:type="spellStart"/>
      <w:r w:rsidRPr="00BF1F12">
        <w:rPr>
          <w:rFonts w:eastAsia="Times New Roman" w:cs="Times New Roman"/>
          <w:bCs/>
          <w:kern w:val="0"/>
          <w:sz w:val="24"/>
          <w:szCs w:val="24"/>
          <w:lang w:eastAsia="en-PH"/>
          <w14:ligatures w14:val="none"/>
        </w:rPr>
        <w:t>BufferedReader</w:t>
      </w:r>
      <w:proofErr w:type="spellEnd"/>
      <w:r w:rsidRPr="00BF1F12">
        <w:rPr>
          <w:rFonts w:eastAsia="Times New Roman" w:cs="Times New Roman"/>
          <w:bCs/>
          <w:kern w:val="0"/>
          <w:sz w:val="24"/>
          <w:szCs w:val="24"/>
          <w:lang w:eastAsia="en-PH"/>
          <w14:ligatures w14:val="none"/>
        </w:rPr>
        <w:t xml:space="preserve">, </w:t>
      </w:r>
      <w:proofErr w:type="spellStart"/>
      <w:r w:rsidRPr="00BF1F12">
        <w:rPr>
          <w:rFonts w:eastAsia="Times New Roman" w:cs="Times New Roman"/>
          <w:bCs/>
          <w:kern w:val="0"/>
          <w:sz w:val="24"/>
          <w:szCs w:val="24"/>
          <w:lang w:eastAsia="en-PH"/>
          <w14:ligatures w14:val="none"/>
        </w:rPr>
        <w:t>FileWriter</w:t>
      </w:r>
      <w:proofErr w:type="spellEnd"/>
      <w:r w:rsidRPr="00BF1F12">
        <w:rPr>
          <w:rFonts w:eastAsia="Times New Roman" w:cs="Times New Roman"/>
          <w:bCs/>
          <w:kern w:val="0"/>
          <w:sz w:val="24"/>
          <w:szCs w:val="24"/>
          <w:lang w:eastAsia="en-PH"/>
          <w14:ligatures w14:val="none"/>
        </w:rPr>
        <w:t xml:space="preserve">, and </w:t>
      </w:r>
      <w:proofErr w:type="spellStart"/>
      <w:r w:rsidRPr="00BF1F12">
        <w:rPr>
          <w:rFonts w:eastAsia="Times New Roman" w:cs="Times New Roman"/>
          <w:bCs/>
          <w:kern w:val="0"/>
          <w:sz w:val="24"/>
          <w:szCs w:val="24"/>
          <w:lang w:eastAsia="en-PH"/>
          <w14:ligatures w14:val="none"/>
        </w:rPr>
        <w:t>BufferedWriter</w:t>
      </w:r>
      <w:proofErr w:type="spellEnd"/>
      <w:r w:rsidRPr="00BF1F12">
        <w:rPr>
          <w:rFonts w:eastAsia="Times New Roman" w:cs="Times New Roman"/>
          <w:bCs/>
          <w:kern w:val="0"/>
          <w:sz w:val="24"/>
          <w:szCs w:val="24"/>
          <w:lang w:eastAsia="en-PH"/>
          <w14:ligatures w14:val="none"/>
        </w:rPr>
        <w:t>.</w:t>
      </w:r>
    </w:p>
    <w:p w:rsidR="001966F1" w:rsidP="00BF1F12" w:rsidRDefault="001966F1" w14:paraId="1D5E334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BF1F12" w:rsidRDefault="001966F1" w14:paraId="38292CD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BF1F12" w:rsidRDefault="001966F1" w14:paraId="56316C5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BF1F12" w:rsidRDefault="001966F1" w14:paraId="384EA66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BF1F12" w:rsidRDefault="001966F1" w14:paraId="3695B38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BF1F12" w:rsidRDefault="001966F1" w14:paraId="631F9E5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BF1F12" w:rsidRDefault="001966F1" w14:paraId="3BC6991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BF1F12" w:rsidRDefault="001966F1" w14:paraId="1F1D00B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BF1F12" w:rsidRDefault="001966F1" w14:paraId="38B2AF7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BF1F12" w:rsidRDefault="001966F1" w14:paraId="7AC604C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BF1F12" w:rsidRDefault="001966F1" w14:paraId="3CDF3A59" w14:textId="19B1B3B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40" behindDoc="0" locked="0" layoutInCell="1" allowOverlap="1" wp14:anchorId="6FD85126" wp14:editId="74D2BBBD">
                <wp:simplePos x="0" y="0"/>
                <wp:positionH relativeFrom="margin">
                  <wp:align>center</wp:align>
                </wp:positionH>
                <wp:positionV relativeFrom="paragraph">
                  <wp:posOffset>294041</wp:posOffset>
                </wp:positionV>
                <wp:extent cx="5347970" cy="4899804"/>
                <wp:effectExtent l="0" t="0" r="24130" b="15240"/>
                <wp:wrapNone/>
                <wp:docPr id="1157995887" name="Text Box 10"/>
                <wp:cNvGraphicFramePr/>
                <a:graphic xmlns:a="http://schemas.openxmlformats.org/drawingml/2006/main">
                  <a:graphicData uri="http://schemas.microsoft.com/office/word/2010/wordprocessingShape">
                    <wps:wsp>
                      <wps:cNvSpPr txBox="1"/>
                      <wps:spPr>
                        <a:xfrm>
                          <a:off x="0" y="0"/>
                          <a:ext cx="5347970" cy="4899804"/>
                        </a:xfrm>
                        <a:prstGeom prst="rect">
                          <a:avLst/>
                        </a:prstGeom>
                        <a:solidFill>
                          <a:schemeClr val="tx1"/>
                        </a:solidFill>
                        <a:ln w="6350">
                          <a:solidFill>
                            <a:prstClr val="black"/>
                          </a:solidFill>
                        </a:ln>
                      </wps:spPr>
                      <wps:txbx>
                        <w:txbxContent>
                          <w:p w:rsidR="00BF1F12" w:rsidP="00BF1F12" w:rsidRDefault="00BF1F12" w14:paraId="16BE0F7A" w14:textId="77777777">
                            <w:pPr>
                              <w:numPr>
                                <w:ilvl w:val="0"/>
                                <w:numId w:val="0"/>
                              </w:numPr>
                            </w:pPr>
                            <w:r>
                              <w:t>java</w:t>
                            </w:r>
                          </w:p>
                          <w:p w:rsidR="001966F1" w:rsidP="001966F1" w:rsidRDefault="001966F1" w14:paraId="02367DDF" w14:textId="77777777">
                            <w:pPr>
                              <w:numPr>
                                <w:ilvl w:val="0"/>
                                <w:numId w:val="0"/>
                              </w:numPr>
                            </w:pPr>
                            <w:r>
                              <w:t xml:space="preserve">import </w:t>
                            </w:r>
                            <w:proofErr w:type="gramStart"/>
                            <w:r>
                              <w:t>java.io.*</w:t>
                            </w:r>
                            <w:proofErr w:type="gramEnd"/>
                            <w:r>
                              <w:t>;</w:t>
                            </w:r>
                          </w:p>
                          <w:p w:rsidR="001966F1" w:rsidP="001966F1" w:rsidRDefault="001966F1" w14:paraId="7F8773A1" w14:textId="77777777">
                            <w:pPr>
                              <w:numPr>
                                <w:ilvl w:val="0"/>
                                <w:numId w:val="0"/>
                              </w:numPr>
                            </w:pPr>
                          </w:p>
                          <w:p w:rsidR="001966F1" w:rsidP="001966F1" w:rsidRDefault="001966F1" w14:paraId="0A6BDA5C" w14:textId="77777777">
                            <w:pPr>
                              <w:numPr>
                                <w:ilvl w:val="0"/>
                                <w:numId w:val="0"/>
                              </w:numPr>
                            </w:pPr>
                            <w:r>
                              <w:t xml:space="preserve">public class </w:t>
                            </w:r>
                            <w:proofErr w:type="spellStart"/>
                            <w:r>
                              <w:t>WriteSequential</w:t>
                            </w:r>
                            <w:proofErr w:type="spellEnd"/>
                            <w:r>
                              <w:t xml:space="preserve"> {</w:t>
                            </w:r>
                          </w:p>
                          <w:p w:rsidR="001966F1" w:rsidP="001966F1" w:rsidRDefault="001966F1" w14:paraId="66A4B0FE"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1966F1" w:rsidP="001966F1" w:rsidRDefault="001966F1" w14:paraId="5726FB9B" w14:textId="77777777">
                            <w:pPr>
                              <w:numPr>
                                <w:ilvl w:val="0"/>
                                <w:numId w:val="0"/>
                              </w:numPr>
                            </w:pPr>
                            <w:r>
                              <w:t xml:space="preserve">        try {</w:t>
                            </w:r>
                          </w:p>
                          <w:p w:rsidR="001966F1" w:rsidP="001966F1" w:rsidRDefault="001966F1" w14:paraId="0D8F4267" w14:textId="77777777">
                            <w:pPr>
                              <w:numPr>
                                <w:ilvl w:val="0"/>
                                <w:numId w:val="0"/>
                              </w:numPr>
                            </w:pPr>
                            <w:r>
                              <w:t xml:space="preserve">            </w:t>
                            </w:r>
                            <w:proofErr w:type="spellStart"/>
                            <w:r>
                              <w:t>BufferedWriter</w:t>
                            </w:r>
                            <w:proofErr w:type="spellEnd"/>
                            <w:r>
                              <w:t xml:space="preserve"> </w:t>
                            </w:r>
                            <w:proofErr w:type="spellStart"/>
                            <w:r>
                              <w:t>bw</w:t>
                            </w:r>
                            <w:proofErr w:type="spellEnd"/>
                            <w:r>
                              <w:t xml:space="preserve"> = new </w:t>
                            </w:r>
                            <w:proofErr w:type="spellStart"/>
                            <w:proofErr w:type="gramStart"/>
                            <w:r>
                              <w:t>BufferedWriter</w:t>
                            </w:r>
                            <w:proofErr w:type="spellEnd"/>
                            <w:r>
                              <w:t>(</w:t>
                            </w:r>
                            <w:proofErr w:type="gramEnd"/>
                            <w:r>
                              <w:t xml:space="preserve">new </w:t>
                            </w:r>
                            <w:proofErr w:type="spellStart"/>
                            <w:r>
                              <w:t>FileWriter</w:t>
                            </w:r>
                            <w:proofErr w:type="spellEnd"/>
                            <w:r>
                              <w:t>("students.txt")</w:t>
                            </w:r>
                            <w:proofErr w:type="gramStart"/>
                            <w:r>
                              <w:t>);</w:t>
                            </w:r>
                            <w:proofErr w:type="gramEnd"/>
                          </w:p>
                          <w:p w:rsidR="001966F1" w:rsidP="001966F1" w:rsidRDefault="001966F1" w14:paraId="4BF31BC5" w14:textId="39C3DE6F">
                            <w:pPr>
                              <w:numPr>
                                <w:ilvl w:val="0"/>
                                <w:numId w:val="0"/>
                              </w:numPr>
                            </w:pPr>
                            <w:r>
                              <w:t xml:space="preserve">            </w:t>
                            </w:r>
                            <w:proofErr w:type="spellStart"/>
                            <w:proofErr w:type="gramStart"/>
                            <w:r>
                              <w:t>bw.write</w:t>
                            </w:r>
                            <w:proofErr w:type="spellEnd"/>
                            <w:proofErr w:type="gramEnd"/>
                            <w:r>
                              <w:t>("June Garcia\n"</w:t>
                            </w:r>
                            <w:proofErr w:type="gramStart"/>
                            <w:r>
                              <w:t>);</w:t>
                            </w:r>
                            <w:proofErr w:type="gramEnd"/>
                          </w:p>
                          <w:p w:rsidR="001966F1" w:rsidP="001966F1" w:rsidRDefault="001966F1" w14:paraId="487D30CE" w14:textId="77777777">
                            <w:pPr>
                              <w:numPr>
                                <w:ilvl w:val="0"/>
                                <w:numId w:val="0"/>
                              </w:numPr>
                            </w:pPr>
                            <w:r>
                              <w:t xml:space="preserve">            </w:t>
                            </w:r>
                            <w:proofErr w:type="spellStart"/>
                            <w:proofErr w:type="gramStart"/>
                            <w:r>
                              <w:t>bw.write</w:t>
                            </w:r>
                            <w:proofErr w:type="spellEnd"/>
                            <w:proofErr w:type="gramEnd"/>
                            <w:r>
                              <w:t>("Maria Santos\n"</w:t>
                            </w:r>
                            <w:proofErr w:type="gramStart"/>
                            <w:r>
                              <w:t>);</w:t>
                            </w:r>
                            <w:proofErr w:type="gramEnd"/>
                          </w:p>
                          <w:p w:rsidR="001966F1" w:rsidP="001966F1" w:rsidRDefault="001966F1" w14:paraId="05C61952" w14:textId="77777777">
                            <w:pPr>
                              <w:numPr>
                                <w:ilvl w:val="0"/>
                                <w:numId w:val="0"/>
                              </w:numPr>
                            </w:pPr>
                            <w:r>
                              <w:t xml:space="preserve">            </w:t>
                            </w:r>
                            <w:proofErr w:type="spellStart"/>
                            <w:proofErr w:type="gramStart"/>
                            <w:r>
                              <w:t>bw.write</w:t>
                            </w:r>
                            <w:proofErr w:type="spellEnd"/>
                            <w:proofErr w:type="gramEnd"/>
                            <w:r>
                              <w:t>("Juan Dela Cruz\n"</w:t>
                            </w:r>
                            <w:proofErr w:type="gramStart"/>
                            <w:r>
                              <w:t>);</w:t>
                            </w:r>
                            <w:proofErr w:type="gramEnd"/>
                          </w:p>
                          <w:p w:rsidR="001966F1" w:rsidP="001966F1" w:rsidRDefault="001966F1" w14:paraId="1BC60109" w14:textId="77777777">
                            <w:pPr>
                              <w:numPr>
                                <w:ilvl w:val="0"/>
                                <w:numId w:val="0"/>
                              </w:numPr>
                            </w:pPr>
                            <w:r>
                              <w:t xml:space="preserve">            </w:t>
                            </w:r>
                            <w:proofErr w:type="spellStart"/>
                            <w:proofErr w:type="gramStart"/>
                            <w:r>
                              <w:t>bw.close</w:t>
                            </w:r>
                            <w:proofErr w:type="spellEnd"/>
                            <w:proofErr w:type="gramEnd"/>
                            <w:r>
                              <w:t>(</w:t>
                            </w:r>
                            <w:proofErr w:type="gramStart"/>
                            <w:r>
                              <w:t>);</w:t>
                            </w:r>
                            <w:proofErr w:type="gramEnd"/>
                          </w:p>
                          <w:p w:rsidR="001966F1" w:rsidP="001966F1" w:rsidRDefault="001966F1" w14:paraId="16226A1F" w14:textId="77777777">
                            <w:pPr>
                              <w:numPr>
                                <w:ilvl w:val="0"/>
                                <w:numId w:val="0"/>
                              </w:numPr>
                            </w:pPr>
                            <w:r>
                              <w:t xml:space="preserve">            </w:t>
                            </w:r>
                            <w:proofErr w:type="spellStart"/>
                            <w:r>
                              <w:t>System.out.println</w:t>
                            </w:r>
                            <w:proofErr w:type="spellEnd"/>
                            <w:r>
                              <w:t>("Sequential file written successfully!"</w:t>
                            </w:r>
                            <w:proofErr w:type="gramStart"/>
                            <w:r>
                              <w:t>);</w:t>
                            </w:r>
                            <w:proofErr w:type="gramEnd"/>
                          </w:p>
                          <w:p w:rsidR="001966F1" w:rsidP="001966F1" w:rsidRDefault="001966F1" w14:paraId="414DF56A" w14:textId="77777777">
                            <w:pPr>
                              <w:numPr>
                                <w:ilvl w:val="0"/>
                                <w:numId w:val="0"/>
                              </w:numPr>
                            </w:pPr>
                            <w:r>
                              <w:t xml:space="preserve">        } catch (</w:t>
                            </w:r>
                            <w:proofErr w:type="spellStart"/>
                            <w:r>
                              <w:t>IOException</w:t>
                            </w:r>
                            <w:proofErr w:type="spellEnd"/>
                            <w:r>
                              <w:t xml:space="preserve"> e) {</w:t>
                            </w:r>
                          </w:p>
                          <w:p w:rsidR="001966F1" w:rsidP="001966F1" w:rsidRDefault="001966F1" w14:paraId="66CCA84A"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1966F1" w:rsidP="001966F1" w:rsidRDefault="001966F1" w14:paraId="54611558" w14:textId="77777777">
                            <w:pPr>
                              <w:numPr>
                                <w:ilvl w:val="0"/>
                                <w:numId w:val="0"/>
                              </w:numPr>
                            </w:pPr>
                            <w:r>
                              <w:t xml:space="preserve">        }</w:t>
                            </w:r>
                          </w:p>
                          <w:p w:rsidR="001966F1" w:rsidP="001966F1" w:rsidRDefault="001966F1" w14:paraId="2B7CB17A" w14:textId="77777777">
                            <w:pPr>
                              <w:numPr>
                                <w:ilvl w:val="0"/>
                                <w:numId w:val="0"/>
                              </w:numPr>
                            </w:pPr>
                            <w:r>
                              <w:t xml:space="preserve">    }</w:t>
                            </w:r>
                          </w:p>
                          <w:p w:rsidRPr="00CF012C" w:rsidR="00BF1F12" w:rsidP="001966F1" w:rsidRDefault="001966F1" w14:paraId="4084412C" w14:textId="69B16D5C">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746D67D">
              <v:shape id="_x0000_s1129" style="position:absolute;margin-left:0;margin-top:23.15pt;width:421.1pt;height:385.8pt;z-index:2516583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" w14:anchorId="6FD85126">
                <v:textbox>
                  <w:txbxContent>
                    <w:p w:rsidR="00BF1F12" w:rsidP="00BF1F12" w:rsidRDefault="00BF1F12" w14:paraId="42E3ACD2" w14:textId="77777777">
                      <w:pPr>
                        <w:numPr>
                          <w:ilvl w:val="0"/>
                          <w:numId w:val="0"/>
                        </w:numPr>
                      </w:pPr>
                      <w:r>
                        <w:t>java</w:t>
                      </w:r>
                    </w:p>
                    <w:p w:rsidR="001966F1" w:rsidP="001966F1" w:rsidRDefault="001966F1" w14:paraId="173906B0" w14:textId="77777777">
                      <w:pPr>
                        <w:numPr>
                          <w:ilvl w:val="0"/>
                          <w:numId w:val="0"/>
                        </w:numPr>
                      </w:pPr>
                      <w:r>
                        <w:t xml:space="preserve">import </w:t>
                      </w:r>
                      <w:proofErr w:type="gramStart"/>
                      <w:r>
                        <w:t>java.io.*</w:t>
                      </w:r>
                      <w:proofErr w:type="gramEnd"/>
                      <w:r>
                        <w:t>;</w:t>
                      </w:r>
                    </w:p>
                    <w:p w:rsidR="001966F1" w:rsidP="001966F1" w:rsidRDefault="001966F1" w14:paraId="1A965116" w14:textId="77777777">
                      <w:pPr>
                        <w:numPr>
                          <w:ilvl w:val="0"/>
                          <w:numId w:val="0"/>
                        </w:numPr>
                      </w:pPr>
                    </w:p>
                    <w:p w:rsidR="001966F1" w:rsidP="001966F1" w:rsidRDefault="001966F1" w14:paraId="3C00671C" w14:textId="77777777">
                      <w:pPr>
                        <w:numPr>
                          <w:ilvl w:val="0"/>
                          <w:numId w:val="0"/>
                        </w:numPr>
                      </w:pPr>
                      <w:r>
                        <w:t xml:space="preserve">public class </w:t>
                      </w:r>
                      <w:proofErr w:type="spellStart"/>
                      <w:r>
                        <w:t>WriteSequential</w:t>
                      </w:r>
                      <w:proofErr w:type="spellEnd"/>
                      <w:r>
                        <w:t xml:space="preserve"> {</w:t>
                      </w:r>
                    </w:p>
                    <w:p w:rsidR="001966F1" w:rsidP="001966F1" w:rsidRDefault="001966F1" w14:paraId="5E007981"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1966F1" w:rsidP="001966F1" w:rsidRDefault="001966F1" w14:paraId="10C24769" w14:textId="77777777">
                      <w:pPr>
                        <w:numPr>
                          <w:ilvl w:val="0"/>
                          <w:numId w:val="0"/>
                        </w:numPr>
                      </w:pPr>
                      <w:r>
                        <w:t xml:space="preserve">        try {</w:t>
                      </w:r>
                    </w:p>
                    <w:p w:rsidR="001966F1" w:rsidP="001966F1" w:rsidRDefault="001966F1" w14:paraId="2A343D6A" w14:textId="77777777">
                      <w:pPr>
                        <w:numPr>
                          <w:ilvl w:val="0"/>
                          <w:numId w:val="0"/>
                        </w:numPr>
                      </w:pPr>
                      <w:r>
                        <w:t xml:space="preserve">            </w:t>
                      </w:r>
                      <w:proofErr w:type="spellStart"/>
                      <w:r>
                        <w:t>BufferedWriter</w:t>
                      </w:r>
                      <w:proofErr w:type="spellEnd"/>
                      <w:r>
                        <w:t xml:space="preserve"> </w:t>
                      </w:r>
                      <w:proofErr w:type="spellStart"/>
                      <w:r>
                        <w:t>bw</w:t>
                      </w:r>
                      <w:proofErr w:type="spellEnd"/>
                      <w:r>
                        <w:t xml:space="preserve"> = new </w:t>
                      </w:r>
                      <w:proofErr w:type="spellStart"/>
                      <w:proofErr w:type="gramStart"/>
                      <w:r>
                        <w:t>BufferedWriter</w:t>
                      </w:r>
                      <w:proofErr w:type="spellEnd"/>
                      <w:r>
                        <w:t>(</w:t>
                      </w:r>
                      <w:proofErr w:type="gramEnd"/>
                      <w:r>
                        <w:t xml:space="preserve">new </w:t>
                      </w:r>
                      <w:proofErr w:type="spellStart"/>
                      <w:r>
                        <w:t>FileWriter</w:t>
                      </w:r>
                      <w:proofErr w:type="spellEnd"/>
                      <w:r>
                        <w:t>("students.txt")</w:t>
                      </w:r>
                      <w:proofErr w:type="gramStart"/>
                      <w:r>
                        <w:t>);</w:t>
                      </w:r>
                      <w:proofErr w:type="gramEnd"/>
                    </w:p>
                    <w:p w:rsidR="001966F1" w:rsidP="001966F1" w:rsidRDefault="001966F1" w14:paraId="1D191516" w14:textId="39C3DE6F">
                      <w:pPr>
                        <w:numPr>
                          <w:ilvl w:val="0"/>
                          <w:numId w:val="0"/>
                        </w:numPr>
                      </w:pPr>
                      <w:r>
                        <w:t xml:space="preserve">            </w:t>
                      </w:r>
                      <w:proofErr w:type="spellStart"/>
                      <w:proofErr w:type="gramStart"/>
                      <w:r>
                        <w:t>bw.write</w:t>
                      </w:r>
                      <w:proofErr w:type="spellEnd"/>
                      <w:proofErr w:type="gramEnd"/>
                      <w:r>
                        <w:t>("June Garcia\n"</w:t>
                      </w:r>
                      <w:proofErr w:type="gramStart"/>
                      <w:r>
                        <w:t>);</w:t>
                      </w:r>
                      <w:proofErr w:type="gramEnd"/>
                    </w:p>
                    <w:p w:rsidR="001966F1" w:rsidP="001966F1" w:rsidRDefault="001966F1" w14:paraId="14BCF153" w14:textId="77777777">
                      <w:pPr>
                        <w:numPr>
                          <w:ilvl w:val="0"/>
                          <w:numId w:val="0"/>
                        </w:numPr>
                      </w:pPr>
                      <w:r>
                        <w:t xml:space="preserve">            </w:t>
                      </w:r>
                      <w:proofErr w:type="spellStart"/>
                      <w:proofErr w:type="gramStart"/>
                      <w:r>
                        <w:t>bw.write</w:t>
                      </w:r>
                      <w:proofErr w:type="spellEnd"/>
                      <w:proofErr w:type="gramEnd"/>
                      <w:r>
                        <w:t>("Maria Santos\n"</w:t>
                      </w:r>
                      <w:proofErr w:type="gramStart"/>
                      <w:r>
                        <w:t>);</w:t>
                      </w:r>
                      <w:proofErr w:type="gramEnd"/>
                    </w:p>
                    <w:p w:rsidR="001966F1" w:rsidP="001966F1" w:rsidRDefault="001966F1" w14:paraId="77CF601F" w14:textId="77777777">
                      <w:pPr>
                        <w:numPr>
                          <w:ilvl w:val="0"/>
                          <w:numId w:val="0"/>
                        </w:numPr>
                      </w:pPr>
                      <w:r>
                        <w:t xml:space="preserve">            </w:t>
                      </w:r>
                      <w:proofErr w:type="spellStart"/>
                      <w:proofErr w:type="gramStart"/>
                      <w:r>
                        <w:t>bw.write</w:t>
                      </w:r>
                      <w:proofErr w:type="spellEnd"/>
                      <w:proofErr w:type="gramEnd"/>
                      <w:r>
                        <w:t>("Juan Dela Cruz\n"</w:t>
                      </w:r>
                      <w:proofErr w:type="gramStart"/>
                      <w:r>
                        <w:t>);</w:t>
                      </w:r>
                      <w:proofErr w:type="gramEnd"/>
                    </w:p>
                    <w:p w:rsidR="001966F1" w:rsidP="001966F1" w:rsidRDefault="001966F1" w14:paraId="4AFB7C0F" w14:textId="77777777">
                      <w:pPr>
                        <w:numPr>
                          <w:ilvl w:val="0"/>
                          <w:numId w:val="0"/>
                        </w:numPr>
                      </w:pPr>
                      <w:r>
                        <w:t xml:space="preserve">            </w:t>
                      </w:r>
                      <w:proofErr w:type="spellStart"/>
                      <w:proofErr w:type="gramStart"/>
                      <w:r>
                        <w:t>bw.close</w:t>
                      </w:r>
                      <w:proofErr w:type="spellEnd"/>
                      <w:proofErr w:type="gramEnd"/>
                      <w:r>
                        <w:t>(</w:t>
                      </w:r>
                      <w:proofErr w:type="gramStart"/>
                      <w:r>
                        <w:t>);</w:t>
                      </w:r>
                      <w:proofErr w:type="gramEnd"/>
                    </w:p>
                    <w:p w:rsidR="001966F1" w:rsidP="001966F1" w:rsidRDefault="001966F1" w14:paraId="03AD6F5B" w14:textId="77777777">
                      <w:pPr>
                        <w:numPr>
                          <w:ilvl w:val="0"/>
                          <w:numId w:val="0"/>
                        </w:numPr>
                      </w:pPr>
                      <w:r>
                        <w:t xml:space="preserve">            </w:t>
                      </w:r>
                      <w:proofErr w:type="spellStart"/>
                      <w:r>
                        <w:t>System.out.println</w:t>
                      </w:r>
                      <w:proofErr w:type="spellEnd"/>
                      <w:r>
                        <w:t>("Sequential file written successfully!"</w:t>
                      </w:r>
                      <w:proofErr w:type="gramStart"/>
                      <w:r>
                        <w:t>);</w:t>
                      </w:r>
                      <w:proofErr w:type="gramEnd"/>
                    </w:p>
                    <w:p w:rsidR="001966F1" w:rsidP="001966F1" w:rsidRDefault="001966F1" w14:paraId="16300393" w14:textId="77777777">
                      <w:pPr>
                        <w:numPr>
                          <w:ilvl w:val="0"/>
                          <w:numId w:val="0"/>
                        </w:numPr>
                      </w:pPr>
                      <w:r>
                        <w:t xml:space="preserve">        } catch (</w:t>
                      </w:r>
                      <w:proofErr w:type="spellStart"/>
                      <w:r>
                        <w:t>IOException</w:t>
                      </w:r>
                      <w:proofErr w:type="spellEnd"/>
                      <w:r>
                        <w:t xml:space="preserve"> e) {</w:t>
                      </w:r>
                    </w:p>
                    <w:p w:rsidR="001966F1" w:rsidP="001966F1" w:rsidRDefault="001966F1" w14:paraId="66509174"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1966F1" w:rsidP="001966F1" w:rsidRDefault="001966F1" w14:paraId="7F9F5958" w14:textId="77777777">
                      <w:pPr>
                        <w:numPr>
                          <w:ilvl w:val="0"/>
                          <w:numId w:val="0"/>
                        </w:numPr>
                      </w:pPr>
                      <w:r>
                        <w:t xml:space="preserve">        }</w:t>
                      </w:r>
                    </w:p>
                    <w:p w:rsidR="001966F1" w:rsidP="001966F1" w:rsidRDefault="001966F1" w14:paraId="1E478FA2" w14:textId="77777777">
                      <w:pPr>
                        <w:numPr>
                          <w:ilvl w:val="0"/>
                          <w:numId w:val="0"/>
                        </w:numPr>
                      </w:pPr>
                      <w:r>
                        <w:t xml:space="preserve">    }</w:t>
                      </w:r>
                    </w:p>
                    <w:p w:rsidRPr="00CF012C" w:rsidR="00BF1F12" w:rsidP="001966F1" w:rsidRDefault="001966F1" w14:paraId="64D18007" w14:textId="69B16D5C">
                      <w:pPr>
                        <w:numPr>
                          <w:ilvl w:val="0"/>
                          <w:numId w:val="0"/>
                        </w:numPr>
                      </w:pPr>
                      <w:r>
                        <w:t>}</w:t>
                      </w:r>
                    </w:p>
                  </w:txbxContent>
                </v:textbox>
                <w10:wrap anchorx="margin"/>
              </v:shape>
            </w:pict>
          </mc:Fallback>
        </mc:AlternateContent>
      </w:r>
      <w:r w:rsidRPr="00BF1F12" w:rsidR="00BF1F12">
        <w:rPr>
          <w:rFonts w:eastAsia="Times New Roman" w:cs="Times New Roman"/>
          <w:b/>
          <w:kern w:val="0"/>
          <w:sz w:val="24"/>
          <w:szCs w:val="24"/>
          <w:lang w:eastAsia="en-PH"/>
          <w14:ligatures w14:val="none"/>
        </w:rPr>
        <w:t>Example: Writing to a Sequential File</w:t>
      </w:r>
    </w:p>
    <w:p w:rsidRPr="00BF1F12" w:rsidR="00BF1F12" w:rsidP="00BF1F12" w:rsidRDefault="00BF1F12" w14:paraId="1F8FC771" w14:textId="0ABCC41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3B5BEF" w14:paraId="35042CB6" w14:textId="055BABC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3B5BEF" w14:paraId="734CF84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3B5BEF" w14:paraId="40DEFC1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3B5BEF" w14:paraId="03DFD09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3B5BEF" w14:paraId="0DA2884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3B5BEF" w14:paraId="09AD886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3B5BEF" w14:paraId="5EB9DC7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3B5BEF" w14:paraId="563FC21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3B5BEF" w14:paraId="4D38FF3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3B5BEF" w14:paraId="6C1FB71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3B5BEF" w14:paraId="1851118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3B5BEF" w14:paraId="22FF126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3B5BEF" w14:paraId="7D50084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3B5BEF" w:rsidRDefault="001966F1" w14:paraId="1FA18A9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3B5BEF" w:rsidRDefault="001966F1" w14:paraId="45D0790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3B5BEF" w:rsidRDefault="001966F1" w14:paraId="793A41E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3B5BEF" w:rsidRDefault="001966F1" w14:paraId="12FD64B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3B5BEF" w:rsidRDefault="001966F1" w14:paraId="102FF08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3B5BEF" w:rsidRDefault="001966F1" w14:paraId="27FEDEB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3B5BEF" w:rsidRDefault="001966F1" w14:paraId="172923D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1966F1" w:rsidP="003B5BEF" w:rsidRDefault="001966F1" w14:paraId="28BD9B1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3B5BEF" w:rsidP="003B5BEF" w:rsidRDefault="001966F1" w14:paraId="4B7081A5" w14:textId="4DB0093B">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1966F1">
        <w:rPr>
          <w:rFonts w:eastAsia="Times New Roman" w:cs="Times New Roman"/>
          <w:b/>
          <w:kern w:val="0"/>
          <w:sz w:val="24"/>
          <w:szCs w:val="24"/>
          <w:lang w:eastAsia="en-PH"/>
          <w14:ligatures w14:val="none"/>
        </w:rPr>
        <w:t>Example: Reading from a Sequential File</w:t>
      </w:r>
    </w:p>
    <w:p w:rsidRPr="003B5BEF" w:rsidR="001966F1" w:rsidP="003B5BEF" w:rsidRDefault="001966F1" w14:paraId="1CD34E88" w14:textId="755EEBA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41" behindDoc="0" locked="0" layoutInCell="1" allowOverlap="1" wp14:anchorId="7463C1BE" wp14:editId="3F0D5F26">
                <wp:simplePos x="0" y="0"/>
                <wp:positionH relativeFrom="margin">
                  <wp:align>center</wp:align>
                </wp:positionH>
                <wp:positionV relativeFrom="paragraph">
                  <wp:posOffset>51123</wp:posOffset>
                </wp:positionV>
                <wp:extent cx="5347970" cy="4899804"/>
                <wp:effectExtent l="0" t="0" r="24130" b="15240"/>
                <wp:wrapNone/>
                <wp:docPr id="703735017" name="Text Box 10"/>
                <wp:cNvGraphicFramePr/>
                <a:graphic xmlns:a="http://schemas.openxmlformats.org/drawingml/2006/main">
                  <a:graphicData uri="http://schemas.microsoft.com/office/word/2010/wordprocessingShape">
                    <wps:wsp>
                      <wps:cNvSpPr txBox="1"/>
                      <wps:spPr>
                        <a:xfrm>
                          <a:off x="0" y="0"/>
                          <a:ext cx="5347970" cy="4899804"/>
                        </a:xfrm>
                        <a:prstGeom prst="rect">
                          <a:avLst/>
                        </a:prstGeom>
                        <a:solidFill>
                          <a:schemeClr val="tx1"/>
                        </a:solidFill>
                        <a:ln w="6350">
                          <a:solidFill>
                            <a:prstClr val="black"/>
                          </a:solidFill>
                        </a:ln>
                      </wps:spPr>
                      <wps:txbx>
                        <w:txbxContent>
                          <w:p w:rsidR="001966F1" w:rsidP="001966F1" w:rsidRDefault="001966F1" w14:paraId="0CF2C295" w14:textId="77777777">
                            <w:pPr>
                              <w:numPr>
                                <w:ilvl w:val="0"/>
                                <w:numId w:val="0"/>
                              </w:numPr>
                            </w:pPr>
                            <w:r>
                              <w:t>java</w:t>
                            </w:r>
                          </w:p>
                          <w:p w:rsidR="001966F1" w:rsidP="001966F1" w:rsidRDefault="001966F1" w14:paraId="2A35DC9D" w14:textId="77777777">
                            <w:pPr>
                              <w:numPr>
                                <w:ilvl w:val="0"/>
                                <w:numId w:val="0"/>
                              </w:numPr>
                            </w:pPr>
                            <w:r>
                              <w:t xml:space="preserve">import </w:t>
                            </w:r>
                            <w:proofErr w:type="gramStart"/>
                            <w:r>
                              <w:t>java.io.*</w:t>
                            </w:r>
                            <w:proofErr w:type="gramEnd"/>
                            <w:r>
                              <w:t>;</w:t>
                            </w:r>
                          </w:p>
                          <w:p w:rsidR="001966F1" w:rsidP="001966F1" w:rsidRDefault="001966F1" w14:paraId="6F5D41C8" w14:textId="77777777">
                            <w:pPr>
                              <w:numPr>
                                <w:ilvl w:val="0"/>
                                <w:numId w:val="0"/>
                              </w:numPr>
                            </w:pPr>
                          </w:p>
                          <w:p w:rsidR="001966F1" w:rsidP="001966F1" w:rsidRDefault="001966F1" w14:paraId="67B1922F" w14:textId="77777777">
                            <w:pPr>
                              <w:numPr>
                                <w:ilvl w:val="0"/>
                                <w:numId w:val="0"/>
                              </w:numPr>
                            </w:pPr>
                            <w:r>
                              <w:t xml:space="preserve">public class </w:t>
                            </w:r>
                            <w:proofErr w:type="spellStart"/>
                            <w:r>
                              <w:t>ReadSequential</w:t>
                            </w:r>
                            <w:proofErr w:type="spellEnd"/>
                            <w:r>
                              <w:t xml:space="preserve"> {</w:t>
                            </w:r>
                          </w:p>
                          <w:p w:rsidR="001966F1" w:rsidP="001966F1" w:rsidRDefault="001966F1" w14:paraId="22421115"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1966F1" w:rsidP="001966F1" w:rsidRDefault="001966F1" w14:paraId="5B961DB5" w14:textId="77777777">
                            <w:pPr>
                              <w:numPr>
                                <w:ilvl w:val="0"/>
                                <w:numId w:val="0"/>
                              </w:numPr>
                            </w:pPr>
                            <w:r>
                              <w:t xml:space="preserve">        try {</w:t>
                            </w:r>
                          </w:p>
                          <w:p w:rsidR="001966F1" w:rsidP="001966F1" w:rsidRDefault="001966F1" w14:paraId="28FE82BF" w14:textId="77777777">
                            <w:pPr>
                              <w:numPr>
                                <w:ilvl w:val="0"/>
                                <w:numId w:val="0"/>
                              </w:numPr>
                            </w:pPr>
                            <w:r>
                              <w:t xml:space="preserve">            </w:t>
                            </w:r>
                            <w:proofErr w:type="spellStart"/>
                            <w:r>
                              <w:t>BufferedReader</w:t>
                            </w:r>
                            <w:proofErr w:type="spellEnd"/>
                            <w:r>
                              <w:t xml:space="preserve"> </w:t>
                            </w:r>
                            <w:proofErr w:type="spellStart"/>
                            <w:r>
                              <w:t>br</w:t>
                            </w:r>
                            <w:proofErr w:type="spellEnd"/>
                            <w:r>
                              <w:t xml:space="preserve"> = new </w:t>
                            </w:r>
                            <w:proofErr w:type="spellStart"/>
                            <w:proofErr w:type="gramStart"/>
                            <w:r>
                              <w:t>BufferedReader</w:t>
                            </w:r>
                            <w:proofErr w:type="spellEnd"/>
                            <w:r>
                              <w:t>(</w:t>
                            </w:r>
                            <w:proofErr w:type="gramEnd"/>
                            <w:r>
                              <w:t xml:space="preserve">new </w:t>
                            </w:r>
                            <w:proofErr w:type="spellStart"/>
                            <w:r>
                              <w:t>FileReader</w:t>
                            </w:r>
                            <w:proofErr w:type="spellEnd"/>
                            <w:r>
                              <w:t>("students.txt")</w:t>
                            </w:r>
                            <w:proofErr w:type="gramStart"/>
                            <w:r>
                              <w:t>);</w:t>
                            </w:r>
                            <w:proofErr w:type="gramEnd"/>
                          </w:p>
                          <w:p w:rsidR="001966F1" w:rsidP="001966F1" w:rsidRDefault="001966F1" w14:paraId="46EA92A2" w14:textId="77777777">
                            <w:pPr>
                              <w:numPr>
                                <w:ilvl w:val="0"/>
                                <w:numId w:val="0"/>
                              </w:numPr>
                            </w:pPr>
                            <w:r>
                              <w:t xml:space="preserve">            String </w:t>
                            </w:r>
                            <w:proofErr w:type="gramStart"/>
                            <w:r>
                              <w:t>line;</w:t>
                            </w:r>
                            <w:proofErr w:type="gramEnd"/>
                          </w:p>
                          <w:p w:rsidR="001966F1" w:rsidP="001966F1" w:rsidRDefault="001966F1" w14:paraId="30082200" w14:textId="77777777">
                            <w:pPr>
                              <w:numPr>
                                <w:ilvl w:val="0"/>
                                <w:numId w:val="0"/>
                              </w:numPr>
                            </w:pPr>
                            <w:r>
                              <w:t xml:space="preserve">            while ((line = </w:t>
                            </w:r>
                            <w:proofErr w:type="spellStart"/>
                            <w:proofErr w:type="gramStart"/>
                            <w:r>
                              <w:t>br.readLine</w:t>
                            </w:r>
                            <w:proofErr w:type="spellEnd"/>
                            <w:proofErr w:type="gramEnd"/>
                            <w:r>
                              <w:t>()</w:t>
                            </w:r>
                            <w:proofErr w:type="gramStart"/>
                            <w:r>
                              <w:t>) !</w:t>
                            </w:r>
                            <w:proofErr w:type="gramEnd"/>
                            <w:r>
                              <w:t>= null) {</w:t>
                            </w:r>
                          </w:p>
                          <w:p w:rsidR="001966F1" w:rsidP="001966F1" w:rsidRDefault="001966F1" w14:paraId="430D28F9" w14:textId="77777777">
                            <w:pPr>
                              <w:numPr>
                                <w:ilvl w:val="0"/>
                                <w:numId w:val="0"/>
                              </w:numPr>
                            </w:pPr>
                            <w:r>
                              <w:t xml:space="preserve">                </w:t>
                            </w:r>
                            <w:proofErr w:type="spellStart"/>
                            <w:r>
                              <w:t>System.out.println</w:t>
                            </w:r>
                            <w:proofErr w:type="spellEnd"/>
                            <w:r>
                              <w:t>("Student: " + line</w:t>
                            </w:r>
                            <w:proofErr w:type="gramStart"/>
                            <w:r>
                              <w:t>);</w:t>
                            </w:r>
                            <w:proofErr w:type="gramEnd"/>
                          </w:p>
                          <w:p w:rsidR="001966F1" w:rsidP="001966F1" w:rsidRDefault="001966F1" w14:paraId="6AE9C387" w14:textId="77777777">
                            <w:pPr>
                              <w:numPr>
                                <w:ilvl w:val="0"/>
                                <w:numId w:val="0"/>
                              </w:numPr>
                            </w:pPr>
                            <w:r>
                              <w:t xml:space="preserve">            }</w:t>
                            </w:r>
                          </w:p>
                          <w:p w:rsidR="001966F1" w:rsidP="001966F1" w:rsidRDefault="001966F1" w14:paraId="24FF018A" w14:textId="77777777">
                            <w:pPr>
                              <w:numPr>
                                <w:ilvl w:val="0"/>
                                <w:numId w:val="0"/>
                              </w:numPr>
                            </w:pPr>
                            <w:r>
                              <w:t xml:space="preserve">            </w:t>
                            </w:r>
                            <w:proofErr w:type="spellStart"/>
                            <w:proofErr w:type="gramStart"/>
                            <w:r>
                              <w:t>br.close</w:t>
                            </w:r>
                            <w:proofErr w:type="spellEnd"/>
                            <w:proofErr w:type="gramEnd"/>
                            <w:r>
                              <w:t>(</w:t>
                            </w:r>
                            <w:proofErr w:type="gramStart"/>
                            <w:r>
                              <w:t>);</w:t>
                            </w:r>
                            <w:proofErr w:type="gramEnd"/>
                          </w:p>
                          <w:p w:rsidR="001966F1" w:rsidP="001966F1" w:rsidRDefault="001966F1" w14:paraId="65EAC965" w14:textId="77777777">
                            <w:pPr>
                              <w:numPr>
                                <w:ilvl w:val="0"/>
                                <w:numId w:val="0"/>
                              </w:numPr>
                            </w:pPr>
                            <w:r>
                              <w:t xml:space="preserve">        } catch (</w:t>
                            </w:r>
                            <w:proofErr w:type="spellStart"/>
                            <w:r>
                              <w:t>IOException</w:t>
                            </w:r>
                            <w:proofErr w:type="spellEnd"/>
                            <w:r>
                              <w:t xml:space="preserve"> e) {</w:t>
                            </w:r>
                          </w:p>
                          <w:p w:rsidR="001966F1" w:rsidP="001966F1" w:rsidRDefault="001966F1" w14:paraId="7B3D25B8"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1966F1" w:rsidP="001966F1" w:rsidRDefault="001966F1" w14:paraId="73DCF19C" w14:textId="77777777">
                            <w:pPr>
                              <w:numPr>
                                <w:ilvl w:val="0"/>
                                <w:numId w:val="0"/>
                              </w:numPr>
                            </w:pPr>
                            <w:r>
                              <w:t xml:space="preserve">        }</w:t>
                            </w:r>
                          </w:p>
                          <w:p w:rsidR="001966F1" w:rsidP="001966F1" w:rsidRDefault="001966F1" w14:paraId="7E2DF1EB" w14:textId="77777777">
                            <w:pPr>
                              <w:numPr>
                                <w:ilvl w:val="0"/>
                                <w:numId w:val="0"/>
                              </w:numPr>
                            </w:pPr>
                            <w:r>
                              <w:t xml:space="preserve">    }</w:t>
                            </w:r>
                          </w:p>
                          <w:p w:rsidRPr="00CF012C" w:rsidR="001966F1" w:rsidP="001966F1" w:rsidRDefault="001966F1" w14:paraId="4FE67DDC" w14:textId="43A6B523">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C183E78">
              <v:shape id="_x0000_s1130" style="position:absolute;margin-left:0;margin-top:4.05pt;width:421.1pt;height:385.8pt;z-index:25165834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" w14:anchorId="7463C1BE">
                <v:textbox>
                  <w:txbxContent>
                    <w:p w:rsidR="001966F1" w:rsidP="001966F1" w:rsidRDefault="001966F1" w14:paraId="1ED84F27" w14:textId="77777777">
                      <w:pPr>
                        <w:numPr>
                          <w:ilvl w:val="0"/>
                          <w:numId w:val="0"/>
                        </w:numPr>
                      </w:pPr>
                      <w:r>
                        <w:t>java</w:t>
                      </w:r>
                    </w:p>
                    <w:p w:rsidR="001966F1" w:rsidP="001966F1" w:rsidRDefault="001966F1" w14:paraId="1DCCB32D" w14:textId="77777777">
                      <w:pPr>
                        <w:numPr>
                          <w:ilvl w:val="0"/>
                          <w:numId w:val="0"/>
                        </w:numPr>
                      </w:pPr>
                      <w:r>
                        <w:t xml:space="preserve">import </w:t>
                      </w:r>
                      <w:proofErr w:type="gramStart"/>
                      <w:r>
                        <w:t>java.io.*</w:t>
                      </w:r>
                      <w:proofErr w:type="gramEnd"/>
                      <w:r>
                        <w:t>;</w:t>
                      </w:r>
                    </w:p>
                    <w:p w:rsidR="001966F1" w:rsidP="001966F1" w:rsidRDefault="001966F1" w14:paraId="7DF4E37C" w14:textId="77777777">
                      <w:pPr>
                        <w:numPr>
                          <w:ilvl w:val="0"/>
                          <w:numId w:val="0"/>
                        </w:numPr>
                      </w:pPr>
                    </w:p>
                    <w:p w:rsidR="001966F1" w:rsidP="001966F1" w:rsidRDefault="001966F1" w14:paraId="3D002FD5" w14:textId="77777777">
                      <w:pPr>
                        <w:numPr>
                          <w:ilvl w:val="0"/>
                          <w:numId w:val="0"/>
                        </w:numPr>
                      </w:pPr>
                      <w:r>
                        <w:t xml:space="preserve">public class </w:t>
                      </w:r>
                      <w:proofErr w:type="spellStart"/>
                      <w:r>
                        <w:t>ReadSequential</w:t>
                      </w:r>
                      <w:proofErr w:type="spellEnd"/>
                      <w:r>
                        <w:t xml:space="preserve"> {</w:t>
                      </w:r>
                    </w:p>
                    <w:p w:rsidR="001966F1" w:rsidP="001966F1" w:rsidRDefault="001966F1" w14:paraId="138CC86A"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1966F1" w:rsidP="001966F1" w:rsidRDefault="001966F1" w14:paraId="655C1D50" w14:textId="77777777">
                      <w:pPr>
                        <w:numPr>
                          <w:ilvl w:val="0"/>
                          <w:numId w:val="0"/>
                        </w:numPr>
                      </w:pPr>
                      <w:r>
                        <w:t xml:space="preserve">        try {</w:t>
                      </w:r>
                    </w:p>
                    <w:p w:rsidR="001966F1" w:rsidP="001966F1" w:rsidRDefault="001966F1" w14:paraId="3FBDE278" w14:textId="77777777">
                      <w:pPr>
                        <w:numPr>
                          <w:ilvl w:val="0"/>
                          <w:numId w:val="0"/>
                        </w:numPr>
                      </w:pPr>
                      <w:r>
                        <w:t xml:space="preserve">            </w:t>
                      </w:r>
                      <w:proofErr w:type="spellStart"/>
                      <w:r>
                        <w:t>BufferedReader</w:t>
                      </w:r>
                      <w:proofErr w:type="spellEnd"/>
                      <w:r>
                        <w:t xml:space="preserve"> </w:t>
                      </w:r>
                      <w:proofErr w:type="spellStart"/>
                      <w:r>
                        <w:t>br</w:t>
                      </w:r>
                      <w:proofErr w:type="spellEnd"/>
                      <w:r>
                        <w:t xml:space="preserve"> = new </w:t>
                      </w:r>
                      <w:proofErr w:type="spellStart"/>
                      <w:proofErr w:type="gramStart"/>
                      <w:r>
                        <w:t>BufferedReader</w:t>
                      </w:r>
                      <w:proofErr w:type="spellEnd"/>
                      <w:r>
                        <w:t>(</w:t>
                      </w:r>
                      <w:proofErr w:type="gramEnd"/>
                      <w:r>
                        <w:t xml:space="preserve">new </w:t>
                      </w:r>
                      <w:proofErr w:type="spellStart"/>
                      <w:r>
                        <w:t>FileReader</w:t>
                      </w:r>
                      <w:proofErr w:type="spellEnd"/>
                      <w:r>
                        <w:t>("students.txt")</w:t>
                      </w:r>
                      <w:proofErr w:type="gramStart"/>
                      <w:r>
                        <w:t>);</w:t>
                      </w:r>
                      <w:proofErr w:type="gramEnd"/>
                    </w:p>
                    <w:p w:rsidR="001966F1" w:rsidP="001966F1" w:rsidRDefault="001966F1" w14:paraId="6E59F58D" w14:textId="77777777">
                      <w:pPr>
                        <w:numPr>
                          <w:ilvl w:val="0"/>
                          <w:numId w:val="0"/>
                        </w:numPr>
                      </w:pPr>
                      <w:r>
                        <w:t xml:space="preserve">            String </w:t>
                      </w:r>
                      <w:proofErr w:type="gramStart"/>
                      <w:r>
                        <w:t>line;</w:t>
                      </w:r>
                      <w:proofErr w:type="gramEnd"/>
                    </w:p>
                    <w:p w:rsidR="001966F1" w:rsidP="001966F1" w:rsidRDefault="001966F1" w14:paraId="493F2CA4" w14:textId="77777777">
                      <w:pPr>
                        <w:numPr>
                          <w:ilvl w:val="0"/>
                          <w:numId w:val="0"/>
                        </w:numPr>
                      </w:pPr>
                      <w:r>
                        <w:t xml:space="preserve">            while ((line = </w:t>
                      </w:r>
                      <w:proofErr w:type="spellStart"/>
                      <w:proofErr w:type="gramStart"/>
                      <w:r>
                        <w:t>br.readLine</w:t>
                      </w:r>
                      <w:proofErr w:type="spellEnd"/>
                      <w:proofErr w:type="gramEnd"/>
                      <w:r>
                        <w:t>()</w:t>
                      </w:r>
                      <w:proofErr w:type="gramStart"/>
                      <w:r>
                        <w:t>) !</w:t>
                      </w:r>
                      <w:proofErr w:type="gramEnd"/>
                      <w:r>
                        <w:t>= null) {</w:t>
                      </w:r>
                    </w:p>
                    <w:p w:rsidR="001966F1" w:rsidP="001966F1" w:rsidRDefault="001966F1" w14:paraId="56EDA468" w14:textId="77777777">
                      <w:pPr>
                        <w:numPr>
                          <w:ilvl w:val="0"/>
                          <w:numId w:val="0"/>
                        </w:numPr>
                      </w:pPr>
                      <w:r>
                        <w:t xml:space="preserve">                </w:t>
                      </w:r>
                      <w:proofErr w:type="spellStart"/>
                      <w:r>
                        <w:t>System.out.println</w:t>
                      </w:r>
                      <w:proofErr w:type="spellEnd"/>
                      <w:r>
                        <w:t>("Student: " + line</w:t>
                      </w:r>
                      <w:proofErr w:type="gramStart"/>
                      <w:r>
                        <w:t>);</w:t>
                      </w:r>
                      <w:proofErr w:type="gramEnd"/>
                    </w:p>
                    <w:p w:rsidR="001966F1" w:rsidP="001966F1" w:rsidRDefault="001966F1" w14:paraId="33930698" w14:textId="77777777">
                      <w:pPr>
                        <w:numPr>
                          <w:ilvl w:val="0"/>
                          <w:numId w:val="0"/>
                        </w:numPr>
                      </w:pPr>
                      <w:r>
                        <w:t xml:space="preserve">            }</w:t>
                      </w:r>
                    </w:p>
                    <w:p w:rsidR="001966F1" w:rsidP="001966F1" w:rsidRDefault="001966F1" w14:paraId="2DC14A42" w14:textId="77777777">
                      <w:pPr>
                        <w:numPr>
                          <w:ilvl w:val="0"/>
                          <w:numId w:val="0"/>
                        </w:numPr>
                      </w:pPr>
                      <w:r>
                        <w:t xml:space="preserve">            </w:t>
                      </w:r>
                      <w:proofErr w:type="spellStart"/>
                      <w:proofErr w:type="gramStart"/>
                      <w:r>
                        <w:t>br.close</w:t>
                      </w:r>
                      <w:proofErr w:type="spellEnd"/>
                      <w:proofErr w:type="gramEnd"/>
                      <w:r>
                        <w:t>(</w:t>
                      </w:r>
                      <w:proofErr w:type="gramStart"/>
                      <w:r>
                        <w:t>);</w:t>
                      </w:r>
                      <w:proofErr w:type="gramEnd"/>
                    </w:p>
                    <w:p w:rsidR="001966F1" w:rsidP="001966F1" w:rsidRDefault="001966F1" w14:paraId="075D9AA1" w14:textId="77777777">
                      <w:pPr>
                        <w:numPr>
                          <w:ilvl w:val="0"/>
                          <w:numId w:val="0"/>
                        </w:numPr>
                      </w:pPr>
                      <w:r>
                        <w:t xml:space="preserve">        } catch (</w:t>
                      </w:r>
                      <w:proofErr w:type="spellStart"/>
                      <w:r>
                        <w:t>IOException</w:t>
                      </w:r>
                      <w:proofErr w:type="spellEnd"/>
                      <w:r>
                        <w:t xml:space="preserve"> e) {</w:t>
                      </w:r>
                    </w:p>
                    <w:p w:rsidR="001966F1" w:rsidP="001966F1" w:rsidRDefault="001966F1" w14:paraId="4EBC670F"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1966F1" w:rsidP="001966F1" w:rsidRDefault="001966F1" w14:paraId="13BE3438" w14:textId="77777777">
                      <w:pPr>
                        <w:numPr>
                          <w:ilvl w:val="0"/>
                          <w:numId w:val="0"/>
                        </w:numPr>
                      </w:pPr>
                      <w:r>
                        <w:t xml:space="preserve">        }</w:t>
                      </w:r>
                    </w:p>
                    <w:p w:rsidR="001966F1" w:rsidP="001966F1" w:rsidRDefault="001966F1" w14:paraId="645289C7" w14:textId="77777777">
                      <w:pPr>
                        <w:numPr>
                          <w:ilvl w:val="0"/>
                          <w:numId w:val="0"/>
                        </w:numPr>
                      </w:pPr>
                      <w:r>
                        <w:t xml:space="preserve">    }</w:t>
                      </w:r>
                    </w:p>
                    <w:p w:rsidRPr="00CF012C" w:rsidR="001966F1" w:rsidP="001966F1" w:rsidRDefault="001966F1" w14:paraId="2EB6BF8C" w14:textId="43A6B523">
                      <w:pPr>
                        <w:numPr>
                          <w:ilvl w:val="0"/>
                          <w:numId w:val="0"/>
                        </w:numPr>
                      </w:pPr>
                      <w:r>
                        <w:t>}</w:t>
                      </w:r>
                    </w:p>
                  </w:txbxContent>
                </v:textbox>
                <w10:wrap anchorx="margin"/>
              </v:shape>
            </w:pict>
          </mc:Fallback>
        </mc:AlternateContent>
      </w:r>
    </w:p>
    <w:p w:rsidR="003B5BEF" w:rsidP="003B5BEF" w:rsidRDefault="003B5BEF" w14:paraId="38A5141D"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3B5BEF" w:rsidP="003B5BEF" w:rsidRDefault="003B5BEF" w14:paraId="40DF8CCD"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3B5BEF" w:rsidP="003B5BEF" w:rsidRDefault="003B5BEF" w14:paraId="5E4BF250"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3B5BEF" w:rsidP="003B5BEF" w:rsidRDefault="003B5BEF" w14:paraId="4DCDFDDF"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3B5BEF" w:rsidP="003B5BEF" w:rsidRDefault="003B5BEF" w14:paraId="482863E4"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3B5BEF" w:rsidP="003B5BEF" w:rsidRDefault="003B5BEF" w14:paraId="4BF5DCEA"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3B5BEF" w:rsidP="003B5BEF" w:rsidRDefault="003B5BEF" w14:paraId="626E2405"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3B5BEF" w:rsidP="003B5BEF" w:rsidRDefault="003B5BEF" w14:paraId="6DE85D81"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3B5BEF" w:rsidP="003B5BEF" w:rsidRDefault="003B5BEF" w14:paraId="7B80DB33"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3B5BEF" w:rsidP="003B5BEF" w:rsidRDefault="003B5BEF" w14:paraId="7E041F79"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3B5BEF" w:rsidP="003B5BEF" w:rsidRDefault="003B5BEF" w14:paraId="2ED8E6E3"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3B5BEF" w:rsidP="003B5BEF" w:rsidRDefault="003B5BEF" w14:paraId="6FD2702F"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003B5BEF" w:rsidP="003B5BEF" w:rsidRDefault="003B5BEF" w14:paraId="2202BA87" w14:textId="77777777">
      <w:pPr>
        <w:numPr>
          <w:ilvl w:val="0"/>
          <w:numId w:val="0"/>
        </w:numPr>
        <w:spacing w:before="100" w:beforeAutospacing="1" w:after="100" w:afterAutospacing="1" w:line="240" w:lineRule="auto"/>
        <w:rPr>
          <w:rFonts w:eastAsia="Times New Roman" w:cs="Times New Roman"/>
          <w:bCs/>
          <w:kern w:val="0"/>
          <w:sz w:val="24"/>
          <w:szCs w:val="24"/>
          <w:lang w:eastAsia="en-PH"/>
          <w14:ligatures w14:val="none"/>
        </w:rPr>
      </w:pPr>
    </w:p>
    <w:p w:rsidRPr="001966F1" w:rsidR="003B5BEF" w:rsidP="003B5BEF" w:rsidRDefault="001966F1" w14:paraId="595F6347" w14:textId="39D10AC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1966F1">
        <w:rPr>
          <w:rFonts w:eastAsia="Times New Roman" w:cs="Times New Roman"/>
          <w:b/>
          <w:kern w:val="0"/>
          <w:sz w:val="24"/>
          <w:szCs w:val="24"/>
          <w:lang w:eastAsia="en-PH"/>
          <w14:ligatures w14:val="none"/>
        </w:rPr>
        <w:t>Explanation:</w:t>
      </w:r>
    </w:p>
    <w:p w:rsidRPr="001966F1" w:rsidR="001966F1" w:rsidP="001966F1" w:rsidRDefault="00CC75BC" w14:paraId="0BA0CA23" w14:textId="1BD87238">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CC75BC">
        <w:rPr>
          <w:rFonts w:eastAsia="Times New Roman" w:cs="Times New Roman"/>
          <w:bCs/>
          <w:kern w:val="0"/>
          <w:sz w:val="24"/>
          <w:szCs w:val="24"/>
          <w:lang w:eastAsia="en-PH"/>
          <w14:ligatures w14:val="none"/>
        </w:rPr>
        <w:t>This code writes a list of students to a text file, and another code reads each line in sequence — one after another.</w:t>
      </w:r>
    </w:p>
    <w:p w:rsidR="003B5BEF" w:rsidP="003B5BEF" w:rsidRDefault="00CC75BC" w14:paraId="65063336" w14:textId="6311688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CC75BC">
        <w:rPr>
          <w:rFonts w:eastAsia="Times New Roman" w:cs="Times New Roman"/>
          <w:b/>
          <w:kern w:val="0"/>
          <w:sz w:val="24"/>
          <w:szCs w:val="24"/>
          <w:lang w:eastAsia="en-PH"/>
          <w14:ligatures w14:val="none"/>
        </w:rPr>
        <w:t>When to Use Sequential Files</w:t>
      </w:r>
    </w:p>
    <w:p w:rsidRPr="00CC75BC" w:rsidR="00CC75BC" w:rsidP="005E4004" w:rsidRDefault="00CC75BC" w14:paraId="4674FCF0" w14:textId="3151DA42">
      <w:pPr>
        <w:pStyle w:val="ListParagraph"/>
        <w:numPr>
          <w:ilvl w:val="0"/>
          <w:numId w:val="122"/>
        </w:numPr>
        <w:spacing w:before="100" w:beforeAutospacing="1" w:after="100" w:afterAutospacing="1" w:line="240" w:lineRule="auto"/>
        <w:rPr>
          <w:rFonts w:eastAsia="Times New Roman" w:cs="Times New Roman"/>
          <w:b/>
          <w:kern w:val="0"/>
          <w:sz w:val="24"/>
          <w:szCs w:val="24"/>
          <w:lang w:eastAsia="en-PH"/>
          <w14:ligatures w14:val="none"/>
        </w:rPr>
      </w:pPr>
      <w:r w:rsidRPr="00CC75BC">
        <w:rPr>
          <w:rFonts w:eastAsia="Times New Roman" w:cs="Times New Roman"/>
          <w:b/>
          <w:kern w:val="0"/>
          <w:sz w:val="24"/>
          <w:szCs w:val="24"/>
          <w:lang w:eastAsia="en-PH"/>
          <w14:ligatures w14:val="none"/>
        </w:rPr>
        <w:t>When processing all records in order</w:t>
      </w:r>
    </w:p>
    <w:p w:rsidRPr="00CC75BC" w:rsidR="00CC75BC" w:rsidP="005E4004" w:rsidRDefault="00CC75BC" w14:paraId="6CE3FC2A" w14:textId="21B8EEA5">
      <w:pPr>
        <w:pStyle w:val="ListParagraph"/>
        <w:numPr>
          <w:ilvl w:val="0"/>
          <w:numId w:val="122"/>
        </w:numPr>
        <w:spacing w:before="100" w:beforeAutospacing="1" w:after="100" w:afterAutospacing="1" w:line="240" w:lineRule="auto"/>
        <w:rPr>
          <w:rFonts w:eastAsia="Times New Roman" w:cs="Times New Roman"/>
          <w:b/>
          <w:kern w:val="0"/>
          <w:sz w:val="24"/>
          <w:szCs w:val="24"/>
          <w:lang w:eastAsia="en-PH"/>
          <w14:ligatures w14:val="none"/>
        </w:rPr>
      </w:pPr>
      <w:r w:rsidRPr="00CC75BC">
        <w:rPr>
          <w:rFonts w:eastAsia="Times New Roman" w:cs="Times New Roman"/>
          <w:b/>
          <w:kern w:val="0"/>
          <w:sz w:val="24"/>
          <w:szCs w:val="24"/>
          <w:lang w:eastAsia="en-PH"/>
          <w14:ligatures w14:val="none"/>
        </w:rPr>
        <w:t>For simple storage (like text reports, attendance logs, etc.)</w:t>
      </w:r>
    </w:p>
    <w:p w:rsidR="00CC75BC" w:rsidP="005E4004" w:rsidRDefault="00CC75BC" w14:paraId="1B1F8249" w14:textId="4304CE28">
      <w:pPr>
        <w:pStyle w:val="ListParagraph"/>
        <w:numPr>
          <w:ilvl w:val="0"/>
          <w:numId w:val="122"/>
        </w:numPr>
        <w:spacing w:before="100" w:beforeAutospacing="1" w:after="100" w:afterAutospacing="1" w:line="240" w:lineRule="auto"/>
        <w:rPr>
          <w:rFonts w:eastAsia="Times New Roman" w:cs="Times New Roman"/>
          <w:b/>
          <w:kern w:val="0"/>
          <w:sz w:val="24"/>
          <w:szCs w:val="24"/>
          <w:lang w:eastAsia="en-PH"/>
          <w14:ligatures w14:val="none"/>
        </w:rPr>
      </w:pPr>
      <w:r w:rsidRPr="00CC75BC">
        <w:rPr>
          <w:rFonts w:eastAsia="Times New Roman" w:cs="Times New Roman"/>
          <w:b/>
          <w:kern w:val="0"/>
          <w:sz w:val="24"/>
          <w:szCs w:val="24"/>
          <w:lang w:eastAsia="en-PH"/>
          <w14:ligatures w14:val="none"/>
        </w:rPr>
        <w:t xml:space="preserve">When speed and direct access are not </w:t>
      </w:r>
      <w:r w:rsidRPr="00CC75BC">
        <w:rPr>
          <w:rFonts w:eastAsia="Times New Roman" w:cs="Times New Roman"/>
          <w:bCs/>
          <w:kern w:val="0"/>
          <w:sz w:val="24"/>
          <w:szCs w:val="24"/>
          <w:lang w:eastAsia="en-PH"/>
          <w14:ligatures w14:val="none"/>
        </w:rPr>
        <w:t>critical</w:t>
      </w:r>
    </w:p>
    <w:p w:rsidR="00CC75BC" w:rsidP="00CC75BC" w:rsidRDefault="00CC75BC" w14:paraId="1772601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75BC" w:rsidP="00CC75BC" w:rsidRDefault="00CC75BC" w14:paraId="7BAB56F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75BC" w:rsidP="00CC75BC" w:rsidRDefault="00855285" w14:paraId="3D000E45" w14:textId="52C45E5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855285">
        <w:rPr>
          <w:rFonts w:eastAsia="Times New Roman" w:cs="Times New Roman"/>
          <w:b/>
          <w:kern w:val="0"/>
          <w:sz w:val="24"/>
          <w:szCs w:val="24"/>
          <w:lang w:eastAsia="en-PH"/>
          <w14:ligatures w14:val="none"/>
        </w:rPr>
        <w:t>Random-Access Files</w:t>
      </w:r>
    </w:p>
    <w:p w:rsidRPr="00855285" w:rsidR="00855285" w:rsidP="00855285" w:rsidRDefault="00855285" w14:paraId="704533C9"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855285">
        <w:rPr>
          <w:rFonts w:eastAsia="Times New Roman" w:cs="Times New Roman"/>
          <w:bCs/>
          <w:kern w:val="0"/>
          <w:sz w:val="24"/>
          <w:szCs w:val="24"/>
          <w:lang w:eastAsia="en-PH"/>
          <w14:ligatures w14:val="none"/>
        </w:rPr>
        <w:t>A random-access file allows data to be read or written at any position in the file without reading from the beginning.</w:t>
      </w:r>
    </w:p>
    <w:p w:rsidRPr="00855285" w:rsidR="00855285" w:rsidP="00855285" w:rsidRDefault="00855285" w14:paraId="29E0A001" w14:textId="77777777">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855285">
        <w:rPr>
          <w:rFonts w:eastAsia="Times New Roman" w:cs="Times New Roman"/>
          <w:bCs/>
          <w:kern w:val="0"/>
          <w:sz w:val="24"/>
          <w:szCs w:val="24"/>
          <w:lang w:eastAsia="en-PH"/>
          <w14:ligatures w14:val="none"/>
        </w:rPr>
        <w:t>This is like watching a specific scene in a movie without viewing the entire film first.</w:t>
      </w:r>
    </w:p>
    <w:p w:rsidRPr="00855285" w:rsidR="00855285" w:rsidP="00855285" w:rsidRDefault="00855285" w14:paraId="2967151D" w14:textId="77777777">
      <w:pPr>
        <w:pStyle w:val="ListParagraph"/>
        <w:numPr>
          <w:ilvl w:val="0"/>
          <w:numId w:val="0"/>
        </w:numPr>
        <w:spacing w:before="100" w:beforeAutospacing="1" w:after="100" w:afterAutospacing="1" w:line="240" w:lineRule="auto"/>
        <w:ind w:left="720"/>
        <w:rPr>
          <w:rFonts w:eastAsia="Times New Roman" w:cs="Times New Roman"/>
          <w:bCs/>
          <w:kern w:val="0"/>
          <w:sz w:val="24"/>
          <w:szCs w:val="24"/>
          <w:lang w:eastAsia="en-PH"/>
          <w14:ligatures w14:val="none"/>
        </w:rPr>
      </w:pPr>
    </w:p>
    <w:p w:rsidRPr="00855285" w:rsidR="00855285" w:rsidP="00855285" w:rsidRDefault="00855285" w14:paraId="6027ADF3" w14:textId="72A1CFB3">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855285">
        <w:rPr>
          <w:rFonts w:eastAsia="Times New Roman" w:cs="Times New Roman"/>
          <w:bCs/>
          <w:kern w:val="0"/>
          <w:sz w:val="24"/>
          <w:szCs w:val="24"/>
          <w:lang w:eastAsia="en-PH"/>
          <w14:ligatures w14:val="none"/>
        </w:rPr>
        <w:t xml:space="preserve">Java provides the </w:t>
      </w:r>
      <w:proofErr w:type="spellStart"/>
      <w:r w:rsidRPr="00855285">
        <w:rPr>
          <w:rFonts w:eastAsia="Times New Roman" w:cs="Times New Roman"/>
          <w:bCs/>
          <w:kern w:val="0"/>
          <w:sz w:val="24"/>
          <w:szCs w:val="24"/>
          <w:lang w:eastAsia="en-PH"/>
          <w14:ligatures w14:val="none"/>
        </w:rPr>
        <w:t>RandomAccessFile</w:t>
      </w:r>
      <w:proofErr w:type="spellEnd"/>
      <w:r w:rsidRPr="00855285">
        <w:rPr>
          <w:rFonts w:eastAsia="Times New Roman" w:cs="Times New Roman"/>
          <w:bCs/>
          <w:kern w:val="0"/>
          <w:sz w:val="24"/>
          <w:szCs w:val="24"/>
          <w:lang w:eastAsia="en-PH"/>
          <w14:ligatures w14:val="none"/>
        </w:rPr>
        <w:t xml:space="preserve"> class for this purpose.</w:t>
      </w:r>
    </w:p>
    <w:p w:rsidR="00CC75BC" w:rsidP="00CC75BC" w:rsidRDefault="00CC75BC" w14:paraId="41E12933" w14:textId="0353AD5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855285" w:rsidP="00CC75BC" w:rsidRDefault="00855285" w14:paraId="63A8EB3B" w14:textId="07441CC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855285">
        <w:rPr>
          <w:rFonts w:eastAsia="Times New Roman" w:cs="Times New Roman"/>
          <w:b/>
          <w:kern w:val="0"/>
          <w:sz w:val="24"/>
          <w:szCs w:val="24"/>
          <w:lang w:eastAsia="en-PH"/>
          <w14:ligatures w14:val="none"/>
        </w:rPr>
        <w:t>Characteristics of Random-Access Files</w:t>
      </w:r>
    </w:p>
    <w:p w:rsidRPr="00BC763B" w:rsidR="00BC763B" w:rsidP="005E4004" w:rsidRDefault="00BC763B" w14:paraId="2C60DA57" w14:textId="749FC9DC">
      <w:pPr>
        <w:pStyle w:val="ListParagraph"/>
        <w:numPr>
          <w:ilvl w:val="0"/>
          <w:numId w:val="123"/>
        </w:numPr>
        <w:spacing w:before="100" w:beforeAutospacing="1" w:after="100" w:afterAutospacing="1" w:line="240" w:lineRule="auto"/>
        <w:rPr>
          <w:rFonts w:eastAsia="Times New Roman" w:cs="Times New Roman"/>
          <w:bCs/>
          <w:kern w:val="0"/>
          <w:sz w:val="24"/>
          <w:szCs w:val="24"/>
          <w:lang w:eastAsia="en-PH"/>
          <w14:ligatures w14:val="none"/>
        </w:rPr>
      </w:pPr>
      <w:r w:rsidRPr="00BC763B">
        <w:rPr>
          <w:rFonts w:eastAsia="Times New Roman" w:cs="Times New Roman"/>
          <w:bCs/>
          <w:kern w:val="0"/>
          <w:sz w:val="24"/>
          <w:szCs w:val="24"/>
          <w:lang w:eastAsia="en-PH"/>
          <w14:ligatures w14:val="none"/>
        </w:rPr>
        <w:t>You can jump directly to any record in the file using a file pointer.</w:t>
      </w:r>
    </w:p>
    <w:p w:rsidRPr="00BC763B" w:rsidR="00BC763B" w:rsidP="005E4004" w:rsidRDefault="00BC763B" w14:paraId="4720EB85" w14:textId="1CFD85C0">
      <w:pPr>
        <w:pStyle w:val="ListParagraph"/>
        <w:numPr>
          <w:ilvl w:val="0"/>
          <w:numId w:val="123"/>
        </w:numPr>
        <w:spacing w:before="100" w:beforeAutospacing="1" w:after="100" w:afterAutospacing="1" w:line="240" w:lineRule="auto"/>
        <w:rPr>
          <w:rFonts w:eastAsia="Times New Roman" w:cs="Times New Roman"/>
          <w:bCs/>
          <w:kern w:val="0"/>
          <w:sz w:val="24"/>
          <w:szCs w:val="24"/>
          <w:lang w:eastAsia="en-PH"/>
          <w14:ligatures w14:val="none"/>
        </w:rPr>
      </w:pPr>
      <w:r w:rsidRPr="00BC763B">
        <w:rPr>
          <w:rFonts w:eastAsia="Times New Roman" w:cs="Times New Roman"/>
          <w:bCs/>
          <w:kern w:val="0"/>
          <w:sz w:val="24"/>
          <w:szCs w:val="24"/>
          <w:lang w:eastAsia="en-PH"/>
          <w14:ligatures w14:val="none"/>
        </w:rPr>
        <w:t>Ideal for applications where you need frequent updates or lookups.</w:t>
      </w:r>
    </w:p>
    <w:p w:rsidRPr="00BC763B" w:rsidR="00855285" w:rsidP="005E4004" w:rsidRDefault="00BC763B" w14:paraId="69766B83" w14:textId="54F83757">
      <w:pPr>
        <w:pStyle w:val="ListParagraph"/>
        <w:numPr>
          <w:ilvl w:val="0"/>
          <w:numId w:val="123"/>
        </w:numPr>
        <w:spacing w:before="100" w:beforeAutospacing="1" w:after="100" w:afterAutospacing="1" w:line="240" w:lineRule="auto"/>
        <w:rPr>
          <w:rFonts w:eastAsia="Times New Roman" w:cs="Times New Roman"/>
          <w:bCs/>
          <w:kern w:val="0"/>
          <w:sz w:val="24"/>
          <w:szCs w:val="24"/>
          <w:lang w:eastAsia="en-PH"/>
          <w14:ligatures w14:val="none"/>
        </w:rPr>
      </w:pPr>
      <w:r w:rsidRPr="00BC763B">
        <w:rPr>
          <w:rFonts w:eastAsia="Times New Roman" w:cs="Times New Roman"/>
          <w:bCs/>
          <w:kern w:val="0"/>
          <w:sz w:val="24"/>
          <w:szCs w:val="24"/>
          <w:lang w:eastAsia="en-PH"/>
          <w14:ligatures w14:val="none"/>
        </w:rPr>
        <w:t>Data is often stored in fixed-size records for easier navigation.</w:t>
      </w:r>
    </w:p>
    <w:p w:rsidR="00CC75BC" w:rsidP="00CC75BC" w:rsidRDefault="00CC75BC" w14:paraId="07E1A3BD"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C763B" w:rsidP="00CC75BC" w:rsidRDefault="00BC763B" w14:paraId="49976D89" w14:textId="1ACFFF18">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BC763B">
        <w:rPr>
          <w:rFonts w:eastAsia="Times New Roman" w:cs="Times New Roman"/>
          <w:b/>
          <w:kern w:val="0"/>
          <w:sz w:val="24"/>
          <w:szCs w:val="24"/>
          <w:lang w:eastAsia="en-PH"/>
          <w14:ligatures w14:val="none"/>
        </w:rPr>
        <w:t>Class Used:</w:t>
      </w:r>
    </w:p>
    <w:p w:rsidR="00824E10" w:rsidP="005E4004" w:rsidRDefault="00824E10" w14:paraId="37798023" w14:textId="77777777">
      <w:pPr>
        <w:pStyle w:val="ListParagraph"/>
        <w:numPr>
          <w:ilvl w:val="0"/>
          <w:numId w:val="98"/>
        </w:numPr>
        <w:spacing w:before="100" w:beforeAutospacing="1" w:after="100" w:afterAutospacing="1" w:line="240" w:lineRule="auto"/>
        <w:rPr>
          <w:rFonts w:eastAsia="Times New Roman" w:cs="Times New Roman"/>
          <w:b/>
          <w:kern w:val="0"/>
          <w:sz w:val="24"/>
          <w:szCs w:val="24"/>
          <w:lang w:eastAsia="en-PH"/>
          <w14:ligatures w14:val="none"/>
        </w:rPr>
      </w:pPr>
      <w:proofErr w:type="spellStart"/>
      <w:r w:rsidRPr="00824E10">
        <w:rPr>
          <w:rFonts w:eastAsia="Times New Roman" w:cs="Times New Roman"/>
          <w:bCs/>
          <w:kern w:val="0"/>
          <w:sz w:val="24"/>
          <w:szCs w:val="24"/>
          <w:lang w:eastAsia="en-PH"/>
          <w14:ligatures w14:val="none"/>
        </w:rPr>
        <w:t>RandomAccessFile</w:t>
      </w:r>
      <w:proofErr w:type="spellEnd"/>
      <w:r w:rsidRPr="00824E10">
        <w:rPr>
          <w:rFonts w:eastAsia="Times New Roman" w:cs="Times New Roman"/>
          <w:bCs/>
          <w:kern w:val="0"/>
          <w:sz w:val="24"/>
          <w:szCs w:val="24"/>
          <w:lang w:eastAsia="en-PH"/>
          <w14:ligatures w14:val="none"/>
        </w:rPr>
        <w:t xml:space="preserve"> </w:t>
      </w:r>
      <w:r w:rsidRPr="00824E10">
        <w:rPr>
          <w:rFonts w:eastAsia="Times New Roman" w:cs="Times New Roman"/>
          <w:b/>
          <w:kern w:val="0"/>
          <w:sz w:val="24"/>
          <w:szCs w:val="24"/>
          <w:lang w:eastAsia="en-PH"/>
          <w14:ligatures w14:val="none"/>
        </w:rPr>
        <w:t xml:space="preserve">— </w:t>
      </w:r>
      <w:r w:rsidRPr="00824E10">
        <w:rPr>
          <w:rFonts w:eastAsia="Times New Roman" w:cs="Times New Roman"/>
          <w:bCs/>
          <w:kern w:val="0"/>
          <w:sz w:val="24"/>
          <w:szCs w:val="24"/>
          <w:lang w:eastAsia="en-PH"/>
          <w14:ligatures w14:val="none"/>
        </w:rPr>
        <w:t>found in the java.io package.</w:t>
      </w:r>
      <w:r w:rsidRPr="00824E10">
        <w:rPr>
          <w:rFonts w:eastAsia="Times New Roman" w:cs="Times New Roman"/>
          <w:bCs/>
          <w:kern w:val="0"/>
          <w:sz w:val="24"/>
          <w:szCs w:val="24"/>
          <w:lang w:eastAsia="en-PH"/>
          <w14:ligatures w14:val="none"/>
        </w:rPr>
        <w:br/>
      </w:r>
    </w:p>
    <w:p w:rsidR="00BC763B" w:rsidP="00824E10" w:rsidRDefault="00824E10" w14:paraId="54E9C262" w14:textId="76A51DEA">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824E10">
        <w:rPr>
          <w:rFonts w:eastAsia="Times New Roman" w:cs="Times New Roman"/>
          <w:b/>
          <w:kern w:val="0"/>
          <w:sz w:val="24"/>
          <w:szCs w:val="24"/>
          <w:lang w:eastAsia="en-PH"/>
          <w14:ligatures w14:val="none"/>
        </w:rPr>
        <w:t>It supports both reading and writing through two modes:</w:t>
      </w:r>
    </w:p>
    <w:p w:rsidRPr="00824E10" w:rsidR="00824E10" w:rsidP="005E4004" w:rsidRDefault="00824E10" w14:paraId="52E01377" w14:textId="5A984DE1">
      <w:pPr>
        <w:pStyle w:val="ListParagraph"/>
        <w:numPr>
          <w:ilvl w:val="0"/>
          <w:numId w:val="124"/>
        </w:numPr>
        <w:spacing w:before="100" w:beforeAutospacing="1" w:after="100" w:afterAutospacing="1" w:line="240" w:lineRule="auto"/>
        <w:rPr>
          <w:rFonts w:eastAsia="Times New Roman" w:cs="Times New Roman"/>
          <w:b/>
          <w:kern w:val="0"/>
          <w:sz w:val="24"/>
          <w:szCs w:val="24"/>
          <w:lang w:eastAsia="en-PH"/>
          <w14:ligatures w14:val="none"/>
        </w:rPr>
      </w:pPr>
      <w:r w:rsidRPr="00824E10">
        <w:rPr>
          <w:rFonts w:eastAsia="Times New Roman" w:cs="Times New Roman"/>
          <w:b/>
          <w:kern w:val="0"/>
          <w:sz w:val="24"/>
          <w:szCs w:val="24"/>
          <w:lang w:eastAsia="en-PH"/>
          <w14:ligatures w14:val="none"/>
        </w:rPr>
        <w:t>"r" — read only</w:t>
      </w:r>
    </w:p>
    <w:p w:rsidR="00824E10" w:rsidP="005E4004" w:rsidRDefault="00824E10" w14:paraId="2C3AD193" w14:textId="7957AEDE">
      <w:pPr>
        <w:pStyle w:val="ListParagraph"/>
        <w:numPr>
          <w:ilvl w:val="0"/>
          <w:numId w:val="124"/>
        </w:numPr>
        <w:spacing w:before="100" w:beforeAutospacing="1" w:after="100" w:afterAutospacing="1" w:line="240" w:lineRule="auto"/>
        <w:rPr>
          <w:rFonts w:eastAsia="Times New Roman" w:cs="Times New Roman"/>
          <w:b/>
          <w:kern w:val="0"/>
          <w:sz w:val="24"/>
          <w:szCs w:val="24"/>
          <w:lang w:eastAsia="en-PH"/>
          <w14:ligatures w14:val="none"/>
        </w:rPr>
      </w:pPr>
      <w:r w:rsidRPr="00824E10">
        <w:rPr>
          <w:rFonts w:eastAsia="Times New Roman" w:cs="Times New Roman"/>
          <w:b/>
          <w:kern w:val="0"/>
          <w:sz w:val="24"/>
          <w:szCs w:val="24"/>
          <w:lang w:eastAsia="en-PH"/>
          <w14:ligatures w14:val="none"/>
        </w:rPr>
        <w:t>"</w:t>
      </w:r>
      <w:proofErr w:type="spellStart"/>
      <w:r w:rsidRPr="00824E10">
        <w:rPr>
          <w:rFonts w:eastAsia="Times New Roman" w:cs="Times New Roman"/>
          <w:b/>
          <w:kern w:val="0"/>
          <w:sz w:val="24"/>
          <w:szCs w:val="24"/>
          <w:lang w:eastAsia="en-PH"/>
          <w14:ligatures w14:val="none"/>
        </w:rPr>
        <w:t>rw</w:t>
      </w:r>
      <w:proofErr w:type="spellEnd"/>
      <w:r w:rsidRPr="00824E10">
        <w:rPr>
          <w:rFonts w:eastAsia="Times New Roman" w:cs="Times New Roman"/>
          <w:b/>
          <w:kern w:val="0"/>
          <w:sz w:val="24"/>
          <w:szCs w:val="24"/>
          <w:lang w:eastAsia="en-PH"/>
          <w14:ligatures w14:val="none"/>
        </w:rPr>
        <w:t>" — read and write</w:t>
      </w:r>
    </w:p>
    <w:p w:rsidR="00012F22" w:rsidP="00824E10" w:rsidRDefault="00012F22" w14:paraId="03E29D8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12F22" w:rsidP="00824E10" w:rsidRDefault="00012F22" w14:paraId="07B20D1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12F22" w:rsidP="00824E10" w:rsidRDefault="00012F22" w14:paraId="78F583E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12F22" w:rsidP="00824E10" w:rsidRDefault="00012F22" w14:paraId="2A5D419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12F22" w:rsidP="00824E10" w:rsidRDefault="00012F22" w14:paraId="5C2CD65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12F22" w:rsidP="00824E10" w:rsidRDefault="00012F22" w14:paraId="76230B1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12F22" w:rsidP="00824E10" w:rsidRDefault="00012F22" w14:paraId="4E21FE6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012F22" w:rsidP="00824E10" w:rsidRDefault="00012F22" w14:paraId="1E325D1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824E10" w:rsidR="00824E10" w:rsidP="00824E10" w:rsidRDefault="00012F22" w14:paraId="6DE0D4D1" w14:textId="473C36D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42" behindDoc="0" locked="0" layoutInCell="1" allowOverlap="1" wp14:anchorId="57DCEAC3" wp14:editId="2F1CC5EA">
                <wp:simplePos x="0" y="0"/>
                <wp:positionH relativeFrom="margin">
                  <wp:align>center</wp:align>
                </wp:positionH>
                <wp:positionV relativeFrom="paragraph">
                  <wp:posOffset>344697</wp:posOffset>
                </wp:positionV>
                <wp:extent cx="5347970" cy="5115465"/>
                <wp:effectExtent l="0" t="0" r="24130" b="28575"/>
                <wp:wrapNone/>
                <wp:docPr id="1573048532" name="Text Box 10"/>
                <wp:cNvGraphicFramePr/>
                <a:graphic xmlns:a="http://schemas.openxmlformats.org/drawingml/2006/main">
                  <a:graphicData uri="http://schemas.microsoft.com/office/word/2010/wordprocessingShape">
                    <wps:wsp>
                      <wps:cNvSpPr txBox="1"/>
                      <wps:spPr>
                        <a:xfrm>
                          <a:off x="0" y="0"/>
                          <a:ext cx="5347970" cy="5115465"/>
                        </a:xfrm>
                        <a:prstGeom prst="rect">
                          <a:avLst/>
                        </a:prstGeom>
                        <a:solidFill>
                          <a:schemeClr val="tx1"/>
                        </a:solidFill>
                        <a:ln w="6350">
                          <a:solidFill>
                            <a:prstClr val="black"/>
                          </a:solidFill>
                        </a:ln>
                      </wps:spPr>
                      <wps:txbx>
                        <w:txbxContent>
                          <w:p w:rsidR="00012F22" w:rsidP="00012F22" w:rsidRDefault="00012F22" w14:paraId="70EA6FE0" w14:textId="77777777">
                            <w:pPr>
                              <w:numPr>
                                <w:ilvl w:val="0"/>
                                <w:numId w:val="0"/>
                              </w:numPr>
                            </w:pPr>
                            <w:r>
                              <w:t>java</w:t>
                            </w:r>
                          </w:p>
                          <w:p w:rsidRPr="00CF012C" w:rsidR="00012F22" w:rsidP="00012F22" w:rsidRDefault="00012F22" w14:paraId="50CF422E" w14:textId="14A08266">
                            <w:pPr>
                              <w:numPr>
                                <w:ilvl w:val="0"/>
                                <w:numId w:val="0"/>
                              </w:numPr>
                            </w:pPr>
                            <w:r w:rsidRPr="00012F22">
                              <w:rPr>
                                <w:noProof/>
                              </w:rPr>
                              <w:drawing>
                                <wp:inline distT="0" distB="0" distL="0" distR="0" wp14:anchorId="6D23DE55" wp14:editId="21BF2EE0">
                                  <wp:extent cx="5158740" cy="4719955"/>
                                  <wp:effectExtent l="0" t="0" r="3810" b="4445"/>
                                  <wp:docPr id="15868544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58740" cy="47199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189F08D">
              <v:shape id="_x0000_s1131" style="position:absolute;margin-left:0;margin-top:27.15pt;width:421.1pt;height:402.8pt;z-index:25165834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" w14:anchorId="57DCEAC3">
                <v:textbox>
                  <w:txbxContent>
                    <w:p w:rsidR="00012F22" w:rsidP="00012F22" w:rsidRDefault="00012F22" w14:paraId="23C0B7F9" w14:textId="77777777">
                      <w:pPr>
                        <w:numPr>
                          <w:ilvl w:val="0"/>
                          <w:numId w:val="0"/>
                        </w:numPr>
                      </w:pPr>
                      <w:r>
                        <w:t>java</w:t>
                      </w:r>
                    </w:p>
                    <w:p w:rsidRPr="00CF012C" w:rsidR="00012F22" w:rsidP="00012F22" w:rsidRDefault="00012F22" w14:paraId="44FB30F8" w14:textId="14A08266">
                      <w:pPr>
                        <w:numPr>
                          <w:ilvl w:val="0"/>
                          <w:numId w:val="0"/>
                        </w:numPr>
                      </w:pPr>
                      <w:r w:rsidRPr="00012F22">
                        <w:rPr>
                          <w:noProof/>
                        </w:rPr>
                        <w:drawing>
                          <wp:inline distT="0" distB="0" distL="0" distR="0" wp14:anchorId="3CF54719" wp14:editId="21BF2EE0">
                            <wp:extent cx="5158740" cy="4719955"/>
                            <wp:effectExtent l="0" t="0" r="3810" b="4445"/>
                            <wp:docPr id="16292047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58740" cy="4719955"/>
                                    </a:xfrm>
                                    <a:prstGeom prst="rect">
                                      <a:avLst/>
                                    </a:prstGeom>
                                    <a:noFill/>
                                    <a:ln>
                                      <a:noFill/>
                                    </a:ln>
                                  </pic:spPr>
                                </pic:pic>
                              </a:graphicData>
                            </a:graphic>
                          </wp:inline>
                        </w:drawing>
                      </w:r>
                    </w:p>
                  </w:txbxContent>
                </v:textbox>
                <w10:wrap anchorx="margin"/>
              </v:shape>
            </w:pict>
          </mc:Fallback>
        </mc:AlternateContent>
      </w:r>
      <w:r w:rsidRPr="00012F22">
        <w:rPr>
          <w:rFonts w:eastAsia="Times New Roman" w:cs="Times New Roman"/>
          <w:b/>
          <w:kern w:val="0"/>
          <w:sz w:val="24"/>
          <w:szCs w:val="24"/>
          <w:lang w:eastAsia="en-PH"/>
          <w14:ligatures w14:val="none"/>
        </w:rPr>
        <w:t xml:space="preserve">Example: Writing Data Using </w:t>
      </w:r>
      <w:proofErr w:type="spellStart"/>
      <w:r w:rsidRPr="00012F22">
        <w:rPr>
          <w:rFonts w:eastAsia="Times New Roman" w:cs="Times New Roman"/>
          <w:b/>
          <w:kern w:val="0"/>
          <w:sz w:val="24"/>
          <w:szCs w:val="24"/>
          <w:lang w:eastAsia="en-PH"/>
          <w14:ligatures w14:val="none"/>
        </w:rPr>
        <w:t>RandomAccessFile</w:t>
      </w:r>
      <w:proofErr w:type="spellEnd"/>
    </w:p>
    <w:p w:rsidR="00CC75BC" w:rsidP="00CC75BC" w:rsidRDefault="00CC75BC" w14:paraId="72C4B4BA" w14:textId="6D9D5113">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75BC" w:rsidP="00CC75BC" w:rsidRDefault="00CC75BC" w14:paraId="2C2ACC6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75BC" w:rsidP="00CC75BC" w:rsidRDefault="00CC75BC" w14:paraId="1D5E953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75BC" w:rsidP="00CC75BC" w:rsidRDefault="00CC75BC" w14:paraId="1410086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75BC" w:rsidP="00CC75BC" w:rsidRDefault="00CC75BC" w14:paraId="2A8B231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75BC" w:rsidP="00CC75BC" w:rsidRDefault="00CC75BC" w14:paraId="79A7A88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75BC" w:rsidP="00CC75BC" w:rsidRDefault="00CC75BC" w14:paraId="189B812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CC75BC" w:rsidP="00CC75BC" w:rsidRDefault="00CC75BC" w14:paraId="2271A8F6"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4B67E76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6AACE6E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73C3E56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3863CFB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67F39354"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5B72509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754C093E"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01C1C1D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2B9EFAA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3E2D1ED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5A15C0D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623B78A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01ABD7B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6815DC7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30C424B4" w14:textId="387E8089">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B1428A">
        <w:rPr>
          <w:rFonts w:eastAsia="Times New Roman" w:cs="Times New Roman"/>
          <w:b/>
          <w:kern w:val="0"/>
          <w:sz w:val="24"/>
          <w:szCs w:val="24"/>
          <w:lang w:eastAsia="en-PH"/>
          <w14:ligatures w14:val="none"/>
        </w:rPr>
        <w:t xml:space="preserve">Example: Reading Data Using </w:t>
      </w:r>
      <w:proofErr w:type="spellStart"/>
      <w:r w:rsidRPr="00B1428A">
        <w:rPr>
          <w:rFonts w:eastAsia="Times New Roman" w:cs="Times New Roman"/>
          <w:b/>
          <w:kern w:val="0"/>
          <w:sz w:val="24"/>
          <w:szCs w:val="24"/>
          <w:lang w:eastAsia="en-PH"/>
          <w14:ligatures w14:val="none"/>
        </w:rPr>
        <w:t>RandomAccessFile</w:t>
      </w:r>
      <w:proofErr w:type="spellEnd"/>
    </w:p>
    <w:p w:rsidR="00B1428A" w:rsidP="00CC75BC" w:rsidRDefault="00B1428A" w14:paraId="606ECA33" w14:textId="1838EE3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43" behindDoc="0" locked="0" layoutInCell="1" allowOverlap="1" wp14:anchorId="5B1750C0" wp14:editId="340EFD35">
                <wp:simplePos x="0" y="0"/>
                <wp:positionH relativeFrom="margin">
                  <wp:align>center</wp:align>
                </wp:positionH>
                <wp:positionV relativeFrom="paragraph">
                  <wp:posOffset>68376</wp:posOffset>
                </wp:positionV>
                <wp:extent cx="5347970" cy="4649637"/>
                <wp:effectExtent l="0" t="0" r="24130" b="17780"/>
                <wp:wrapNone/>
                <wp:docPr id="535966294" name="Text Box 10"/>
                <wp:cNvGraphicFramePr/>
                <a:graphic xmlns:a="http://schemas.openxmlformats.org/drawingml/2006/main">
                  <a:graphicData uri="http://schemas.microsoft.com/office/word/2010/wordprocessingShape">
                    <wps:wsp>
                      <wps:cNvSpPr txBox="1"/>
                      <wps:spPr>
                        <a:xfrm>
                          <a:off x="0" y="0"/>
                          <a:ext cx="5347970" cy="4649637"/>
                        </a:xfrm>
                        <a:prstGeom prst="rect">
                          <a:avLst/>
                        </a:prstGeom>
                        <a:solidFill>
                          <a:schemeClr val="tx1"/>
                        </a:solidFill>
                        <a:ln w="6350">
                          <a:solidFill>
                            <a:prstClr val="black"/>
                          </a:solidFill>
                        </a:ln>
                      </wps:spPr>
                      <wps:txbx>
                        <w:txbxContent>
                          <w:p w:rsidR="00B1428A" w:rsidP="00B1428A" w:rsidRDefault="00B1428A" w14:paraId="6C55909F" w14:textId="77777777">
                            <w:pPr>
                              <w:numPr>
                                <w:ilvl w:val="0"/>
                                <w:numId w:val="0"/>
                              </w:numPr>
                            </w:pPr>
                            <w:r>
                              <w:t>java</w:t>
                            </w:r>
                          </w:p>
                          <w:p w:rsidR="00B1428A" w:rsidP="00B1428A" w:rsidRDefault="00B1428A" w14:paraId="43F569C6" w14:textId="77777777">
                            <w:pPr>
                              <w:numPr>
                                <w:ilvl w:val="0"/>
                                <w:numId w:val="0"/>
                              </w:numPr>
                            </w:pPr>
                            <w:r>
                              <w:t xml:space="preserve">import </w:t>
                            </w:r>
                            <w:proofErr w:type="gramStart"/>
                            <w:r>
                              <w:t>java.io.*</w:t>
                            </w:r>
                            <w:proofErr w:type="gramEnd"/>
                            <w:r>
                              <w:t>;</w:t>
                            </w:r>
                          </w:p>
                          <w:p w:rsidR="00B1428A" w:rsidP="00B1428A" w:rsidRDefault="00B1428A" w14:paraId="38E7B6FC" w14:textId="77777777">
                            <w:pPr>
                              <w:numPr>
                                <w:ilvl w:val="0"/>
                                <w:numId w:val="0"/>
                              </w:numPr>
                            </w:pPr>
                          </w:p>
                          <w:p w:rsidR="00B1428A" w:rsidP="00B1428A" w:rsidRDefault="00B1428A" w14:paraId="2C63A429" w14:textId="77777777">
                            <w:pPr>
                              <w:numPr>
                                <w:ilvl w:val="0"/>
                                <w:numId w:val="0"/>
                              </w:numPr>
                            </w:pPr>
                            <w:r>
                              <w:t xml:space="preserve">public class </w:t>
                            </w:r>
                            <w:proofErr w:type="spellStart"/>
                            <w:r>
                              <w:t>ReadRandomAccess</w:t>
                            </w:r>
                            <w:proofErr w:type="spellEnd"/>
                            <w:r>
                              <w:t xml:space="preserve"> {</w:t>
                            </w:r>
                          </w:p>
                          <w:p w:rsidR="00B1428A" w:rsidP="00B1428A" w:rsidRDefault="00B1428A" w14:paraId="059D7EBB"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B1428A" w:rsidP="00B1428A" w:rsidRDefault="00B1428A" w14:paraId="06138A81" w14:textId="77777777">
                            <w:pPr>
                              <w:numPr>
                                <w:ilvl w:val="0"/>
                                <w:numId w:val="0"/>
                              </w:numPr>
                            </w:pPr>
                            <w:r>
                              <w:t xml:space="preserve">        try {</w:t>
                            </w:r>
                          </w:p>
                          <w:p w:rsidR="00B1428A" w:rsidP="00B1428A" w:rsidRDefault="00B1428A" w14:paraId="36B51DAD" w14:textId="77777777">
                            <w:pPr>
                              <w:numPr>
                                <w:ilvl w:val="0"/>
                                <w:numId w:val="0"/>
                              </w:numPr>
                            </w:pPr>
                            <w:r>
                              <w:t xml:space="preserve">            </w:t>
                            </w:r>
                            <w:proofErr w:type="spellStart"/>
                            <w:r>
                              <w:t>RandomAccessFile</w:t>
                            </w:r>
                            <w:proofErr w:type="spellEnd"/>
                            <w:r>
                              <w:t xml:space="preserve"> file = new </w:t>
                            </w:r>
                            <w:proofErr w:type="spellStart"/>
                            <w:proofErr w:type="gramStart"/>
                            <w:r>
                              <w:t>RandomAccessFile</w:t>
                            </w:r>
                            <w:proofErr w:type="spellEnd"/>
                            <w:r>
                              <w:t>(</w:t>
                            </w:r>
                            <w:proofErr w:type="gramEnd"/>
                            <w:r>
                              <w:t>"records.dat", "r"</w:t>
                            </w:r>
                            <w:proofErr w:type="gramStart"/>
                            <w:r>
                              <w:t>);</w:t>
                            </w:r>
                            <w:proofErr w:type="gramEnd"/>
                          </w:p>
                          <w:p w:rsidR="00B1428A" w:rsidP="00B1428A" w:rsidRDefault="00B1428A" w14:paraId="5D405322" w14:textId="77777777">
                            <w:pPr>
                              <w:numPr>
                                <w:ilvl w:val="0"/>
                                <w:numId w:val="0"/>
                              </w:numPr>
                            </w:pPr>
                            <w:r>
                              <w:t xml:space="preserve">            </w:t>
                            </w:r>
                            <w:proofErr w:type="spellStart"/>
                            <w:r>
                              <w:t>System.out.println</w:t>
                            </w:r>
                            <w:proofErr w:type="spellEnd"/>
                            <w:r>
                              <w:t xml:space="preserve">("Name: " + </w:t>
                            </w:r>
                            <w:proofErr w:type="spellStart"/>
                            <w:proofErr w:type="gramStart"/>
                            <w:r>
                              <w:t>file.readUTF</w:t>
                            </w:r>
                            <w:proofErr w:type="spellEnd"/>
                            <w:proofErr w:type="gramEnd"/>
                            <w:r>
                              <w:t>()</w:t>
                            </w:r>
                            <w:proofErr w:type="gramStart"/>
                            <w:r>
                              <w:t>);</w:t>
                            </w:r>
                            <w:proofErr w:type="gramEnd"/>
                          </w:p>
                          <w:p w:rsidR="00B1428A" w:rsidP="00B1428A" w:rsidRDefault="00B1428A" w14:paraId="07C21EAA" w14:textId="77777777">
                            <w:pPr>
                              <w:numPr>
                                <w:ilvl w:val="0"/>
                                <w:numId w:val="0"/>
                              </w:numPr>
                            </w:pPr>
                            <w:r>
                              <w:t xml:space="preserve">            </w:t>
                            </w:r>
                            <w:proofErr w:type="spellStart"/>
                            <w:r>
                              <w:t>System.out.println</w:t>
                            </w:r>
                            <w:proofErr w:type="spellEnd"/>
                            <w:r>
                              <w:t xml:space="preserve">("Age: " + </w:t>
                            </w:r>
                            <w:proofErr w:type="spellStart"/>
                            <w:proofErr w:type="gramStart"/>
                            <w:r>
                              <w:t>file.readInt</w:t>
                            </w:r>
                            <w:proofErr w:type="spellEnd"/>
                            <w:proofErr w:type="gramEnd"/>
                            <w:r>
                              <w:t>()</w:t>
                            </w:r>
                            <w:proofErr w:type="gramStart"/>
                            <w:r>
                              <w:t>);</w:t>
                            </w:r>
                            <w:proofErr w:type="gramEnd"/>
                          </w:p>
                          <w:p w:rsidR="00B1428A" w:rsidP="00B1428A" w:rsidRDefault="00B1428A" w14:paraId="3D1F1508" w14:textId="77777777">
                            <w:pPr>
                              <w:numPr>
                                <w:ilvl w:val="0"/>
                                <w:numId w:val="0"/>
                              </w:numPr>
                            </w:pPr>
                            <w:r>
                              <w:t xml:space="preserve">            </w:t>
                            </w:r>
                            <w:proofErr w:type="spellStart"/>
                            <w:r>
                              <w:t>System.out.println</w:t>
                            </w:r>
                            <w:proofErr w:type="spellEnd"/>
                            <w:r>
                              <w:t xml:space="preserve">("Grade: " + </w:t>
                            </w:r>
                            <w:proofErr w:type="spellStart"/>
                            <w:proofErr w:type="gramStart"/>
                            <w:r>
                              <w:t>file.readDouble</w:t>
                            </w:r>
                            <w:proofErr w:type="spellEnd"/>
                            <w:proofErr w:type="gramEnd"/>
                            <w:r>
                              <w:t>()</w:t>
                            </w:r>
                            <w:proofErr w:type="gramStart"/>
                            <w:r>
                              <w:t>);</w:t>
                            </w:r>
                            <w:proofErr w:type="gramEnd"/>
                          </w:p>
                          <w:p w:rsidR="00B1428A" w:rsidP="00B1428A" w:rsidRDefault="00B1428A" w14:paraId="6C76B35D" w14:textId="77777777">
                            <w:pPr>
                              <w:numPr>
                                <w:ilvl w:val="0"/>
                                <w:numId w:val="0"/>
                              </w:numPr>
                            </w:pPr>
                            <w:r>
                              <w:t xml:space="preserve">            </w:t>
                            </w:r>
                            <w:proofErr w:type="spellStart"/>
                            <w:proofErr w:type="gramStart"/>
                            <w:r>
                              <w:t>file.close</w:t>
                            </w:r>
                            <w:proofErr w:type="spellEnd"/>
                            <w:proofErr w:type="gramEnd"/>
                            <w:r>
                              <w:t>(</w:t>
                            </w:r>
                            <w:proofErr w:type="gramStart"/>
                            <w:r>
                              <w:t>);</w:t>
                            </w:r>
                            <w:proofErr w:type="gramEnd"/>
                          </w:p>
                          <w:p w:rsidR="00B1428A" w:rsidP="00B1428A" w:rsidRDefault="00B1428A" w14:paraId="20CBE05D" w14:textId="77777777">
                            <w:pPr>
                              <w:numPr>
                                <w:ilvl w:val="0"/>
                                <w:numId w:val="0"/>
                              </w:numPr>
                            </w:pPr>
                            <w:r>
                              <w:t xml:space="preserve">        } catch (</w:t>
                            </w:r>
                            <w:proofErr w:type="spellStart"/>
                            <w:r>
                              <w:t>IOException</w:t>
                            </w:r>
                            <w:proofErr w:type="spellEnd"/>
                            <w:r>
                              <w:t xml:space="preserve"> e) {</w:t>
                            </w:r>
                          </w:p>
                          <w:p w:rsidR="00B1428A" w:rsidP="00B1428A" w:rsidRDefault="00B1428A" w14:paraId="486B00B7"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B1428A" w:rsidP="00B1428A" w:rsidRDefault="00B1428A" w14:paraId="4C073769" w14:textId="77777777">
                            <w:pPr>
                              <w:numPr>
                                <w:ilvl w:val="0"/>
                                <w:numId w:val="0"/>
                              </w:numPr>
                            </w:pPr>
                            <w:r>
                              <w:t xml:space="preserve">        }</w:t>
                            </w:r>
                          </w:p>
                          <w:p w:rsidR="00B1428A" w:rsidP="00B1428A" w:rsidRDefault="00B1428A" w14:paraId="4BE58332" w14:textId="77777777">
                            <w:pPr>
                              <w:numPr>
                                <w:ilvl w:val="0"/>
                                <w:numId w:val="0"/>
                              </w:numPr>
                            </w:pPr>
                            <w:r>
                              <w:t xml:space="preserve">    }</w:t>
                            </w:r>
                          </w:p>
                          <w:p w:rsidRPr="00CF012C" w:rsidR="00B1428A" w:rsidP="00B1428A" w:rsidRDefault="00B1428A" w14:paraId="299A167B" w14:textId="3EE6FD04">
                            <w:pPr>
                              <w:numPr>
                                <w:ilvl w:val="0"/>
                                <w:numId w:val="0"/>
                              </w:num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70E9D23">
              <v:shape id="_x0000_s1132" style="position:absolute;margin-left:0;margin-top:5.4pt;width:421.1pt;height:366.1pt;z-index:251658343;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" w14:anchorId="5B1750C0">
                <v:textbox>
                  <w:txbxContent>
                    <w:p w:rsidR="00B1428A" w:rsidP="00B1428A" w:rsidRDefault="00B1428A" w14:paraId="490B071E" w14:textId="77777777">
                      <w:pPr>
                        <w:numPr>
                          <w:ilvl w:val="0"/>
                          <w:numId w:val="0"/>
                        </w:numPr>
                      </w:pPr>
                      <w:r>
                        <w:t>java</w:t>
                      </w:r>
                    </w:p>
                    <w:p w:rsidR="00B1428A" w:rsidP="00B1428A" w:rsidRDefault="00B1428A" w14:paraId="6A36DDD0" w14:textId="77777777">
                      <w:pPr>
                        <w:numPr>
                          <w:ilvl w:val="0"/>
                          <w:numId w:val="0"/>
                        </w:numPr>
                      </w:pPr>
                      <w:r>
                        <w:t xml:space="preserve">import </w:t>
                      </w:r>
                      <w:proofErr w:type="gramStart"/>
                      <w:r>
                        <w:t>java.io.*</w:t>
                      </w:r>
                      <w:proofErr w:type="gramEnd"/>
                      <w:r>
                        <w:t>;</w:t>
                      </w:r>
                    </w:p>
                    <w:p w:rsidR="00B1428A" w:rsidP="00B1428A" w:rsidRDefault="00B1428A" w14:paraId="1DA6542E" w14:textId="77777777">
                      <w:pPr>
                        <w:numPr>
                          <w:ilvl w:val="0"/>
                          <w:numId w:val="0"/>
                        </w:numPr>
                      </w:pPr>
                    </w:p>
                    <w:p w:rsidR="00B1428A" w:rsidP="00B1428A" w:rsidRDefault="00B1428A" w14:paraId="48E5F82D" w14:textId="77777777">
                      <w:pPr>
                        <w:numPr>
                          <w:ilvl w:val="0"/>
                          <w:numId w:val="0"/>
                        </w:numPr>
                      </w:pPr>
                      <w:r>
                        <w:t xml:space="preserve">public class </w:t>
                      </w:r>
                      <w:proofErr w:type="spellStart"/>
                      <w:r>
                        <w:t>ReadRandomAccess</w:t>
                      </w:r>
                      <w:proofErr w:type="spellEnd"/>
                      <w:r>
                        <w:t xml:space="preserve"> {</w:t>
                      </w:r>
                    </w:p>
                    <w:p w:rsidR="00B1428A" w:rsidP="00B1428A" w:rsidRDefault="00B1428A" w14:paraId="70A40A32" w14:textId="77777777">
                      <w:pPr>
                        <w:numPr>
                          <w:ilvl w:val="0"/>
                          <w:numId w:val="0"/>
                        </w:numPr>
                      </w:pPr>
                      <w:r>
                        <w:t xml:space="preserve">    public static void </w:t>
                      </w:r>
                      <w:proofErr w:type="gramStart"/>
                      <w:r>
                        <w:t>main(String[</w:t>
                      </w:r>
                      <w:proofErr w:type="gramEnd"/>
                      <w:r>
                        <w:t xml:space="preserve">] </w:t>
                      </w:r>
                      <w:proofErr w:type="spellStart"/>
                      <w:r>
                        <w:t>args</w:t>
                      </w:r>
                      <w:proofErr w:type="spellEnd"/>
                      <w:r>
                        <w:t>) {</w:t>
                      </w:r>
                    </w:p>
                    <w:p w:rsidR="00B1428A" w:rsidP="00B1428A" w:rsidRDefault="00B1428A" w14:paraId="76D58D62" w14:textId="77777777">
                      <w:pPr>
                        <w:numPr>
                          <w:ilvl w:val="0"/>
                          <w:numId w:val="0"/>
                        </w:numPr>
                      </w:pPr>
                      <w:r>
                        <w:t xml:space="preserve">        try {</w:t>
                      </w:r>
                    </w:p>
                    <w:p w:rsidR="00B1428A" w:rsidP="00B1428A" w:rsidRDefault="00B1428A" w14:paraId="757B503D" w14:textId="77777777">
                      <w:pPr>
                        <w:numPr>
                          <w:ilvl w:val="0"/>
                          <w:numId w:val="0"/>
                        </w:numPr>
                      </w:pPr>
                      <w:r>
                        <w:t xml:space="preserve">            </w:t>
                      </w:r>
                      <w:proofErr w:type="spellStart"/>
                      <w:r>
                        <w:t>RandomAccessFile</w:t>
                      </w:r>
                      <w:proofErr w:type="spellEnd"/>
                      <w:r>
                        <w:t xml:space="preserve"> file = new </w:t>
                      </w:r>
                      <w:proofErr w:type="spellStart"/>
                      <w:proofErr w:type="gramStart"/>
                      <w:r>
                        <w:t>RandomAccessFile</w:t>
                      </w:r>
                      <w:proofErr w:type="spellEnd"/>
                      <w:r>
                        <w:t>(</w:t>
                      </w:r>
                      <w:proofErr w:type="gramEnd"/>
                      <w:r>
                        <w:t>"records.dat", "r"</w:t>
                      </w:r>
                      <w:proofErr w:type="gramStart"/>
                      <w:r>
                        <w:t>);</w:t>
                      </w:r>
                      <w:proofErr w:type="gramEnd"/>
                    </w:p>
                    <w:p w:rsidR="00B1428A" w:rsidP="00B1428A" w:rsidRDefault="00B1428A" w14:paraId="04391EAE" w14:textId="77777777">
                      <w:pPr>
                        <w:numPr>
                          <w:ilvl w:val="0"/>
                          <w:numId w:val="0"/>
                        </w:numPr>
                      </w:pPr>
                      <w:r>
                        <w:t xml:space="preserve">            </w:t>
                      </w:r>
                      <w:proofErr w:type="spellStart"/>
                      <w:r>
                        <w:t>System.out.println</w:t>
                      </w:r>
                      <w:proofErr w:type="spellEnd"/>
                      <w:r>
                        <w:t xml:space="preserve">("Name: " + </w:t>
                      </w:r>
                      <w:proofErr w:type="spellStart"/>
                      <w:proofErr w:type="gramStart"/>
                      <w:r>
                        <w:t>file.readUTF</w:t>
                      </w:r>
                      <w:proofErr w:type="spellEnd"/>
                      <w:proofErr w:type="gramEnd"/>
                      <w:r>
                        <w:t>()</w:t>
                      </w:r>
                      <w:proofErr w:type="gramStart"/>
                      <w:r>
                        <w:t>);</w:t>
                      </w:r>
                      <w:proofErr w:type="gramEnd"/>
                    </w:p>
                    <w:p w:rsidR="00B1428A" w:rsidP="00B1428A" w:rsidRDefault="00B1428A" w14:paraId="0C5507F8" w14:textId="77777777">
                      <w:pPr>
                        <w:numPr>
                          <w:ilvl w:val="0"/>
                          <w:numId w:val="0"/>
                        </w:numPr>
                      </w:pPr>
                      <w:r>
                        <w:t xml:space="preserve">            </w:t>
                      </w:r>
                      <w:proofErr w:type="spellStart"/>
                      <w:r>
                        <w:t>System.out.println</w:t>
                      </w:r>
                      <w:proofErr w:type="spellEnd"/>
                      <w:r>
                        <w:t xml:space="preserve">("Age: " + </w:t>
                      </w:r>
                      <w:proofErr w:type="spellStart"/>
                      <w:proofErr w:type="gramStart"/>
                      <w:r>
                        <w:t>file.readInt</w:t>
                      </w:r>
                      <w:proofErr w:type="spellEnd"/>
                      <w:proofErr w:type="gramEnd"/>
                      <w:r>
                        <w:t>()</w:t>
                      </w:r>
                      <w:proofErr w:type="gramStart"/>
                      <w:r>
                        <w:t>);</w:t>
                      </w:r>
                      <w:proofErr w:type="gramEnd"/>
                    </w:p>
                    <w:p w:rsidR="00B1428A" w:rsidP="00B1428A" w:rsidRDefault="00B1428A" w14:paraId="333ED24C" w14:textId="77777777">
                      <w:pPr>
                        <w:numPr>
                          <w:ilvl w:val="0"/>
                          <w:numId w:val="0"/>
                        </w:numPr>
                      </w:pPr>
                      <w:r>
                        <w:t xml:space="preserve">            </w:t>
                      </w:r>
                      <w:proofErr w:type="spellStart"/>
                      <w:r>
                        <w:t>System.out.println</w:t>
                      </w:r>
                      <w:proofErr w:type="spellEnd"/>
                      <w:r>
                        <w:t xml:space="preserve">("Grade: " + </w:t>
                      </w:r>
                      <w:proofErr w:type="spellStart"/>
                      <w:proofErr w:type="gramStart"/>
                      <w:r>
                        <w:t>file.readDouble</w:t>
                      </w:r>
                      <w:proofErr w:type="spellEnd"/>
                      <w:proofErr w:type="gramEnd"/>
                      <w:r>
                        <w:t>()</w:t>
                      </w:r>
                      <w:proofErr w:type="gramStart"/>
                      <w:r>
                        <w:t>);</w:t>
                      </w:r>
                      <w:proofErr w:type="gramEnd"/>
                    </w:p>
                    <w:p w:rsidR="00B1428A" w:rsidP="00B1428A" w:rsidRDefault="00B1428A" w14:paraId="0355490C" w14:textId="77777777">
                      <w:pPr>
                        <w:numPr>
                          <w:ilvl w:val="0"/>
                          <w:numId w:val="0"/>
                        </w:numPr>
                      </w:pPr>
                      <w:r>
                        <w:t xml:space="preserve">            </w:t>
                      </w:r>
                      <w:proofErr w:type="spellStart"/>
                      <w:proofErr w:type="gramStart"/>
                      <w:r>
                        <w:t>file.close</w:t>
                      </w:r>
                      <w:proofErr w:type="spellEnd"/>
                      <w:proofErr w:type="gramEnd"/>
                      <w:r>
                        <w:t>(</w:t>
                      </w:r>
                      <w:proofErr w:type="gramStart"/>
                      <w:r>
                        <w:t>);</w:t>
                      </w:r>
                      <w:proofErr w:type="gramEnd"/>
                    </w:p>
                    <w:p w:rsidR="00B1428A" w:rsidP="00B1428A" w:rsidRDefault="00B1428A" w14:paraId="61E74EDD" w14:textId="77777777">
                      <w:pPr>
                        <w:numPr>
                          <w:ilvl w:val="0"/>
                          <w:numId w:val="0"/>
                        </w:numPr>
                      </w:pPr>
                      <w:r>
                        <w:t xml:space="preserve">        } catch (</w:t>
                      </w:r>
                      <w:proofErr w:type="spellStart"/>
                      <w:r>
                        <w:t>IOException</w:t>
                      </w:r>
                      <w:proofErr w:type="spellEnd"/>
                      <w:r>
                        <w:t xml:space="preserve"> e) {</w:t>
                      </w:r>
                    </w:p>
                    <w:p w:rsidR="00B1428A" w:rsidP="00B1428A" w:rsidRDefault="00B1428A" w14:paraId="005A90A2" w14:textId="77777777">
                      <w:pPr>
                        <w:numPr>
                          <w:ilvl w:val="0"/>
                          <w:numId w:val="0"/>
                        </w:numPr>
                      </w:pPr>
                      <w:r>
                        <w:t xml:space="preserve">            </w:t>
                      </w:r>
                      <w:proofErr w:type="spellStart"/>
                      <w:proofErr w:type="gramStart"/>
                      <w:r>
                        <w:t>e.printStackTrace</w:t>
                      </w:r>
                      <w:proofErr w:type="spellEnd"/>
                      <w:proofErr w:type="gramEnd"/>
                      <w:r>
                        <w:t>(</w:t>
                      </w:r>
                      <w:proofErr w:type="gramStart"/>
                      <w:r>
                        <w:t>);</w:t>
                      </w:r>
                      <w:proofErr w:type="gramEnd"/>
                    </w:p>
                    <w:p w:rsidR="00B1428A" w:rsidP="00B1428A" w:rsidRDefault="00B1428A" w14:paraId="3543CDE2" w14:textId="77777777">
                      <w:pPr>
                        <w:numPr>
                          <w:ilvl w:val="0"/>
                          <w:numId w:val="0"/>
                        </w:numPr>
                      </w:pPr>
                      <w:r>
                        <w:t xml:space="preserve">        }</w:t>
                      </w:r>
                    </w:p>
                    <w:p w:rsidR="00B1428A" w:rsidP="00B1428A" w:rsidRDefault="00B1428A" w14:paraId="38E7EDB1" w14:textId="77777777">
                      <w:pPr>
                        <w:numPr>
                          <w:ilvl w:val="0"/>
                          <w:numId w:val="0"/>
                        </w:numPr>
                      </w:pPr>
                      <w:r>
                        <w:t xml:space="preserve">    }</w:t>
                      </w:r>
                    </w:p>
                    <w:p w:rsidRPr="00CF012C" w:rsidR="00B1428A" w:rsidP="00B1428A" w:rsidRDefault="00B1428A" w14:paraId="03D8DF33" w14:textId="3EE6FD04">
                      <w:pPr>
                        <w:numPr>
                          <w:ilvl w:val="0"/>
                          <w:numId w:val="0"/>
                        </w:numPr>
                      </w:pPr>
                      <w:r>
                        <w:t>}</w:t>
                      </w:r>
                    </w:p>
                  </w:txbxContent>
                </v:textbox>
                <w10:wrap anchorx="margin"/>
              </v:shape>
            </w:pict>
          </mc:Fallback>
        </mc:AlternateContent>
      </w:r>
    </w:p>
    <w:p w:rsidR="00B1428A" w:rsidP="00CC75BC" w:rsidRDefault="00B1428A" w14:paraId="34A164D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495B421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2027B6E1"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3B23205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14A01183"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50EB693C"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5B7B74D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36E9430B"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6491BC50"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771A739A"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283EA4A9"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5258C0D8"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B1428A" w:rsidP="00CC75BC" w:rsidRDefault="00B1428A" w14:paraId="211BFFA7"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FA519F" w:rsidR="00B1428A" w:rsidP="005E4004" w:rsidRDefault="00FA519F" w14:paraId="014A1072" w14:textId="21751151">
      <w:pPr>
        <w:pStyle w:val="ListParagraph"/>
        <w:numPr>
          <w:ilvl w:val="0"/>
          <w:numId w:val="93"/>
        </w:numPr>
        <w:spacing w:before="100" w:beforeAutospacing="1" w:after="100" w:afterAutospacing="1" w:line="240" w:lineRule="auto"/>
        <w:rPr>
          <w:rFonts w:eastAsia="Times New Roman" w:cs="Times New Roman"/>
          <w:b/>
          <w:kern w:val="0"/>
          <w:sz w:val="24"/>
          <w:szCs w:val="24"/>
          <w:lang w:eastAsia="en-PH"/>
          <w14:ligatures w14:val="none"/>
        </w:rPr>
      </w:pPr>
      <w:r w:rsidRPr="00FA519F">
        <w:rPr>
          <w:rFonts w:eastAsia="Times New Roman" w:cs="Times New Roman"/>
          <w:b/>
          <w:kern w:val="0"/>
          <w:sz w:val="24"/>
          <w:szCs w:val="24"/>
          <w:lang w:eastAsia="en-PH"/>
          <w14:ligatures w14:val="none"/>
        </w:rPr>
        <w:t>Accessing Data at a Specific Position</w:t>
      </w:r>
    </w:p>
    <w:p w:rsidR="00B1428A" w:rsidP="00CC75BC" w:rsidRDefault="00FA519F" w14:paraId="03FFF97A" w14:textId="102FCE7D">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44" behindDoc="0" locked="0" layoutInCell="1" allowOverlap="1" wp14:anchorId="1BCA7F86" wp14:editId="151147E3">
                <wp:simplePos x="0" y="0"/>
                <wp:positionH relativeFrom="margin">
                  <wp:align>center</wp:align>
                </wp:positionH>
                <wp:positionV relativeFrom="paragraph">
                  <wp:posOffset>319717</wp:posOffset>
                </wp:positionV>
                <wp:extent cx="5347970" cy="1026543"/>
                <wp:effectExtent l="0" t="0" r="24130" b="21590"/>
                <wp:wrapNone/>
                <wp:docPr id="39912102" name="Text Box 10"/>
                <wp:cNvGraphicFramePr/>
                <a:graphic xmlns:a="http://schemas.openxmlformats.org/drawingml/2006/main">
                  <a:graphicData uri="http://schemas.microsoft.com/office/word/2010/wordprocessingShape">
                    <wps:wsp>
                      <wps:cNvSpPr txBox="1"/>
                      <wps:spPr>
                        <a:xfrm>
                          <a:off x="0" y="0"/>
                          <a:ext cx="5347970" cy="1026543"/>
                        </a:xfrm>
                        <a:prstGeom prst="rect">
                          <a:avLst/>
                        </a:prstGeom>
                        <a:solidFill>
                          <a:schemeClr val="tx1"/>
                        </a:solidFill>
                        <a:ln w="6350">
                          <a:solidFill>
                            <a:prstClr val="black"/>
                          </a:solidFill>
                        </a:ln>
                      </wps:spPr>
                      <wps:txbx>
                        <w:txbxContent>
                          <w:p w:rsidR="00FA519F" w:rsidP="00FA519F" w:rsidRDefault="00FA519F" w14:paraId="784DA20C" w14:textId="77777777">
                            <w:pPr>
                              <w:numPr>
                                <w:ilvl w:val="0"/>
                                <w:numId w:val="0"/>
                              </w:numPr>
                            </w:pPr>
                            <w:r>
                              <w:t>java</w:t>
                            </w:r>
                          </w:p>
                          <w:p w:rsidR="00FA519F" w:rsidP="00FA519F" w:rsidRDefault="00FA519F" w14:paraId="123E91C0" w14:textId="2DBAEC61">
                            <w:pPr>
                              <w:numPr>
                                <w:ilvl w:val="0"/>
                                <w:numId w:val="0"/>
                              </w:numPr>
                            </w:pPr>
                          </w:p>
                          <w:p w:rsidRPr="00CF012C" w:rsidR="00FA519F" w:rsidP="00FA519F" w:rsidRDefault="00FA519F" w14:paraId="6F933942" w14:textId="4659B46B">
                            <w:pPr>
                              <w:numPr>
                                <w:ilvl w:val="0"/>
                                <w:numId w:val="0"/>
                              </w:numPr>
                            </w:pPr>
                            <w:proofErr w:type="spellStart"/>
                            <w:proofErr w:type="gramStart"/>
                            <w:r w:rsidRPr="00FA519F">
                              <w:t>file.seek</w:t>
                            </w:r>
                            <w:proofErr w:type="spellEnd"/>
                            <w:proofErr w:type="gramEnd"/>
                            <w:r w:rsidRPr="00FA519F">
                              <w:t>(position</w:t>
                            </w:r>
                            <w:proofErr w:type="gramStart"/>
                            <w:r w:rsidRPr="00FA519F">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29F8027">
              <v:shape id="_x0000_s1133" style="position:absolute;margin-left:0;margin-top:25.15pt;width:421.1pt;height:80.85pt;z-index:2516583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" w14:anchorId="1BCA7F86">
                <v:textbox>
                  <w:txbxContent>
                    <w:p w:rsidR="00FA519F" w:rsidP="00FA519F" w:rsidRDefault="00FA519F" w14:paraId="7DA6D90B" w14:textId="77777777">
                      <w:pPr>
                        <w:numPr>
                          <w:ilvl w:val="0"/>
                          <w:numId w:val="0"/>
                        </w:numPr>
                      </w:pPr>
                      <w:r>
                        <w:t>java</w:t>
                      </w:r>
                    </w:p>
                    <w:p w:rsidR="00FA519F" w:rsidP="00FA519F" w:rsidRDefault="00FA519F" w14:paraId="3041E394" w14:textId="2DBAEC61">
                      <w:pPr>
                        <w:numPr>
                          <w:ilvl w:val="0"/>
                          <w:numId w:val="0"/>
                        </w:numPr>
                      </w:pPr>
                    </w:p>
                    <w:p w:rsidRPr="00CF012C" w:rsidR="00FA519F" w:rsidP="00FA519F" w:rsidRDefault="00FA519F" w14:paraId="28003E49" w14:textId="4659B46B">
                      <w:pPr>
                        <w:numPr>
                          <w:ilvl w:val="0"/>
                          <w:numId w:val="0"/>
                        </w:numPr>
                      </w:pPr>
                      <w:proofErr w:type="spellStart"/>
                      <w:proofErr w:type="gramStart"/>
                      <w:r w:rsidRPr="00FA519F">
                        <w:t>file.seek</w:t>
                      </w:r>
                      <w:proofErr w:type="spellEnd"/>
                      <w:proofErr w:type="gramEnd"/>
                      <w:r w:rsidRPr="00FA519F">
                        <w:t>(position</w:t>
                      </w:r>
                      <w:proofErr w:type="gramStart"/>
                      <w:r w:rsidRPr="00FA519F">
                        <w:t>);</w:t>
                      </w:r>
                      <w:proofErr w:type="gramEnd"/>
                    </w:p>
                  </w:txbxContent>
                </v:textbox>
                <w10:wrap anchorx="margin"/>
              </v:shape>
            </w:pict>
          </mc:Fallback>
        </mc:AlternateContent>
      </w:r>
      <w:r w:rsidRPr="00FA519F">
        <w:rPr>
          <w:rFonts w:eastAsia="Times New Roman" w:cs="Times New Roman"/>
          <w:b/>
          <w:kern w:val="0"/>
          <w:sz w:val="24"/>
          <w:szCs w:val="24"/>
          <w:lang w:eastAsia="en-PH"/>
          <w14:ligatures w14:val="none"/>
        </w:rPr>
        <w:t>You can move the file pointer using:</w:t>
      </w:r>
    </w:p>
    <w:p w:rsidR="00B1428A" w:rsidP="00CC75BC" w:rsidRDefault="00B1428A" w14:paraId="738E0E94" w14:textId="4314CE0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A519F" w:rsidP="00CC75BC" w:rsidRDefault="00FA519F" w14:paraId="1C0007D4" w14:textId="54EE73BC">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A519F" w:rsidP="00CC75BC" w:rsidRDefault="00FA519F" w14:paraId="52FF1421" w14:textId="1179ED3E">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Pr="00FA519F" w:rsidR="00FA519F" w:rsidP="00FA519F" w:rsidRDefault="00FA519F" w14:paraId="7C125238" w14:textId="2C5A7425">
      <w:pPr>
        <w:pStyle w:val="ListParagraph"/>
        <w:numPr>
          <w:ilvl w:val="0"/>
          <w:numId w:val="15"/>
        </w:numPr>
        <w:spacing w:before="100" w:beforeAutospacing="1" w:after="100" w:afterAutospacing="1" w:line="240" w:lineRule="auto"/>
        <w:rPr>
          <w:rFonts w:eastAsia="Times New Roman" w:cs="Times New Roman"/>
          <w:bCs/>
          <w:kern w:val="0"/>
          <w:sz w:val="24"/>
          <w:szCs w:val="24"/>
          <w:lang w:eastAsia="en-PH"/>
          <w14:ligatures w14:val="none"/>
        </w:rPr>
      </w:pPr>
      <w:r w:rsidRPr="00FA519F">
        <w:rPr>
          <w:rFonts w:eastAsia="Times New Roman" w:cs="Times New Roman"/>
          <w:bCs/>
          <w:kern w:val="0"/>
          <w:sz w:val="24"/>
          <w:szCs w:val="24"/>
          <w:lang w:eastAsia="en-PH"/>
          <w14:ligatures w14:val="none"/>
        </w:rPr>
        <w:t>This allows direct access to any record or byte position.</w:t>
      </w:r>
    </w:p>
    <w:p w:rsidR="00FA519F" w:rsidP="00CC75BC" w:rsidRDefault="00FA519F" w14:paraId="3E1E7D6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A519F" w:rsidP="00CC75BC" w:rsidRDefault="00FA519F" w14:paraId="5FAF7656" w14:textId="7A8DD191">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A519F" w:rsidP="00CC75BC" w:rsidRDefault="00FA519F" w14:paraId="7A2E283D" w14:textId="4B162EE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Example:</w:t>
      </w:r>
    </w:p>
    <w:p w:rsidR="00FA519F" w:rsidP="00CC75BC" w:rsidRDefault="00FA519F" w14:paraId="59928A1C" w14:textId="2D11776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noProof/>
          <w:lang w:val="en-US"/>
        </w:rPr>
        <mc:AlternateContent>
          <mc:Choice Requires="wps">
            <w:drawing>
              <wp:anchor distT="0" distB="0" distL="114300" distR="114300" simplePos="0" relativeHeight="251658345" behindDoc="0" locked="0" layoutInCell="1" allowOverlap="1" wp14:anchorId="2D48FAC8" wp14:editId="255405E6">
                <wp:simplePos x="0" y="0"/>
                <wp:positionH relativeFrom="margin">
                  <wp:align>center</wp:align>
                </wp:positionH>
                <wp:positionV relativeFrom="paragraph">
                  <wp:posOffset>7992</wp:posOffset>
                </wp:positionV>
                <wp:extent cx="5347970" cy="1250830"/>
                <wp:effectExtent l="0" t="0" r="24130" b="26035"/>
                <wp:wrapNone/>
                <wp:docPr id="1581430070" name="Text Box 10"/>
                <wp:cNvGraphicFramePr/>
                <a:graphic xmlns:a="http://schemas.openxmlformats.org/drawingml/2006/main">
                  <a:graphicData uri="http://schemas.microsoft.com/office/word/2010/wordprocessingShape">
                    <wps:wsp>
                      <wps:cNvSpPr txBox="1"/>
                      <wps:spPr>
                        <a:xfrm>
                          <a:off x="0" y="0"/>
                          <a:ext cx="5347970" cy="1250830"/>
                        </a:xfrm>
                        <a:prstGeom prst="rect">
                          <a:avLst/>
                        </a:prstGeom>
                        <a:solidFill>
                          <a:schemeClr val="tx1"/>
                        </a:solidFill>
                        <a:ln w="6350">
                          <a:solidFill>
                            <a:prstClr val="black"/>
                          </a:solidFill>
                        </a:ln>
                      </wps:spPr>
                      <wps:txbx>
                        <w:txbxContent>
                          <w:p w:rsidR="00FA519F" w:rsidP="00FA519F" w:rsidRDefault="00FA519F" w14:paraId="2FA61D35" w14:textId="77777777">
                            <w:pPr>
                              <w:numPr>
                                <w:ilvl w:val="0"/>
                                <w:numId w:val="0"/>
                              </w:numPr>
                            </w:pPr>
                            <w:r>
                              <w:t>java</w:t>
                            </w:r>
                          </w:p>
                          <w:p w:rsidR="00FA519F" w:rsidP="00FA519F" w:rsidRDefault="00FA519F" w14:paraId="34CD0E77" w14:textId="5183CABB">
                            <w:pPr>
                              <w:numPr>
                                <w:ilvl w:val="0"/>
                                <w:numId w:val="0"/>
                              </w:numPr>
                            </w:pPr>
                          </w:p>
                          <w:p w:rsidR="00FA519F" w:rsidP="00FA519F" w:rsidRDefault="00FA519F" w14:paraId="21E5D8C3" w14:textId="77777777">
                            <w:pPr>
                              <w:numPr>
                                <w:ilvl w:val="0"/>
                                <w:numId w:val="0"/>
                              </w:numPr>
                            </w:pPr>
                            <w:proofErr w:type="spellStart"/>
                            <w:proofErr w:type="gramStart"/>
                            <w:r>
                              <w:t>file.seek</w:t>
                            </w:r>
                            <w:proofErr w:type="spellEnd"/>
                            <w:proofErr w:type="gramEnd"/>
                            <w:r>
                              <w:t>(0</w:t>
                            </w:r>
                            <w:proofErr w:type="gramStart"/>
                            <w:r>
                              <w:t xml:space="preserve">);   </w:t>
                            </w:r>
                            <w:proofErr w:type="gramEnd"/>
                            <w:r>
                              <w:t>// Go to start</w:t>
                            </w:r>
                          </w:p>
                          <w:p w:rsidRPr="00CF012C" w:rsidR="00FA519F" w:rsidP="00FA519F" w:rsidRDefault="00FA519F" w14:paraId="0BEFE3A8" w14:textId="09B97F25">
                            <w:pPr>
                              <w:numPr>
                                <w:ilvl w:val="0"/>
                                <w:numId w:val="0"/>
                              </w:numPr>
                            </w:pPr>
                            <w:proofErr w:type="spellStart"/>
                            <w:proofErr w:type="gramStart"/>
                            <w:r>
                              <w:t>file.seek</w:t>
                            </w:r>
                            <w:proofErr w:type="spellEnd"/>
                            <w:proofErr w:type="gramEnd"/>
                            <w:r>
                              <w:t>(10</w:t>
                            </w:r>
                            <w:proofErr w:type="gramStart"/>
                            <w:r>
                              <w:t>);  /</w:t>
                            </w:r>
                            <w:proofErr w:type="gramEnd"/>
                            <w:r>
                              <w:t>/ Go to the 10th byte in the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74549C6">
              <v:shape id="_x0000_s1134" style="position:absolute;margin-left:0;margin-top:.65pt;width:421.1pt;height:98.5pt;z-index:25165834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fill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" w14:anchorId="2D48FAC8">
                <v:textbox>
                  <w:txbxContent>
                    <w:p w:rsidR="00FA519F" w:rsidP="00FA519F" w:rsidRDefault="00FA519F" w14:paraId="0AE99E26" w14:textId="77777777">
                      <w:pPr>
                        <w:numPr>
                          <w:ilvl w:val="0"/>
                          <w:numId w:val="0"/>
                        </w:numPr>
                      </w:pPr>
                      <w:r>
                        <w:t>java</w:t>
                      </w:r>
                    </w:p>
                    <w:p w:rsidR="00FA519F" w:rsidP="00FA519F" w:rsidRDefault="00FA519F" w14:paraId="722B00AE" w14:textId="5183CABB">
                      <w:pPr>
                        <w:numPr>
                          <w:ilvl w:val="0"/>
                          <w:numId w:val="0"/>
                        </w:numPr>
                      </w:pPr>
                    </w:p>
                    <w:p w:rsidR="00FA519F" w:rsidP="00FA519F" w:rsidRDefault="00FA519F" w14:paraId="622FFED5" w14:textId="77777777">
                      <w:pPr>
                        <w:numPr>
                          <w:ilvl w:val="0"/>
                          <w:numId w:val="0"/>
                        </w:numPr>
                      </w:pPr>
                      <w:proofErr w:type="spellStart"/>
                      <w:proofErr w:type="gramStart"/>
                      <w:r>
                        <w:t>file.seek</w:t>
                      </w:r>
                      <w:proofErr w:type="spellEnd"/>
                      <w:proofErr w:type="gramEnd"/>
                      <w:r>
                        <w:t>(0</w:t>
                      </w:r>
                      <w:proofErr w:type="gramStart"/>
                      <w:r>
                        <w:t xml:space="preserve">);   </w:t>
                      </w:r>
                      <w:proofErr w:type="gramEnd"/>
                      <w:r>
                        <w:t>// Go to start</w:t>
                      </w:r>
                    </w:p>
                    <w:p w:rsidRPr="00CF012C" w:rsidR="00FA519F" w:rsidP="00FA519F" w:rsidRDefault="00FA519F" w14:paraId="6D963BDD" w14:textId="09B97F25">
                      <w:pPr>
                        <w:numPr>
                          <w:ilvl w:val="0"/>
                          <w:numId w:val="0"/>
                        </w:numPr>
                      </w:pPr>
                      <w:proofErr w:type="spellStart"/>
                      <w:proofErr w:type="gramStart"/>
                      <w:r>
                        <w:t>file.seek</w:t>
                      </w:r>
                      <w:proofErr w:type="spellEnd"/>
                      <w:proofErr w:type="gramEnd"/>
                      <w:r>
                        <w:t>(10</w:t>
                      </w:r>
                      <w:proofErr w:type="gramStart"/>
                      <w:r>
                        <w:t>);  /</w:t>
                      </w:r>
                      <w:proofErr w:type="gramEnd"/>
                      <w:r>
                        <w:t>/ Go to the 10th byte in the file</w:t>
                      </w:r>
                    </w:p>
                  </w:txbxContent>
                </v:textbox>
                <w10:wrap anchorx="margin"/>
              </v:shape>
            </w:pict>
          </mc:Fallback>
        </mc:AlternateContent>
      </w:r>
    </w:p>
    <w:p w:rsidR="00FA519F" w:rsidP="00CC75BC" w:rsidRDefault="00FA519F" w14:paraId="12F5F81F"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A519F" w:rsidP="00CC75BC" w:rsidRDefault="00FA519F" w14:paraId="08E2DBA2"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A519F" w:rsidP="00CC75BC" w:rsidRDefault="00FA519F" w14:paraId="5225F985" w14:textId="77777777">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p>
    <w:p w:rsidR="00FA519F" w:rsidP="00CC75BC" w:rsidRDefault="00095023" w14:paraId="2615A04B" w14:textId="5B8E0C12">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Explanation:</w:t>
      </w:r>
    </w:p>
    <w:p w:rsidRPr="00095023" w:rsidR="00095023" w:rsidP="005E4004" w:rsidRDefault="00095023" w14:paraId="4E32A306" w14:textId="2C6D57DA">
      <w:pPr>
        <w:pStyle w:val="ListParagraph"/>
        <w:numPr>
          <w:ilvl w:val="0"/>
          <w:numId w:val="125"/>
        </w:numPr>
        <w:spacing w:before="100" w:beforeAutospacing="1" w:after="100" w:afterAutospacing="1" w:line="240" w:lineRule="auto"/>
        <w:rPr>
          <w:rFonts w:eastAsia="Times New Roman" w:cs="Times New Roman"/>
          <w:bCs/>
          <w:kern w:val="0"/>
          <w:sz w:val="24"/>
          <w:szCs w:val="24"/>
          <w:lang w:eastAsia="en-PH"/>
          <w14:ligatures w14:val="none"/>
        </w:rPr>
      </w:pPr>
      <w:r w:rsidRPr="00095023">
        <w:rPr>
          <w:rFonts w:eastAsia="Times New Roman" w:cs="Times New Roman"/>
          <w:bCs/>
          <w:kern w:val="0"/>
          <w:sz w:val="24"/>
          <w:szCs w:val="24"/>
          <w:lang w:eastAsia="en-PH"/>
          <w14:ligatures w14:val="none"/>
        </w:rPr>
        <w:t>Each record can be read or updated independently.</w:t>
      </w:r>
    </w:p>
    <w:p w:rsidRPr="00095023" w:rsidR="00095023" w:rsidP="005E4004" w:rsidRDefault="00095023" w14:paraId="784510DC" w14:textId="07A4F18D">
      <w:pPr>
        <w:pStyle w:val="ListParagraph"/>
        <w:numPr>
          <w:ilvl w:val="0"/>
          <w:numId w:val="125"/>
        </w:numPr>
        <w:spacing w:before="100" w:beforeAutospacing="1" w:after="100" w:afterAutospacing="1" w:line="240" w:lineRule="auto"/>
        <w:rPr>
          <w:rFonts w:eastAsia="Times New Roman" w:cs="Times New Roman"/>
          <w:bCs/>
          <w:kern w:val="0"/>
          <w:sz w:val="24"/>
          <w:szCs w:val="24"/>
          <w:lang w:eastAsia="en-PH"/>
          <w14:ligatures w14:val="none"/>
        </w:rPr>
      </w:pPr>
      <w:r w:rsidRPr="00095023">
        <w:rPr>
          <w:rFonts w:eastAsia="Times New Roman" w:cs="Times New Roman"/>
          <w:bCs/>
          <w:kern w:val="0"/>
          <w:sz w:val="24"/>
          <w:szCs w:val="24"/>
          <w:lang w:eastAsia="en-PH"/>
          <w14:ligatures w14:val="none"/>
        </w:rPr>
        <w:t xml:space="preserve">This makes </w:t>
      </w:r>
      <w:proofErr w:type="spellStart"/>
      <w:r w:rsidRPr="00095023">
        <w:rPr>
          <w:rFonts w:eastAsia="Times New Roman" w:cs="Times New Roman"/>
          <w:bCs/>
          <w:kern w:val="0"/>
          <w:sz w:val="24"/>
          <w:szCs w:val="24"/>
          <w:lang w:eastAsia="en-PH"/>
          <w14:ligatures w14:val="none"/>
        </w:rPr>
        <w:t>RandomAccessFile</w:t>
      </w:r>
      <w:proofErr w:type="spellEnd"/>
      <w:r w:rsidRPr="00095023">
        <w:rPr>
          <w:rFonts w:eastAsia="Times New Roman" w:cs="Times New Roman"/>
          <w:bCs/>
          <w:kern w:val="0"/>
          <w:sz w:val="24"/>
          <w:szCs w:val="24"/>
          <w:lang w:eastAsia="en-PH"/>
          <w14:ligatures w14:val="none"/>
        </w:rPr>
        <w:t xml:space="preserve"> very useful for databases or index-based systems.</w:t>
      </w:r>
    </w:p>
    <w:p w:rsidR="00FA519F" w:rsidP="00CC75BC" w:rsidRDefault="00344DBC" w14:paraId="3FA0AEDA" w14:textId="71DABA9F">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344DBC">
        <w:rPr>
          <w:rFonts w:eastAsia="Times New Roman" w:cs="Times New Roman"/>
          <w:b/>
          <w:kern w:val="0"/>
          <w:sz w:val="24"/>
          <w:szCs w:val="24"/>
          <w:lang w:eastAsia="en-PH"/>
          <w14:ligatures w14:val="none"/>
        </w:rPr>
        <w:t>When to Use Random-Access Files</w:t>
      </w:r>
    </w:p>
    <w:p w:rsidRPr="00344DBC" w:rsidR="00344DBC" w:rsidP="005E4004" w:rsidRDefault="00344DBC" w14:paraId="623576E2" w14:textId="25F9D23D">
      <w:pPr>
        <w:pStyle w:val="ListParagraph"/>
        <w:numPr>
          <w:ilvl w:val="0"/>
          <w:numId w:val="126"/>
        </w:numPr>
        <w:spacing w:before="100" w:beforeAutospacing="1" w:after="100" w:afterAutospacing="1" w:line="240" w:lineRule="auto"/>
        <w:rPr>
          <w:rFonts w:eastAsia="Times New Roman" w:cs="Times New Roman"/>
          <w:bCs/>
          <w:kern w:val="0"/>
          <w:sz w:val="24"/>
          <w:szCs w:val="24"/>
          <w:lang w:eastAsia="en-PH"/>
          <w14:ligatures w14:val="none"/>
        </w:rPr>
      </w:pPr>
      <w:r w:rsidRPr="00344DBC">
        <w:rPr>
          <w:rFonts w:eastAsia="Times New Roman" w:cs="Times New Roman"/>
          <w:bCs/>
          <w:kern w:val="0"/>
          <w:sz w:val="24"/>
          <w:szCs w:val="24"/>
          <w:lang w:eastAsia="en-PH"/>
          <w14:ligatures w14:val="none"/>
        </w:rPr>
        <w:t>When frequent updates or lookups are needed</w:t>
      </w:r>
    </w:p>
    <w:p w:rsidRPr="00344DBC" w:rsidR="00344DBC" w:rsidP="005E4004" w:rsidRDefault="00344DBC" w14:paraId="0B1FD10F" w14:textId="393A5A18">
      <w:pPr>
        <w:pStyle w:val="ListParagraph"/>
        <w:numPr>
          <w:ilvl w:val="0"/>
          <w:numId w:val="126"/>
        </w:numPr>
        <w:spacing w:before="100" w:beforeAutospacing="1" w:after="100" w:afterAutospacing="1" w:line="240" w:lineRule="auto"/>
        <w:rPr>
          <w:rFonts w:eastAsia="Times New Roman" w:cs="Times New Roman"/>
          <w:b/>
          <w:kern w:val="0"/>
          <w:sz w:val="24"/>
          <w:szCs w:val="24"/>
          <w:lang w:eastAsia="en-PH"/>
          <w14:ligatures w14:val="none"/>
        </w:rPr>
      </w:pPr>
      <w:r w:rsidRPr="00344DBC">
        <w:rPr>
          <w:rFonts w:eastAsia="Times New Roman" w:cs="Times New Roman"/>
          <w:bCs/>
          <w:kern w:val="0"/>
          <w:sz w:val="24"/>
          <w:szCs w:val="24"/>
          <w:lang w:eastAsia="en-PH"/>
          <w14:ligatures w14:val="none"/>
        </w:rPr>
        <w:t>When records have fixed length (e.g., employee IDs, grades)</w:t>
      </w:r>
    </w:p>
    <w:p w:rsidR="00344DBC" w:rsidP="005E4004" w:rsidRDefault="00344DBC" w14:paraId="14CF16CA" w14:textId="5EA3E3BF">
      <w:pPr>
        <w:pStyle w:val="ListParagraph"/>
        <w:numPr>
          <w:ilvl w:val="0"/>
          <w:numId w:val="126"/>
        </w:numPr>
        <w:spacing w:before="100" w:beforeAutospacing="1" w:after="100" w:afterAutospacing="1" w:line="240" w:lineRule="auto"/>
        <w:rPr>
          <w:rFonts w:eastAsia="Times New Roman" w:cs="Times New Roman"/>
          <w:b/>
          <w:kern w:val="0"/>
          <w:sz w:val="24"/>
          <w:szCs w:val="24"/>
          <w:lang w:eastAsia="en-PH"/>
          <w14:ligatures w14:val="none"/>
        </w:rPr>
      </w:pPr>
      <w:r w:rsidRPr="00344DBC">
        <w:rPr>
          <w:rFonts w:eastAsia="Times New Roman" w:cs="Times New Roman"/>
          <w:b/>
          <w:kern w:val="0"/>
          <w:sz w:val="24"/>
          <w:szCs w:val="24"/>
          <w:lang w:eastAsia="en-PH"/>
          <w14:ligatures w14:val="none"/>
        </w:rPr>
        <w:t>For applications like:</w:t>
      </w:r>
    </w:p>
    <w:p w:rsidRPr="00344DBC" w:rsidR="00344DBC" w:rsidP="005E4004" w:rsidRDefault="00344DBC" w14:paraId="61E22767" w14:textId="24C6A4E4">
      <w:pPr>
        <w:pStyle w:val="ListParagraph"/>
        <w:numPr>
          <w:ilvl w:val="0"/>
          <w:numId w:val="127"/>
        </w:numPr>
        <w:spacing w:before="100" w:beforeAutospacing="1" w:after="100" w:afterAutospacing="1" w:line="240" w:lineRule="auto"/>
        <w:rPr>
          <w:rFonts w:eastAsia="Times New Roman" w:cs="Times New Roman"/>
          <w:bCs/>
          <w:kern w:val="0"/>
          <w:sz w:val="24"/>
          <w:szCs w:val="24"/>
          <w:lang w:eastAsia="en-PH"/>
          <w14:ligatures w14:val="none"/>
        </w:rPr>
      </w:pPr>
      <w:r w:rsidRPr="00344DBC">
        <w:rPr>
          <w:rFonts w:eastAsia="Times New Roman" w:cs="Times New Roman"/>
          <w:bCs/>
          <w:kern w:val="0"/>
          <w:sz w:val="24"/>
          <w:szCs w:val="24"/>
          <w:lang w:eastAsia="en-PH"/>
          <w14:ligatures w14:val="none"/>
        </w:rPr>
        <w:t>Banking systems</w:t>
      </w:r>
    </w:p>
    <w:p w:rsidRPr="00344DBC" w:rsidR="00344DBC" w:rsidP="005E4004" w:rsidRDefault="00344DBC" w14:paraId="14A55616" w14:textId="3FBCB784">
      <w:pPr>
        <w:pStyle w:val="ListParagraph"/>
        <w:numPr>
          <w:ilvl w:val="0"/>
          <w:numId w:val="127"/>
        </w:numPr>
        <w:spacing w:before="100" w:beforeAutospacing="1" w:after="100" w:afterAutospacing="1" w:line="240" w:lineRule="auto"/>
        <w:rPr>
          <w:rFonts w:eastAsia="Times New Roman" w:cs="Times New Roman"/>
          <w:bCs/>
          <w:kern w:val="0"/>
          <w:sz w:val="24"/>
          <w:szCs w:val="24"/>
          <w:lang w:eastAsia="en-PH"/>
          <w14:ligatures w14:val="none"/>
        </w:rPr>
      </w:pPr>
      <w:r w:rsidRPr="00344DBC">
        <w:rPr>
          <w:rFonts w:eastAsia="Times New Roman" w:cs="Times New Roman"/>
          <w:bCs/>
          <w:kern w:val="0"/>
          <w:sz w:val="24"/>
          <w:szCs w:val="24"/>
          <w:lang w:eastAsia="en-PH"/>
          <w14:ligatures w14:val="none"/>
        </w:rPr>
        <w:t>Inventory databases</w:t>
      </w:r>
    </w:p>
    <w:p w:rsidR="00344DBC" w:rsidP="005E4004" w:rsidRDefault="00344DBC" w14:paraId="0A5B92D9" w14:textId="25E44EA1">
      <w:pPr>
        <w:pStyle w:val="ListParagraph"/>
        <w:numPr>
          <w:ilvl w:val="0"/>
          <w:numId w:val="127"/>
        </w:numPr>
        <w:spacing w:before="100" w:beforeAutospacing="1" w:after="100" w:afterAutospacing="1" w:line="240" w:lineRule="auto"/>
        <w:rPr>
          <w:rFonts w:eastAsia="Times New Roman" w:cs="Times New Roman"/>
          <w:bCs/>
          <w:kern w:val="0"/>
          <w:sz w:val="24"/>
          <w:szCs w:val="24"/>
          <w:lang w:eastAsia="en-PH"/>
          <w14:ligatures w14:val="none"/>
        </w:rPr>
      </w:pPr>
      <w:r w:rsidRPr="00344DBC">
        <w:rPr>
          <w:rFonts w:eastAsia="Times New Roman" w:cs="Times New Roman"/>
          <w:bCs/>
          <w:kern w:val="0"/>
          <w:sz w:val="24"/>
          <w:szCs w:val="24"/>
          <w:lang w:eastAsia="en-PH"/>
          <w14:ligatures w14:val="none"/>
        </w:rPr>
        <w:t>Student record management</w:t>
      </w:r>
    </w:p>
    <w:p w:rsidR="00344DBC" w:rsidP="00344DBC" w:rsidRDefault="00344DBC" w14:paraId="1F98D327" w14:textId="36B4D560">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sidRPr="00344DBC">
        <w:rPr>
          <w:rFonts w:eastAsia="Times New Roman" w:cs="Times New Roman"/>
          <w:b/>
          <w:kern w:val="0"/>
          <w:sz w:val="24"/>
          <w:szCs w:val="24"/>
          <w:lang w:eastAsia="en-PH"/>
          <w14:ligatures w14:val="none"/>
        </w:rPr>
        <w:t>Comparison: Sequential vs Random-Access Files</w:t>
      </w:r>
    </w:p>
    <w:tbl>
      <w:tblPr>
        <w:tblStyle w:val="GridTable1Light"/>
        <w:tblW w:w="0" w:type="auto"/>
        <w:tblLook w:val="04A0" w:firstRow="1" w:lastRow="0" w:firstColumn="1" w:lastColumn="0" w:noHBand="0" w:noVBand="1"/>
      </w:tblPr>
      <w:tblGrid>
        <w:gridCol w:w="3116"/>
        <w:gridCol w:w="3117"/>
        <w:gridCol w:w="3117"/>
      </w:tblGrid>
      <w:tr w:rsidR="00344DBC" w:rsidTr="00344DBC" w14:paraId="24F492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Pr="00344DBC" w:rsidR="00344DBC" w:rsidP="00344DBC" w:rsidRDefault="00344DBC" w14:paraId="4504CA49" w14:textId="7CF09B3F">
            <w:pPr>
              <w:numPr>
                <w:ilvl w:val="0"/>
                <w:numId w:val="0"/>
              </w:numPr>
              <w:spacing w:before="100" w:beforeAutospacing="1" w:after="100" w:afterAutospacing="1"/>
              <w:jc w:val="center"/>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Feature</w:t>
            </w:r>
          </w:p>
        </w:tc>
        <w:tc>
          <w:tcPr>
            <w:tcW w:w="3117" w:type="dxa"/>
          </w:tcPr>
          <w:p w:rsidRPr="00344DBC" w:rsidR="00344DBC" w:rsidP="00344DBC" w:rsidRDefault="002830F2" w14:paraId="63D12DDB" w14:textId="0E97DEEB">
            <w:pPr>
              <w:numPr>
                <w:ilvl w:val="0"/>
                <w:numId w:val="0"/>
              </w:num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Sequential Access</w:t>
            </w:r>
          </w:p>
        </w:tc>
        <w:tc>
          <w:tcPr>
            <w:tcW w:w="3117" w:type="dxa"/>
          </w:tcPr>
          <w:p w:rsidRPr="00344DBC" w:rsidR="00344DBC" w:rsidP="00344DBC" w:rsidRDefault="002830F2" w14:paraId="6AD91481" w14:textId="70001C98">
            <w:pPr>
              <w:numPr>
                <w:ilvl w:val="0"/>
                <w:numId w:val="0"/>
              </w:num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kern w:val="0"/>
                <w:sz w:val="24"/>
                <w:szCs w:val="24"/>
                <w:lang w:eastAsia="en-PH"/>
                <w14:ligatures w14:val="none"/>
              </w:rPr>
            </w:pPr>
            <w:r>
              <w:rPr>
                <w:rFonts w:eastAsia="Times New Roman" w:cs="Times New Roman"/>
                <w:bCs w:val="0"/>
                <w:kern w:val="0"/>
                <w:sz w:val="24"/>
                <w:szCs w:val="24"/>
                <w:lang w:eastAsia="en-PH"/>
                <w14:ligatures w14:val="none"/>
              </w:rPr>
              <w:t>Random Access</w:t>
            </w:r>
          </w:p>
        </w:tc>
      </w:tr>
      <w:tr w:rsidR="00344DBC" w:rsidTr="00344DBC" w14:paraId="5C027085" w14:textId="77777777">
        <w:tc>
          <w:tcPr>
            <w:cnfStyle w:val="001000000000" w:firstRow="0" w:lastRow="0" w:firstColumn="1" w:lastColumn="0" w:oddVBand="0" w:evenVBand="0" w:oddHBand="0" w:evenHBand="0" w:firstRowFirstColumn="0" w:firstRowLastColumn="0" w:lastRowFirstColumn="0" w:lastRowLastColumn="0"/>
            <w:tcW w:w="3116" w:type="dxa"/>
          </w:tcPr>
          <w:p w:rsidRPr="000114B4" w:rsidR="00344DBC" w:rsidP="00344DBC" w:rsidRDefault="002830F2" w14:paraId="55B53D87" w14:textId="5C8BEAD0">
            <w:pPr>
              <w:numPr>
                <w:ilvl w:val="0"/>
                <w:numId w:val="0"/>
              </w:numPr>
              <w:spacing w:before="100" w:beforeAutospacing="1" w:after="100" w:afterAutospacing="1"/>
              <w:jc w:val="center"/>
              <w:rPr>
                <w:rFonts w:eastAsia="Times New Roman" w:cs="Times New Roman"/>
                <w:b w:val="0"/>
                <w:kern w:val="0"/>
                <w:lang w:eastAsia="en-PH"/>
                <w14:ligatures w14:val="none"/>
              </w:rPr>
            </w:pPr>
            <w:r w:rsidRPr="000114B4">
              <w:rPr>
                <w:rFonts w:eastAsia="Times New Roman" w:cs="Times New Roman"/>
                <w:b w:val="0"/>
                <w:kern w:val="0"/>
                <w:lang w:eastAsia="en-PH"/>
                <w14:ligatures w14:val="none"/>
              </w:rPr>
              <w:t>Access order</w:t>
            </w:r>
          </w:p>
        </w:tc>
        <w:tc>
          <w:tcPr>
            <w:tcW w:w="3117" w:type="dxa"/>
          </w:tcPr>
          <w:p w:rsidRPr="000114B4" w:rsidR="00344DBC" w:rsidP="00344DBC" w:rsidRDefault="00B3311B" w14:paraId="25063D0F" w14:textId="16BBD001">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lang w:eastAsia="en-PH"/>
                <w14:ligatures w14:val="none"/>
              </w:rPr>
            </w:pPr>
            <w:r w:rsidRPr="000114B4">
              <w:rPr>
                <w:rFonts w:eastAsia="Times New Roman" w:cs="Times New Roman"/>
                <w:bCs/>
                <w:kern w:val="0"/>
                <w:lang w:eastAsia="en-PH"/>
                <w14:ligatures w14:val="none"/>
              </w:rPr>
              <w:t>From start to end</w:t>
            </w:r>
          </w:p>
        </w:tc>
        <w:tc>
          <w:tcPr>
            <w:tcW w:w="3117" w:type="dxa"/>
          </w:tcPr>
          <w:p w:rsidRPr="000114B4" w:rsidR="00344DBC" w:rsidP="00344DBC" w:rsidRDefault="00205A0C" w14:paraId="7B613A31" w14:textId="03D6EB91">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lang w:eastAsia="en-PH"/>
                <w14:ligatures w14:val="none"/>
              </w:rPr>
            </w:pPr>
            <w:r w:rsidRPr="000114B4">
              <w:rPr>
                <w:rFonts w:eastAsia="Times New Roman" w:cs="Times New Roman"/>
                <w:bCs/>
                <w:kern w:val="0"/>
                <w:lang w:eastAsia="en-PH"/>
                <w14:ligatures w14:val="none"/>
              </w:rPr>
              <w:t>Direct access anywhere</w:t>
            </w:r>
          </w:p>
        </w:tc>
      </w:tr>
      <w:tr w:rsidR="00344DBC" w:rsidTr="00344DBC" w14:paraId="56D51219" w14:textId="77777777">
        <w:tc>
          <w:tcPr>
            <w:cnfStyle w:val="001000000000" w:firstRow="0" w:lastRow="0" w:firstColumn="1" w:lastColumn="0" w:oddVBand="0" w:evenVBand="0" w:oddHBand="0" w:evenHBand="0" w:firstRowFirstColumn="0" w:firstRowLastColumn="0" w:lastRowFirstColumn="0" w:lastRowLastColumn="0"/>
            <w:tcW w:w="3116" w:type="dxa"/>
          </w:tcPr>
          <w:p w:rsidRPr="000114B4" w:rsidR="00344DBC" w:rsidP="00344DBC" w:rsidRDefault="002830F2" w14:paraId="64A38EEF" w14:textId="3B56AF02">
            <w:pPr>
              <w:numPr>
                <w:ilvl w:val="0"/>
                <w:numId w:val="0"/>
              </w:numPr>
              <w:spacing w:before="100" w:beforeAutospacing="1" w:after="100" w:afterAutospacing="1"/>
              <w:jc w:val="center"/>
              <w:rPr>
                <w:rFonts w:eastAsia="Times New Roman" w:cs="Times New Roman"/>
                <w:b w:val="0"/>
                <w:kern w:val="0"/>
                <w:lang w:eastAsia="en-PH"/>
                <w14:ligatures w14:val="none"/>
              </w:rPr>
            </w:pPr>
            <w:r w:rsidRPr="000114B4">
              <w:rPr>
                <w:rFonts w:eastAsia="Times New Roman" w:cs="Times New Roman"/>
                <w:b w:val="0"/>
                <w:kern w:val="0"/>
                <w:lang w:eastAsia="en-PH"/>
                <w14:ligatures w14:val="none"/>
              </w:rPr>
              <w:t>Speed</w:t>
            </w:r>
          </w:p>
        </w:tc>
        <w:tc>
          <w:tcPr>
            <w:tcW w:w="3117" w:type="dxa"/>
          </w:tcPr>
          <w:p w:rsidRPr="000114B4" w:rsidR="00344DBC" w:rsidP="00344DBC" w:rsidRDefault="00B3311B" w14:paraId="71AF40E3" w14:textId="2F1E28C6">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lang w:eastAsia="en-PH"/>
                <w14:ligatures w14:val="none"/>
              </w:rPr>
            </w:pPr>
            <w:r w:rsidRPr="000114B4">
              <w:rPr>
                <w:rFonts w:eastAsia="Times New Roman" w:cs="Times New Roman"/>
                <w:bCs/>
                <w:kern w:val="0"/>
                <w:lang w:eastAsia="en-PH"/>
                <w14:ligatures w14:val="none"/>
              </w:rPr>
              <w:t>Slower for large files</w:t>
            </w:r>
          </w:p>
        </w:tc>
        <w:tc>
          <w:tcPr>
            <w:tcW w:w="3117" w:type="dxa"/>
          </w:tcPr>
          <w:p w:rsidRPr="000114B4" w:rsidR="00344DBC" w:rsidP="00344DBC" w:rsidRDefault="000114B4" w14:paraId="6B592B0A" w14:textId="358C67E4">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lang w:eastAsia="en-PH"/>
                <w14:ligatures w14:val="none"/>
              </w:rPr>
            </w:pPr>
            <w:r w:rsidRPr="000114B4">
              <w:rPr>
                <w:rFonts w:eastAsia="Times New Roman" w:cs="Times New Roman"/>
                <w:bCs/>
                <w:kern w:val="0"/>
                <w:lang w:eastAsia="en-PH"/>
                <w14:ligatures w14:val="none"/>
              </w:rPr>
              <w:t>Faster for lookups/updates</w:t>
            </w:r>
          </w:p>
        </w:tc>
      </w:tr>
      <w:tr w:rsidR="00344DBC" w:rsidTr="00344DBC" w14:paraId="35F7E0E2" w14:textId="77777777">
        <w:tc>
          <w:tcPr>
            <w:cnfStyle w:val="001000000000" w:firstRow="0" w:lastRow="0" w:firstColumn="1" w:lastColumn="0" w:oddVBand="0" w:evenVBand="0" w:oddHBand="0" w:evenHBand="0" w:firstRowFirstColumn="0" w:firstRowLastColumn="0" w:lastRowFirstColumn="0" w:lastRowLastColumn="0"/>
            <w:tcW w:w="3116" w:type="dxa"/>
          </w:tcPr>
          <w:p w:rsidRPr="000114B4" w:rsidR="00344DBC" w:rsidP="00344DBC" w:rsidRDefault="002830F2" w14:paraId="47241F79" w14:textId="36F7B598">
            <w:pPr>
              <w:numPr>
                <w:ilvl w:val="0"/>
                <w:numId w:val="0"/>
              </w:numPr>
              <w:spacing w:before="100" w:beforeAutospacing="1" w:after="100" w:afterAutospacing="1"/>
              <w:jc w:val="center"/>
              <w:rPr>
                <w:rFonts w:eastAsia="Times New Roman" w:cs="Times New Roman"/>
                <w:b w:val="0"/>
                <w:kern w:val="0"/>
                <w:lang w:eastAsia="en-PH"/>
                <w14:ligatures w14:val="none"/>
              </w:rPr>
            </w:pPr>
            <w:r w:rsidRPr="000114B4">
              <w:rPr>
                <w:rFonts w:eastAsia="Times New Roman" w:cs="Times New Roman"/>
                <w:b w:val="0"/>
                <w:kern w:val="0"/>
                <w:lang w:eastAsia="en-PH"/>
                <w14:ligatures w14:val="none"/>
              </w:rPr>
              <w:t>Use case</w:t>
            </w:r>
          </w:p>
        </w:tc>
        <w:tc>
          <w:tcPr>
            <w:tcW w:w="3117" w:type="dxa"/>
          </w:tcPr>
          <w:p w:rsidRPr="000114B4" w:rsidR="00344DBC" w:rsidP="00344DBC" w:rsidRDefault="00205A0C" w14:paraId="4FD84F5B" w14:textId="2E778700">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lang w:eastAsia="en-PH"/>
                <w14:ligatures w14:val="none"/>
              </w:rPr>
            </w:pPr>
            <w:r w:rsidRPr="000114B4">
              <w:rPr>
                <w:rFonts w:eastAsia="Times New Roman" w:cs="Times New Roman"/>
                <w:bCs/>
                <w:kern w:val="0"/>
                <w:lang w:eastAsia="en-PH"/>
                <w14:ligatures w14:val="none"/>
              </w:rPr>
              <w:t>Reading logs, reports</w:t>
            </w:r>
          </w:p>
        </w:tc>
        <w:tc>
          <w:tcPr>
            <w:tcW w:w="3117" w:type="dxa"/>
          </w:tcPr>
          <w:p w:rsidRPr="000114B4" w:rsidR="00344DBC" w:rsidP="00344DBC" w:rsidRDefault="000114B4" w14:paraId="38692D33" w14:textId="13CBEB9B">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lang w:eastAsia="en-PH"/>
                <w14:ligatures w14:val="none"/>
              </w:rPr>
            </w:pPr>
            <w:r w:rsidRPr="000114B4">
              <w:rPr>
                <w:rFonts w:eastAsia="Times New Roman" w:cs="Times New Roman"/>
                <w:bCs/>
                <w:kern w:val="0"/>
                <w:lang w:eastAsia="en-PH"/>
                <w14:ligatures w14:val="none"/>
              </w:rPr>
              <w:t>Databases, record files</w:t>
            </w:r>
          </w:p>
        </w:tc>
      </w:tr>
      <w:tr w:rsidR="00344DBC" w:rsidTr="00344DBC" w14:paraId="1BDCD7C5" w14:textId="77777777">
        <w:tc>
          <w:tcPr>
            <w:cnfStyle w:val="001000000000" w:firstRow="0" w:lastRow="0" w:firstColumn="1" w:lastColumn="0" w:oddVBand="0" w:evenVBand="0" w:oddHBand="0" w:evenHBand="0" w:firstRowFirstColumn="0" w:firstRowLastColumn="0" w:lastRowFirstColumn="0" w:lastRowLastColumn="0"/>
            <w:tcW w:w="3116" w:type="dxa"/>
          </w:tcPr>
          <w:p w:rsidRPr="000114B4" w:rsidR="00344DBC" w:rsidP="00344DBC" w:rsidRDefault="00B3311B" w14:paraId="017B1266" w14:textId="21DAAC04">
            <w:pPr>
              <w:numPr>
                <w:ilvl w:val="0"/>
                <w:numId w:val="0"/>
              </w:numPr>
              <w:spacing w:before="100" w:beforeAutospacing="1" w:after="100" w:afterAutospacing="1"/>
              <w:jc w:val="center"/>
              <w:rPr>
                <w:rFonts w:eastAsia="Times New Roman" w:cs="Times New Roman"/>
                <w:b w:val="0"/>
                <w:kern w:val="0"/>
                <w:lang w:eastAsia="en-PH"/>
                <w14:ligatures w14:val="none"/>
              </w:rPr>
            </w:pPr>
            <w:r w:rsidRPr="000114B4">
              <w:rPr>
                <w:rFonts w:eastAsia="Times New Roman" w:cs="Times New Roman"/>
                <w:b w:val="0"/>
                <w:kern w:val="0"/>
                <w:lang w:eastAsia="en-PH"/>
                <w14:ligatures w14:val="none"/>
              </w:rPr>
              <w:t>Java Classes</w:t>
            </w:r>
          </w:p>
        </w:tc>
        <w:tc>
          <w:tcPr>
            <w:tcW w:w="3117" w:type="dxa"/>
          </w:tcPr>
          <w:p w:rsidRPr="000114B4" w:rsidR="00344DBC" w:rsidP="00344DBC" w:rsidRDefault="00205A0C" w14:paraId="697D93CA" w14:textId="70693153">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lang w:eastAsia="en-PH"/>
                <w14:ligatures w14:val="none"/>
              </w:rPr>
            </w:pPr>
            <w:proofErr w:type="spellStart"/>
            <w:r w:rsidRPr="000114B4">
              <w:rPr>
                <w:rFonts w:eastAsia="Times New Roman" w:cs="Times New Roman"/>
                <w:bCs/>
                <w:kern w:val="0"/>
                <w:lang w:eastAsia="en-PH"/>
                <w14:ligatures w14:val="none"/>
              </w:rPr>
              <w:t>FileReader</w:t>
            </w:r>
            <w:proofErr w:type="spellEnd"/>
            <w:r w:rsidRPr="000114B4">
              <w:rPr>
                <w:rFonts w:eastAsia="Times New Roman" w:cs="Times New Roman"/>
                <w:bCs/>
                <w:kern w:val="0"/>
                <w:lang w:eastAsia="en-PH"/>
                <w14:ligatures w14:val="none"/>
              </w:rPr>
              <w:t xml:space="preserve">, </w:t>
            </w:r>
            <w:proofErr w:type="spellStart"/>
            <w:r w:rsidRPr="000114B4">
              <w:rPr>
                <w:rFonts w:eastAsia="Times New Roman" w:cs="Times New Roman"/>
                <w:bCs/>
                <w:kern w:val="0"/>
                <w:lang w:eastAsia="en-PH"/>
                <w14:ligatures w14:val="none"/>
              </w:rPr>
              <w:t>BufferedReader</w:t>
            </w:r>
            <w:proofErr w:type="spellEnd"/>
            <w:r w:rsidRPr="000114B4">
              <w:rPr>
                <w:rFonts w:eastAsia="Times New Roman" w:cs="Times New Roman"/>
                <w:bCs/>
                <w:kern w:val="0"/>
                <w:lang w:eastAsia="en-PH"/>
                <w14:ligatures w14:val="none"/>
              </w:rPr>
              <w:t xml:space="preserve">, </w:t>
            </w:r>
            <w:proofErr w:type="spellStart"/>
            <w:r w:rsidRPr="000114B4">
              <w:rPr>
                <w:rFonts w:eastAsia="Times New Roman" w:cs="Times New Roman"/>
                <w:bCs/>
                <w:kern w:val="0"/>
                <w:lang w:eastAsia="en-PH"/>
                <w14:ligatures w14:val="none"/>
              </w:rPr>
              <w:t>FileWriter</w:t>
            </w:r>
            <w:proofErr w:type="spellEnd"/>
          </w:p>
        </w:tc>
        <w:tc>
          <w:tcPr>
            <w:tcW w:w="3117" w:type="dxa"/>
          </w:tcPr>
          <w:p w:rsidRPr="000114B4" w:rsidR="00344DBC" w:rsidP="00344DBC" w:rsidRDefault="000114B4" w14:paraId="119BAA31" w14:textId="7C7BEC9E">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lang w:eastAsia="en-PH"/>
                <w14:ligatures w14:val="none"/>
              </w:rPr>
            </w:pPr>
            <w:proofErr w:type="spellStart"/>
            <w:r w:rsidRPr="000114B4">
              <w:rPr>
                <w:rFonts w:eastAsia="Times New Roman" w:cs="Times New Roman"/>
                <w:bCs/>
                <w:kern w:val="0"/>
                <w:lang w:eastAsia="en-PH"/>
                <w14:ligatures w14:val="none"/>
              </w:rPr>
              <w:t>RandomAccessFile</w:t>
            </w:r>
            <w:proofErr w:type="spellEnd"/>
          </w:p>
        </w:tc>
      </w:tr>
      <w:tr w:rsidR="00344DBC" w:rsidTr="00344DBC" w14:paraId="4A855553" w14:textId="77777777">
        <w:tc>
          <w:tcPr>
            <w:cnfStyle w:val="001000000000" w:firstRow="0" w:lastRow="0" w:firstColumn="1" w:lastColumn="0" w:oddVBand="0" w:evenVBand="0" w:oddHBand="0" w:evenHBand="0" w:firstRowFirstColumn="0" w:firstRowLastColumn="0" w:lastRowFirstColumn="0" w:lastRowLastColumn="0"/>
            <w:tcW w:w="3116" w:type="dxa"/>
          </w:tcPr>
          <w:p w:rsidRPr="000114B4" w:rsidR="00344DBC" w:rsidP="00344DBC" w:rsidRDefault="00B3311B" w14:paraId="024E5C5D" w14:textId="1AA7AD1C">
            <w:pPr>
              <w:numPr>
                <w:ilvl w:val="0"/>
                <w:numId w:val="0"/>
              </w:numPr>
              <w:spacing w:before="100" w:beforeAutospacing="1" w:after="100" w:afterAutospacing="1"/>
              <w:jc w:val="center"/>
              <w:rPr>
                <w:rFonts w:eastAsia="Times New Roman" w:cs="Times New Roman"/>
                <w:b w:val="0"/>
                <w:kern w:val="0"/>
                <w:lang w:eastAsia="en-PH"/>
                <w14:ligatures w14:val="none"/>
              </w:rPr>
            </w:pPr>
            <w:r w:rsidRPr="000114B4">
              <w:rPr>
                <w:rFonts w:eastAsia="Times New Roman" w:cs="Times New Roman"/>
                <w:b w:val="0"/>
                <w:kern w:val="0"/>
                <w:lang w:eastAsia="en-PH"/>
                <w14:ligatures w14:val="none"/>
              </w:rPr>
              <w:t>Flexibility</w:t>
            </w:r>
          </w:p>
        </w:tc>
        <w:tc>
          <w:tcPr>
            <w:tcW w:w="3117" w:type="dxa"/>
          </w:tcPr>
          <w:p w:rsidRPr="000114B4" w:rsidR="00344DBC" w:rsidP="00344DBC" w:rsidRDefault="00205A0C" w14:paraId="133A0D51" w14:textId="30ADBDB3">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lang w:eastAsia="en-PH"/>
                <w14:ligatures w14:val="none"/>
              </w:rPr>
            </w:pPr>
            <w:r w:rsidRPr="000114B4">
              <w:rPr>
                <w:rFonts w:eastAsia="Times New Roman" w:cs="Times New Roman"/>
                <w:bCs/>
                <w:kern w:val="0"/>
                <w:lang w:eastAsia="en-PH"/>
                <w14:ligatures w14:val="none"/>
              </w:rPr>
              <w:t>Low</w:t>
            </w:r>
          </w:p>
        </w:tc>
        <w:tc>
          <w:tcPr>
            <w:tcW w:w="3117" w:type="dxa"/>
          </w:tcPr>
          <w:p w:rsidRPr="000114B4" w:rsidR="00344DBC" w:rsidP="00344DBC" w:rsidRDefault="00205A0C" w14:paraId="351D9261" w14:textId="520586B6">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lang w:eastAsia="en-PH"/>
                <w14:ligatures w14:val="none"/>
              </w:rPr>
            </w:pPr>
            <w:r w:rsidRPr="000114B4">
              <w:rPr>
                <w:rFonts w:eastAsia="Times New Roman" w:cs="Times New Roman"/>
                <w:bCs/>
                <w:kern w:val="0"/>
                <w:lang w:eastAsia="en-PH"/>
                <w14:ligatures w14:val="none"/>
              </w:rPr>
              <w:t>H</w:t>
            </w:r>
            <w:r w:rsidRPr="000114B4" w:rsidR="000114B4">
              <w:rPr>
                <w:rFonts w:eastAsia="Times New Roman" w:cs="Times New Roman"/>
                <w:bCs/>
                <w:kern w:val="0"/>
                <w:lang w:eastAsia="en-PH"/>
                <w14:ligatures w14:val="none"/>
              </w:rPr>
              <w:t>i</w:t>
            </w:r>
            <w:r w:rsidRPr="000114B4">
              <w:rPr>
                <w:rFonts w:eastAsia="Times New Roman" w:cs="Times New Roman"/>
                <w:bCs/>
                <w:kern w:val="0"/>
                <w:lang w:eastAsia="en-PH"/>
                <w14:ligatures w14:val="none"/>
              </w:rPr>
              <w:t>gh</w:t>
            </w:r>
          </w:p>
        </w:tc>
      </w:tr>
      <w:tr w:rsidR="00344DBC" w:rsidTr="00344DBC" w14:paraId="3170B470" w14:textId="77777777">
        <w:tc>
          <w:tcPr>
            <w:cnfStyle w:val="001000000000" w:firstRow="0" w:lastRow="0" w:firstColumn="1" w:lastColumn="0" w:oddVBand="0" w:evenVBand="0" w:oddHBand="0" w:evenHBand="0" w:firstRowFirstColumn="0" w:firstRowLastColumn="0" w:lastRowFirstColumn="0" w:lastRowLastColumn="0"/>
            <w:tcW w:w="3116" w:type="dxa"/>
          </w:tcPr>
          <w:p w:rsidRPr="000114B4" w:rsidR="00344DBC" w:rsidP="00344DBC" w:rsidRDefault="00B3311B" w14:paraId="3C20E997" w14:textId="1868E5FE">
            <w:pPr>
              <w:numPr>
                <w:ilvl w:val="0"/>
                <w:numId w:val="0"/>
              </w:numPr>
              <w:spacing w:before="100" w:beforeAutospacing="1" w:after="100" w:afterAutospacing="1"/>
              <w:jc w:val="center"/>
              <w:rPr>
                <w:rFonts w:eastAsia="Times New Roman" w:cs="Times New Roman"/>
                <w:b w:val="0"/>
                <w:kern w:val="0"/>
                <w:lang w:eastAsia="en-PH"/>
                <w14:ligatures w14:val="none"/>
              </w:rPr>
            </w:pPr>
            <w:r w:rsidRPr="000114B4">
              <w:rPr>
                <w:rFonts w:eastAsia="Times New Roman" w:cs="Times New Roman"/>
                <w:b w:val="0"/>
                <w:kern w:val="0"/>
                <w:lang w:eastAsia="en-PH"/>
                <w14:ligatures w14:val="none"/>
              </w:rPr>
              <w:t>Data structure</w:t>
            </w:r>
          </w:p>
        </w:tc>
        <w:tc>
          <w:tcPr>
            <w:tcW w:w="3117" w:type="dxa"/>
          </w:tcPr>
          <w:p w:rsidRPr="000114B4" w:rsidR="00344DBC" w:rsidP="00344DBC" w:rsidRDefault="00205A0C" w14:paraId="55AE12CE" w14:textId="0B852927">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lang w:eastAsia="en-PH"/>
                <w14:ligatures w14:val="none"/>
              </w:rPr>
            </w:pPr>
            <w:r w:rsidRPr="000114B4">
              <w:rPr>
                <w:rFonts w:eastAsia="Times New Roman" w:cs="Times New Roman"/>
                <w:bCs/>
                <w:kern w:val="0"/>
                <w:lang w:eastAsia="en-PH"/>
                <w14:ligatures w14:val="none"/>
              </w:rPr>
              <w:t>Any Format</w:t>
            </w:r>
          </w:p>
        </w:tc>
        <w:tc>
          <w:tcPr>
            <w:tcW w:w="3117" w:type="dxa"/>
          </w:tcPr>
          <w:p w:rsidRPr="000114B4" w:rsidR="00344DBC" w:rsidP="00344DBC" w:rsidRDefault="000114B4" w14:paraId="12145795" w14:textId="0DA7ADE9">
            <w:pPr>
              <w:numPr>
                <w:ilvl w:val="0"/>
                <w:numId w:val="0"/>
              </w:num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lang w:eastAsia="en-PH"/>
                <w14:ligatures w14:val="none"/>
              </w:rPr>
            </w:pPr>
            <w:r w:rsidRPr="000114B4">
              <w:rPr>
                <w:rFonts w:eastAsia="Times New Roman" w:cs="Times New Roman"/>
                <w:bCs/>
                <w:kern w:val="0"/>
                <w:lang w:eastAsia="en-PH"/>
                <w14:ligatures w14:val="none"/>
              </w:rPr>
              <w:t>Usually fixed-length records</w:t>
            </w:r>
          </w:p>
        </w:tc>
      </w:tr>
    </w:tbl>
    <w:p w:rsidR="00344DBC" w:rsidP="00344DBC" w:rsidRDefault="000114B4" w14:paraId="49153373" w14:textId="11506354">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Conclusion</w:t>
      </w:r>
    </w:p>
    <w:p w:rsidRPr="00AF6E67" w:rsidR="000114B4" w:rsidP="005E4004" w:rsidRDefault="00DE64EB" w14:paraId="02CBFDAE" w14:textId="2FDFEC41">
      <w:pPr>
        <w:pStyle w:val="ListParagraph"/>
        <w:numPr>
          <w:ilvl w:val="0"/>
          <w:numId w:val="128"/>
        </w:numPr>
        <w:spacing w:before="100" w:beforeAutospacing="1" w:after="100" w:afterAutospacing="1" w:line="240" w:lineRule="auto"/>
        <w:rPr>
          <w:rFonts w:eastAsia="Times New Roman" w:cs="Times New Roman"/>
          <w:bCs/>
          <w:kern w:val="0"/>
          <w:sz w:val="24"/>
          <w:szCs w:val="24"/>
          <w:lang w:eastAsia="en-PH"/>
          <w14:ligatures w14:val="none"/>
        </w:rPr>
      </w:pPr>
      <w:r w:rsidRPr="00AF6E67">
        <w:rPr>
          <w:rFonts w:eastAsia="Times New Roman" w:cs="Times New Roman"/>
          <w:bCs/>
          <w:kern w:val="0"/>
          <w:sz w:val="24"/>
          <w:szCs w:val="24"/>
          <w:lang w:eastAsia="en-PH"/>
          <w14:ligatures w14:val="none"/>
        </w:rPr>
        <w:t>In Java, both sequential and random-access files are vital for handling data efficiently:</w:t>
      </w:r>
    </w:p>
    <w:p w:rsidRPr="00AF6E67" w:rsidR="00DE64EB" w:rsidP="005E4004" w:rsidRDefault="00DE64EB" w14:paraId="5536E55D" w14:textId="5705EA85">
      <w:pPr>
        <w:pStyle w:val="ListParagraph"/>
        <w:numPr>
          <w:ilvl w:val="0"/>
          <w:numId w:val="129"/>
        </w:numPr>
        <w:spacing w:before="100" w:beforeAutospacing="1" w:after="100" w:afterAutospacing="1" w:line="240" w:lineRule="auto"/>
        <w:rPr>
          <w:rFonts w:eastAsia="Times New Roman" w:cs="Times New Roman"/>
          <w:bCs/>
          <w:kern w:val="0"/>
          <w:sz w:val="24"/>
          <w:szCs w:val="24"/>
          <w:lang w:eastAsia="en-PH"/>
          <w14:ligatures w14:val="none"/>
        </w:rPr>
      </w:pPr>
      <w:r w:rsidRPr="00AF6E67">
        <w:rPr>
          <w:rFonts w:eastAsia="Times New Roman" w:cs="Times New Roman"/>
          <w:bCs/>
          <w:kern w:val="0"/>
          <w:sz w:val="24"/>
          <w:szCs w:val="24"/>
          <w:lang w:eastAsia="en-PH"/>
          <w14:ligatures w14:val="none"/>
        </w:rPr>
        <w:t>Sequential files are simple, easy to implement, and best for reading or writing data in order.</w:t>
      </w:r>
    </w:p>
    <w:p w:rsidRPr="00AF6E67" w:rsidR="00DE64EB" w:rsidP="005E4004" w:rsidRDefault="00DE64EB" w14:paraId="0B9C9A08" w14:textId="3609FFA5">
      <w:pPr>
        <w:pStyle w:val="ListParagraph"/>
        <w:numPr>
          <w:ilvl w:val="0"/>
          <w:numId w:val="129"/>
        </w:numPr>
        <w:spacing w:before="100" w:beforeAutospacing="1" w:after="100" w:afterAutospacing="1" w:line="240" w:lineRule="auto"/>
        <w:rPr>
          <w:rFonts w:eastAsia="Times New Roman" w:cs="Times New Roman"/>
          <w:bCs/>
          <w:kern w:val="0"/>
          <w:sz w:val="24"/>
          <w:szCs w:val="24"/>
          <w:lang w:eastAsia="en-PH"/>
          <w14:ligatures w14:val="none"/>
        </w:rPr>
      </w:pPr>
      <w:r w:rsidRPr="00AF6E67">
        <w:rPr>
          <w:rFonts w:eastAsia="Times New Roman" w:cs="Times New Roman"/>
          <w:bCs/>
          <w:kern w:val="0"/>
          <w:sz w:val="24"/>
          <w:szCs w:val="24"/>
          <w:lang w:eastAsia="en-PH"/>
          <w14:ligatures w14:val="none"/>
        </w:rPr>
        <w:t>Random-access files provide greater flexibility, allowing direct reading or modification of specific records without scanning the entire file.</w:t>
      </w:r>
    </w:p>
    <w:p w:rsidRPr="00AF6E67" w:rsidR="00DE64EB" w:rsidP="005E4004" w:rsidRDefault="00AF6E67" w14:paraId="1C9EE05C" w14:textId="141D5B5A">
      <w:pPr>
        <w:pStyle w:val="ListParagraph"/>
        <w:numPr>
          <w:ilvl w:val="0"/>
          <w:numId w:val="128"/>
        </w:numPr>
        <w:spacing w:before="100" w:beforeAutospacing="1" w:after="100" w:afterAutospacing="1" w:line="240" w:lineRule="auto"/>
        <w:rPr>
          <w:rFonts w:eastAsia="Times New Roman" w:cs="Times New Roman"/>
          <w:bCs/>
          <w:kern w:val="0"/>
          <w:sz w:val="24"/>
          <w:szCs w:val="24"/>
          <w:lang w:eastAsia="en-PH"/>
          <w14:ligatures w14:val="none"/>
        </w:rPr>
      </w:pPr>
      <w:r w:rsidRPr="00AF6E67">
        <w:rPr>
          <w:rFonts w:eastAsia="Times New Roman" w:cs="Times New Roman"/>
          <w:bCs/>
          <w:kern w:val="0"/>
          <w:sz w:val="24"/>
          <w:szCs w:val="24"/>
          <w:lang w:eastAsia="en-PH"/>
          <w14:ligatures w14:val="none"/>
        </w:rPr>
        <w:t>By choosing the appropriate file-handling method, programmers can design efficient, real-world applications that meet both performance and data management needs.</w:t>
      </w:r>
    </w:p>
    <w:p w:rsidRPr="00CC75BC" w:rsidR="00FA519F" w:rsidP="00CC75BC" w:rsidRDefault="00F213A3" w14:paraId="23F13A13" w14:textId="411341F6">
      <w:pPr>
        <w:numPr>
          <w:ilvl w:val="0"/>
          <w:numId w:val="0"/>
        </w:numPr>
        <w:spacing w:before="100" w:beforeAutospacing="1" w:after="100" w:afterAutospacing="1" w:line="240" w:lineRule="auto"/>
        <w:rPr>
          <w:rFonts w:eastAsia="Times New Roman" w:cs="Times New Roman"/>
          <w:b/>
          <w:kern w:val="0"/>
          <w:sz w:val="24"/>
          <w:szCs w:val="24"/>
          <w:lang w:eastAsia="en-PH"/>
          <w14:ligatures w14:val="none"/>
        </w:rPr>
      </w:pPr>
      <w:r>
        <w:rPr>
          <w:rFonts w:eastAsia="Times New Roman" w:cs="Times New Roman"/>
          <w:b/>
          <w:kern w:val="0"/>
          <w:sz w:val="24"/>
          <w:szCs w:val="24"/>
          <w:lang w:eastAsia="en-PH"/>
          <w14:ligatures w14:val="none"/>
        </w:rPr>
        <w:t xml:space="preserve">Video Link: </w:t>
      </w:r>
      <w:hyperlink w:history="1" r:id="rId54">
        <w:r w:rsidRPr="00FF62EB">
          <w:rPr>
            <w:rStyle w:val="Hyperlink"/>
            <w:rFonts w:eastAsia="Times New Roman" w:cs="Times New Roman"/>
            <w:b/>
            <w:kern w:val="0"/>
            <w:sz w:val="24"/>
            <w:szCs w:val="24"/>
            <w:lang w:eastAsia="en-PH"/>
            <w14:ligatures w14:val="none"/>
          </w:rPr>
          <w:t>https://youtu.be/dPFbwLwliB8?si=9wwXYplPGyFpjkQ4</w:t>
        </w:r>
      </w:hyperlink>
      <w:r>
        <w:rPr>
          <w:rFonts w:eastAsia="Times New Roman" w:cs="Times New Roman"/>
          <w:b/>
          <w:kern w:val="0"/>
          <w:sz w:val="24"/>
          <w:szCs w:val="24"/>
          <w:lang w:eastAsia="en-PH"/>
          <w14:ligatures w14:val="none"/>
        </w:rPr>
        <w:t xml:space="preserve"> </w:t>
      </w:r>
    </w:p>
    <w:sectPr w:rsidRPr="00CC75BC" w:rsidR="00FA51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138" style="width:12.3pt;height:12.3pt" o:bullet="t" type="#_x0000_t75">
        <v:imagedata o:title="msoB59D" r:id="rId1"/>
      </v:shape>
    </w:pict>
  </w:numPicBullet>
  <w:abstractNum w:abstractNumId="0" w15:restartNumberingAfterBreak="0">
    <w:nsid w:val="00502CF7"/>
    <w:multiLevelType w:val="hybridMultilevel"/>
    <w:tmpl w:val="D13C7E6E"/>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 w15:restartNumberingAfterBreak="0">
    <w:nsid w:val="006B3248"/>
    <w:multiLevelType w:val="multilevel"/>
    <w:tmpl w:val="1D5A7ADA"/>
    <w:lvl w:ilvl="0">
      <w:start w:val="1"/>
      <w:numFmt w:val="decimal"/>
      <w:lvlText w:val="%1."/>
      <w:lvlJc w:val="left"/>
      <w:pPr>
        <w:tabs>
          <w:tab w:val="num" w:pos="810"/>
        </w:tabs>
        <w:ind w:left="810" w:hanging="360"/>
      </w:pPr>
    </w:lvl>
    <w:lvl w:ilvl="1">
      <w:start w:val="6"/>
      <w:numFmt w:val="lowerLetter"/>
      <w:lvlText w:val="%2."/>
      <w:lvlJc w:val="left"/>
      <w:pPr>
        <w:ind w:left="774" w:hanging="360"/>
      </w:pPr>
      <w:rPr>
        <w:rFonts w:hint="default"/>
      </w:r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 w15:restartNumberingAfterBreak="0">
    <w:nsid w:val="040B549D"/>
    <w:multiLevelType w:val="hybridMultilevel"/>
    <w:tmpl w:val="B750F5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41B362C"/>
    <w:multiLevelType w:val="hybridMultilevel"/>
    <w:tmpl w:val="DABE45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4666F46"/>
    <w:multiLevelType w:val="multilevel"/>
    <w:tmpl w:val="A534375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900" w:hanging="360"/>
      </w:pPr>
      <w:rPr>
        <w:rFonts w:hint="default" w:ascii="Symbol" w:hAnsi="Symbol"/>
      </w:rPr>
    </w:lvl>
    <w:lvl w:ilvl="2">
      <w:start w:val="1"/>
      <w:numFmt w:val="bullet"/>
      <w:lvlText w:val=""/>
      <w:lvlJc w:val="left"/>
      <w:pPr>
        <w:ind w:left="900" w:hanging="360"/>
      </w:pPr>
      <w:rPr>
        <w:rFonts w:hint="default" w:ascii="Wingdings" w:hAnsi="Wingdings"/>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5F77CC9"/>
    <w:multiLevelType w:val="hybridMultilevel"/>
    <w:tmpl w:val="1690FB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7417E6A"/>
    <w:multiLevelType w:val="hybridMultilevel"/>
    <w:tmpl w:val="47840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9B6067"/>
    <w:multiLevelType w:val="hybridMultilevel"/>
    <w:tmpl w:val="4412D3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9DE40A2"/>
    <w:multiLevelType w:val="hybridMultilevel"/>
    <w:tmpl w:val="AA4EE8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AA343F5"/>
    <w:multiLevelType w:val="multilevel"/>
    <w:tmpl w:val="A534375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900" w:hanging="360"/>
      </w:pPr>
      <w:rPr>
        <w:rFonts w:hint="default" w:ascii="Symbol" w:hAnsi="Symbol"/>
      </w:rPr>
    </w:lvl>
    <w:lvl w:ilvl="2">
      <w:start w:val="1"/>
      <w:numFmt w:val="bullet"/>
      <w:lvlText w:val=""/>
      <w:lvlJc w:val="left"/>
      <w:pPr>
        <w:ind w:left="900" w:hanging="360"/>
      </w:pPr>
      <w:rPr>
        <w:rFonts w:hint="default" w:ascii="Wingdings" w:hAnsi="Wingdings"/>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AAA4656"/>
    <w:multiLevelType w:val="multilevel"/>
    <w:tmpl w:val="45647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B0F6B77"/>
    <w:multiLevelType w:val="hybridMultilevel"/>
    <w:tmpl w:val="2A1866D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0B1605DF"/>
    <w:multiLevelType w:val="hybridMultilevel"/>
    <w:tmpl w:val="EEEEB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2406B5"/>
    <w:multiLevelType w:val="hybridMultilevel"/>
    <w:tmpl w:val="E95CFC8E"/>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0CA372EE"/>
    <w:multiLevelType w:val="hybridMultilevel"/>
    <w:tmpl w:val="CC3E07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0D966212"/>
    <w:multiLevelType w:val="hybridMultilevel"/>
    <w:tmpl w:val="0F3CD0CE"/>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0DE52D78"/>
    <w:multiLevelType w:val="hybridMultilevel"/>
    <w:tmpl w:val="B0B6B9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FF02D91"/>
    <w:multiLevelType w:val="hybridMultilevel"/>
    <w:tmpl w:val="BBF06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117C70BB"/>
    <w:multiLevelType w:val="hybridMultilevel"/>
    <w:tmpl w:val="082610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12FB6CB4"/>
    <w:multiLevelType w:val="hybridMultilevel"/>
    <w:tmpl w:val="E32E02F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138F7E16"/>
    <w:multiLevelType w:val="multilevel"/>
    <w:tmpl w:val="A136434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1F1633"/>
    <w:multiLevelType w:val="hybridMultilevel"/>
    <w:tmpl w:val="99C6B7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15045F87"/>
    <w:multiLevelType w:val="hybridMultilevel"/>
    <w:tmpl w:val="EEDC0B2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185077B5"/>
    <w:multiLevelType w:val="multilevel"/>
    <w:tmpl w:val="56D45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8A225FE"/>
    <w:multiLevelType w:val="hybridMultilevel"/>
    <w:tmpl w:val="6EBC7A3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1AA0199A"/>
    <w:multiLevelType w:val="multilevel"/>
    <w:tmpl w:val="D884FD78"/>
    <w:lvl w:ilvl="0">
      <w:start w:val="1"/>
      <w:numFmt w:val="bullet"/>
      <w:lvlText w:val=""/>
      <w:lvlJc w:val="left"/>
      <w:pPr>
        <w:tabs>
          <w:tab w:val="num" w:pos="720"/>
        </w:tabs>
        <w:ind w:left="720" w:hanging="360"/>
      </w:pPr>
      <w:rPr>
        <w:rFonts w:hint="default" w:ascii="Symbol" w:hAnsi="Symbol"/>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AF26945"/>
    <w:multiLevelType w:val="hybridMultilevel"/>
    <w:tmpl w:val="9A8A4BE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1DA327E5"/>
    <w:multiLevelType w:val="hybridMultilevel"/>
    <w:tmpl w:val="8D6CE4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212A6F00"/>
    <w:multiLevelType w:val="multilevel"/>
    <w:tmpl w:val="A534375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900" w:hanging="360"/>
      </w:pPr>
      <w:rPr>
        <w:rFonts w:hint="default" w:ascii="Symbol" w:hAnsi="Symbol"/>
      </w:rPr>
    </w:lvl>
    <w:lvl w:ilvl="2">
      <w:start w:val="1"/>
      <w:numFmt w:val="bullet"/>
      <w:lvlText w:val=""/>
      <w:lvlJc w:val="left"/>
      <w:pPr>
        <w:ind w:left="900" w:hanging="360"/>
      </w:pPr>
      <w:rPr>
        <w:rFonts w:hint="default" w:ascii="Wingdings" w:hAnsi="Wingdings"/>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37B672A"/>
    <w:multiLevelType w:val="hybridMultilevel"/>
    <w:tmpl w:val="B4800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032EFC"/>
    <w:multiLevelType w:val="hybridMultilevel"/>
    <w:tmpl w:val="569C2E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66F2BC2"/>
    <w:multiLevelType w:val="hybridMultilevel"/>
    <w:tmpl w:val="BB94B948"/>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32" w15:restartNumberingAfterBreak="0">
    <w:nsid w:val="2701148F"/>
    <w:multiLevelType w:val="hybridMultilevel"/>
    <w:tmpl w:val="A82E8B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292F1E71"/>
    <w:multiLevelType w:val="hybridMultilevel"/>
    <w:tmpl w:val="F440DFAE"/>
    <w:lvl w:ilvl="0" w:tplc="6F709B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99D1AB2"/>
    <w:multiLevelType w:val="hybridMultilevel"/>
    <w:tmpl w:val="A8D8F5EA"/>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2AE24DBE"/>
    <w:multiLevelType w:val="hybridMultilevel"/>
    <w:tmpl w:val="89BEC7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2CF7461F"/>
    <w:multiLevelType w:val="multilevel"/>
    <w:tmpl w:val="A926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F869D8"/>
    <w:multiLevelType w:val="hybridMultilevel"/>
    <w:tmpl w:val="9A5431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2D247D32"/>
    <w:multiLevelType w:val="hybridMultilevel"/>
    <w:tmpl w:val="E6D2BD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D55636A"/>
    <w:multiLevelType w:val="multilevel"/>
    <w:tmpl w:val="7ACA15A2"/>
    <w:lvl w:ilvl="0">
      <w:start w:val="1"/>
      <w:numFmt w:val="bullet"/>
      <w:lvlText w:val="-"/>
      <w:lvlJc w:val="left"/>
      <w:pPr>
        <w:tabs>
          <w:tab w:val="num" w:pos="720"/>
        </w:tabs>
        <w:ind w:left="720" w:hanging="360"/>
      </w:pPr>
      <w:rPr>
        <w:rFonts w:hint="default" w:ascii="Calibri" w:hAnsi="Calibri" w:cs="Calibri" w:eastAsiaTheme="minorHAnsi"/>
        <w:sz w:val="20"/>
      </w:rPr>
    </w:lvl>
    <w:lvl w:ilvl="1">
      <w:start w:val="1"/>
      <w:numFmt w:val="lowerLetter"/>
      <w:lvlText w:val="%2."/>
      <w:lvlJc w:val="left"/>
      <w:pPr>
        <w:ind w:left="360" w:hanging="360"/>
      </w:pPr>
      <w:rPr>
        <w:rFonts w:hint="default"/>
      </w:rPr>
    </w:lvl>
    <w:lvl w:ilvl="2">
      <w:start w:val="1"/>
      <w:numFmt w:val="bullet"/>
      <w:lvlText w:val=""/>
      <w:lvlJc w:val="left"/>
      <w:pPr>
        <w:ind w:left="900" w:hanging="360"/>
      </w:pPr>
      <w:rPr>
        <w:rFonts w:hint="default" w:ascii="Wingdings" w:hAnsi="Wingdings"/>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2E4C435B"/>
    <w:multiLevelType w:val="hybridMultilevel"/>
    <w:tmpl w:val="798206F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1" w15:restartNumberingAfterBreak="0">
    <w:nsid w:val="2EFE0A70"/>
    <w:multiLevelType w:val="hybridMultilevel"/>
    <w:tmpl w:val="46884D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303175A2"/>
    <w:multiLevelType w:val="hybridMultilevel"/>
    <w:tmpl w:val="BB729E34"/>
    <w:lvl w:ilvl="0" w:tplc="04090009">
      <w:start w:val="1"/>
      <w:numFmt w:val="bullet"/>
      <w:lvlText w:val=""/>
      <w:lvlJc w:val="left"/>
      <w:pPr>
        <w:ind w:left="720" w:hanging="360"/>
      </w:pPr>
      <w:rPr>
        <w:rFonts w:hint="default" w:ascii="Wingdings" w:hAnsi="Wingding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1A07CE3"/>
    <w:multiLevelType w:val="hybridMultilevel"/>
    <w:tmpl w:val="A4C229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324A78E9"/>
    <w:multiLevelType w:val="multilevel"/>
    <w:tmpl w:val="AD728D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481790E"/>
    <w:multiLevelType w:val="multilevel"/>
    <w:tmpl w:val="B81CA072"/>
    <w:lvl w:ilvl="0">
      <w:start w:val="1"/>
      <w:numFmt w:val="decimal"/>
      <w:lvlText w:val="%1."/>
      <w:lvlJc w:val="left"/>
      <w:pPr>
        <w:tabs>
          <w:tab w:val="num" w:pos="720"/>
        </w:tabs>
        <w:ind w:left="720" w:hanging="360"/>
      </w:pPr>
    </w:lvl>
    <w:lvl w:ilvl="1">
      <w:start w:val="2"/>
      <w:numFmt w:val="lowerLetter"/>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467BD1"/>
    <w:multiLevelType w:val="hybridMultilevel"/>
    <w:tmpl w:val="C1320C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35C15EA9"/>
    <w:multiLevelType w:val="multilevel"/>
    <w:tmpl w:val="78AE1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6CE4B69"/>
    <w:multiLevelType w:val="multilevel"/>
    <w:tmpl w:val="EAD20DCA"/>
    <w:lvl w:ilvl="0">
      <w:start w:val="1"/>
      <w:numFmt w:val="bullet"/>
      <w:lvlText w:val=""/>
      <w:lvlJc w:val="left"/>
      <w:pPr>
        <w:tabs>
          <w:tab w:val="num" w:pos="720"/>
        </w:tabs>
        <w:ind w:left="720" w:hanging="360"/>
      </w:pPr>
      <w:rPr>
        <w:rFonts w:hint="default" w:ascii="Symbol" w:hAnsi="Symbol"/>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77840E0"/>
    <w:multiLevelType w:val="multilevel"/>
    <w:tmpl w:val="3DD69FC8"/>
    <w:lvl w:ilvl="0">
      <w:start w:val="1"/>
      <w:numFmt w:val="bullet"/>
      <w:lvlText w:val=""/>
      <w:lvlJc w:val="left"/>
      <w:pPr>
        <w:tabs>
          <w:tab w:val="num" w:pos="720"/>
        </w:tabs>
        <w:ind w:left="720" w:hanging="360"/>
      </w:pPr>
      <w:rPr>
        <w:rFonts w:hint="default" w:ascii="Symbol" w:hAnsi="Symbol"/>
      </w:rPr>
    </w:lvl>
    <w:lvl w:ilvl="1">
      <w:start w:val="2"/>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3B6FE9"/>
    <w:multiLevelType w:val="hybridMultilevel"/>
    <w:tmpl w:val="1236282A"/>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3AF8069F"/>
    <w:multiLevelType w:val="hybridMultilevel"/>
    <w:tmpl w:val="62722E34"/>
    <w:lvl w:ilvl="0" w:tplc="34090001">
      <w:start w:val="1"/>
      <w:numFmt w:val="bullet"/>
      <w:lvlText w:val=""/>
      <w:lvlJc w:val="left"/>
      <w:pPr>
        <w:ind w:left="1440" w:hanging="360"/>
      </w:pPr>
      <w:rPr>
        <w:rFonts w:hint="default" w:ascii="Symbol" w:hAnsi="Symbol"/>
      </w:rPr>
    </w:lvl>
    <w:lvl w:ilvl="1" w:tplc="34090003" w:tentative="1">
      <w:start w:val="1"/>
      <w:numFmt w:val="bullet"/>
      <w:lvlText w:val="o"/>
      <w:lvlJc w:val="left"/>
      <w:pPr>
        <w:ind w:left="2160" w:hanging="360"/>
      </w:pPr>
      <w:rPr>
        <w:rFonts w:hint="default" w:ascii="Courier New" w:hAnsi="Courier New" w:cs="Courier New"/>
      </w:rPr>
    </w:lvl>
    <w:lvl w:ilvl="2" w:tplc="34090005" w:tentative="1">
      <w:start w:val="1"/>
      <w:numFmt w:val="bullet"/>
      <w:lvlText w:val=""/>
      <w:lvlJc w:val="left"/>
      <w:pPr>
        <w:ind w:left="2880" w:hanging="360"/>
      </w:pPr>
      <w:rPr>
        <w:rFonts w:hint="default" w:ascii="Wingdings" w:hAnsi="Wingdings"/>
      </w:rPr>
    </w:lvl>
    <w:lvl w:ilvl="3" w:tplc="34090001" w:tentative="1">
      <w:start w:val="1"/>
      <w:numFmt w:val="bullet"/>
      <w:lvlText w:val=""/>
      <w:lvlJc w:val="left"/>
      <w:pPr>
        <w:ind w:left="3600" w:hanging="360"/>
      </w:pPr>
      <w:rPr>
        <w:rFonts w:hint="default" w:ascii="Symbol" w:hAnsi="Symbol"/>
      </w:rPr>
    </w:lvl>
    <w:lvl w:ilvl="4" w:tplc="34090003" w:tentative="1">
      <w:start w:val="1"/>
      <w:numFmt w:val="bullet"/>
      <w:lvlText w:val="o"/>
      <w:lvlJc w:val="left"/>
      <w:pPr>
        <w:ind w:left="4320" w:hanging="360"/>
      </w:pPr>
      <w:rPr>
        <w:rFonts w:hint="default" w:ascii="Courier New" w:hAnsi="Courier New" w:cs="Courier New"/>
      </w:rPr>
    </w:lvl>
    <w:lvl w:ilvl="5" w:tplc="34090005" w:tentative="1">
      <w:start w:val="1"/>
      <w:numFmt w:val="bullet"/>
      <w:lvlText w:val=""/>
      <w:lvlJc w:val="left"/>
      <w:pPr>
        <w:ind w:left="5040" w:hanging="360"/>
      </w:pPr>
      <w:rPr>
        <w:rFonts w:hint="default" w:ascii="Wingdings" w:hAnsi="Wingdings"/>
      </w:rPr>
    </w:lvl>
    <w:lvl w:ilvl="6" w:tplc="34090001" w:tentative="1">
      <w:start w:val="1"/>
      <w:numFmt w:val="bullet"/>
      <w:lvlText w:val=""/>
      <w:lvlJc w:val="left"/>
      <w:pPr>
        <w:ind w:left="5760" w:hanging="360"/>
      </w:pPr>
      <w:rPr>
        <w:rFonts w:hint="default" w:ascii="Symbol" w:hAnsi="Symbol"/>
      </w:rPr>
    </w:lvl>
    <w:lvl w:ilvl="7" w:tplc="34090003" w:tentative="1">
      <w:start w:val="1"/>
      <w:numFmt w:val="bullet"/>
      <w:lvlText w:val="o"/>
      <w:lvlJc w:val="left"/>
      <w:pPr>
        <w:ind w:left="6480" w:hanging="360"/>
      </w:pPr>
      <w:rPr>
        <w:rFonts w:hint="default" w:ascii="Courier New" w:hAnsi="Courier New" w:cs="Courier New"/>
      </w:rPr>
    </w:lvl>
    <w:lvl w:ilvl="8" w:tplc="34090005" w:tentative="1">
      <w:start w:val="1"/>
      <w:numFmt w:val="bullet"/>
      <w:lvlText w:val=""/>
      <w:lvlJc w:val="left"/>
      <w:pPr>
        <w:ind w:left="7200" w:hanging="360"/>
      </w:pPr>
      <w:rPr>
        <w:rFonts w:hint="default" w:ascii="Wingdings" w:hAnsi="Wingdings"/>
      </w:rPr>
    </w:lvl>
  </w:abstractNum>
  <w:abstractNum w:abstractNumId="52" w15:restartNumberingAfterBreak="0">
    <w:nsid w:val="3B8A4B83"/>
    <w:multiLevelType w:val="hybridMultilevel"/>
    <w:tmpl w:val="ABD4901A"/>
    <w:lvl w:ilvl="0" w:tplc="34090001">
      <w:start w:val="1"/>
      <w:numFmt w:val="bullet"/>
      <w:lvlText w:val=""/>
      <w:lvlJc w:val="left"/>
      <w:pPr>
        <w:ind w:left="1440" w:hanging="360"/>
      </w:pPr>
      <w:rPr>
        <w:rFonts w:hint="default" w:ascii="Symbol" w:hAnsi="Symbol"/>
      </w:rPr>
    </w:lvl>
    <w:lvl w:ilvl="1" w:tplc="34090003" w:tentative="1">
      <w:start w:val="1"/>
      <w:numFmt w:val="bullet"/>
      <w:lvlText w:val="o"/>
      <w:lvlJc w:val="left"/>
      <w:pPr>
        <w:ind w:left="2160" w:hanging="360"/>
      </w:pPr>
      <w:rPr>
        <w:rFonts w:hint="default" w:ascii="Courier New" w:hAnsi="Courier New" w:cs="Courier New"/>
      </w:rPr>
    </w:lvl>
    <w:lvl w:ilvl="2" w:tplc="34090005" w:tentative="1">
      <w:start w:val="1"/>
      <w:numFmt w:val="bullet"/>
      <w:lvlText w:val=""/>
      <w:lvlJc w:val="left"/>
      <w:pPr>
        <w:ind w:left="2880" w:hanging="360"/>
      </w:pPr>
      <w:rPr>
        <w:rFonts w:hint="default" w:ascii="Wingdings" w:hAnsi="Wingdings"/>
      </w:rPr>
    </w:lvl>
    <w:lvl w:ilvl="3" w:tplc="34090001" w:tentative="1">
      <w:start w:val="1"/>
      <w:numFmt w:val="bullet"/>
      <w:lvlText w:val=""/>
      <w:lvlJc w:val="left"/>
      <w:pPr>
        <w:ind w:left="3600" w:hanging="360"/>
      </w:pPr>
      <w:rPr>
        <w:rFonts w:hint="default" w:ascii="Symbol" w:hAnsi="Symbol"/>
      </w:rPr>
    </w:lvl>
    <w:lvl w:ilvl="4" w:tplc="34090003" w:tentative="1">
      <w:start w:val="1"/>
      <w:numFmt w:val="bullet"/>
      <w:lvlText w:val="o"/>
      <w:lvlJc w:val="left"/>
      <w:pPr>
        <w:ind w:left="4320" w:hanging="360"/>
      </w:pPr>
      <w:rPr>
        <w:rFonts w:hint="default" w:ascii="Courier New" w:hAnsi="Courier New" w:cs="Courier New"/>
      </w:rPr>
    </w:lvl>
    <w:lvl w:ilvl="5" w:tplc="34090005" w:tentative="1">
      <w:start w:val="1"/>
      <w:numFmt w:val="bullet"/>
      <w:lvlText w:val=""/>
      <w:lvlJc w:val="left"/>
      <w:pPr>
        <w:ind w:left="5040" w:hanging="360"/>
      </w:pPr>
      <w:rPr>
        <w:rFonts w:hint="default" w:ascii="Wingdings" w:hAnsi="Wingdings"/>
      </w:rPr>
    </w:lvl>
    <w:lvl w:ilvl="6" w:tplc="34090001" w:tentative="1">
      <w:start w:val="1"/>
      <w:numFmt w:val="bullet"/>
      <w:lvlText w:val=""/>
      <w:lvlJc w:val="left"/>
      <w:pPr>
        <w:ind w:left="5760" w:hanging="360"/>
      </w:pPr>
      <w:rPr>
        <w:rFonts w:hint="default" w:ascii="Symbol" w:hAnsi="Symbol"/>
      </w:rPr>
    </w:lvl>
    <w:lvl w:ilvl="7" w:tplc="34090003" w:tentative="1">
      <w:start w:val="1"/>
      <w:numFmt w:val="bullet"/>
      <w:lvlText w:val="o"/>
      <w:lvlJc w:val="left"/>
      <w:pPr>
        <w:ind w:left="6480" w:hanging="360"/>
      </w:pPr>
      <w:rPr>
        <w:rFonts w:hint="default" w:ascii="Courier New" w:hAnsi="Courier New" w:cs="Courier New"/>
      </w:rPr>
    </w:lvl>
    <w:lvl w:ilvl="8" w:tplc="34090005" w:tentative="1">
      <w:start w:val="1"/>
      <w:numFmt w:val="bullet"/>
      <w:lvlText w:val=""/>
      <w:lvlJc w:val="left"/>
      <w:pPr>
        <w:ind w:left="7200" w:hanging="360"/>
      </w:pPr>
      <w:rPr>
        <w:rFonts w:hint="default" w:ascii="Wingdings" w:hAnsi="Wingdings"/>
      </w:rPr>
    </w:lvl>
  </w:abstractNum>
  <w:abstractNum w:abstractNumId="53" w15:restartNumberingAfterBreak="0">
    <w:nsid w:val="3BCD5CD6"/>
    <w:multiLevelType w:val="hybridMultilevel"/>
    <w:tmpl w:val="906263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3CDF6976"/>
    <w:multiLevelType w:val="multilevel"/>
    <w:tmpl w:val="34144F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3D4E1DF5"/>
    <w:multiLevelType w:val="hybridMultilevel"/>
    <w:tmpl w:val="9642C5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3FCF23E8"/>
    <w:multiLevelType w:val="hybridMultilevel"/>
    <w:tmpl w:val="8B4EC8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42B02281"/>
    <w:multiLevelType w:val="hybridMultilevel"/>
    <w:tmpl w:val="0C489BFA"/>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15:restartNumberingAfterBreak="0">
    <w:nsid w:val="431A73FE"/>
    <w:multiLevelType w:val="multilevel"/>
    <w:tmpl w:val="31B2E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43990584"/>
    <w:multiLevelType w:val="hybridMultilevel"/>
    <w:tmpl w:val="B172E5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15:restartNumberingAfterBreak="0">
    <w:nsid w:val="46544CD8"/>
    <w:multiLevelType w:val="hybridMultilevel"/>
    <w:tmpl w:val="9746E8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46E337FC"/>
    <w:multiLevelType w:val="hybridMultilevel"/>
    <w:tmpl w:val="86526B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2" w15:restartNumberingAfterBreak="0">
    <w:nsid w:val="48273DAC"/>
    <w:multiLevelType w:val="hybridMultilevel"/>
    <w:tmpl w:val="829E902C"/>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3" w15:restartNumberingAfterBreak="0">
    <w:nsid w:val="4A5E34F5"/>
    <w:multiLevelType w:val="hybridMultilevel"/>
    <w:tmpl w:val="95EE31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4" w15:restartNumberingAfterBreak="0">
    <w:nsid w:val="4A683CA0"/>
    <w:multiLevelType w:val="hybridMultilevel"/>
    <w:tmpl w:val="0E2C25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5" w15:restartNumberingAfterBreak="0">
    <w:nsid w:val="4B705EC3"/>
    <w:multiLevelType w:val="hybridMultilevel"/>
    <w:tmpl w:val="3C5AAB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6" w15:restartNumberingAfterBreak="0">
    <w:nsid w:val="4D323F37"/>
    <w:multiLevelType w:val="hybridMultilevel"/>
    <w:tmpl w:val="AD96C8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7" w15:restartNumberingAfterBreak="0">
    <w:nsid w:val="4D493BBB"/>
    <w:multiLevelType w:val="hybridMultilevel"/>
    <w:tmpl w:val="9CCE3ACC"/>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68" w15:restartNumberingAfterBreak="0">
    <w:nsid w:val="4E3A3BFB"/>
    <w:multiLevelType w:val="hybridMultilevel"/>
    <w:tmpl w:val="B220ED3A"/>
    <w:lvl w:ilvl="0" w:tplc="04090007">
      <w:start w:val="1"/>
      <w:numFmt w:val="bullet"/>
      <w:lvlText w:val=""/>
      <w:lvlPicBulletId w:val="0"/>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9" w15:restartNumberingAfterBreak="0">
    <w:nsid w:val="4E6F4F23"/>
    <w:multiLevelType w:val="multilevel"/>
    <w:tmpl w:val="54A80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4EC77A02"/>
    <w:multiLevelType w:val="multilevel"/>
    <w:tmpl w:val="07C0C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32647D"/>
    <w:multiLevelType w:val="multilevel"/>
    <w:tmpl w:val="BCFA7A5A"/>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72" w15:restartNumberingAfterBreak="0">
    <w:nsid w:val="50103E3E"/>
    <w:multiLevelType w:val="hybridMultilevel"/>
    <w:tmpl w:val="20E69F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3" w15:restartNumberingAfterBreak="0">
    <w:nsid w:val="50406D52"/>
    <w:multiLevelType w:val="hybridMultilevel"/>
    <w:tmpl w:val="D5049418"/>
    <w:lvl w:ilvl="0" w:tplc="E43A4B06">
      <w:start w:val="1"/>
      <w:numFmt w:val="lowerLetter"/>
      <w:lvlText w:val="%1)"/>
      <w:lvlJc w:val="left"/>
      <w:pPr>
        <w:ind w:left="360" w:hanging="360"/>
      </w:pPr>
      <w:rPr>
        <w:color w:val="EE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51486FFC"/>
    <w:multiLevelType w:val="multilevel"/>
    <w:tmpl w:val="3EE073D6"/>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900" w:hanging="360"/>
      </w:pPr>
      <w:rPr>
        <w:rFonts w:hint="default"/>
      </w:rPr>
    </w:lvl>
    <w:lvl w:ilvl="2">
      <w:start w:val="1"/>
      <w:numFmt w:val="bullet"/>
      <w:lvlText w:val=""/>
      <w:lvlJc w:val="left"/>
      <w:pPr>
        <w:ind w:left="900" w:hanging="360"/>
      </w:pPr>
      <w:rPr>
        <w:rFonts w:hint="default" w:ascii="Wingdings" w:hAnsi="Wingdings"/>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15E471F"/>
    <w:multiLevelType w:val="hybridMultilevel"/>
    <w:tmpl w:val="417A54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6" w15:restartNumberingAfterBreak="0">
    <w:nsid w:val="5174171B"/>
    <w:multiLevelType w:val="hybridMultilevel"/>
    <w:tmpl w:val="5A4ECB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2A13F0E"/>
    <w:multiLevelType w:val="hybridMultilevel"/>
    <w:tmpl w:val="6F9AEFC2"/>
    <w:lvl w:ilvl="0" w:tplc="34090001">
      <w:start w:val="1"/>
      <w:numFmt w:val="bullet"/>
      <w:lvlText w:val=""/>
      <w:lvlJc w:val="left"/>
      <w:pPr>
        <w:ind w:left="1440" w:hanging="360"/>
      </w:pPr>
      <w:rPr>
        <w:rFonts w:hint="default" w:ascii="Symbol" w:hAnsi="Symbol"/>
      </w:rPr>
    </w:lvl>
    <w:lvl w:ilvl="1" w:tplc="34090003" w:tentative="1">
      <w:start w:val="1"/>
      <w:numFmt w:val="bullet"/>
      <w:lvlText w:val="o"/>
      <w:lvlJc w:val="left"/>
      <w:pPr>
        <w:ind w:left="2160" w:hanging="360"/>
      </w:pPr>
      <w:rPr>
        <w:rFonts w:hint="default" w:ascii="Courier New" w:hAnsi="Courier New" w:cs="Courier New"/>
      </w:rPr>
    </w:lvl>
    <w:lvl w:ilvl="2" w:tplc="34090005" w:tentative="1">
      <w:start w:val="1"/>
      <w:numFmt w:val="bullet"/>
      <w:lvlText w:val=""/>
      <w:lvlJc w:val="left"/>
      <w:pPr>
        <w:ind w:left="2880" w:hanging="360"/>
      </w:pPr>
      <w:rPr>
        <w:rFonts w:hint="default" w:ascii="Wingdings" w:hAnsi="Wingdings"/>
      </w:rPr>
    </w:lvl>
    <w:lvl w:ilvl="3" w:tplc="34090001" w:tentative="1">
      <w:start w:val="1"/>
      <w:numFmt w:val="bullet"/>
      <w:lvlText w:val=""/>
      <w:lvlJc w:val="left"/>
      <w:pPr>
        <w:ind w:left="3600" w:hanging="360"/>
      </w:pPr>
      <w:rPr>
        <w:rFonts w:hint="default" w:ascii="Symbol" w:hAnsi="Symbol"/>
      </w:rPr>
    </w:lvl>
    <w:lvl w:ilvl="4" w:tplc="34090003" w:tentative="1">
      <w:start w:val="1"/>
      <w:numFmt w:val="bullet"/>
      <w:lvlText w:val="o"/>
      <w:lvlJc w:val="left"/>
      <w:pPr>
        <w:ind w:left="4320" w:hanging="360"/>
      </w:pPr>
      <w:rPr>
        <w:rFonts w:hint="default" w:ascii="Courier New" w:hAnsi="Courier New" w:cs="Courier New"/>
      </w:rPr>
    </w:lvl>
    <w:lvl w:ilvl="5" w:tplc="34090005" w:tentative="1">
      <w:start w:val="1"/>
      <w:numFmt w:val="bullet"/>
      <w:lvlText w:val=""/>
      <w:lvlJc w:val="left"/>
      <w:pPr>
        <w:ind w:left="5040" w:hanging="360"/>
      </w:pPr>
      <w:rPr>
        <w:rFonts w:hint="default" w:ascii="Wingdings" w:hAnsi="Wingdings"/>
      </w:rPr>
    </w:lvl>
    <w:lvl w:ilvl="6" w:tplc="34090001" w:tentative="1">
      <w:start w:val="1"/>
      <w:numFmt w:val="bullet"/>
      <w:lvlText w:val=""/>
      <w:lvlJc w:val="left"/>
      <w:pPr>
        <w:ind w:left="5760" w:hanging="360"/>
      </w:pPr>
      <w:rPr>
        <w:rFonts w:hint="default" w:ascii="Symbol" w:hAnsi="Symbol"/>
      </w:rPr>
    </w:lvl>
    <w:lvl w:ilvl="7" w:tplc="34090003" w:tentative="1">
      <w:start w:val="1"/>
      <w:numFmt w:val="bullet"/>
      <w:lvlText w:val="o"/>
      <w:lvlJc w:val="left"/>
      <w:pPr>
        <w:ind w:left="6480" w:hanging="360"/>
      </w:pPr>
      <w:rPr>
        <w:rFonts w:hint="default" w:ascii="Courier New" w:hAnsi="Courier New" w:cs="Courier New"/>
      </w:rPr>
    </w:lvl>
    <w:lvl w:ilvl="8" w:tplc="34090005" w:tentative="1">
      <w:start w:val="1"/>
      <w:numFmt w:val="bullet"/>
      <w:lvlText w:val=""/>
      <w:lvlJc w:val="left"/>
      <w:pPr>
        <w:ind w:left="7200" w:hanging="360"/>
      </w:pPr>
      <w:rPr>
        <w:rFonts w:hint="default" w:ascii="Wingdings" w:hAnsi="Wingdings"/>
      </w:rPr>
    </w:lvl>
  </w:abstractNum>
  <w:abstractNum w:abstractNumId="78" w15:restartNumberingAfterBreak="0">
    <w:nsid w:val="52D61DB6"/>
    <w:multiLevelType w:val="hybridMultilevel"/>
    <w:tmpl w:val="9604AB5E"/>
    <w:lvl w:ilvl="0" w:tplc="04090001">
      <w:start w:val="1"/>
      <w:numFmt w:val="bullet"/>
      <w:lvlText w:val=""/>
      <w:lvlJc w:val="left"/>
      <w:pPr>
        <w:ind w:left="126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79" w15:restartNumberingAfterBreak="0">
    <w:nsid w:val="53E71A81"/>
    <w:multiLevelType w:val="hybridMultilevel"/>
    <w:tmpl w:val="057A73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0" w15:restartNumberingAfterBreak="0">
    <w:nsid w:val="547F4B2E"/>
    <w:multiLevelType w:val="hybridMultilevel"/>
    <w:tmpl w:val="D5B4F4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7D010D5"/>
    <w:multiLevelType w:val="hybridMultilevel"/>
    <w:tmpl w:val="1174F5B8"/>
    <w:lvl w:ilvl="0" w:tplc="34090001">
      <w:start w:val="1"/>
      <w:numFmt w:val="bullet"/>
      <w:lvlText w:val=""/>
      <w:lvlJc w:val="left"/>
      <w:pPr>
        <w:ind w:left="1260" w:hanging="360"/>
      </w:pPr>
      <w:rPr>
        <w:rFonts w:hint="default" w:ascii="Symbol" w:hAnsi="Symbol"/>
      </w:rPr>
    </w:lvl>
    <w:lvl w:ilvl="1" w:tplc="34090003" w:tentative="1">
      <w:start w:val="1"/>
      <w:numFmt w:val="bullet"/>
      <w:lvlText w:val="o"/>
      <w:lvlJc w:val="left"/>
      <w:pPr>
        <w:ind w:left="1980" w:hanging="360"/>
      </w:pPr>
      <w:rPr>
        <w:rFonts w:hint="default" w:ascii="Courier New" w:hAnsi="Courier New" w:cs="Courier New"/>
      </w:rPr>
    </w:lvl>
    <w:lvl w:ilvl="2" w:tplc="34090005" w:tentative="1">
      <w:start w:val="1"/>
      <w:numFmt w:val="bullet"/>
      <w:lvlText w:val=""/>
      <w:lvlJc w:val="left"/>
      <w:pPr>
        <w:ind w:left="2700" w:hanging="360"/>
      </w:pPr>
      <w:rPr>
        <w:rFonts w:hint="default" w:ascii="Wingdings" w:hAnsi="Wingdings"/>
      </w:rPr>
    </w:lvl>
    <w:lvl w:ilvl="3" w:tplc="34090001" w:tentative="1">
      <w:start w:val="1"/>
      <w:numFmt w:val="bullet"/>
      <w:lvlText w:val=""/>
      <w:lvlJc w:val="left"/>
      <w:pPr>
        <w:ind w:left="3420" w:hanging="360"/>
      </w:pPr>
      <w:rPr>
        <w:rFonts w:hint="default" w:ascii="Symbol" w:hAnsi="Symbol"/>
      </w:rPr>
    </w:lvl>
    <w:lvl w:ilvl="4" w:tplc="34090003" w:tentative="1">
      <w:start w:val="1"/>
      <w:numFmt w:val="bullet"/>
      <w:lvlText w:val="o"/>
      <w:lvlJc w:val="left"/>
      <w:pPr>
        <w:ind w:left="4140" w:hanging="360"/>
      </w:pPr>
      <w:rPr>
        <w:rFonts w:hint="default" w:ascii="Courier New" w:hAnsi="Courier New" w:cs="Courier New"/>
      </w:rPr>
    </w:lvl>
    <w:lvl w:ilvl="5" w:tplc="34090005" w:tentative="1">
      <w:start w:val="1"/>
      <w:numFmt w:val="bullet"/>
      <w:lvlText w:val=""/>
      <w:lvlJc w:val="left"/>
      <w:pPr>
        <w:ind w:left="4860" w:hanging="360"/>
      </w:pPr>
      <w:rPr>
        <w:rFonts w:hint="default" w:ascii="Wingdings" w:hAnsi="Wingdings"/>
      </w:rPr>
    </w:lvl>
    <w:lvl w:ilvl="6" w:tplc="34090001" w:tentative="1">
      <w:start w:val="1"/>
      <w:numFmt w:val="bullet"/>
      <w:lvlText w:val=""/>
      <w:lvlJc w:val="left"/>
      <w:pPr>
        <w:ind w:left="5580" w:hanging="360"/>
      </w:pPr>
      <w:rPr>
        <w:rFonts w:hint="default" w:ascii="Symbol" w:hAnsi="Symbol"/>
      </w:rPr>
    </w:lvl>
    <w:lvl w:ilvl="7" w:tplc="34090003" w:tentative="1">
      <w:start w:val="1"/>
      <w:numFmt w:val="bullet"/>
      <w:lvlText w:val="o"/>
      <w:lvlJc w:val="left"/>
      <w:pPr>
        <w:ind w:left="6300" w:hanging="360"/>
      </w:pPr>
      <w:rPr>
        <w:rFonts w:hint="default" w:ascii="Courier New" w:hAnsi="Courier New" w:cs="Courier New"/>
      </w:rPr>
    </w:lvl>
    <w:lvl w:ilvl="8" w:tplc="34090005" w:tentative="1">
      <w:start w:val="1"/>
      <w:numFmt w:val="bullet"/>
      <w:lvlText w:val=""/>
      <w:lvlJc w:val="left"/>
      <w:pPr>
        <w:ind w:left="7020" w:hanging="360"/>
      </w:pPr>
      <w:rPr>
        <w:rFonts w:hint="default" w:ascii="Wingdings" w:hAnsi="Wingdings"/>
      </w:rPr>
    </w:lvl>
  </w:abstractNum>
  <w:abstractNum w:abstractNumId="82" w15:restartNumberingAfterBreak="0">
    <w:nsid w:val="5842178E"/>
    <w:multiLevelType w:val="hybridMultilevel"/>
    <w:tmpl w:val="A4D2B0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9931452"/>
    <w:multiLevelType w:val="hybridMultilevel"/>
    <w:tmpl w:val="A73C31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4" w15:restartNumberingAfterBreak="0">
    <w:nsid w:val="59A85AE0"/>
    <w:multiLevelType w:val="hybridMultilevel"/>
    <w:tmpl w:val="1E6A1588"/>
    <w:lvl w:ilvl="0" w:tplc="0409000B">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5" w15:restartNumberingAfterBreak="0">
    <w:nsid w:val="59DA5681"/>
    <w:multiLevelType w:val="multilevel"/>
    <w:tmpl w:val="EA86A1EC"/>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1440" w:hanging="360"/>
      </w:pPr>
      <w:rPr>
        <w:rFonts w:hint="default"/>
      </w:rPr>
    </w:lvl>
    <w:lvl w:ilvl="2">
      <w:start w:val="2"/>
      <w:numFmt w:val="lowerLetter"/>
      <w:lvlText w:val="%3."/>
      <w:lvlJc w:val="left"/>
      <w:pPr>
        <w:ind w:left="900" w:hanging="360"/>
      </w:pPr>
      <w:rPr>
        <w:rFonts w:hint="default"/>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5B2861E2"/>
    <w:multiLevelType w:val="hybridMultilevel"/>
    <w:tmpl w:val="F6DABE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7" w15:restartNumberingAfterBreak="0">
    <w:nsid w:val="5C3702F0"/>
    <w:multiLevelType w:val="hybridMultilevel"/>
    <w:tmpl w:val="C9C411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8" w15:restartNumberingAfterBreak="0">
    <w:nsid w:val="5CF1574A"/>
    <w:multiLevelType w:val="hybridMultilevel"/>
    <w:tmpl w:val="739821D2"/>
    <w:lvl w:ilvl="0" w:tplc="04090009">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9" w15:restartNumberingAfterBreak="0">
    <w:nsid w:val="5E785A3A"/>
    <w:multiLevelType w:val="hybridMultilevel"/>
    <w:tmpl w:val="4F1667D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0" w15:restartNumberingAfterBreak="0">
    <w:nsid w:val="5E8968E5"/>
    <w:multiLevelType w:val="hybridMultilevel"/>
    <w:tmpl w:val="104EF3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1" w15:restartNumberingAfterBreak="0">
    <w:nsid w:val="61350B63"/>
    <w:multiLevelType w:val="hybridMultilevel"/>
    <w:tmpl w:val="32A8D7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2" w15:restartNumberingAfterBreak="0">
    <w:nsid w:val="62B74139"/>
    <w:multiLevelType w:val="hybridMultilevel"/>
    <w:tmpl w:val="D6B0C0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3" w15:restartNumberingAfterBreak="0">
    <w:nsid w:val="62CB53B1"/>
    <w:multiLevelType w:val="hybridMultilevel"/>
    <w:tmpl w:val="0E8087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4" w15:restartNumberingAfterBreak="0">
    <w:nsid w:val="640265C7"/>
    <w:multiLevelType w:val="hybridMultilevel"/>
    <w:tmpl w:val="95B616B4"/>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5" w15:restartNumberingAfterBreak="0">
    <w:nsid w:val="64252A45"/>
    <w:multiLevelType w:val="hybridMultilevel"/>
    <w:tmpl w:val="AA90C3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6" w15:restartNumberingAfterBreak="0">
    <w:nsid w:val="643101DA"/>
    <w:multiLevelType w:val="hybridMultilevel"/>
    <w:tmpl w:val="D3FADF84"/>
    <w:lvl w:ilvl="0" w:tplc="34090001">
      <w:start w:val="1"/>
      <w:numFmt w:val="bullet"/>
      <w:lvlText w:val=""/>
      <w:lvlJc w:val="left"/>
      <w:pPr>
        <w:ind w:left="1440" w:hanging="360"/>
      </w:pPr>
      <w:rPr>
        <w:rFonts w:hint="default" w:ascii="Symbol" w:hAnsi="Symbol"/>
      </w:rPr>
    </w:lvl>
    <w:lvl w:ilvl="1" w:tplc="34090003" w:tentative="1">
      <w:start w:val="1"/>
      <w:numFmt w:val="bullet"/>
      <w:lvlText w:val="o"/>
      <w:lvlJc w:val="left"/>
      <w:pPr>
        <w:ind w:left="2160" w:hanging="360"/>
      </w:pPr>
      <w:rPr>
        <w:rFonts w:hint="default" w:ascii="Courier New" w:hAnsi="Courier New" w:cs="Courier New"/>
      </w:rPr>
    </w:lvl>
    <w:lvl w:ilvl="2" w:tplc="34090005" w:tentative="1">
      <w:start w:val="1"/>
      <w:numFmt w:val="bullet"/>
      <w:lvlText w:val=""/>
      <w:lvlJc w:val="left"/>
      <w:pPr>
        <w:ind w:left="2880" w:hanging="360"/>
      </w:pPr>
      <w:rPr>
        <w:rFonts w:hint="default" w:ascii="Wingdings" w:hAnsi="Wingdings"/>
      </w:rPr>
    </w:lvl>
    <w:lvl w:ilvl="3" w:tplc="34090001" w:tentative="1">
      <w:start w:val="1"/>
      <w:numFmt w:val="bullet"/>
      <w:lvlText w:val=""/>
      <w:lvlJc w:val="left"/>
      <w:pPr>
        <w:ind w:left="3600" w:hanging="360"/>
      </w:pPr>
      <w:rPr>
        <w:rFonts w:hint="default" w:ascii="Symbol" w:hAnsi="Symbol"/>
      </w:rPr>
    </w:lvl>
    <w:lvl w:ilvl="4" w:tplc="34090003" w:tentative="1">
      <w:start w:val="1"/>
      <w:numFmt w:val="bullet"/>
      <w:lvlText w:val="o"/>
      <w:lvlJc w:val="left"/>
      <w:pPr>
        <w:ind w:left="4320" w:hanging="360"/>
      </w:pPr>
      <w:rPr>
        <w:rFonts w:hint="default" w:ascii="Courier New" w:hAnsi="Courier New" w:cs="Courier New"/>
      </w:rPr>
    </w:lvl>
    <w:lvl w:ilvl="5" w:tplc="34090005" w:tentative="1">
      <w:start w:val="1"/>
      <w:numFmt w:val="bullet"/>
      <w:lvlText w:val=""/>
      <w:lvlJc w:val="left"/>
      <w:pPr>
        <w:ind w:left="5040" w:hanging="360"/>
      </w:pPr>
      <w:rPr>
        <w:rFonts w:hint="default" w:ascii="Wingdings" w:hAnsi="Wingdings"/>
      </w:rPr>
    </w:lvl>
    <w:lvl w:ilvl="6" w:tplc="34090001" w:tentative="1">
      <w:start w:val="1"/>
      <w:numFmt w:val="bullet"/>
      <w:lvlText w:val=""/>
      <w:lvlJc w:val="left"/>
      <w:pPr>
        <w:ind w:left="5760" w:hanging="360"/>
      </w:pPr>
      <w:rPr>
        <w:rFonts w:hint="default" w:ascii="Symbol" w:hAnsi="Symbol"/>
      </w:rPr>
    </w:lvl>
    <w:lvl w:ilvl="7" w:tplc="34090003" w:tentative="1">
      <w:start w:val="1"/>
      <w:numFmt w:val="bullet"/>
      <w:lvlText w:val="o"/>
      <w:lvlJc w:val="left"/>
      <w:pPr>
        <w:ind w:left="6480" w:hanging="360"/>
      </w:pPr>
      <w:rPr>
        <w:rFonts w:hint="default" w:ascii="Courier New" w:hAnsi="Courier New" w:cs="Courier New"/>
      </w:rPr>
    </w:lvl>
    <w:lvl w:ilvl="8" w:tplc="34090005" w:tentative="1">
      <w:start w:val="1"/>
      <w:numFmt w:val="bullet"/>
      <w:lvlText w:val=""/>
      <w:lvlJc w:val="left"/>
      <w:pPr>
        <w:ind w:left="7200" w:hanging="360"/>
      </w:pPr>
      <w:rPr>
        <w:rFonts w:hint="default" w:ascii="Wingdings" w:hAnsi="Wingdings"/>
      </w:rPr>
    </w:lvl>
  </w:abstractNum>
  <w:abstractNum w:abstractNumId="97" w15:restartNumberingAfterBreak="0">
    <w:nsid w:val="65722405"/>
    <w:multiLevelType w:val="multilevel"/>
    <w:tmpl w:val="A534375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900" w:hanging="360"/>
      </w:pPr>
      <w:rPr>
        <w:rFonts w:hint="default" w:ascii="Symbol" w:hAnsi="Symbol"/>
      </w:rPr>
    </w:lvl>
    <w:lvl w:ilvl="2">
      <w:start w:val="1"/>
      <w:numFmt w:val="bullet"/>
      <w:lvlText w:val=""/>
      <w:lvlJc w:val="left"/>
      <w:pPr>
        <w:ind w:left="900" w:hanging="360"/>
      </w:pPr>
      <w:rPr>
        <w:rFonts w:hint="default" w:ascii="Wingdings" w:hAnsi="Wingdings"/>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661C1160"/>
    <w:multiLevelType w:val="hybridMultilevel"/>
    <w:tmpl w:val="886AF3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9" w15:restartNumberingAfterBreak="0">
    <w:nsid w:val="66941245"/>
    <w:multiLevelType w:val="hybridMultilevel"/>
    <w:tmpl w:val="22CC35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6AC27B6"/>
    <w:multiLevelType w:val="hybridMultilevel"/>
    <w:tmpl w:val="7A9AE7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1" w15:restartNumberingAfterBreak="0">
    <w:nsid w:val="67851585"/>
    <w:multiLevelType w:val="hybridMultilevel"/>
    <w:tmpl w:val="746239E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2" w15:restartNumberingAfterBreak="0">
    <w:nsid w:val="67DF2A9B"/>
    <w:multiLevelType w:val="hybridMultilevel"/>
    <w:tmpl w:val="65F4CC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3" w15:restartNumberingAfterBreak="0">
    <w:nsid w:val="6A11579E"/>
    <w:multiLevelType w:val="multilevel"/>
    <w:tmpl w:val="64324D86"/>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pStyle w:val="Normal"/>
      <w:isLgl/>
      <w:lvlText w:val="%1.%2.%3.%4.%5.%6.%7.%8.%9"/>
      <w:lvlJc w:val="left"/>
      <w:pPr>
        <w:ind w:left="4680" w:hanging="1800"/>
      </w:pPr>
      <w:rPr>
        <w:rFonts w:hint="default"/>
      </w:rPr>
    </w:lvl>
  </w:abstractNum>
  <w:abstractNum w:abstractNumId="104" w15:restartNumberingAfterBreak="0">
    <w:nsid w:val="6A9D482F"/>
    <w:multiLevelType w:val="multilevel"/>
    <w:tmpl w:val="0C36E6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6C4E28D4"/>
    <w:multiLevelType w:val="hybridMultilevel"/>
    <w:tmpl w:val="2AE86C20"/>
    <w:lvl w:ilvl="0" w:tplc="C07ABD4A">
      <w:start w:val="1"/>
      <w:numFmt w:val="bullet"/>
      <w:lvlText w:val="-"/>
      <w:lvlJc w:val="left"/>
      <w:pPr>
        <w:ind w:left="1080" w:hanging="360"/>
      </w:pPr>
      <w:rPr>
        <w:rFonts w:hint="default" w:ascii="Calibri" w:hAnsi="Calibri" w:cs="Calibri"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6" w15:restartNumberingAfterBreak="0">
    <w:nsid w:val="6D3F69FF"/>
    <w:multiLevelType w:val="hybridMultilevel"/>
    <w:tmpl w:val="DAD260CE"/>
    <w:lvl w:ilvl="0" w:tplc="FEC6B4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D692D00"/>
    <w:multiLevelType w:val="hybridMultilevel"/>
    <w:tmpl w:val="298E9C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6E2D77EC"/>
    <w:multiLevelType w:val="hybridMultilevel"/>
    <w:tmpl w:val="3E3AB60E"/>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9" w15:restartNumberingAfterBreak="0">
    <w:nsid w:val="6F9D255E"/>
    <w:multiLevelType w:val="hybridMultilevel"/>
    <w:tmpl w:val="63B4524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10" w15:restartNumberingAfterBreak="0">
    <w:nsid w:val="6FAD1A1B"/>
    <w:multiLevelType w:val="hybridMultilevel"/>
    <w:tmpl w:val="5A9ECE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1" w15:restartNumberingAfterBreak="0">
    <w:nsid w:val="70391921"/>
    <w:multiLevelType w:val="hybridMultilevel"/>
    <w:tmpl w:val="6EC6145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2" w15:restartNumberingAfterBreak="0">
    <w:nsid w:val="71620817"/>
    <w:multiLevelType w:val="hybridMultilevel"/>
    <w:tmpl w:val="EBA0DC0A"/>
    <w:lvl w:ilvl="0" w:tplc="CA501B76">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3" w15:restartNumberingAfterBreak="0">
    <w:nsid w:val="71DD6923"/>
    <w:multiLevelType w:val="multilevel"/>
    <w:tmpl w:val="57389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73130140"/>
    <w:multiLevelType w:val="hybridMultilevel"/>
    <w:tmpl w:val="5DBEA2C2"/>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15" w15:restartNumberingAfterBreak="0">
    <w:nsid w:val="73625963"/>
    <w:multiLevelType w:val="hybridMultilevel"/>
    <w:tmpl w:val="DE5E68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6" w15:restartNumberingAfterBreak="0">
    <w:nsid w:val="74B1757C"/>
    <w:multiLevelType w:val="hybridMultilevel"/>
    <w:tmpl w:val="DC880B9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7" w15:restartNumberingAfterBreak="0">
    <w:nsid w:val="760D2060"/>
    <w:multiLevelType w:val="hybridMultilevel"/>
    <w:tmpl w:val="99F84A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8" w15:restartNumberingAfterBreak="0">
    <w:nsid w:val="797D0898"/>
    <w:multiLevelType w:val="hybridMultilevel"/>
    <w:tmpl w:val="FA16C168"/>
    <w:lvl w:ilvl="0" w:tplc="4E8246AE">
      <w:start w:val="1"/>
      <w:numFmt w:val="lowerLetter"/>
      <w:lvlText w:val="%1)"/>
      <w:lvlJc w:val="left"/>
      <w:pPr>
        <w:ind w:left="720" w:hanging="360"/>
      </w:pPr>
      <w:rPr>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9" w15:restartNumberingAfterBreak="0">
    <w:nsid w:val="7A376010"/>
    <w:multiLevelType w:val="hybridMultilevel"/>
    <w:tmpl w:val="336E64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A3940EE"/>
    <w:multiLevelType w:val="hybridMultilevel"/>
    <w:tmpl w:val="39DC36A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1" w15:restartNumberingAfterBreak="0">
    <w:nsid w:val="7B4851B2"/>
    <w:multiLevelType w:val="hybridMultilevel"/>
    <w:tmpl w:val="B40A5686"/>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2" w15:restartNumberingAfterBreak="0">
    <w:nsid w:val="7BBC2141"/>
    <w:multiLevelType w:val="hybridMultilevel"/>
    <w:tmpl w:val="348673A8"/>
    <w:lvl w:ilvl="0" w:tplc="34090001">
      <w:start w:val="1"/>
      <w:numFmt w:val="bullet"/>
      <w:lvlText w:val=""/>
      <w:lvlJc w:val="left"/>
      <w:pPr>
        <w:ind w:left="1440" w:hanging="360"/>
      </w:pPr>
      <w:rPr>
        <w:rFonts w:hint="default" w:ascii="Symbol" w:hAnsi="Symbol"/>
      </w:rPr>
    </w:lvl>
    <w:lvl w:ilvl="1" w:tplc="34090003" w:tentative="1">
      <w:start w:val="1"/>
      <w:numFmt w:val="bullet"/>
      <w:lvlText w:val="o"/>
      <w:lvlJc w:val="left"/>
      <w:pPr>
        <w:ind w:left="2160" w:hanging="360"/>
      </w:pPr>
      <w:rPr>
        <w:rFonts w:hint="default" w:ascii="Courier New" w:hAnsi="Courier New" w:cs="Courier New"/>
      </w:rPr>
    </w:lvl>
    <w:lvl w:ilvl="2" w:tplc="34090005" w:tentative="1">
      <w:start w:val="1"/>
      <w:numFmt w:val="bullet"/>
      <w:lvlText w:val=""/>
      <w:lvlJc w:val="left"/>
      <w:pPr>
        <w:ind w:left="2880" w:hanging="360"/>
      </w:pPr>
      <w:rPr>
        <w:rFonts w:hint="default" w:ascii="Wingdings" w:hAnsi="Wingdings"/>
      </w:rPr>
    </w:lvl>
    <w:lvl w:ilvl="3" w:tplc="34090001" w:tentative="1">
      <w:start w:val="1"/>
      <w:numFmt w:val="bullet"/>
      <w:lvlText w:val=""/>
      <w:lvlJc w:val="left"/>
      <w:pPr>
        <w:ind w:left="3600" w:hanging="360"/>
      </w:pPr>
      <w:rPr>
        <w:rFonts w:hint="default" w:ascii="Symbol" w:hAnsi="Symbol"/>
      </w:rPr>
    </w:lvl>
    <w:lvl w:ilvl="4" w:tplc="34090003" w:tentative="1">
      <w:start w:val="1"/>
      <w:numFmt w:val="bullet"/>
      <w:lvlText w:val="o"/>
      <w:lvlJc w:val="left"/>
      <w:pPr>
        <w:ind w:left="4320" w:hanging="360"/>
      </w:pPr>
      <w:rPr>
        <w:rFonts w:hint="default" w:ascii="Courier New" w:hAnsi="Courier New" w:cs="Courier New"/>
      </w:rPr>
    </w:lvl>
    <w:lvl w:ilvl="5" w:tplc="34090005" w:tentative="1">
      <w:start w:val="1"/>
      <w:numFmt w:val="bullet"/>
      <w:lvlText w:val=""/>
      <w:lvlJc w:val="left"/>
      <w:pPr>
        <w:ind w:left="5040" w:hanging="360"/>
      </w:pPr>
      <w:rPr>
        <w:rFonts w:hint="default" w:ascii="Wingdings" w:hAnsi="Wingdings"/>
      </w:rPr>
    </w:lvl>
    <w:lvl w:ilvl="6" w:tplc="34090001" w:tentative="1">
      <w:start w:val="1"/>
      <w:numFmt w:val="bullet"/>
      <w:lvlText w:val=""/>
      <w:lvlJc w:val="left"/>
      <w:pPr>
        <w:ind w:left="5760" w:hanging="360"/>
      </w:pPr>
      <w:rPr>
        <w:rFonts w:hint="default" w:ascii="Symbol" w:hAnsi="Symbol"/>
      </w:rPr>
    </w:lvl>
    <w:lvl w:ilvl="7" w:tplc="34090003" w:tentative="1">
      <w:start w:val="1"/>
      <w:numFmt w:val="bullet"/>
      <w:lvlText w:val="o"/>
      <w:lvlJc w:val="left"/>
      <w:pPr>
        <w:ind w:left="6480" w:hanging="360"/>
      </w:pPr>
      <w:rPr>
        <w:rFonts w:hint="default" w:ascii="Courier New" w:hAnsi="Courier New" w:cs="Courier New"/>
      </w:rPr>
    </w:lvl>
    <w:lvl w:ilvl="8" w:tplc="34090005" w:tentative="1">
      <w:start w:val="1"/>
      <w:numFmt w:val="bullet"/>
      <w:lvlText w:val=""/>
      <w:lvlJc w:val="left"/>
      <w:pPr>
        <w:ind w:left="7200" w:hanging="360"/>
      </w:pPr>
      <w:rPr>
        <w:rFonts w:hint="default" w:ascii="Wingdings" w:hAnsi="Wingdings"/>
      </w:rPr>
    </w:lvl>
  </w:abstractNum>
  <w:abstractNum w:abstractNumId="123" w15:restartNumberingAfterBreak="0">
    <w:nsid w:val="7CF40230"/>
    <w:multiLevelType w:val="multilevel"/>
    <w:tmpl w:val="17103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7F6A58D7"/>
    <w:multiLevelType w:val="hybridMultilevel"/>
    <w:tmpl w:val="D554B29E"/>
    <w:lvl w:ilvl="0" w:tplc="C60C51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FAB13BF"/>
    <w:multiLevelType w:val="hybridMultilevel"/>
    <w:tmpl w:val="4C1C4B1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6" w15:restartNumberingAfterBreak="0">
    <w:nsid w:val="7FFA6A2E"/>
    <w:multiLevelType w:val="hybridMultilevel"/>
    <w:tmpl w:val="489054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31823048">
    <w:abstractNumId w:val="54"/>
  </w:num>
  <w:num w:numId="2" w16cid:durableId="1181628233">
    <w:abstractNumId w:val="48"/>
  </w:num>
  <w:num w:numId="3" w16cid:durableId="1261917068">
    <w:abstractNumId w:val="124"/>
  </w:num>
  <w:num w:numId="4" w16cid:durableId="1331180102">
    <w:abstractNumId w:val="90"/>
  </w:num>
  <w:num w:numId="5" w16cid:durableId="1349060398">
    <w:abstractNumId w:val="47"/>
  </w:num>
  <w:num w:numId="6" w16cid:durableId="1370447583">
    <w:abstractNumId w:val="23"/>
  </w:num>
  <w:num w:numId="7" w16cid:durableId="1416511374">
    <w:abstractNumId w:val="118"/>
  </w:num>
  <w:num w:numId="8" w16cid:durableId="1627081101">
    <w:abstractNumId w:val="105"/>
  </w:num>
  <w:num w:numId="9" w16cid:durableId="165705552">
    <w:abstractNumId w:val="44"/>
  </w:num>
  <w:num w:numId="10" w16cid:durableId="280380124">
    <w:abstractNumId w:val="103"/>
    <w:lvlOverride w:ilvl="0">
      <w:startOverride w:val="1"/>
    </w:lvlOverride>
  </w:num>
  <w:num w:numId="11" w16cid:durableId="29695148">
    <w:abstractNumId w:val="85"/>
  </w:num>
  <w:num w:numId="12" w16cid:durableId="451365306">
    <w:abstractNumId w:val="40"/>
  </w:num>
  <w:num w:numId="13" w16cid:durableId="573008894">
    <w:abstractNumId w:val="103"/>
  </w:num>
  <w:num w:numId="14" w16cid:durableId="723413955">
    <w:abstractNumId w:val="109"/>
  </w:num>
  <w:num w:numId="15" w16cid:durableId="748696908">
    <w:abstractNumId w:val="39"/>
  </w:num>
  <w:num w:numId="16" w16cid:durableId="894438051">
    <w:abstractNumId w:val="33"/>
  </w:num>
  <w:num w:numId="17" w16cid:durableId="988898020">
    <w:abstractNumId w:val="106"/>
  </w:num>
  <w:num w:numId="18" w16cid:durableId="988898529">
    <w:abstractNumId w:val="104"/>
  </w:num>
  <w:num w:numId="19" w16cid:durableId="334842846">
    <w:abstractNumId w:val="103"/>
    <w:lvlOverride w:ilvl="0">
      <w:startOverride w:val="1"/>
    </w:lvlOverride>
  </w:num>
  <w:num w:numId="20" w16cid:durableId="562180213">
    <w:abstractNumId w:val="12"/>
  </w:num>
  <w:num w:numId="21" w16cid:durableId="1464422974">
    <w:abstractNumId w:val="42"/>
  </w:num>
  <w:num w:numId="22" w16cid:durableId="390734918">
    <w:abstractNumId w:val="71"/>
  </w:num>
  <w:num w:numId="23" w16cid:durableId="1986276043">
    <w:abstractNumId w:val="88"/>
  </w:num>
  <w:num w:numId="24" w16cid:durableId="2134666657">
    <w:abstractNumId w:val="13"/>
  </w:num>
  <w:num w:numId="25" w16cid:durableId="1433359937">
    <w:abstractNumId w:val="62"/>
  </w:num>
  <w:num w:numId="26" w16cid:durableId="1230113728">
    <w:abstractNumId w:val="117"/>
  </w:num>
  <w:num w:numId="27" w16cid:durableId="749011378">
    <w:abstractNumId w:val="1"/>
  </w:num>
  <w:num w:numId="28" w16cid:durableId="538975155">
    <w:abstractNumId w:val="78"/>
  </w:num>
  <w:num w:numId="29" w16cid:durableId="817114532">
    <w:abstractNumId w:val="34"/>
  </w:num>
  <w:num w:numId="30" w16cid:durableId="894969935">
    <w:abstractNumId w:val="18"/>
  </w:num>
  <w:num w:numId="31" w16cid:durableId="1242832753">
    <w:abstractNumId w:val="81"/>
  </w:num>
  <w:num w:numId="32" w16cid:durableId="671377933">
    <w:abstractNumId w:val="77"/>
  </w:num>
  <w:num w:numId="33" w16cid:durableId="842428454">
    <w:abstractNumId w:val="52"/>
  </w:num>
  <w:num w:numId="34" w16cid:durableId="1072044373">
    <w:abstractNumId w:val="122"/>
  </w:num>
  <w:num w:numId="35" w16cid:durableId="1208645407">
    <w:abstractNumId w:val="51"/>
  </w:num>
  <w:num w:numId="36" w16cid:durableId="1557738270">
    <w:abstractNumId w:val="20"/>
  </w:num>
  <w:num w:numId="37" w16cid:durableId="1538346557">
    <w:abstractNumId w:val="49"/>
  </w:num>
  <w:num w:numId="38" w16cid:durableId="1510484736">
    <w:abstractNumId w:val="73"/>
  </w:num>
  <w:num w:numId="39" w16cid:durableId="1390374212">
    <w:abstractNumId w:val="26"/>
  </w:num>
  <w:num w:numId="40" w16cid:durableId="1042241798">
    <w:abstractNumId w:val="11"/>
  </w:num>
  <w:num w:numId="41" w16cid:durableId="1112358981">
    <w:abstractNumId w:val="61"/>
  </w:num>
  <w:num w:numId="42" w16cid:durableId="691810125">
    <w:abstractNumId w:val="83"/>
  </w:num>
  <w:num w:numId="43" w16cid:durableId="2094815831">
    <w:abstractNumId w:val="14"/>
  </w:num>
  <w:num w:numId="44" w16cid:durableId="497186555">
    <w:abstractNumId w:val="76"/>
  </w:num>
  <w:num w:numId="45" w16cid:durableId="93210677">
    <w:abstractNumId w:val="64"/>
  </w:num>
  <w:num w:numId="46" w16cid:durableId="1213158120">
    <w:abstractNumId w:val="100"/>
  </w:num>
  <w:num w:numId="47" w16cid:durableId="1346404125">
    <w:abstractNumId w:val="65"/>
  </w:num>
  <w:num w:numId="48" w16cid:durableId="838815230">
    <w:abstractNumId w:val="82"/>
  </w:num>
  <w:num w:numId="49" w16cid:durableId="853614659">
    <w:abstractNumId w:val="91"/>
  </w:num>
  <w:num w:numId="50" w16cid:durableId="244730482">
    <w:abstractNumId w:val="60"/>
  </w:num>
  <w:num w:numId="51" w16cid:durableId="1790279426">
    <w:abstractNumId w:val="43"/>
  </w:num>
  <w:num w:numId="52" w16cid:durableId="74398133">
    <w:abstractNumId w:val="19"/>
  </w:num>
  <w:num w:numId="53" w16cid:durableId="2102942518">
    <w:abstractNumId w:val="120"/>
  </w:num>
  <w:num w:numId="54" w16cid:durableId="1298024157">
    <w:abstractNumId w:val="59"/>
  </w:num>
  <w:num w:numId="55" w16cid:durableId="2111004585">
    <w:abstractNumId w:val="32"/>
  </w:num>
  <w:num w:numId="56" w16cid:durableId="1470391638">
    <w:abstractNumId w:val="98"/>
  </w:num>
  <w:num w:numId="57" w16cid:durableId="1420252074">
    <w:abstractNumId w:val="93"/>
  </w:num>
  <w:num w:numId="58" w16cid:durableId="751436612">
    <w:abstractNumId w:val="115"/>
  </w:num>
  <w:num w:numId="59" w16cid:durableId="316883015">
    <w:abstractNumId w:val="41"/>
  </w:num>
  <w:num w:numId="60" w16cid:durableId="1522935099">
    <w:abstractNumId w:val="2"/>
  </w:num>
  <w:num w:numId="61" w16cid:durableId="508445513">
    <w:abstractNumId w:val="25"/>
  </w:num>
  <w:num w:numId="62" w16cid:durableId="61685883">
    <w:abstractNumId w:val="102"/>
  </w:num>
  <w:num w:numId="63" w16cid:durableId="945775552">
    <w:abstractNumId w:val="125"/>
  </w:num>
  <w:num w:numId="64" w16cid:durableId="1055465276">
    <w:abstractNumId w:val="0"/>
  </w:num>
  <w:num w:numId="65" w16cid:durableId="2028091488">
    <w:abstractNumId w:val="114"/>
  </w:num>
  <w:num w:numId="66" w16cid:durableId="1075853916">
    <w:abstractNumId w:val="123"/>
  </w:num>
  <w:num w:numId="67" w16cid:durableId="559291915">
    <w:abstractNumId w:val="67"/>
  </w:num>
  <w:num w:numId="68" w16cid:durableId="231473594">
    <w:abstractNumId w:val="96"/>
  </w:num>
  <w:num w:numId="69" w16cid:durableId="261649358">
    <w:abstractNumId w:val="112"/>
  </w:num>
  <w:num w:numId="70" w16cid:durableId="1718511883">
    <w:abstractNumId w:val="31"/>
  </w:num>
  <w:num w:numId="71" w16cid:durableId="2130781476">
    <w:abstractNumId w:val="113"/>
  </w:num>
  <w:num w:numId="72" w16cid:durableId="1826310847">
    <w:abstractNumId w:val="45"/>
  </w:num>
  <w:num w:numId="73" w16cid:durableId="696546491">
    <w:abstractNumId w:val="10"/>
  </w:num>
  <w:num w:numId="74" w16cid:durableId="1566603033">
    <w:abstractNumId w:val="74"/>
  </w:num>
  <w:num w:numId="75" w16cid:durableId="2052728531">
    <w:abstractNumId w:val="28"/>
  </w:num>
  <w:num w:numId="76" w16cid:durableId="1361977053">
    <w:abstractNumId w:val="36"/>
  </w:num>
  <w:num w:numId="77" w16cid:durableId="1571043394">
    <w:abstractNumId w:val="4"/>
  </w:num>
  <w:num w:numId="78" w16cid:durableId="1104569347">
    <w:abstractNumId w:val="70"/>
  </w:num>
  <w:num w:numId="79" w16cid:durableId="1355764098">
    <w:abstractNumId w:val="69"/>
  </w:num>
  <w:num w:numId="80" w16cid:durableId="1659916719">
    <w:abstractNumId w:val="97"/>
  </w:num>
  <w:num w:numId="81" w16cid:durableId="1659728309">
    <w:abstractNumId w:val="9"/>
  </w:num>
  <w:num w:numId="82" w16cid:durableId="684600507">
    <w:abstractNumId w:val="58"/>
  </w:num>
  <w:num w:numId="83" w16cid:durableId="1065759042">
    <w:abstractNumId w:val="116"/>
  </w:num>
  <w:num w:numId="84" w16cid:durableId="623005967">
    <w:abstractNumId w:val="95"/>
  </w:num>
  <w:num w:numId="85" w16cid:durableId="808128966">
    <w:abstractNumId w:val="15"/>
  </w:num>
  <w:num w:numId="86" w16cid:durableId="1272784318">
    <w:abstractNumId w:val="21"/>
  </w:num>
  <w:num w:numId="87" w16cid:durableId="701784245">
    <w:abstractNumId w:val="79"/>
  </w:num>
  <w:num w:numId="88" w16cid:durableId="994723268">
    <w:abstractNumId w:val="37"/>
  </w:num>
  <w:num w:numId="89" w16cid:durableId="488133707">
    <w:abstractNumId w:val="107"/>
  </w:num>
  <w:num w:numId="90" w16cid:durableId="1008026633">
    <w:abstractNumId w:val="56"/>
  </w:num>
  <w:num w:numId="91" w16cid:durableId="1514882805">
    <w:abstractNumId w:val="108"/>
  </w:num>
  <w:num w:numId="92" w16cid:durableId="2081175337">
    <w:abstractNumId w:val="75"/>
  </w:num>
  <w:num w:numId="93" w16cid:durableId="993143331">
    <w:abstractNumId w:val="68"/>
  </w:num>
  <w:num w:numId="94" w16cid:durableId="2135755612">
    <w:abstractNumId w:val="119"/>
  </w:num>
  <w:num w:numId="95" w16cid:durableId="418601551">
    <w:abstractNumId w:val="57"/>
  </w:num>
  <w:num w:numId="96" w16cid:durableId="482283639">
    <w:abstractNumId w:val="66"/>
  </w:num>
  <w:num w:numId="97" w16cid:durableId="1662615288">
    <w:abstractNumId w:val="72"/>
  </w:num>
  <w:num w:numId="98" w16cid:durableId="1738239755">
    <w:abstractNumId w:val="84"/>
  </w:num>
  <w:num w:numId="99" w16cid:durableId="1983073548">
    <w:abstractNumId w:val="3"/>
  </w:num>
  <w:num w:numId="100" w16cid:durableId="1747726510">
    <w:abstractNumId w:val="50"/>
  </w:num>
  <w:num w:numId="101" w16cid:durableId="667638071">
    <w:abstractNumId w:val="99"/>
  </w:num>
  <w:num w:numId="102" w16cid:durableId="1703550544">
    <w:abstractNumId w:val="8"/>
  </w:num>
  <w:num w:numId="103" w16cid:durableId="1598519571">
    <w:abstractNumId w:val="6"/>
  </w:num>
  <w:num w:numId="104" w16cid:durableId="1665619201">
    <w:abstractNumId w:val="89"/>
  </w:num>
  <w:num w:numId="105" w16cid:durableId="256255217">
    <w:abstractNumId w:val="101"/>
  </w:num>
  <w:num w:numId="106" w16cid:durableId="1525557620">
    <w:abstractNumId w:val="111"/>
  </w:num>
  <w:num w:numId="107" w16cid:durableId="339238189">
    <w:abstractNumId w:val="29"/>
  </w:num>
  <w:num w:numId="108" w16cid:durableId="531194137">
    <w:abstractNumId w:val="16"/>
  </w:num>
  <w:num w:numId="109" w16cid:durableId="1751929173">
    <w:abstractNumId w:val="121"/>
  </w:num>
  <w:num w:numId="110" w16cid:durableId="1631396938">
    <w:abstractNumId w:val="110"/>
  </w:num>
  <w:num w:numId="111" w16cid:durableId="1472557407">
    <w:abstractNumId w:val="22"/>
  </w:num>
  <w:num w:numId="112" w16cid:durableId="176120191">
    <w:abstractNumId w:val="17"/>
  </w:num>
  <w:num w:numId="113" w16cid:durableId="1864513045">
    <w:abstractNumId w:val="38"/>
  </w:num>
  <w:num w:numId="114" w16cid:durableId="1894542368">
    <w:abstractNumId w:val="80"/>
  </w:num>
  <w:num w:numId="115" w16cid:durableId="1692337007">
    <w:abstractNumId w:val="92"/>
  </w:num>
  <w:num w:numId="116" w16cid:durableId="1801192712">
    <w:abstractNumId w:val="53"/>
  </w:num>
  <w:num w:numId="117" w16cid:durableId="22024250">
    <w:abstractNumId w:val="30"/>
  </w:num>
  <w:num w:numId="118" w16cid:durableId="1738475639">
    <w:abstractNumId w:val="126"/>
  </w:num>
  <w:num w:numId="119" w16cid:durableId="1815827723">
    <w:abstractNumId w:val="86"/>
  </w:num>
  <w:num w:numId="120" w16cid:durableId="791678266">
    <w:abstractNumId w:val="35"/>
  </w:num>
  <w:num w:numId="121" w16cid:durableId="937828804">
    <w:abstractNumId w:val="5"/>
  </w:num>
  <w:num w:numId="122" w16cid:durableId="1408116341">
    <w:abstractNumId w:val="27"/>
  </w:num>
  <w:num w:numId="123" w16cid:durableId="1129588914">
    <w:abstractNumId w:val="87"/>
  </w:num>
  <w:num w:numId="124" w16cid:durableId="1726563624">
    <w:abstractNumId w:val="63"/>
  </w:num>
  <w:num w:numId="125" w16cid:durableId="292447850">
    <w:abstractNumId w:val="46"/>
  </w:num>
  <w:num w:numId="126" w16cid:durableId="1610619425">
    <w:abstractNumId w:val="7"/>
  </w:num>
  <w:num w:numId="127" w16cid:durableId="2122995750">
    <w:abstractNumId w:val="94"/>
  </w:num>
  <w:num w:numId="128" w16cid:durableId="509873614">
    <w:abstractNumId w:val="55"/>
  </w:num>
  <w:num w:numId="129" w16cid:durableId="1156454788">
    <w:abstractNumId w:val="24"/>
  </w:num>
  <w:numIdMacAtCleanup w:val="1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BA6"/>
    <w:rsid w:val="000008DE"/>
    <w:rsid w:val="00000E91"/>
    <w:rsid w:val="00002652"/>
    <w:rsid w:val="000026FA"/>
    <w:rsid w:val="00002F56"/>
    <w:rsid w:val="00003A66"/>
    <w:rsid w:val="00003B21"/>
    <w:rsid w:val="000044DF"/>
    <w:rsid w:val="00004816"/>
    <w:rsid w:val="00004D48"/>
    <w:rsid w:val="00005950"/>
    <w:rsid w:val="00005AFD"/>
    <w:rsid w:val="000110B8"/>
    <w:rsid w:val="000114B4"/>
    <w:rsid w:val="00011940"/>
    <w:rsid w:val="000129DA"/>
    <w:rsid w:val="00012F22"/>
    <w:rsid w:val="00012FC7"/>
    <w:rsid w:val="000133C9"/>
    <w:rsid w:val="00015336"/>
    <w:rsid w:val="0001610A"/>
    <w:rsid w:val="000164B3"/>
    <w:rsid w:val="00017581"/>
    <w:rsid w:val="00020262"/>
    <w:rsid w:val="000207B7"/>
    <w:rsid w:val="00020A86"/>
    <w:rsid w:val="00020CBA"/>
    <w:rsid w:val="000215D2"/>
    <w:rsid w:val="000216BB"/>
    <w:rsid w:val="00021CA1"/>
    <w:rsid w:val="00021D77"/>
    <w:rsid w:val="00021EC5"/>
    <w:rsid w:val="00022D7E"/>
    <w:rsid w:val="00023ACC"/>
    <w:rsid w:val="00023DBF"/>
    <w:rsid w:val="00023FF5"/>
    <w:rsid w:val="00024520"/>
    <w:rsid w:val="000256C0"/>
    <w:rsid w:val="00026607"/>
    <w:rsid w:val="00026914"/>
    <w:rsid w:val="00026E33"/>
    <w:rsid w:val="00030D84"/>
    <w:rsid w:val="00032339"/>
    <w:rsid w:val="00032E8F"/>
    <w:rsid w:val="0003347C"/>
    <w:rsid w:val="00033BEC"/>
    <w:rsid w:val="00033E33"/>
    <w:rsid w:val="00034504"/>
    <w:rsid w:val="0003473E"/>
    <w:rsid w:val="0003582D"/>
    <w:rsid w:val="0003654B"/>
    <w:rsid w:val="000365CB"/>
    <w:rsid w:val="00040395"/>
    <w:rsid w:val="00041260"/>
    <w:rsid w:val="0004147B"/>
    <w:rsid w:val="0004213B"/>
    <w:rsid w:val="0004274C"/>
    <w:rsid w:val="00044389"/>
    <w:rsid w:val="00044CB2"/>
    <w:rsid w:val="00045427"/>
    <w:rsid w:val="00045F23"/>
    <w:rsid w:val="00046C23"/>
    <w:rsid w:val="00046E2C"/>
    <w:rsid w:val="000472E6"/>
    <w:rsid w:val="00047490"/>
    <w:rsid w:val="00050E4D"/>
    <w:rsid w:val="00050FEB"/>
    <w:rsid w:val="00051031"/>
    <w:rsid w:val="00051E5E"/>
    <w:rsid w:val="0005327A"/>
    <w:rsid w:val="0005371F"/>
    <w:rsid w:val="0005411A"/>
    <w:rsid w:val="000544A8"/>
    <w:rsid w:val="00054FF6"/>
    <w:rsid w:val="00055E75"/>
    <w:rsid w:val="000578E9"/>
    <w:rsid w:val="00057B5F"/>
    <w:rsid w:val="00057DEA"/>
    <w:rsid w:val="000603C4"/>
    <w:rsid w:val="00061074"/>
    <w:rsid w:val="000616AD"/>
    <w:rsid w:val="00061E81"/>
    <w:rsid w:val="00062F3D"/>
    <w:rsid w:val="00063100"/>
    <w:rsid w:val="00063489"/>
    <w:rsid w:val="00063B8F"/>
    <w:rsid w:val="0006411D"/>
    <w:rsid w:val="00064BE7"/>
    <w:rsid w:val="00065E11"/>
    <w:rsid w:val="000663DF"/>
    <w:rsid w:val="00066445"/>
    <w:rsid w:val="0006692C"/>
    <w:rsid w:val="0006769A"/>
    <w:rsid w:val="00067E66"/>
    <w:rsid w:val="000703D6"/>
    <w:rsid w:val="00071531"/>
    <w:rsid w:val="00071D95"/>
    <w:rsid w:val="00071DC2"/>
    <w:rsid w:val="00072B4E"/>
    <w:rsid w:val="00072CBA"/>
    <w:rsid w:val="000732A9"/>
    <w:rsid w:val="00074739"/>
    <w:rsid w:val="00074ADF"/>
    <w:rsid w:val="00076542"/>
    <w:rsid w:val="00076611"/>
    <w:rsid w:val="0007742C"/>
    <w:rsid w:val="000774A4"/>
    <w:rsid w:val="00077B33"/>
    <w:rsid w:val="000835BB"/>
    <w:rsid w:val="0008388C"/>
    <w:rsid w:val="00084DA4"/>
    <w:rsid w:val="00084FD5"/>
    <w:rsid w:val="0008540E"/>
    <w:rsid w:val="00085918"/>
    <w:rsid w:val="000863DA"/>
    <w:rsid w:val="000901FB"/>
    <w:rsid w:val="00090FB1"/>
    <w:rsid w:val="000928DC"/>
    <w:rsid w:val="00094B5B"/>
    <w:rsid w:val="00095023"/>
    <w:rsid w:val="00095420"/>
    <w:rsid w:val="00096329"/>
    <w:rsid w:val="00096BAB"/>
    <w:rsid w:val="0009706A"/>
    <w:rsid w:val="000A00CD"/>
    <w:rsid w:val="000A0360"/>
    <w:rsid w:val="000A0F7E"/>
    <w:rsid w:val="000A1289"/>
    <w:rsid w:val="000A174C"/>
    <w:rsid w:val="000A287F"/>
    <w:rsid w:val="000A29A5"/>
    <w:rsid w:val="000A2B29"/>
    <w:rsid w:val="000A2E6A"/>
    <w:rsid w:val="000A2F1B"/>
    <w:rsid w:val="000A38C4"/>
    <w:rsid w:val="000A414F"/>
    <w:rsid w:val="000A4856"/>
    <w:rsid w:val="000A4CE0"/>
    <w:rsid w:val="000A6EC3"/>
    <w:rsid w:val="000A6FC7"/>
    <w:rsid w:val="000B0781"/>
    <w:rsid w:val="000B44C2"/>
    <w:rsid w:val="000B44D8"/>
    <w:rsid w:val="000B59D3"/>
    <w:rsid w:val="000B63EE"/>
    <w:rsid w:val="000B6655"/>
    <w:rsid w:val="000B760C"/>
    <w:rsid w:val="000B7CE3"/>
    <w:rsid w:val="000C0BCF"/>
    <w:rsid w:val="000C15C8"/>
    <w:rsid w:val="000C186A"/>
    <w:rsid w:val="000C1B13"/>
    <w:rsid w:val="000C256D"/>
    <w:rsid w:val="000C2768"/>
    <w:rsid w:val="000C3055"/>
    <w:rsid w:val="000C34D0"/>
    <w:rsid w:val="000C4948"/>
    <w:rsid w:val="000C5035"/>
    <w:rsid w:val="000C5239"/>
    <w:rsid w:val="000C6110"/>
    <w:rsid w:val="000C727E"/>
    <w:rsid w:val="000D0756"/>
    <w:rsid w:val="000D0D15"/>
    <w:rsid w:val="000D1F0B"/>
    <w:rsid w:val="000D2295"/>
    <w:rsid w:val="000D24D3"/>
    <w:rsid w:val="000D25C5"/>
    <w:rsid w:val="000D25F5"/>
    <w:rsid w:val="000D3B11"/>
    <w:rsid w:val="000D4475"/>
    <w:rsid w:val="000D5014"/>
    <w:rsid w:val="000D52AB"/>
    <w:rsid w:val="000D5510"/>
    <w:rsid w:val="000D5A06"/>
    <w:rsid w:val="000D63C2"/>
    <w:rsid w:val="000D687A"/>
    <w:rsid w:val="000D72B4"/>
    <w:rsid w:val="000D74B3"/>
    <w:rsid w:val="000D76CB"/>
    <w:rsid w:val="000D7AA3"/>
    <w:rsid w:val="000E00BB"/>
    <w:rsid w:val="000E027F"/>
    <w:rsid w:val="000E0473"/>
    <w:rsid w:val="000E074B"/>
    <w:rsid w:val="000E1702"/>
    <w:rsid w:val="000E315E"/>
    <w:rsid w:val="000E4480"/>
    <w:rsid w:val="000E4AA6"/>
    <w:rsid w:val="000E4C08"/>
    <w:rsid w:val="000E597E"/>
    <w:rsid w:val="000E63C3"/>
    <w:rsid w:val="000E6F13"/>
    <w:rsid w:val="000E7687"/>
    <w:rsid w:val="000E7881"/>
    <w:rsid w:val="000F04F4"/>
    <w:rsid w:val="000F1185"/>
    <w:rsid w:val="000F129C"/>
    <w:rsid w:val="000F235C"/>
    <w:rsid w:val="000F23B4"/>
    <w:rsid w:val="000F272B"/>
    <w:rsid w:val="000F454F"/>
    <w:rsid w:val="000F4EFE"/>
    <w:rsid w:val="000F60D5"/>
    <w:rsid w:val="000F610D"/>
    <w:rsid w:val="000F6635"/>
    <w:rsid w:val="0010004D"/>
    <w:rsid w:val="001020A1"/>
    <w:rsid w:val="0010263F"/>
    <w:rsid w:val="00103F43"/>
    <w:rsid w:val="001043F2"/>
    <w:rsid w:val="001044EB"/>
    <w:rsid w:val="001078E5"/>
    <w:rsid w:val="00107B4D"/>
    <w:rsid w:val="00107C30"/>
    <w:rsid w:val="00107C42"/>
    <w:rsid w:val="00110586"/>
    <w:rsid w:val="00111278"/>
    <w:rsid w:val="0011143E"/>
    <w:rsid w:val="00112875"/>
    <w:rsid w:val="0011397F"/>
    <w:rsid w:val="001141B3"/>
    <w:rsid w:val="001148D1"/>
    <w:rsid w:val="00117373"/>
    <w:rsid w:val="00117DFD"/>
    <w:rsid w:val="001208FC"/>
    <w:rsid w:val="00121761"/>
    <w:rsid w:val="00124AD3"/>
    <w:rsid w:val="0012551D"/>
    <w:rsid w:val="00125C21"/>
    <w:rsid w:val="00126354"/>
    <w:rsid w:val="001269B4"/>
    <w:rsid w:val="00126E64"/>
    <w:rsid w:val="0013038D"/>
    <w:rsid w:val="001304B3"/>
    <w:rsid w:val="00131781"/>
    <w:rsid w:val="001321F9"/>
    <w:rsid w:val="001324D9"/>
    <w:rsid w:val="001326B9"/>
    <w:rsid w:val="00132EBA"/>
    <w:rsid w:val="00133078"/>
    <w:rsid w:val="00133A20"/>
    <w:rsid w:val="00133C04"/>
    <w:rsid w:val="00134762"/>
    <w:rsid w:val="00135FD1"/>
    <w:rsid w:val="0013646F"/>
    <w:rsid w:val="00136499"/>
    <w:rsid w:val="001378BF"/>
    <w:rsid w:val="00140299"/>
    <w:rsid w:val="00141121"/>
    <w:rsid w:val="00141770"/>
    <w:rsid w:val="001422F6"/>
    <w:rsid w:val="001427EE"/>
    <w:rsid w:val="0014522A"/>
    <w:rsid w:val="001452FE"/>
    <w:rsid w:val="001508A3"/>
    <w:rsid w:val="00151414"/>
    <w:rsid w:val="001516F1"/>
    <w:rsid w:val="00152E25"/>
    <w:rsid w:val="00153E58"/>
    <w:rsid w:val="001544CB"/>
    <w:rsid w:val="00155DA7"/>
    <w:rsid w:val="0015641B"/>
    <w:rsid w:val="00157406"/>
    <w:rsid w:val="0016016A"/>
    <w:rsid w:val="00160432"/>
    <w:rsid w:val="0016055F"/>
    <w:rsid w:val="0016093E"/>
    <w:rsid w:val="0016139F"/>
    <w:rsid w:val="00161D75"/>
    <w:rsid w:val="00162044"/>
    <w:rsid w:val="00163142"/>
    <w:rsid w:val="00164010"/>
    <w:rsid w:val="00164151"/>
    <w:rsid w:val="00166D95"/>
    <w:rsid w:val="00167228"/>
    <w:rsid w:val="001678F1"/>
    <w:rsid w:val="0017128B"/>
    <w:rsid w:val="001734DC"/>
    <w:rsid w:val="00174201"/>
    <w:rsid w:val="001753DB"/>
    <w:rsid w:val="001754EE"/>
    <w:rsid w:val="00175D9E"/>
    <w:rsid w:val="00175F69"/>
    <w:rsid w:val="00177503"/>
    <w:rsid w:val="00177C33"/>
    <w:rsid w:val="00180CEC"/>
    <w:rsid w:val="00180FAD"/>
    <w:rsid w:val="001813B7"/>
    <w:rsid w:val="001835A3"/>
    <w:rsid w:val="00183CF1"/>
    <w:rsid w:val="00184253"/>
    <w:rsid w:val="00184975"/>
    <w:rsid w:val="00184F19"/>
    <w:rsid w:val="00185327"/>
    <w:rsid w:val="001856B9"/>
    <w:rsid w:val="0018626E"/>
    <w:rsid w:val="00186913"/>
    <w:rsid w:val="001872B3"/>
    <w:rsid w:val="0018734D"/>
    <w:rsid w:val="001873D2"/>
    <w:rsid w:val="001909DF"/>
    <w:rsid w:val="00192AAB"/>
    <w:rsid w:val="001936B5"/>
    <w:rsid w:val="001939FE"/>
    <w:rsid w:val="00194906"/>
    <w:rsid w:val="00194B32"/>
    <w:rsid w:val="00194BC6"/>
    <w:rsid w:val="0019527B"/>
    <w:rsid w:val="001966F1"/>
    <w:rsid w:val="00197737"/>
    <w:rsid w:val="001979A2"/>
    <w:rsid w:val="00197FBA"/>
    <w:rsid w:val="001A039B"/>
    <w:rsid w:val="001A08F5"/>
    <w:rsid w:val="001A0C48"/>
    <w:rsid w:val="001A0F9D"/>
    <w:rsid w:val="001A1424"/>
    <w:rsid w:val="001A23E8"/>
    <w:rsid w:val="001A3D39"/>
    <w:rsid w:val="001A3FB9"/>
    <w:rsid w:val="001A458D"/>
    <w:rsid w:val="001A471D"/>
    <w:rsid w:val="001A511F"/>
    <w:rsid w:val="001A5129"/>
    <w:rsid w:val="001A5635"/>
    <w:rsid w:val="001A5A86"/>
    <w:rsid w:val="001A5E75"/>
    <w:rsid w:val="001A6184"/>
    <w:rsid w:val="001A6686"/>
    <w:rsid w:val="001A6E79"/>
    <w:rsid w:val="001A6FEC"/>
    <w:rsid w:val="001A73FD"/>
    <w:rsid w:val="001B0173"/>
    <w:rsid w:val="001B0F59"/>
    <w:rsid w:val="001B20AC"/>
    <w:rsid w:val="001B36ED"/>
    <w:rsid w:val="001B3849"/>
    <w:rsid w:val="001B3F82"/>
    <w:rsid w:val="001B4529"/>
    <w:rsid w:val="001B4A05"/>
    <w:rsid w:val="001B4CCD"/>
    <w:rsid w:val="001B6703"/>
    <w:rsid w:val="001C0279"/>
    <w:rsid w:val="001C0F37"/>
    <w:rsid w:val="001C1202"/>
    <w:rsid w:val="001C13C7"/>
    <w:rsid w:val="001C1BE9"/>
    <w:rsid w:val="001C1C50"/>
    <w:rsid w:val="001C2AC1"/>
    <w:rsid w:val="001C4577"/>
    <w:rsid w:val="001C4742"/>
    <w:rsid w:val="001C4B75"/>
    <w:rsid w:val="001C4C8F"/>
    <w:rsid w:val="001C615A"/>
    <w:rsid w:val="001C6A12"/>
    <w:rsid w:val="001C6A45"/>
    <w:rsid w:val="001C6A89"/>
    <w:rsid w:val="001D14E1"/>
    <w:rsid w:val="001D1B11"/>
    <w:rsid w:val="001D27BE"/>
    <w:rsid w:val="001D3734"/>
    <w:rsid w:val="001D3C1C"/>
    <w:rsid w:val="001D538D"/>
    <w:rsid w:val="001D58D3"/>
    <w:rsid w:val="001D5954"/>
    <w:rsid w:val="001E0273"/>
    <w:rsid w:val="001E040B"/>
    <w:rsid w:val="001E2583"/>
    <w:rsid w:val="001E2AC2"/>
    <w:rsid w:val="001E2C58"/>
    <w:rsid w:val="001E2D71"/>
    <w:rsid w:val="001E2EA7"/>
    <w:rsid w:val="001E35C6"/>
    <w:rsid w:val="001E3BAD"/>
    <w:rsid w:val="001E4152"/>
    <w:rsid w:val="001E4817"/>
    <w:rsid w:val="001E4A6E"/>
    <w:rsid w:val="001E4D28"/>
    <w:rsid w:val="001E57C1"/>
    <w:rsid w:val="001E5962"/>
    <w:rsid w:val="001E6206"/>
    <w:rsid w:val="001E6AF7"/>
    <w:rsid w:val="001E6F93"/>
    <w:rsid w:val="001E7056"/>
    <w:rsid w:val="001E70AE"/>
    <w:rsid w:val="001E7D7D"/>
    <w:rsid w:val="001F1FCE"/>
    <w:rsid w:val="001F30AF"/>
    <w:rsid w:val="001F3C95"/>
    <w:rsid w:val="001F41C7"/>
    <w:rsid w:val="001F4511"/>
    <w:rsid w:val="001F6108"/>
    <w:rsid w:val="001F6158"/>
    <w:rsid w:val="001F7E9E"/>
    <w:rsid w:val="00200BF5"/>
    <w:rsid w:val="00201482"/>
    <w:rsid w:val="00201910"/>
    <w:rsid w:val="00201BBF"/>
    <w:rsid w:val="00202837"/>
    <w:rsid w:val="0020355D"/>
    <w:rsid w:val="00204393"/>
    <w:rsid w:val="00205A0C"/>
    <w:rsid w:val="0020607B"/>
    <w:rsid w:val="00206E72"/>
    <w:rsid w:val="002074B7"/>
    <w:rsid w:val="00207EEF"/>
    <w:rsid w:val="00210301"/>
    <w:rsid w:val="002108CE"/>
    <w:rsid w:val="00210929"/>
    <w:rsid w:val="00210C5B"/>
    <w:rsid w:val="00215E09"/>
    <w:rsid w:val="00215FE4"/>
    <w:rsid w:val="002160B6"/>
    <w:rsid w:val="0021666B"/>
    <w:rsid w:val="00220744"/>
    <w:rsid w:val="00221166"/>
    <w:rsid w:val="00221478"/>
    <w:rsid w:val="00221666"/>
    <w:rsid w:val="0022284A"/>
    <w:rsid w:val="00223795"/>
    <w:rsid w:val="00223C1A"/>
    <w:rsid w:val="00223D77"/>
    <w:rsid w:val="00224CD9"/>
    <w:rsid w:val="00225ADE"/>
    <w:rsid w:val="00226080"/>
    <w:rsid w:val="00226F45"/>
    <w:rsid w:val="00227BD3"/>
    <w:rsid w:val="002300F3"/>
    <w:rsid w:val="002302D9"/>
    <w:rsid w:val="002306BD"/>
    <w:rsid w:val="00230B3A"/>
    <w:rsid w:val="00230C0B"/>
    <w:rsid w:val="002310DE"/>
    <w:rsid w:val="00232911"/>
    <w:rsid w:val="00232E9E"/>
    <w:rsid w:val="00233290"/>
    <w:rsid w:val="00233D10"/>
    <w:rsid w:val="00233F31"/>
    <w:rsid w:val="002345DF"/>
    <w:rsid w:val="00234C9B"/>
    <w:rsid w:val="002354F5"/>
    <w:rsid w:val="00235578"/>
    <w:rsid w:val="0023560B"/>
    <w:rsid w:val="0023592F"/>
    <w:rsid w:val="00236EE8"/>
    <w:rsid w:val="0023700E"/>
    <w:rsid w:val="002373E5"/>
    <w:rsid w:val="002400A9"/>
    <w:rsid w:val="002403B4"/>
    <w:rsid w:val="0024128C"/>
    <w:rsid w:val="0024182F"/>
    <w:rsid w:val="00241FB9"/>
    <w:rsid w:val="00241FDE"/>
    <w:rsid w:val="002421D2"/>
    <w:rsid w:val="00242550"/>
    <w:rsid w:val="002435CF"/>
    <w:rsid w:val="00244DCE"/>
    <w:rsid w:val="0024512D"/>
    <w:rsid w:val="002452C2"/>
    <w:rsid w:val="00246229"/>
    <w:rsid w:val="0024639B"/>
    <w:rsid w:val="00247340"/>
    <w:rsid w:val="00247677"/>
    <w:rsid w:val="0025013D"/>
    <w:rsid w:val="00250639"/>
    <w:rsid w:val="00250885"/>
    <w:rsid w:val="00250E9E"/>
    <w:rsid w:val="00250F6B"/>
    <w:rsid w:val="00251120"/>
    <w:rsid w:val="0025235C"/>
    <w:rsid w:val="00252EA7"/>
    <w:rsid w:val="002531A7"/>
    <w:rsid w:val="002544EC"/>
    <w:rsid w:val="00260406"/>
    <w:rsid w:val="00260B9B"/>
    <w:rsid w:val="002626F6"/>
    <w:rsid w:val="00262D54"/>
    <w:rsid w:val="00263B0D"/>
    <w:rsid w:val="00263C3B"/>
    <w:rsid w:val="00265BEB"/>
    <w:rsid w:val="00266132"/>
    <w:rsid w:val="00266D1A"/>
    <w:rsid w:val="00266FC6"/>
    <w:rsid w:val="00267077"/>
    <w:rsid w:val="0026711D"/>
    <w:rsid w:val="002718DD"/>
    <w:rsid w:val="002720F2"/>
    <w:rsid w:val="00272A0E"/>
    <w:rsid w:val="00272C81"/>
    <w:rsid w:val="00273002"/>
    <w:rsid w:val="00273355"/>
    <w:rsid w:val="00273C6E"/>
    <w:rsid w:val="00274A5B"/>
    <w:rsid w:val="00275ABC"/>
    <w:rsid w:val="002767DA"/>
    <w:rsid w:val="00277662"/>
    <w:rsid w:val="00277C8F"/>
    <w:rsid w:val="00280184"/>
    <w:rsid w:val="002808B2"/>
    <w:rsid w:val="0028129C"/>
    <w:rsid w:val="002818A1"/>
    <w:rsid w:val="002820E3"/>
    <w:rsid w:val="00282340"/>
    <w:rsid w:val="00282B90"/>
    <w:rsid w:val="002830F2"/>
    <w:rsid w:val="00284709"/>
    <w:rsid w:val="00284A81"/>
    <w:rsid w:val="00285D6E"/>
    <w:rsid w:val="00287E5C"/>
    <w:rsid w:val="0029051D"/>
    <w:rsid w:val="002906B5"/>
    <w:rsid w:val="002909E5"/>
    <w:rsid w:val="00291159"/>
    <w:rsid w:val="002916A8"/>
    <w:rsid w:val="002917B8"/>
    <w:rsid w:val="00291E5F"/>
    <w:rsid w:val="00292630"/>
    <w:rsid w:val="00292B73"/>
    <w:rsid w:val="00292E6D"/>
    <w:rsid w:val="0029414A"/>
    <w:rsid w:val="00295CE1"/>
    <w:rsid w:val="00296B05"/>
    <w:rsid w:val="00297842"/>
    <w:rsid w:val="002A0699"/>
    <w:rsid w:val="002A0C7E"/>
    <w:rsid w:val="002A12FA"/>
    <w:rsid w:val="002A19F0"/>
    <w:rsid w:val="002A2067"/>
    <w:rsid w:val="002A3D42"/>
    <w:rsid w:val="002A41A6"/>
    <w:rsid w:val="002A42CF"/>
    <w:rsid w:val="002A5682"/>
    <w:rsid w:val="002A612A"/>
    <w:rsid w:val="002A7036"/>
    <w:rsid w:val="002A7AAB"/>
    <w:rsid w:val="002A7EC0"/>
    <w:rsid w:val="002B0E7E"/>
    <w:rsid w:val="002B1074"/>
    <w:rsid w:val="002B21D4"/>
    <w:rsid w:val="002B2538"/>
    <w:rsid w:val="002B3449"/>
    <w:rsid w:val="002B3B70"/>
    <w:rsid w:val="002B483A"/>
    <w:rsid w:val="002B51A9"/>
    <w:rsid w:val="002B5BFD"/>
    <w:rsid w:val="002C0371"/>
    <w:rsid w:val="002C0650"/>
    <w:rsid w:val="002C0790"/>
    <w:rsid w:val="002C082E"/>
    <w:rsid w:val="002C0EF2"/>
    <w:rsid w:val="002C1456"/>
    <w:rsid w:val="002C19DD"/>
    <w:rsid w:val="002C1D75"/>
    <w:rsid w:val="002C26F3"/>
    <w:rsid w:val="002C31D8"/>
    <w:rsid w:val="002C3A8B"/>
    <w:rsid w:val="002C3CFB"/>
    <w:rsid w:val="002C3F24"/>
    <w:rsid w:val="002C3F93"/>
    <w:rsid w:val="002C4555"/>
    <w:rsid w:val="002C4AEA"/>
    <w:rsid w:val="002C516D"/>
    <w:rsid w:val="002C7888"/>
    <w:rsid w:val="002C7BDC"/>
    <w:rsid w:val="002D00B9"/>
    <w:rsid w:val="002D00E9"/>
    <w:rsid w:val="002D03A1"/>
    <w:rsid w:val="002D2FD6"/>
    <w:rsid w:val="002D3A10"/>
    <w:rsid w:val="002D5717"/>
    <w:rsid w:val="002D6480"/>
    <w:rsid w:val="002D7468"/>
    <w:rsid w:val="002D788D"/>
    <w:rsid w:val="002D79C0"/>
    <w:rsid w:val="002E1247"/>
    <w:rsid w:val="002E173A"/>
    <w:rsid w:val="002E1D8F"/>
    <w:rsid w:val="002E308D"/>
    <w:rsid w:val="002E3E87"/>
    <w:rsid w:val="002E3F69"/>
    <w:rsid w:val="002E44A8"/>
    <w:rsid w:val="002E584A"/>
    <w:rsid w:val="002E68F7"/>
    <w:rsid w:val="002E7A7F"/>
    <w:rsid w:val="002F0B02"/>
    <w:rsid w:val="002F15B9"/>
    <w:rsid w:val="002F1B72"/>
    <w:rsid w:val="002F1B79"/>
    <w:rsid w:val="002F28AB"/>
    <w:rsid w:val="002F2BB0"/>
    <w:rsid w:val="002F327C"/>
    <w:rsid w:val="002F3ABB"/>
    <w:rsid w:val="002F454A"/>
    <w:rsid w:val="002F52A8"/>
    <w:rsid w:val="002F5451"/>
    <w:rsid w:val="002F55F7"/>
    <w:rsid w:val="002F5C4F"/>
    <w:rsid w:val="00300455"/>
    <w:rsid w:val="003019D2"/>
    <w:rsid w:val="00302356"/>
    <w:rsid w:val="00304FFA"/>
    <w:rsid w:val="00305C36"/>
    <w:rsid w:val="00306167"/>
    <w:rsid w:val="00306C18"/>
    <w:rsid w:val="00306D8A"/>
    <w:rsid w:val="00306DA3"/>
    <w:rsid w:val="0030797F"/>
    <w:rsid w:val="00307A0B"/>
    <w:rsid w:val="00307B68"/>
    <w:rsid w:val="003100CE"/>
    <w:rsid w:val="00310A0F"/>
    <w:rsid w:val="00311652"/>
    <w:rsid w:val="00312435"/>
    <w:rsid w:val="003126BA"/>
    <w:rsid w:val="0031298D"/>
    <w:rsid w:val="00312993"/>
    <w:rsid w:val="00312CF7"/>
    <w:rsid w:val="0031419A"/>
    <w:rsid w:val="0031445D"/>
    <w:rsid w:val="00314A2F"/>
    <w:rsid w:val="00314AA7"/>
    <w:rsid w:val="00314B48"/>
    <w:rsid w:val="00315F01"/>
    <w:rsid w:val="003164C7"/>
    <w:rsid w:val="00317107"/>
    <w:rsid w:val="00317825"/>
    <w:rsid w:val="00317FE4"/>
    <w:rsid w:val="003204CF"/>
    <w:rsid w:val="0032058E"/>
    <w:rsid w:val="00320DE4"/>
    <w:rsid w:val="00320ED2"/>
    <w:rsid w:val="00321029"/>
    <w:rsid w:val="00321321"/>
    <w:rsid w:val="00321E24"/>
    <w:rsid w:val="00321F05"/>
    <w:rsid w:val="003228E7"/>
    <w:rsid w:val="00322AEA"/>
    <w:rsid w:val="00322ED2"/>
    <w:rsid w:val="00323E55"/>
    <w:rsid w:val="00324E84"/>
    <w:rsid w:val="0032583A"/>
    <w:rsid w:val="003262D6"/>
    <w:rsid w:val="003267C8"/>
    <w:rsid w:val="00326A2A"/>
    <w:rsid w:val="0032788F"/>
    <w:rsid w:val="0032789A"/>
    <w:rsid w:val="00327EB8"/>
    <w:rsid w:val="0033044A"/>
    <w:rsid w:val="0033128D"/>
    <w:rsid w:val="00331830"/>
    <w:rsid w:val="00333D1F"/>
    <w:rsid w:val="0033421E"/>
    <w:rsid w:val="0033472B"/>
    <w:rsid w:val="00334E7E"/>
    <w:rsid w:val="003350B9"/>
    <w:rsid w:val="00336D1A"/>
    <w:rsid w:val="0033773A"/>
    <w:rsid w:val="003404F6"/>
    <w:rsid w:val="00340650"/>
    <w:rsid w:val="003407AD"/>
    <w:rsid w:val="003410F2"/>
    <w:rsid w:val="00341249"/>
    <w:rsid w:val="00341355"/>
    <w:rsid w:val="0034147D"/>
    <w:rsid w:val="0034203B"/>
    <w:rsid w:val="0034335C"/>
    <w:rsid w:val="0034397F"/>
    <w:rsid w:val="00343BC5"/>
    <w:rsid w:val="00344902"/>
    <w:rsid w:val="00344DBC"/>
    <w:rsid w:val="003456DA"/>
    <w:rsid w:val="003458C9"/>
    <w:rsid w:val="00345F14"/>
    <w:rsid w:val="003467A4"/>
    <w:rsid w:val="00346FEE"/>
    <w:rsid w:val="00347023"/>
    <w:rsid w:val="0034713D"/>
    <w:rsid w:val="0035034F"/>
    <w:rsid w:val="00351C74"/>
    <w:rsid w:val="00351F80"/>
    <w:rsid w:val="0035315A"/>
    <w:rsid w:val="00353F2F"/>
    <w:rsid w:val="00356C2F"/>
    <w:rsid w:val="00357024"/>
    <w:rsid w:val="00357E1A"/>
    <w:rsid w:val="00360C94"/>
    <w:rsid w:val="00361473"/>
    <w:rsid w:val="00362E8D"/>
    <w:rsid w:val="003632AC"/>
    <w:rsid w:val="0036333C"/>
    <w:rsid w:val="0036359E"/>
    <w:rsid w:val="00363B06"/>
    <w:rsid w:val="003641FD"/>
    <w:rsid w:val="003647E6"/>
    <w:rsid w:val="00364CF4"/>
    <w:rsid w:val="00365B83"/>
    <w:rsid w:val="00365BB6"/>
    <w:rsid w:val="00365CC6"/>
    <w:rsid w:val="003667B3"/>
    <w:rsid w:val="00367925"/>
    <w:rsid w:val="0037201B"/>
    <w:rsid w:val="00372C6B"/>
    <w:rsid w:val="00373350"/>
    <w:rsid w:val="00373754"/>
    <w:rsid w:val="00374FE8"/>
    <w:rsid w:val="00375436"/>
    <w:rsid w:val="00375553"/>
    <w:rsid w:val="00375AF2"/>
    <w:rsid w:val="00375D11"/>
    <w:rsid w:val="00377460"/>
    <w:rsid w:val="0037789F"/>
    <w:rsid w:val="00380AC8"/>
    <w:rsid w:val="003814C2"/>
    <w:rsid w:val="00381F9A"/>
    <w:rsid w:val="00382370"/>
    <w:rsid w:val="00382C5C"/>
    <w:rsid w:val="0038377C"/>
    <w:rsid w:val="00385FCC"/>
    <w:rsid w:val="00386BDD"/>
    <w:rsid w:val="00386E01"/>
    <w:rsid w:val="00387DC4"/>
    <w:rsid w:val="0039037A"/>
    <w:rsid w:val="00390F3F"/>
    <w:rsid w:val="0039169E"/>
    <w:rsid w:val="003920F4"/>
    <w:rsid w:val="00392669"/>
    <w:rsid w:val="00393465"/>
    <w:rsid w:val="003936D3"/>
    <w:rsid w:val="00393A2F"/>
    <w:rsid w:val="00393DA2"/>
    <w:rsid w:val="00396422"/>
    <w:rsid w:val="003A0081"/>
    <w:rsid w:val="003A0C22"/>
    <w:rsid w:val="003A14D8"/>
    <w:rsid w:val="003A2036"/>
    <w:rsid w:val="003A20F5"/>
    <w:rsid w:val="003A47E2"/>
    <w:rsid w:val="003B02AC"/>
    <w:rsid w:val="003B07C1"/>
    <w:rsid w:val="003B1252"/>
    <w:rsid w:val="003B1646"/>
    <w:rsid w:val="003B2484"/>
    <w:rsid w:val="003B398B"/>
    <w:rsid w:val="003B4109"/>
    <w:rsid w:val="003B48BD"/>
    <w:rsid w:val="003B5243"/>
    <w:rsid w:val="003B5708"/>
    <w:rsid w:val="003B5BEF"/>
    <w:rsid w:val="003B607F"/>
    <w:rsid w:val="003B73B9"/>
    <w:rsid w:val="003C1155"/>
    <w:rsid w:val="003C1355"/>
    <w:rsid w:val="003C1A63"/>
    <w:rsid w:val="003C1EE0"/>
    <w:rsid w:val="003C2185"/>
    <w:rsid w:val="003C2720"/>
    <w:rsid w:val="003C2A8F"/>
    <w:rsid w:val="003C3698"/>
    <w:rsid w:val="003C37B4"/>
    <w:rsid w:val="003C4655"/>
    <w:rsid w:val="003C46D0"/>
    <w:rsid w:val="003C4DF4"/>
    <w:rsid w:val="003C650C"/>
    <w:rsid w:val="003C66AB"/>
    <w:rsid w:val="003C6EA4"/>
    <w:rsid w:val="003C7770"/>
    <w:rsid w:val="003D017D"/>
    <w:rsid w:val="003D1B18"/>
    <w:rsid w:val="003D2C0B"/>
    <w:rsid w:val="003D35B0"/>
    <w:rsid w:val="003D5440"/>
    <w:rsid w:val="003D6220"/>
    <w:rsid w:val="003D644A"/>
    <w:rsid w:val="003D7182"/>
    <w:rsid w:val="003E2BE0"/>
    <w:rsid w:val="003E346B"/>
    <w:rsid w:val="003E4661"/>
    <w:rsid w:val="003E479F"/>
    <w:rsid w:val="003E4B1D"/>
    <w:rsid w:val="003E6245"/>
    <w:rsid w:val="003E6700"/>
    <w:rsid w:val="003E71A0"/>
    <w:rsid w:val="003F0E5D"/>
    <w:rsid w:val="003F14C1"/>
    <w:rsid w:val="003F159B"/>
    <w:rsid w:val="003F1C6E"/>
    <w:rsid w:val="003F28FC"/>
    <w:rsid w:val="003F2972"/>
    <w:rsid w:val="003F371A"/>
    <w:rsid w:val="003F3C54"/>
    <w:rsid w:val="003F3F07"/>
    <w:rsid w:val="003F4916"/>
    <w:rsid w:val="003F49D7"/>
    <w:rsid w:val="003F4B78"/>
    <w:rsid w:val="003F4E55"/>
    <w:rsid w:val="003F51BF"/>
    <w:rsid w:val="003F6D52"/>
    <w:rsid w:val="00400299"/>
    <w:rsid w:val="004002AE"/>
    <w:rsid w:val="004005A9"/>
    <w:rsid w:val="004005B2"/>
    <w:rsid w:val="00402437"/>
    <w:rsid w:val="0040278B"/>
    <w:rsid w:val="00403B24"/>
    <w:rsid w:val="0040415F"/>
    <w:rsid w:val="0040450D"/>
    <w:rsid w:val="004046E3"/>
    <w:rsid w:val="00404AF1"/>
    <w:rsid w:val="00404CD1"/>
    <w:rsid w:val="004052DB"/>
    <w:rsid w:val="004058F0"/>
    <w:rsid w:val="00406AF9"/>
    <w:rsid w:val="00406D63"/>
    <w:rsid w:val="00406EF8"/>
    <w:rsid w:val="004103B0"/>
    <w:rsid w:val="004110EC"/>
    <w:rsid w:val="00411441"/>
    <w:rsid w:val="0041392A"/>
    <w:rsid w:val="00413F07"/>
    <w:rsid w:val="00414887"/>
    <w:rsid w:val="00414B48"/>
    <w:rsid w:val="0041560B"/>
    <w:rsid w:val="00415844"/>
    <w:rsid w:val="004174BD"/>
    <w:rsid w:val="00417918"/>
    <w:rsid w:val="00420143"/>
    <w:rsid w:val="00420C46"/>
    <w:rsid w:val="004212D8"/>
    <w:rsid w:val="004217CD"/>
    <w:rsid w:val="0042397F"/>
    <w:rsid w:val="0042419E"/>
    <w:rsid w:val="004244F3"/>
    <w:rsid w:val="004249FB"/>
    <w:rsid w:val="00424F9B"/>
    <w:rsid w:val="004251E8"/>
    <w:rsid w:val="00426B5E"/>
    <w:rsid w:val="00426BD4"/>
    <w:rsid w:val="00427117"/>
    <w:rsid w:val="004278CC"/>
    <w:rsid w:val="004279A3"/>
    <w:rsid w:val="004308E3"/>
    <w:rsid w:val="00431476"/>
    <w:rsid w:val="00431DB7"/>
    <w:rsid w:val="00431EF5"/>
    <w:rsid w:val="00432143"/>
    <w:rsid w:val="0043324B"/>
    <w:rsid w:val="00435983"/>
    <w:rsid w:val="00435D3B"/>
    <w:rsid w:val="00436005"/>
    <w:rsid w:val="00440152"/>
    <w:rsid w:val="00440B05"/>
    <w:rsid w:val="00444B1D"/>
    <w:rsid w:val="00445CBA"/>
    <w:rsid w:val="00446AA6"/>
    <w:rsid w:val="00447BD0"/>
    <w:rsid w:val="00447EFC"/>
    <w:rsid w:val="0045037D"/>
    <w:rsid w:val="00451125"/>
    <w:rsid w:val="00451594"/>
    <w:rsid w:val="00451832"/>
    <w:rsid w:val="00451C26"/>
    <w:rsid w:val="0045280B"/>
    <w:rsid w:val="00452E74"/>
    <w:rsid w:val="0045306A"/>
    <w:rsid w:val="00453AAB"/>
    <w:rsid w:val="00453F92"/>
    <w:rsid w:val="0045418D"/>
    <w:rsid w:val="00455015"/>
    <w:rsid w:val="004550E7"/>
    <w:rsid w:val="004558A3"/>
    <w:rsid w:val="00456505"/>
    <w:rsid w:val="004574FE"/>
    <w:rsid w:val="0045757C"/>
    <w:rsid w:val="00461EB6"/>
    <w:rsid w:val="004670DC"/>
    <w:rsid w:val="00467C89"/>
    <w:rsid w:val="00470D4E"/>
    <w:rsid w:val="0047154A"/>
    <w:rsid w:val="004723EB"/>
    <w:rsid w:val="0047287A"/>
    <w:rsid w:val="004731E4"/>
    <w:rsid w:val="00473A64"/>
    <w:rsid w:val="00474E9E"/>
    <w:rsid w:val="004755FF"/>
    <w:rsid w:val="00475C3B"/>
    <w:rsid w:val="004760D5"/>
    <w:rsid w:val="004815D6"/>
    <w:rsid w:val="00481E93"/>
    <w:rsid w:val="004842B4"/>
    <w:rsid w:val="00484420"/>
    <w:rsid w:val="00484596"/>
    <w:rsid w:val="00484C31"/>
    <w:rsid w:val="0048686C"/>
    <w:rsid w:val="00487144"/>
    <w:rsid w:val="00490225"/>
    <w:rsid w:val="00492326"/>
    <w:rsid w:val="00493A83"/>
    <w:rsid w:val="00493E8E"/>
    <w:rsid w:val="00494453"/>
    <w:rsid w:val="004946C4"/>
    <w:rsid w:val="004958F6"/>
    <w:rsid w:val="00495A4E"/>
    <w:rsid w:val="004965F1"/>
    <w:rsid w:val="0049733B"/>
    <w:rsid w:val="004974EA"/>
    <w:rsid w:val="00497BB0"/>
    <w:rsid w:val="004A0645"/>
    <w:rsid w:val="004A0ECD"/>
    <w:rsid w:val="004A23F3"/>
    <w:rsid w:val="004A28AB"/>
    <w:rsid w:val="004A3174"/>
    <w:rsid w:val="004A420A"/>
    <w:rsid w:val="004A508D"/>
    <w:rsid w:val="004A6864"/>
    <w:rsid w:val="004A686F"/>
    <w:rsid w:val="004A6968"/>
    <w:rsid w:val="004A6E41"/>
    <w:rsid w:val="004B0769"/>
    <w:rsid w:val="004B0A1E"/>
    <w:rsid w:val="004B12E1"/>
    <w:rsid w:val="004B1AAB"/>
    <w:rsid w:val="004B1CFF"/>
    <w:rsid w:val="004B29F1"/>
    <w:rsid w:val="004B394B"/>
    <w:rsid w:val="004B44AA"/>
    <w:rsid w:val="004B47CF"/>
    <w:rsid w:val="004B4F4E"/>
    <w:rsid w:val="004B502F"/>
    <w:rsid w:val="004B5848"/>
    <w:rsid w:val="004B5CD6"/>
    <w:rsid w:val="004B7902"/>
    <w:rsid w:val="004C0898"/>
    <w:rsid w:val="004C0C68"/>
    <w:rsid w:val="004C0F8F"/>
    <w:rsid w:val="004C0FB5"/>
    <w:rsid w:val="004C180B"/>
    <w:rsid w:val="004C358F"/>
    <w:rsid w:val="004C3A4A"/>
    <w:rsid w:val="004C43A5"/>
    <w:rsid w:val="004C44B7"/>
    <w:rsid w:val="004C48EC"/>
    <w:rsid w:val="004C5B9D"/>
    <w:rsid w:val="004C5C82"/>
    <w:rsid w:val="004C652D"/>
    <w:rsid w:val="004C6A02"/>
    <w:rsid w:val="004D043B"/>
    <w:rsid w:val="004D0D51"/>
    <w:rsid w:val="004D0E9C"/>
    <w:rsid w:val="004D1759"/>
    <w:rsid w:val="004D2157"/>
    <w:rsid w:val="004D2314"/>
    <w:rsid w:val="004D2C12"/>
    <w:rsid w:val="004D378B"/>
    <w:rsid w:val="004D75B8"/>
    <w:rsid w:val="004D7817"/>
    <w:rsid w:val="004D7C92"/>
    <w:rsid w:val="004E07B1"/>
    <w:rsid w:val="004E1190"/>
    <w:rsid w:val="004E1564"/>
    <w:rsid w:val="004E1AE7"/>
    <w:rsid w:val="004E25AC"/>
    <w:rsid w:val="004E2616"/>
    <w:rsid w:val="004E36D8"/>
    <w:rsid w:val="004E57C3"/>
    <w:rsid w:val="004E5C32"/>
    <w:rsid w:val="004E60C5"/>
    <w:rsid w:val="004E61BB"/>
    <w:rsid w:val="004E6464"/>
    <w:rsid w:val="004E68EC"/>
    <w:rsid w:val="004F0998"/>
    <w:rsid w:val="004F0A99"/>
    <w:rsid w:val="004F113B"/>
    <w:rsid w:val="004F182F"/>
    <w:rsid w:val="004F21BD"/>
    <w:rsid w:val="004F3B26"/>
    <w:rsid w:val="004F3F37"/>
    <w:rsid w:val="004F4648"/>
    <w:rsid w:val="004F4D26"/>
    <w:rsid w:val="004F5356"/>
    <w:rsid w:val="004F6A93"/>
    <w:rsid w:val="005000E2"/>
    <w:rsid w:val="00500404"/>
    <w:rsid w:val="005011B4"/>
    <w:rsid w:val="005017D1"/>
    <w:rsid w:val="005025FC"/>
    <w:rsid w:val="005029F2"/>
    <w:rsid w:val="00503650"/>
    <w:rsid w:val="0050452F"/>
    <w:rsid w:val="00504733"/>
    <w:rsid w:val="0050496A"/>
    <w:rsid w:val="00504AAE"/>
    <w:rsid w:val="00505060"/>
    <w:rsid w:val="00505A29"/>
    <w:rsid w:val="00505CE2"/>
    <w:rsid w:val="0050720B"/>
    <w:rsid w:val="005073A0"/>
    <w:rsid w:val="005073EF"/>
    <w:rsid w:val="0050775B"/>
    <w:rsid w:val="005103DD"/>
    <w:rsid w:val="00510491"/>
    <w:rsid w:val="00510730"/>
    <w:rsid w:val="0051173A"/>
    <w:rsid w:val="005121F7"/>
    <w:rsid w:val="00512EB5"/>
    <w:rsid w:val="0051611D"/>
    <w:rsid w:val="00516A0E"/>
    <w:rsid w:val="00520107"/>
    <w:rsid w:val="005205F1"/>
    <w:rsid w:val="0052063A"/>
    <w:rsid w:val="00520B25"/>
    <w:rsid w:val="005230CC"/>
    <w:rsid w:val="00523131"/>
    <w:rsid w:val="0052369A"/>
    <w:rsid w:val="0052426D"/>
    <w:rsid w:val="005247ED"/>
    <w:rsid w:val="0052500E"/>
    <w:rsid w:val="005256AB"/>
    <w:rsid w:val="005258E2"/>
    <w:rsid w:val="00525EB9"/>
    <w:rsid w:val="00525F6A"/>
    <w:rsid w:val="00526071"/>
    <w:rsid w:val="00527391"/>
    <w:rsid w:val="00527B0F"/>
    <w:rsid w:val="00527CD2"/>
    <w:rsid w:val="00527F2F"/>
    <w:rsid w:val="00530C59"/>
    <w:rsid w:val="005317BE"/>
    <w:rsid w:val="0053349C"/>
    <w:rsid w:val="005338A0"/>
    <w:rsid w:val="005355CC"/>
    <w:rsid w:val="00535E12"/>
    <w:rsid w:val="00535FF9"/>
    <w:rsid w:val="005368D3"/>
    <w:rsid w:val="00537C0A"/>
    <w:rsid w:val="005400B6"/>
    <w:rsid w:val="00542934"/>
    <w:rsid w:val="00542BAD"/>
    <w:rsid w:val="0054310E"/>
    <w:rsid w:val="005445EB"/>
    <w:rsid w:val="00544E81"/>
    <w:rsid w:val="005465DB"/>
    <w:rsid w:val="00547ECD"/>
    <w:rsid w:val="00550446"/>
    <w:rsid w:val="00552185"/>
    <w:rsid w:val="0055220B"/>
    <w:rsid w:val="005525A6"/>
    <w:rsid w:val="00552C06"/>
    <w:rsid w:val="0055326A"/>
    <w:rsid w:val="005538DB"/>
    <w:rsid w:val="005543C8"/>
    <w:rsid w:val="00555393"/>
    <w:rsid w:val="00555BD0"/>
    <w:rsid w:val="00555DC6"/>
    <w:rsid w:val="005568F1"/>
    <w:rsid w:val="00556E6C"/>
    <w:rsid w:val="00557FE8"/>
    <w:rsid w:val="00560380"/>
    <w:rsid w:val="005603FB"/>
    <w:rsid w:val="00560A95"/>
    <w:rsid w:val="00560D5B"/>
    <w:rsid w:val="00562442"/>
    <w:rsid w:val="00562AD2"/>
    <w:rsid w:val="0056500A"/>
    <w:rsid w:val="00565317"/>
    <w:rsid w:val="005662E6"/>
    <w:rsid w:val="005663B8"/>
    <w:rsid w:val="0056769F"/>
    <w:rsid w:val="0057124A"/>
    <w:rsid w:val="00572B12"/>
    <w:rsid w:val="00572E0A"/>
    <w:rsid w:val="00572F90"/>
    <w:rsid w:val="00572FB9"/>
    <w:rsid w:val="005734E2"/>
    <w:rsid w:val="0057364D"/>
    <w:rsid w:val="005754C1"/>
    <w:rsid w:val="0057612D"/>
    <w:rsid w:val="005771A2"/>
    <w:rsid w:val="005777D7"/>
    <w:rsid w:val="00580757"/>
    <w:rsid w:val="00581786"/>
    <w:rsid w:val="005823CC"/>
    <w:rsid w:val="00582BCA"/>
    <w:rsid w:val="0058331F"/>
    <w:rsid w:val="005844B4"/>
    <w:rsid w:val="00584DDC"/>
    <w:rsid w:val="00585D99"/>
    <w:rsid w:val="00587DA9"/>
    <w:rsid w:val="00590272"/>
    <w:rsid w:val="00591A89"/>
    <w:rsid w:val="005923D8"/>
    <w:rsid w:val="00592BB5"/>
    <w:rsid w:val="00592FE8"/>
    <w:rsid w:val="00594FB7"/>
    <w:rsid w:val="00595476"/>
    <w:rsid w:val="00595ED9"/>
    <w:rsid w:val="00596D97"/>
    <w:rsid w:val="005973F6"/>
    <w:rsid w:val="005975CE"/>
    <w:rsid w:val="005A00F5"/>
    <w:rsid w:val="005A0EBE"/>
    <w:rsid w:val="005A139E"/>
    <w:rsid w:val="005A219F"/>
    <w:rsid w:val="005A21C9"/>
    <w:rsid w:val="005A32A0"/>
    <w:rsid w:val="005A4560"/>
    <w:rsid w:val="005A560D"/>
    <w:rsid w:val="005A6023"/>
    <w:rsid w:val="005A612F"/>
    <w:rsid w:val="005A78B7"/>
    <w:rsid w:val="005B051F"/>
    <w:rsid w:val="005B0A56"/>
    <w:rsid w:val="005B2EDA"/>
    <w:rsid w:val="005B380C"/>
    <w:rsid w:val="005B44FB"/>
    <w:rsid w:val="005B458C"/>
    <w:rsid w:val="005B773E"/>
    <w:rsid w:val="005B79AF"/>
    <w:rsid w:val="005B7A32"/>
    <w:rsid w:val="005C16D2"/>
    <w:rsid w:val="005C265E"/>
    <w:rsid w:val="005C3600"/>
    <w:rsid w:val="005C4739"/>
    <w:rsid w:val="005C4ACE"/>
    <w:rsid w:val="005C65ED"/>
    <w:rsid w:val="005C69F4"/>
    <w:rsid w:val="005C7197"/>
    <w:rsid w:val="005D011A"/>
    <w:rsid w:val="005D195A"/>
    <w:rsid w:val="005D2343"/>
    <w:rsid w:val="005D281B"/>
    <w:rsid w:val="005D2B4F"/>
    <w:rsid w:val="005D2FFF"/>
    <w:rsid w:val="005D36E9"/>
    <w:rsid w:val="005D37E1"/>
    <w:rsid w:val="005D3AE3"/>
    <w:rsid w:val="005D574B"/>
    <w:rsid w:val="005D6A5F"/>
    <w:rsid w:val="005E03D5"/>
    <w:rsid w:val="005E11C8"/>
    <w:rsid w:val="005E125A"/>
    <w:rsid w:val="005E146C"/>
    <w:rsid w:val="005E1A6F"/>
    <w:rsid w:val="005E3F50"/>
    <w:rsid w:val="005E4004"/>
    <w:rsid w:val="005E478C"/>
    <w:rsid w:val="005E6413"/>
    <w:rsid w:val="005E7AB0"/>
    <w:rsid w:val="005E7E2F"/>
    <w:rsid w:val="005F2F3F"/>
    <w:rsid w:val="005F3B46"/>
    <w:rsid w:val="005F459B"/>
    <w:rsid w:val="005F4CDF"/>
    <w:rsid w:val="005F7002"/>
    <w:rsid w:val="005F775E"/>
    <w:rsid w:val="005F7B57"/>
    <w:rsid w:val="00601300"/>
    <w:rsid w:val="00601578"/>
    <w:rsid w:val="006017AB"/>
    <w:rsid w:val="00601B62"/>
    <w:rsid w:val="00604D8E"/>
    <w:rsid w:val="00605994"/>
    <w:rsid w:val="00606785"/>
    <w:rsid w:val="00607AE9"/>
    <w:rsid w:val="0061074F"/>
    <w:rsid w:val="00611441"/>
    <w:rsid w:val="00612B2F"/>
    <w:rsid w:val="00612FA3"/>
    <w:rsid w:val="006132CB"/>
    <w:rsid w:val="00613E7A"/>
    <w:rsid w:val="00616A70"/>
    <w:rsid w:val="00616EA5"/>
    <w:rsid w:val="00616EB1"/>
    <w:rsid w:val="00617E2C"/>
    <w:rsid w:val="00620A98"/>
    <w:rsid w:val="00621BFD"/>
    <w:rsid w:val="00623EE5"/>
    <w:rsid w:val="00625524"/>
    <w:rsid w:val="00627941"/>
    <w:rsid w:val="0063114C"/>
    <w:rsid w:val="006315ED"/>
    <w:rsid w:val="00633AB2"/>
    <w:rsid w:val="00634073"/>
    <w:rsid w:val="006341C1"/>
    <w:rsid w:val="00634424"/>
    <w:rsid w:val="00634A60"/>
    <w:rsid w:val="00635DF0"/>
    <w:rsid w:val="00636178"/>
    <w:rsid w:val="00636F42"/>
    <w:rsid w:val="006372CA"/>
    <w:rsid w:val="006375AF"/>
    <w:rsid w:val="00637872"/>
    <w:rsid w:val="00637C03"/>
    <w:rsid w:val="006401D9"/>
    <w:rsid w:val="00640589"/>
    <w:rsid w:val="00640DF0"/>
    <w:rsid w:val="006425C5"/>
    <w:rsid w:val="0064327B"/>
    <w:rsid w:val="00643B77"/>
    <w:rsid w:val="00644A38"/>
    <w:rsid w:val="00645165"/>
    <w:rsid w:val="006468E0"/>
    <w:rsid w:val="006476E9"/>
    <w:rsid w:val="00647C87"/>
    <w:rsid w:val="00647CCD"/>
    <w:rsid w:val="00651A84"/>
    <w:rsid w:val="00651FD5"/>
    <w:rsid w:val="00653B2F"/>
    <w:rsid w:val="00654EA5"/>
    <w:rsid w:val="006550CA"/>
    <w:rsid w:val="00655606"/>
    <w:rsid w:val="00655BB4"/>
    <w:rsid w:val="0065602F"/>
    <w:rsid w:val="00657545"/>
    <w:rsid w:val="00657A8E"/>
    <w:rsid w:val="006607BB"/>
    <w:rsid w:val="00661428"/>
    <w:rsid w:val="00661A5C"/>
    <w:rsid w:val="006620C8"/>
    <w:rsid w:val="006622AD"/>
    <w:rsid w:val="00662A6B"/>
    <w:rsid w:val="006634F2"/>
    <w:rsid w:val="00664625"/>
    <w:rsid w:val="00665AFE"/>
    <w:rsid w:val="006664D1"/>
    <w:rsid w:val="00666B2D"/>
    <w:rsid w:val="00666E87"/>
    <w:rsid w:val="00667EEC"/>
    <w:rsid w:val="006702C1"/>
    <w:rsid w:val="0067176F"/>
    <w:rsid w:val="00671CAE"/>
    <w:rsid w:val="006731ED"/>
    <w:rsid w:val="006750E0"/>
    <w:rsid w:val="00675302"/>
    <w:rsid w:val="00675401"/>
    <w:rsid w:val="006758A6"/>
    <w:rsid w:val="006758F4"/>
    <w:rsid w:val="006767BC"/>
    <w:rsid w:val="00677512"/>
    <w:rsid w:val="00677F2F"/>
    <w:rsid w:val="00677FE4"/>
    <w:rsid w:val="006805C3"/>
    <w:rsid w:val="00681246"/>
    <w:rsid w:val="00681838"/>
    <w:rsid w:val="006819C6"/>
    <w:rsid w:val="00681F91"/>
    <w:rsid w:val="00682017"/>
    <w:rsid w:val="00682671"/>
    <w:rsid w:val="00682FBC"/>
    <w:rsid w:val="006835E8"/>
    <w:rsid w:val="00685B91"/>
    <w:rsid w:val="00686224"/>
    <w:rsid w:val="0068771D"/>
    <w:rsid w:val="00687D78"/>
    <w:rsid w:val="00690AAC"/>
    <w:rsid w:val="006913FA"/>
    <w:rsid w:val="006930C7"/>
    <w:rsid w:val="00693DE0"/>
    <w:rsid w:val="00694B69"/>
    <w:rsid w:val="00694F0F"/>
    <w:rsid w:val="00695728"/>
    <w:rsid w:val="00696E99"/>
    <w:rsid w:val="00697A23"/>
    <w:rsid w:val="006A0BBA"/>
    <w:rsid w:val="006A3643"/>
    <w:rsid w:val="006A38D8"/>
    <w:rsid w:val="006A5011"/>
    <w:rsid w:val="006A5C3C"/>
    <w:rsid w:val="006A6F7A"/>
    <w:rsid w:val="006B1FB0"/>
    <w:rsid w:val="006B1FD0"/>
    <w:rsid w:val="006B2F92"/>
    <w:rsid w:val="006B303F"/>
    <w:rsid w:val="006B4AB6"/>
    <w:rsid w:val="006B618F"/>
    <w:rsid w:val="006B63CD"/>
    <w:rsid w:val="006B7D19"/>
    <w:rsid w:val="006C00FB"/>
    <w:rsid w:val="006C13C5"/>
    <w:rsid w:val="006C1680"/>
    <w:rsid w:val="006C2289"/>
    <w:rsid w:val="006C3632"/>
    <w:rsid w:val="006C36B6"/>
    <w:rsid w:val="006C37C9"/>
    <w:rsid w:val="006C3ACB"/>
    <w:rsid w:val="006C46EF"/>
    <w:rsid w:val="006C5681"/>
    <w:rsid w:val="006C5963"/>
    <w:rsid w:val="006C5D20"/>
    <w:rsid w:val="006C6900"/>
    <w:rsid w:val="006C6D0D"/>
    <w:rsid w:val="006C76BD"/>
    <w:rsid w:val="006C78DE"/>
    <w:rsid w:val="006C7C8B"/>
    <w:rsid w:val="006D003F"/>
    <w:rsid w:val="006D0EB4"/>
    <w:rsid w:val="006D2121"/>
    <w:rsid w:val="006D2530"/>
    <w:rsid w:val="006D28B0"/>
    <w:rsid w:val="006D3CBE"/>
    <w:rsid w:val="006D44A8"/>
    <w:rsid w:val="006D45E6"/>
    <w:rsid w:val="006D518E"/>
    <w:rsid w:val="006D5B12"/>
    <w:rsid w:val="006D5DC5"/>
    <w:rsid w:val="006D615A"/>
    <w:rsid w:val="006D65E2"/>
    <w:rsid w:val="006E0D79"/>
    <w:rsid w:val="006E1BE2"/>
    <w:rsid w:val="006E1D51"/>
    <w:rsid w:val="006E3EAC"/>
    <w:rsid w:val="006E44B4"/>
    <w:rsid w:val="006E5107"/>
    <w:rsid w:val="006E7366"/>
    <w:rsid w:val="006E7D09"/>
    <w:rsid w:val="006E7E8F"/>
    <w:rsid w:val="006E7FE6"/>
    <w:rsid w:val="006F1114"/>
    <w:rsid w:val="006F1566"/>
    <w:rsid w:val="006F1593"/>
    <w:rsid w:val="006F2AD4"/>
    <w:rsid w:val="006F2B3B"/>
    <w:rsid w:val="006F3635"/>
    <w:rsid w:val="006F3B81"/>
    <w:rsid w:val="006F3C5E"/>
    <w:rsid w:val="006F43F9"/>
    <w:rsid w:val="006F6538"/>
    <w:rsid w:val="006F6D12"/>
    <w:rsid w:val="00700A22"/>
    <w:rsid w:val="00701713"/>
    <w:rsid w:val="00701784"/>
    <w:rsid w:val="00701B9B"/>
    <w:rsid w:val="00701D0C"/>
    <w:rsid w:val="00702FA6"/>
    <w:rsid w:val="007031AE"/>
    <w:rsid w:val="00703CC1"/>
    <w:rsid w:val="0070428B"/>
    <w:rsid w:val="0070587C"/>
    <w:rsid w:val="00705AF5"/>
    <w:rsid w:val="00706E13"/>
    <w:rsid w:val="0070760F"/>
    <w:rsid w:val="00707615"/>
    <w:rsid w:val="00710640"/>
    <w:rsid w:val="007109E5"/>
    <w:rsid w:val="00710DCA"/>
    <w:rsid w:val="00710E6B"/>
    <w:rsid w:val="00711206"/>
    <w:rsid w:val="00711A42"/>
    <w:rsid w:val="00711A57"/>
    <w:rsid w:val="00711AAF"/>
    <w:rsid w:val="00711EA5"/>
    <w:rsid w:val="00711FF1"/>
    <w:rsid w:val="00712473"/>
    <w:rsid w:val="00712676"/>
    <w:rsid w:val="0071510B"/>
    <w:rsid w:val="00715280"/>
    <w:rsid w:val="007158C5"/>
    <w:rsid w:val="00720233"/>
    <w:rsid w:val="00720743"/>
    <w:rsid w:val="00720D10"/>
    <w:rsid w:val="00720F5C"/>
    <w:rsid w:val="00721F1B"/>
    <w:rsid w:val="00723112"/>
    <w:rsid w:val="00723289"/>
    <w:rsid w:val="00723866"/>
    <w:rsid w:val="007238F8"/>
    <w:rsid w:val="00723BEE"/>
    <w:rsid w:val="00726E03"/>
    <w:rsid w:val="007300BB"/>
    <w:rsid w:val="00730178"/>
    <w:rsid w:val="00730F50"/>
    <w:rsid w:val="007312F4"/>
    <w:rsid w:val="0073316F"/>
    <w:rsid w:val="00733237"/>
    <w:rsid w:val="0073424C"/>
    <w:rsid w:val="007347FB"/>
    <w:rsid w:val="00735F6B"/>
    <w:rsid w:val="0073759F"/>
    <w:rsid w:val="007416BF"/>
    <w:rsid w:val="00742239"/>
    <w:rsid w:val="00742554"/>
    <w:rsid w:val="007428A3"/>
    <w:rsid w:val="007436BC"/>
    <w:rsid w:val="0074395F"/>
    <w:rsid w:val="00743C83"/>
    <w:rsid w:val="00743D5A"/>
    <w:rsid w:val="00744440"/>
    <w:rsid w:val="00744AA6"/>
    <w:rsid w:val="007452D9"/>
    <w:rsid w:val="007459C3"/>
    <w:rsid w:val="00745AD5"/>
    <w:rsid w:val="00745DA0"/>
    <w:rsid w:val="007473EA"/>
    <w:rsid w:val="00747EE2"/>
    <w:rsid w:val="0075009D"/>
    <w:rsid w:val="007519A3"/>
    <w:rsid w:val="00751D02"/>
    <w:rsid w:val="00752A84"/>
    <w:rsid w:val="00752C1C"/>
    <w:rsid w:val="0075336A"/>
    <w:rsid w:val="0075355E"/>
    <w:rsid w:val="007537CC"/>
    <w:rsid w:val="0075395B"/>
    <w:rsid w:val="007548BB"/>
    <w:rsid w:val="007555D0"/>
    <w:rsid w:val="0075572B"/>
    <w:rsid w:val="007564E7"/>
    <w:rsid w:val="00756AD1"/>
    <w:rsid w:val="007573ED"/>
    <w:rsid w:val="007604CC"/>
    <w:rsid w:val="00760E1C"/>
    <w:rsid w:val="007615FD"/>
    <w:rsid w:val="00761676"/>
    <w:rsid w:val="00762802"/>
    <w:rsid w:val="00763038"/>
    <w:rsid w:val="00763B28"/>
    <w:rsid w:val="00764B12"/>
    <w:rsid w:val="00764C22"/>
    <w:rsid w:val="00765298"/>
    <w:rsid w:val="007660F7"/>
    <w:rsid w:val="007669C3"/>
    <w:rsid w:val="00766A47"/>
    <w:rsid w:val="00767812"/>
    <w:rsid w:val="00767FF0"/>
    <w:rsid w:val="00770947"/>
    <w:rsid w:val="0077170B"/>
    <w:rsid w:val="00771B46"/>
    <w:rsid w:val="00772E81"/>
    <w:rsid w:val="00772EBA"/>
    <w:rsid w:val="00772FD3"/>
    <w:rsid w:val="00773476"/>
    <w:rsid w:val="00773702"/>
    <w:rsid w:val="00774C7C"/>
    <w:rsid w:val="00775895"/>
    <w:rsid w:val="007769E6"/>
    <w:rsid w:val="00776EA7"/>
    <w:rsid w:val="00777534"/>
    <w:rsid w:val="007803A7"/>
    <w:rsid w:val="007804CF"/>
    <w:rsid w:val="00781C51"/>
    <w:rsid w:val="00781F5C"/>
    <w:rsid w:val="00782065"/>
    <w:rsid w:val="007820C2"/>
    <w:rsid w:val="00783AC2"/>
    <w:rsid w:val="00784EF3"/>
    <w:rsid w:val="00784F0D"/>
    <w:rsid w:val="00785478"/>
    <w:rsid w:val="00786273"/>
    <w:rsid w:val="007867B3"/>
    <w:rsid w:val="00787CDC"/>
    <w:rsid w:val="007917D5"/>
    <w:rsid w:val="00791A71"/>
    <w:rsid w:val="00792B4E"/>
    <w:rsid w:val="00794C66"/>
    <w:rsid w:val="007963AB"/>
    <w:rsid w:val="00796DA9"/>
    <w:rsid w:val="00797032"/>
    <w:rsid w:val="007A0485"/>
    <w:rsid w:val="007A0D1D"/>
    <w:rsid w:val="007A2A74"/>
    <w:rsid w:val="007A2AEA"/>
    <w:rsid w:val="007A326D"/>
    <w:rsid w:val="007A475B"/>
    <w:rsid w:val="007A4A51"/>
    <w:rsid w:val="007A5897"/>
    <w:rsid w:val="007A6552"/>
    <w:rsid w:val="007A7D4D"/>
    <w:rsid w:val="007A7F72"/>
    <w:rsid w:val="007B245B"/>
    <w:rsid w:val="007B2726"/>
    <w:rsid w:val="007B309C"/>
    <w:rsid w:val="007B3328"/>
    <w:rsid w:val="007B3557"/>
    <w:rsid w:val="007B3733"/>
    <w:rsid w:val="007B3DF7"/>
    <w:rsid w:val="007B58E1"/>
    <w:rsid w:val="007B69D5"/>
    <w:rsid w:val="007B744A"/>
    <w:rsid w:val="007B79E5"/>
    <w:rsid w:val="007C023B"/>
    <w:rsid w:val="007C0B6F"/>
    <w:rsid w:val="007C11C5"/>
    <w:rsid w:val="007C1E82"/>
    <w:rsid w:val="007C2859"/>
    <w:rsid w:val="007C3085"/>
    <w:rsid w:val="007C34DD"/>
    <w:rsid w:val="007C3527"/>
    <w:rsid w:val="007C3843"/>
    <w:rsid w:val="007C6666"/>
    <w:rsid w:val="007C6835"/>
    <w:rsid w:val="007C6BD4"/>
    <w:rsid w:val="007C7D4B"/>
    <w:rsid w:val="007C7DA8"/>
    <w:rsid w:val="007D0CB7"/>
    <w:rsid w:val="007D1D72"/>
    <w:rsid w:val="007D2EAA"/>
    <w:rsid w:val="007D30E1"/>
    <w:rsid w:val="007D4127"/>
    <w:rsid w:val="007D5044"/>
    <w:rsid w:val="007D6A16"/>
    <w:rsid w:val="007D6BB3"/>
    <w:rsid w:val="007E0079"/>
    <w:rsid w:val="007E0962"/>
    <w:rsid w:val="007E0AA8"/>
    <w:rsid w:val="007E2F45"/>
    <w:rsid w:val="007E3A63"/>
    <w:rsid w:val="007E3B5A"/>
    <w:rsid w:val="007E51E8"/>
    <w:rsid w:val="007E5914"/>
    <w:rsid w:val="007E63E3"/>
    <w:rsid w:val="007E65CD"/>
    <w:rsid w:val="007E6BB8"/>
    <w:rsid w:val="007E6C0E"/>
    <w:rsid w:val="007E700D"/>
    <w:rsid w:val="007E7BD2"/>
    <w:rsid w:val="007F14C3"/>
    <w:rsid w:val="007F1780"/>
    <w:rsid w:val="007F23A5"/>
    <w:rsid w:val="007F2931"/>
    <w:rsid w:val="007F2C15"/>
    <w:rsid w:val="007F2D7B"/>
    <w:rsid w:val="007F4126"/>
    <w:rsid w:val="007F5ADF"/>
    <w:rsid w:val="007F5F2C"/>
    <w:rsid w:val="007F6C52"/>
    <w:rsid w:val="007F7DD9"/>
    <w:rsid w:val="007F7F62"/>
    <w:rsid w:val="008000DE"/>
    <w:rsid w:val="00801DBB"/>
    <w:rsid w:val="0080278F"/>
    <w:rsid w:val="00802966"/>
    <w:rsid w:val="00803169"/>
    <w:rsid w:val="00804180"/>
    <w:rsid w:val="00804262"/>
    <w:rsid w:val="00805B10"/>
    <w:rsid w:val="00807C85"/>
    <w:rsid w:val="00810113"/>
    <w:rsid w:val="00810BA6"/>
    <w:rsid w:val="008116C3"/>
    <w:rsid w:val="00812341"/>
    <w:rsid w:val="008135E1"/>
    <w:rsid w:val="00814EA3"/>
    <w:rsid w:val="008153E7"/>
    <w:rsid w:val="00815D95"/>
    <w:rsid w:val="0081680F"/>
    <w:rsid w:val="00816AE3"/>
    <w:rsid w:val="008200F3"/>
    <w:rsid w:val="00820758"/>
    <w:rsid w:val="00820766"/>
    <w:rsid w:val="0082127C"/>
    <w:rsid w:val="008217A2"/>
    <w:rsid w:val="00821EAF"/>
    <w:rsid w:val="00822707"/>
    <w:rsid w:val="00823F3F"/>
    <w:rsid w:val="008240E1"/>
    <w:rsid w:val="008242EF"/>
    <w:rsid w:val="00824407"/>
    <w:rsid w:val="00824E10"/>
    <w:rsid w:val="0082676D"/>
    <w:rsid w:val="00826EBA"/>
    <w:rsid w:val="00826FBF"/>
    <w:rsid w:val="00827F2E"/>
    <w:rsid w:val="00830369"/>
    <w:rsid w:val="00830AB2"/>
    <w:rsid w:val="008313E7"/>
    <w:rsid w:val="00831AD6"/>
    <w:rsid w:val="008326CE"/>
    <w:rsid w:val="00832B36"/>
    <w:rsid w:val="00832B5B"/>
    <w:rsid w:val="00832FE0"/>
    <w:rsid w:val="0083309D"/>
    <w:rsid w:val="008331A8"/>
    <w:rsid w:val="00833E20"/>
    <w:rsid w:val="008347A8"/>
    <w:rsid w:val="0083498B"/>
    <w:rsid w:val="0083613A"/>
    <w:rsid w:val="0083641A"/>
    <w:rsid w:val="00836637"/>
    <w:rsid w:val="00836A2D"/>
    <w:rsid w:val="008423C0"/>
    <w:rsid w:val="00842D6A"/>
    <w:rsid w:val="008438BF"/>
    <w:rsid w:val="008444F4"/>
    <w:rsid w:val="0084539B"/>
    <w:rsid w:val="00845E92"/>
    <w:rsid w:val="00845F25"/>
    <w:rsid w:val="008502B2"/>
    <w:rsid w:val="00850AE1"/>
    <w:rsid w:val="00851060"/>
    <w:rsid w:val="008513BC"/>
    <w:rsid w:val="0085276F"/>
    <w:rsid w:val="00853AD9"/>
    <w:rsid w:val="00855285"/>
    <w:rsid w:val="00855588"/>
    <w:rsid w:val="00855AE1"/>
    <w:rsid w:val="00857C49"/>
    <w:rsid w:val="00860395"/>
    <w:rsid w:val="008614AC"/>
    <w:rsid w:val="00862608"/>
    <w:rsid w:val="00862AAB"/>
    <w:rsid w:val="00864B6C"/>
    <w:rsid w:val="00864F3C"/>
    <w:rsid w:val="008651FA"/>
    <w:rsid w:val="00865AE6"/>
    <w:rsid w:val="0086714F"/>
    <w:rsid w:val="00867476"/>
    <w:rsid w:val="00870512"/>
    <w:rsid w:val="00870B0D"/>
    <w:rsid w:val="00870C8B"/>
    <w:rsid w:val="00870E57"/>
    <w:rsid w:val="00871F0A"/>
    <w:rsid w:val="008731BB"/>
    <w:rsid w:val="00873C9B"/>
    <w:rsid w:val="008749F1"/>
    <w:rsid w:val="00874E16"/>
    <w:rsid w:val="00876FC8"/>
    <w:rsid w:val="00877138"/>
    <w:rsid w:val="0087784A"/>
    <w:rsid w:val="008779D6"/>
    <w:rsid w:val="0088172E"/>
    <w:rsid w:val="00881AA0"/>
    <w:rsid w:val="0088202F"/>
    <w:rsid w:val="0088321F"/>
    <w:rsid w:val="008846C1"/>
    <w:rsid w:val="008851A8"/>
    <w:rsid w:val="00885CA3"/>
    <w:rsid w:val="00886703"/>
    <w:rsid w:val="00886986"/>
    <w:rsid w:val="008871EB"/>
    <w:rsid w:val="00887A19"/>
    <w:rsid w:val="00887F51"/>
    <w:rsid w:val="00890F6D"/>
    <w:rsid w:val="00891ED0"/>
    <w:rsid w:val="008928D2"/>
    <w:rsid w:val="00892E34"/>
    <w:rsid w:val="00893349"/>
    <w:rsid w:val="008941BF"/>
    <w:rsid w:val="008947C6"/>
    <w:rsid w:val="00894830"/>
    <w:rsid w:val="008960EA"/>
    <w:rsid w:val="00896266"/>
    <w:rsid w:val="008962D8"/>
    <w:rsid w:val="008967A5"/>
    <w:rsid w:val="00897378"/>
    <w:rsid w:val="008A0528"/>
    <w:rsid w:val="008A0CFA"/>
    <w:rsid w:val="008A1881"/>
    <w:rsid w:val="008A1AEC"/>
    <w:rsid w:val="008A273A"/>
    <w:rsid w:val="008A4D4D"/>
    <w:rsid w:val="008A4FE7"/>
    <w:rsid w:val="008A564C"/>
    <w:rsid w:val="008A742F"/>
    <w:rsid w:val="008B00E0"/>
    <w:rsid w:val="008B0455"/>
    <w:rsid w:val="008B1C21"/>
    <w:rsid w:val="008B27C6"/>
    <w:rsid w:val="008B2AB9"/>
    <w:rsid w:val="008B2B34"/>
    <w:rsid w:val="008B364C"/>
    <w:rsid w:val="008B5011"/>
    <w:rsid w:val="008B516B"/>
    <w:rsid w:val="008B51E7"/>
    <w:rsid w:val="008B5A96"/>
    <w:rsid w:val="008B5D9B"/>
    <w:rsid w:val="008B720C"/>
    <w:rsid w:val="008B7431"/>
    <w:rsid w:val="008C1B2C"/>
    <w:rsid w:val="008C26E4"/>
    <w:rsid w:val="008C3ABA"/>
    <w:rsid w:val="008C4D5C"/>
    <w:rsid w:val="008C5478"/>
    <w:rsid w:val="008C5964"/>
    <w:rsid w:val="008C5CC8"/>
    <w:rsid w:val="008C5FBC"/>
    <w:rsid w:val="008C6209"/>
    <w:rsid w:val="008C6D2B"/>
    <w:rsid w:val="008D0709"/>
    <w:rsid w:val="008D0995"/>
    <w:rsid w:val="008D13E7"/>
    <w:rsid w:val="008D19A1"/>
    <w:rsid w:val="008D1A3C"/>
    <w:rsid w:val="008D2A8E"/>
    <w:rsid w:val="008D2D10"/>
    <w:rsid w:val="008D305B"/>
    <w:rsid w:val="008D30B8"/>
    <w:rsid w:val="008D4EBD"/>
    <w:rsid w:val="008D58A3"/>
    <w:rsid w:val="008D5D43"/>
    <w:rsid w:val="008D66CB"/>
    <w:rsid w:val="008D735D"/>
    <w:rsid w:val="008E0CE8"/>
    <w:rsid w:val="008E29DD"/>
    <w:rsid w:val="008E2E91"/>
    <w:rsid w:val="008E3E6A"/>
    <w:rsid w:val="008E3F21"/>
    <w:rsid w:val="008E413A"/>
    <w:rsid w:val="008E54D0"/>
    <w:rsid w:val="008E7888"/>
    <w:rsid w:val="008F2653"/>
    <w:rsid w:val="008F2CA4"/>
    <w:rsid w:val="008F47A8"/>
    <w:rsid w:val="008F4AA2"/>
    <w:rsid w:val="008F54A3"/>
    <w:rsid w:val="008F68FC"/>
    <w:rsid w:val="009001AA"/>
    <w:rsid w:val="00900F14"/>
    <w:rsid w:val="009010F7"/>
    <w:rsid w:val="009025EC"/>
    <w:rsid w:val="00902BC4"/>
    <w:rsid w:val="00907EE6"/>
    <w:rsid w:val="00912025"/>
    <w:rsid w:val="00912099"/>
    <w:rsid w:val="00912F3E"/>
    <w:rsid w:val="0091353D"/>
    <w:rsid w:val="00913651"/>
    <w:rsid w:val="0091442C"/>
    <w:rsid w:val="00914808"/>
    <w:rsid w:val="0091570D"/>
    <w:rsid w:val="00915C0B"/>
    <w:rsid w:val="00916CD8"/>
    <w:rsid w:val="00916DB3"/>
    <w:rsid w:val="009175F0"/>
    <w:rsid w:val="00917AED"/>
    <w:rsid w:val="00917C85"/>
    <w:rsid w:val="009205F0"/>
    <w:rsid w:val="00920D03"/>
    <w:rsid w:val="0092170E"/>
    <w:rsid w:val="00921A3E"/>
    <w:rsid w:val="009222E2"/>
    <w:rsid w:val="009222EF"/>
    <w:rsid w:val="00922576"/>
    <w:rsid w:val="00922C7D"/>
    <w:rsid w:val="00922F60"/>
    <w:rsid w:val="00923FBE"/>
    <w:rsid w:val="00924A69"/>
    <w:rsid w:val="009252A7"/>
    <w:rsid w:val="009274D2"/>
    <w:rsid w:val="00927EBC"/>
    <w:rsid w:val="00927EC8"/>
    <w:rsid w:val="009307EB"/>
    <w:rsid w:val="00930FFA"/>
    <w:rsid w:val="00931357"/>
    <w:rsid w:val="00931C1D"/>
    <w:rsid w:val="009320FA"/>
    <w:rsid w:val="009324A6"/>
    <w:rsid w:val="00932B9B"/>
    <w:rsid w:val="00933AE6"/>
    <w:rsid w:val="00933C92"/>
    <w:rsid w:val="00934D54"/>
    <w:rsid w:val="00935D6E"/>
    <w:rsid w:val="00935F32"/>
    <w:rsid w:val="00936E01"/>
    <w:rsid w:val="0093719A"/>
    <w:rsid w:val="009375D5"/>
    <w:rsid w:val="009412E3"/>
    <w:rsid w:val="009416CD"/>
    <w:rsid w:val="009419C8"/>
    <w:rsid w:val="00942EC2"/>
    <w:rsid w:val="009435C1"/>
    <w:rsid w:val="00944AD8"/>
    <w:rsid w:val="00944D48"/>
    <w:rsid w:val="00945161"/>
    <w:rsid w:val="00946FCF"/>
    <w:rsid w:val="009474BB"/>
    <w:rsid w:val="00950765"/>
    <w:rsid w:val="009520F9"/>
    <w:rsid w:val="00952170"/>
    <w:rsid w:val="009527C8"/>
    <w:rsid w:val="0095330C"/>
    <w:rsid w:val="00954B38"/>
    <w:rsid w:val="0095699E"/>
    <w:rsid w:val="00957A7A"/>
    <w:rsid w:val="00957D84"/>
    <w:rsid w:val="00960047"/>
    <w:rsid w:val="00960515"/>
    <w:rsid w:val="009606B3"/>
    <w:rsid w:val="00960BEC"/>
    <w:rsid w:val="00963388"/>
    <w:rsid w:val="00963CB8"/>
    <w:rsid w:val="00963D4C"/>
    <w:rsid w:val="009641B5"/>
    <w:rsid w:val="009641BD"/>
    <w:rsid w:val="0096434F"/>
    <w:rsid w:val="0096483C"/>
    <w:rsid w:val="00965479"/>
    <w:rsid w:val="009660EE"/>
    <w:rsid w:val="009665BD"/>
    <w:rsid w:val="00966EF4"/>
    <w:rsid w:val="0096750A"/>
    <w:rsid w:val="00970CFA"/>
    <w:rsid w:val="00970E79"/>
    <w:rsid w:val="00970F4C"/>
    <w:rsid w:val="00971300"/>
    <w:rsid w:val="009713EC"/>
    <w:rsid w:val="009715A2"/>
    <w:rsid w:val="00971817"/>
    <w:rsid w:val="00972CF2"/>
    <w:rsid w:val="00973805"/>
    <w:rsid w:val="00973ACF"/>
    <w:rsid w:val="00974CA4"/>
    <w:rsid w:val="00975C35"/>
    <w:rsid w:val="00976940"/>
    <w:rsid w:val="00976B16"/>
    <w:rsid w:val="009774EB"/>
    <w:rsid w:val="009775EE"/>
    <w:rsid w:val="00977B74"/>
    <w:rsid w:val="00980238"/>
    <w:rsid w:val="00980F0B"/>
    <w:rsid w:val="009817E3"/>
    <w:rsid w:val="009818E5"/>
    <w:rsid w:val="00981DC6"/>
    <w:rsid w:val="00982134"/>
    <w:rsid w:val="00983076"/>
    <w:rsid w:val="00983767"/>
    <w:rsid w:val="009848B2"/>
    <w:rsid w:val="00986235"/>
    <w:rsid w:val="009866BD"/>
    <w:rsid w:val="00987512"/>
    <w:rsid w:val="009912B6"/>
    <w:rsid w:val="009925A7"/>
    <w:rsid w:val="00995A07"/>
    <w:rsid w:val="00997B82"/>
    <w:rsid w:val="009A0305"/>
    <w:rsid w:val="009A0CD5"/>
    <w:rsid w:val="009A101D"/>
    <w:rsid w:val="009A21AC"/>
    <w:rsid w:val="009A36F9"/>
    <w:rsid w:val="009A3A2C"/>
    <w:rsid w:val="009A4749"/>
    <w:rsid w:val="009A4A46"/>
    <w:rsid w:val="009A4C7B"/>
    <w:rsid w:val="009A5822"/>
    <w:rsid w:val="009A59A7"/>
    <w:rsid w:val="009A61E5"/>
    <w:rsid w:val="009A6363"/>
    <w:rsid w:val="009A7850"/>
    <w:rsid w:val="009B0530"/>
    <w:rsid w:val="009B0854"/>
    <w:rsid w:val="009B1AD0"/>
    <w:rsid w:val="009B2ADF"/>
    <w:rsid w:val="009B3C19"/>
    <w:rsid w:val="009B4624"/>
    <w:rsid w:val="009B5F48"/>
    <w:rsid w:val="009B5FB3"/>
    <w:rsid w:val="009B61F1"/>
    <w:rsid w:val="009B6AE7"/>
    <w:rsid w:val="009B7D12"/>
    <w:rsid w:val="009C050B"/>
    <w:rsid w:val="009C0CD9"/>
    <w:rsid w:val="009C3C98"/>
    <w:rsid w:val="009C424A"/>
    <w:rsid w:val="009C4AF5"/>
    <w:rsid w:val="009C4E7B"/>
    <w:rsid w:val="009C5030"/>
    <w:rsid w:val="009C5942"/>
    <w:rsid w:val="009C7126"/>
    <w:rsid w:val="009D0259"/>
    <w:rsid w:val="009D08CD"/>
    <w:rsid w:val="009D0D1F"/>
    <w:rsid w:val="009D0EFA"/>
    <w:rsid w:val="009D1F05"/>
    <w:rsid w:val="009D3059"/>
    <w:rsid w:val="009D331D"/>
    <w:rsid w:val="009D3F57"/>
    <w:rsid w:val="009D3FA2"/>
    <w:rsid w:val="009D6F80"/>
    <w:rsid w:val="009E0682"/>
    <w:rsid w:val="009E301C"/>
    <w:rsid w:val="009E6ED8"/>
    <w:rsid w:val="009E7AD1"/>
    <w:rsid w:val="009F246E"/>
    <w:rsid w:val="009F345D"/>
    <w:rsid w:val="009F34C1"/>
    <w:rsid w:val="009F4447"/>
    <w:rsid w:val="009F4D88"/>
    <w:rsid w:val="009F507C"/>
    <w:rsid w:val="009F64B2"/>
    <w:rsid w:val="009F7D94"/>
    <w:rsid w:val="009F7D97"/>
    <w:rsid w:val="00A0080F"/>
    <w:rsid w:val="00A00BCD"/>
    <w:rsid w:val="00A00ECB"/>
    <w:rsid w:val="00A02596"/>
    <w:rsid w:val="00A02B1F"/>
    <w:rsid w:val="00A02FB3"/>
    <w:rsid w:val="00A03021"/>
    <w:rsid w:val="00A03870"/>
    <w:rsid w:val="00A041AD"/>
    <w:rsid w:val="00A04384"/>
    <w:rsid w:val="00A04687"/>
    <w:rsid w:val="00A0495E"/>
    <w:rsid w:val="00A06FE9"/>
    <w:rsid w:val="00A07354"/>
    <w:rsid w:val="00A103AD"/>
    <w:rsid w:val="00A10573"/>
    <w:rsid w:val="00A108EF"/>
    <w:rsid w:val="00A108FB"/>
    <w:rsid w:val="00A1130D"/>
    <w:rsid w:val="00A11815"/>
    <w:rsid w:val="00A11BA5"/>
    <w:rsid w:val="00A11C34"/>
    <w:rsid w:val="00A124BA"/>
    <w:rsid w:val="00A131C2"/>
    <w:rsid w:val="00A13333"/>
    <w:rsid w:val="00A139A7"/>
    <w:rsid w:val="00A13FC2"/>
    <w:rsid w:val="00A143EB"/>
    <w:rsid w:val="00A1457A"/>
    <w:rsid w:val="00A148BB"/>
    <w:rsid w:val="00A148E2"/>
    <w:rsid w:val="00A16DDB"/>
    <w:rsid w:val="00A17DCE"/>
    <w:rsid w:val="00A2086E"/>
    <w:rsid w:val="00A22BB3"/>
    <w:rsid w:val="00A22C0E"/>
    <w:rsid w:val="00A238EC"/>
    <w:rsid w:val="00A23A06"/>
    <w:rsid w:val="00A23BEB"/>
    <w:rsid w:val="00A24828"/>
    <w:rsid w:val="00A249E5"/>
    <w:rsid w:val="00A26581"/>
    <w:rsid w:val="00A26805"/>
    <w:rsid w:val="00A26886"/>
    <w:rsid w:val="00A27C10"/>
    <w:rsid w:val="00A27DC7"/>
    <w:rsid w:val="00A315ED"/>
    <w:rsid w:val="00A333DA"/>
    <w:rsid w:val="00A334B4"/>
    <w:rsid w:val="00A35322"/>
    <w:rsid w:val="00A355F1"/>
    <w:rsid w:val="00A360DE"/>
    <w:rsid w:val="00A362A1"/>
    <w:rsid w:val="00A368E4"/>
    <w:rsid w:val="00A371CC"/>
    <w:rsid w:val="00A3777E"/>
    <w:rsid w:val="00A37B1D"/>
    <w:rsid w:val="00A40808"/>
    <w:rsid w:val="00A40D3E"/>
    <w:rsid w:val="00A41421"/>
    <w:rsid w:val="00A419FD"/>
    <w:rsid w:val="00A43113"/>
    <w:rsid w:val="00A44316"/>
    <w:rsid w:val="00A44CF7"/>
    <w:rsid w:val="00A457A7"/>
    <w:rsid w:val="00A45FDD"/>
    <w:rsid w:val="00A47650"/>
    <w:rsid w:val="00A47DFC"/>
    <w:rsid w:val="00A51478"/>
    <w:rsid w:val="00A51728"/>
    <w:rsid w:val="00A517FD"/>
    <w:rsid w:val="00A52314"/>
    <w:rsid w:val="00A52558"/>
    <w:rsid w:val="00A52A5E"/>
    <w:rsid w:val="00A5401E"/>
    <w:rsid w:val="00A54723"/>
    <w:rsid w:val="00A55BAF"/>
    <w:rsid w:val="00A5601D"/>
    <w:rsid w:val="00A57799"/>
    <w:rsid w:val="00A57AB2"/>
    <w:rsid w:val="00A60412"/>
    <w:rsid w:val="00A604DC"/>
    <w:rsid w:val="00A60AF7"/>
    <w:rsid w:val="00A60DB7"/>
    <w:rsid w:val="00A6143D"/>
    <w:rsid w:val="00A6146F"/>
    <w:rsid w:val="00A6219E"/>
    <w:rsid w:val="00A626C4"/>
    <w:rsid w:val="00A6329F"/>
    <w:rsid w:val="00A63CC6"/>
    <w:rsid w:val="00A64D53"/>
    <w:rsid w:val="00A64F87"/>
    <w:rsid w:val="00A65787"/>
    <w:rsid w:val="00A66283"/>
    <w:rsid w:val="00A66CEA"/>
    <w:rsid w:val="00A670DC"/>
    <w:rsid w:val="00A67AF8"/>
    <w:rsid w:val="00A70046"/>
    <w:rsid w:val="00A70619"/>
    <w:rsid w:val="00A71A25"/>
    <w:rsid w:val="00A71D44"/>
    <w:rsid w:val="00A72AD0"/>
    <w:rsid w:val="00A74897"/>
    <w:rsid w:val="00A75090"/>
    <w:rsid w:val="00A75845"/>
    <w:rsid w:val="00A75AC5"/>
    <w:rsid w:val="00A76393"/>
    <w:rsid w:val="00A80A78"/>
    <w:rsid w:val="00A80ACE"/>
    <w:rsid w:val="00A80C61"/>
    <w:rsid w:val="00A812C5"/>
    <w:rsid w:val="00A81567"/>
    <w:rsid w:val="00A81583"/>
    <w:rsid w:val="00A842F8"/>
    <w:rsid w:val="00A862C5"/>
    <w:rsid w:val="00A8669D"/>
    <w:rsid w:val="00A874AA"/>
    <w:rsid w:val="00A876C0"/>
    <w:rsid w:val="00A87D4C"/>
    <w:rsid w:val="00A90055"/>
    <w:rsid w:val="00A90465"/>
    <w:rsid w:val="00A90694"/>
    <w:rsid w:val="00A906A9"/>
    <w:rsid w:val="00A912E4"/>
    <w:rsid w:val="00A925F9"/>
    <w:rsid w:val="00A9300A"/>
    <w:rsid w:val="00A93EBB"/>
    <w:rsid w:val="00A94DE6"/>
    <w:rsid w:val="00A95DAE"/>
    <w:rsid w:val="00A96002"/>
    <w:rsid w:val="00AA1F2B"/>
    <w:rsid w:val="00AA3281"/>
    <w:rsid w:val="00AA3480"/>
    <w:rsid w:val="00AA3939"/>
    <w:rsid w:val="00AA3A15"/>
    <w:rsid w:val="00AA4097"/>
    <w:rsid w:val="00AA4253"/>
    <w:rsid w:val="00AA447C"/>
    <w:rsid w:val="00AA4AD7"/>
    <w:rsid w:val="00AA4D71"/>
    <w:rsid w:val="00AA5996"/>
    <w:rsid w:val="00AA7085"/>
    <w:rsid w:val="00AA7195"/>
    <w:rsid w:val="00AA7695"/>
    <w:rsid w:val="00AB2823"/>
    <w:rsid w:val="00AB2A98"/>
    <w:rsid w:val="00AB2D15"/>
    <w:rsid w:val="00AB3618"/>
    <w:rsid w:val="00AB3E16"/>
    <w:rsid w:val="00AB4C89"/>
    <w:rsid w:val="00AB4D01"/>
    <w:rsid w:val="00AB5184"/>
    <w:rsid w:val="00AB6786"/>
    <w:rsid w:val="00AB736A"/>
    <w:rsid w:val="00AB7435"/>
    <w:rsid w:val="00AC0D8A"/>
    <w:rsid w:val="00AC1BE7"/>
    <w:rsid w:val="00AC1E54"/>
    <w:rsid w:val="00AC2539"/>
    <w:rsid w:val="00AC3E67"/>
    <w:rsid w:val="00AC47FA"/>
    <w:rsid w:val="00AC4AEE"/>
    <w:rsid w:val="00AC6035"/>
    <w:rsid w:val="00AD1889"/>
    <w:rsid w:val="00AD1924"/>
    <w:rsid w:val="00AD1AFB"/>
    <w:rsid w:val="00AD1D4B"/>
    <w:rsid w:val="00AD2207"/>
    <w:rsid w:val="00AD270D"/>
    <w:rsid w:val="00AD3C13"/>
    <w:rsid w:val="00AD4AFC"/>
    <w:rsid w:val="00AD6229"/>
    <w:rsid w:val="00AD6A35"/>
    <w:rsid w:val="00AD6F30"/>
    <w:rsid w:val="00AD77F1"/>
    <w:rsid w:val="00AE0793"/>
    <w:rsid w:val="00AE110F"/>
    <w:rsid w:val="00AE1369"/>
    <w:rsid w:val="00AE1404"/>
    <w:rsid w:val="00AE2606"/>
    <w:rsid w:val="00AE269C"/>
    <w:rsid w:val="00AE2BAC"/>
    <w:rsid w:val="00AE4A33"/>
    <w:rsid w:val="00AE4EF6"/>
    <w:rsid w:val="00AE4FAD"/>
    <w:rsid w:val="00AE6A6E"/>
    <w:rsid w:val="00AE6C08"/>
    <w:rsid w:val="00AF01EE"/>
    <w:rsid w:val="00AF0DC9"/>
    <w:rsid w:val="00AF1729"/>
    <w:rsid w:val="00AF32B6"/>
    <w:rsid w:val="00AF35E1"/>
    <w:rsid w:val="00AF3A3D"/>
    <w:rsid w:val="00AF3ABE"/>
    <w:rsid w:val="00AF4E06"/>
    <w:rsid w:val="00AF5526"/>
    <w:rsid w:val="00AF5AE0"/>
    <w:rsid w:val="00AF6E67"/>
    <w:rsid w:val="00AF7714"/>
    <w:rsid w:val="00AF7A72"/>
    <w:rsid w:val="00AF7EE1"/>
    <w:rsid w:val="00B00FE7"/>
    <w:rsid w:val="00B01A92"/>
    <w:rsid w:val="00B01A99"/>
    <w:rsid w:val="00B02AE5"/>
    <w:rsid w:val="00B0373C"/>
    <w:rsid w:val="00B03E88"/>
    <w:rsid w:val="00B040AD"/>
    <w:rsid w:val="00B043D3"/>
    <w:rsid w:val="00B0482E"/>
    <w:rsid w:val="00B0482F"/>
    <w:rsid w:val="00B04EA2"/>
    <w:rsid w:val="00B057B5"/>
    <w:rsid w:val="00B05C63"/>
    <w:rsid w:val="00B0651C"/>
    <w:rsid w:val="00B06809"/>
    <w:rsid w:val="00B07B48"/>
    <w:rsid w:val="00B102AA"/>
    <w:rsid w:val="00B106CD"/>
    <w:rsid w:val="00B117BF"/>
    <w:rsid w:val="00B13A16"/>
    <w:rsid w:val="00B140C1"/>
    <w:rsid w:val="00B1428A"/>
    <w:rsid w:val="00B15050"/>
    <w:rsid w:val="00B151C1"/>
    <w:rsid w:val="00B161E7"/>
    <w:rsid w:val="00B161FC"/>
    <w:rsid w:val="00B17440"/>
    <w:rsid w:val="00B177E8"/>
    <w:rsid w:val="00B20A1B"/>
    <w:rsid w:val="00B20E6C"/>
    <w:rsid w:val="00B20F7E"/>
    <w:rsid w:val="00B20FC4"/>
    <w:rsid w:val="00B2296D"/>
    <w:rsid w:val="00B23469"/>
    <w:rsid w:val="00B234BE"/>
    <w:rsid w:val="00B2369B"/>
    <w:rsid w:val="00B23E19"/>
    <w:rsid w:val="00B24BF6"/>
    <w:rsid w:val="00B24F69"/>
    <w:rsid w:val="00B25E8E"/>
    <w:rsid w:val="00B26D52"/>
    <w:rsid w:val="00B2780B"/>
    <w:rsid w:val="00B30167"/>
    <w:rsid w:val="00B309E1"/>
    <w:rsid w:val="00B30A61"/>
    <w:rsid w:val="00B329A7"/>
    <w:rsid w:val="00B329E1"/>
    <w:rsid w:val="00B32B65"/>
    <w:rsid w:val="00B3311B"/>
    <w:rsid w:val="00B33496"/>
    <w:rsid w:val="00B344E8"/>
    <w:rsid w:val="00B34FA6"/>
    <w:rsid w:val="00B355F3"/>
    <w:rsid w:val="00B35789"/>
    <w:rsid w:val="00B35A04"/>
    <w:rsid w:val="00B367D0"/>
    <w:rsid w:val="00B3731A"/>
    <w:rsid w:val="00B37C70"/>
    <w:rsid w:val="00B37DFC"/>
    <w:rsid w:val="00B37EC6"/>
    <w:rsid w:val="00B40877"/>
    <w:rsid w:val="00B40F1F"/>
    <w:rsid w:val="00B41229"/>
    <w:rsid w:val="00B412FF"/>
    <w:rsid w:val="00B414AB"/>
    <w:rsid w:val="00B4186E"/>
    <w:rsid w:val="00B4275C"/>
    <w:rsid w:val="00B42A67"/>
    <w:rsid w:val="00B448C9"/>
    <w:rsid w:val="00B45585"/>
    <w:rsid w:val="00B45590"/>
    <w:rsid w:val="00B4799D"/>
    <w:rsid w:val="00B52930"/>
    <w:rsid w:val="00B52A15"/>
    <w:rsid w:val="00B52ADE"/>
    <w:rsid w:val="00B52F26"/>
    <w:rsid w:val="00B53155"/>
    <w:rsid w:val="00B56274"/>
    <w:rsid w:val="00B5653F"/>
    <w:rsid w:val="00B57C09"/>
    <w:rsid w:val="00B57C8B"/>
    <w:rsid w:val="00B60CB6"/>
    <w:rsid w:val="00B61059"/>
    <w:rsid w:val="00B616DD"/>
    <w:rsid w:val="00B61714"/>
    <w:rsid w:val="00B617B5"/>
    <w:rsid w:val="00B62BFF"/>
    <w:rsid w:val="00B63BBC"/>
    <w:rsid w:val="00B63F3A"/>
    <w:rsid w:val="00B647EA"/>
    <w:rsid w:val="00B648F2"/>
    <w:rsid w:val="00B64AFA"/>
    <w:rsid w:val="00B65038"/>
    <w:rsid w:val="00B650E8"/>
    <w:rsid w:val="00B65AF7"/>
    <w:rsid w:val="00B66228"/>
    <w:rsid w:val="00B66C21"/>
    <w:rsid w:val="00B66DAC"/>
    <w:rsid w:val="00B672AF"/>
    <w:rsid w:val="00B673CC"/>
    <w:rsid w:val="00B705CA"/>
    <w:rsid w:val="00B72069"/>
    <w:rsid w:val="00B72349"/>
    <w:rsid w:val="00B7312A"/>
    <w:rsid w:val="00B7315A"/>
    <w:rsid w:val="00B741F9"/>
    <w:rsid w:val="00B7434B"/>
    <w:rsid w:val="00B75093"/>
    <w:rsid w:val="00B75DE2"/>
    <w:rsid w:val="00B76395"/>
    <w:rsid w:val="00B77014"/>
    <w:rsid w:val="00B77CE4"/>
    <w:rsid w:val="00B805F6"/>
    <w:rsid w:val="00B8074E"/>
    <w:rsid w:val="00B81093"/>
    <w:rsid w:val="00B81668"/>
    <w:rsid w:val="00B82608"/>
    <w:rsid w:val="00B82E1F"/>
    <w:rsid w:val="00B82E8E"/>
    <w:rsid w:val="00B835FC"/>
    <w:rsid w:val="00B83D1F"/>
    <w:rsid w:val="00B8422E"/>
    <w:rsid w:val="00B8619D"/>
    <w:rsid w:val="00B86340"/>
    <w:rsid w:val="00B8668E"/>
    <w:rsid w:val="00B86E47"/>
    <w:rsid w:val="00B877CD"/>
    <w:rsid w:val="00B87ADC"/>
    <w:rsid w:val="00B87EE4"/>
    <w:rsid w:val="00B90395"/>
    <w:rsid w:val="00B90BB6"/>
    <w:rsid w:val="00B90CBA"/>
    <w:rsid w:val="00B92CAF"/>
    <w:rsid w:val="00B94000"/>
    <w:rsid w:val="00B953DF"/>
    <w:rsid w:val="00B95BA3"/>
    <w:rsid w:val="00B9600D"/>
    <w:rsid w:val="00B962BD"/>
    <w:rsid w:val="00B97602"/>
    <w:rsid w:val="00B97E71"/>
    <w:rsid w:val="00BA00CE"/>
    <w:rsid w:val="00BA1619"/>
    <w:rsid w:val="00BA1679"/>
    <w:rsid w:val="00BA17DE"/>
    <w:rsid w:val="00BA37B7"/>
    <w:rsid w:val="00BA3DF7"/>
    <w:rsid w:val="00BA422B"/>
    <w:rsid w:val="00BA7308"/>
    <w:rsid w:val="00BB134F"/>
    <w:rsid w:val="00BB1A1B"/>
    <w:rsid w:val="00BB221F"/>
    <w:rsid w:val="00BB2304"/>
    <w:rsid w:val="00BB675D"/>
    <w:rsid w:val="00BB7AA9"/>
    <w:rsid w:val="00BB7C62"/>
    <w:rsid w:val="00BC055E"/>
    <w:rsid w:val="00BC116B"/>
    <w:rsid w:val="00BC1C9E"/>
    <w:rsid w:val="00BC24B1"/>
    <w:rsid w:val="00BC4897"/>
    <w:rsid w:val="00BC543E"/>
    <w:rsid w:val="00BC5AC3"/>
    <w:rsid w:val="00BC5CDF"/>
    <w:rsid w:val="00BC5E5B"/>
    <w:rsid w:val="00BC6335"/>
    <w:rsid w:val="00BC6D26"/>
    <w:rsid w:val="00BC763B"/>
    <w:rsid w:val="00BC7982"/>
    <w:rsid w:val="00BC7FDB"/>
    <w:rsid w:val="00BD0B2A"/>
    <w:rsid w:val="00BD19CE"/>
    <w:rsid w:val="00BD2032"/>
    <w:rsid w:val="00BD5623"/>
    <w:rsid w:val="00BD5E92"/>
    <w:rsid w:val="00BD5F76"/>
    <w:rsid w:val="00BD61CD"/>
    <w:rsid w:val="00BD697F"/>
    <w:rsid w:val="00BD6CB9"/>
    <w:rsid w:val="00BD6CD7"/>
    <w:rsid w:val="00BD7C5E"/>
    <w:rsid w:val="00BD7CD7"/>
    <w:rsid w:val="00BE0433"/>
    <w:rsid w:val="00BE043A"/>
    <w:rsid w:val="00BE0731"/>
    <w:rsid w:val="00BE0B9B"/>
    <w:rsid w:val="00BE2D2B"/>
    <w:rsid w:val="00BE2FB9"/>
    <w:rsid w:val="00BE4406"/>
    <w:rsid w:val="00BE4436"/>
    <w:rsid w:val="00BE4C54"/>
    <w:rsid w:val="00BE56EC"/>
    <w:rsid w:val="00BE615C"/>
    <w:rsid w:val="00BE6B01"/>
    <w:rsid w:val="00BE6C1F"/>
    <w:rsid w:val="00BF07C6"/>
    <w:rsid w:val="00BF1537"/>
    <w:rsid w:val="00BF1F12"/>
    <w:rsid w:val="00BF20A2"/>
    <w:rsid w:val="00BF25D4"/>
    <w:rsid w:val="00BF29F1"/>
    <w:rsid w:val="00BF2C64"/>
    <w:rsid w:val="00BF2D4D"/>
    <w:rsid w:val="00BF3014"/>
    <w:rsid w:val="00BF54AD"/>
    <w:rsid w:val="00BF6883"/>
    <w:rsid w:val="00BF7435"/>
    <w:rsid w:val="00BF7772"/>
    <w:rsid w:val="00BF7A6D"/>
    <w:rsid w:val="00C00107"/>
    <w:rsid w:val="00C001BD"/>
    <w:rsid w:val="00C015CC"/>
    <w:rsid w:val="00C01A3F"/>
    <w:rsid w:val="00C01C75"/>
    <w:rsid w:val="00C01F50"/>
    <w:rsid w:val="00C0357C"/>
    <w:rsid w:val="00C0545D"/>
    <w:rsid w:val="00C058B6"/>
    <w:rsid w:val="00C05F23"/>
    <w:rsid w:val="00C06011"/>
    <w:rsid w:val="00C0619F"/>
    <w:rsid w:val="00C06377"/>
    <w:rsid w:val="00C06E73"/>
    <w:rsid w:val="00C06F36"/>
    <w:rsid w:val="00C072F7"/>
    <w:rsid w:val="00C07378"/>
    <w:rsid w:val="00C07BA0"/>
    <w:rsid w:val="00C07DE7"/>
    <w:rsid w:val="00C1176F"/>
    <w:rsid w:val="00C12A66"/>
    <w:rsid w:val="00C1403A"/>
    <w:rsid w:val="00C14D9D"/>
    <w:rsid w:val="00C14DA8"/>
    <w:rsid w:val="00C175C7"/>
    <w:rsid w:val="00C17E29"/>
    <w:rsid w:val="00C21855"/>
    <w:rsid w:val="00C21A56"/>
    <w:rsid w:val="00C21E06"/>
    <w:rsid w:val="00C22006"/>
    <w:rsid w:val="00C22B02"/>
    <w:rsid w:val="00C2312D"/>
    <w:rsid w:val="00C23ED7"/>
    <w:rsid w:val="00C23EDF"/>
    <w:rsid w:val="00C248EB"/>
    <w:rsid w:val="00C24BBC"/>
    <w:rsid w:val="00C2701F"/>
    <w:rsid w:val="00C27367"/>
    <w:rsid w:val="00C30002"/>
    <w:rsid w:val="00C30D46"/>
    <w:rsid w:val="00C30F31"/>
    <w:rsid w:val="00C3169D"/>
    <w:rsid w:val="00C316BD"/>
    <w:rsid w:val="00C328FE"/>
    <w:rsid w:val="00C329FB"/>
    <w:rsid w:val="00C33F94"/>
    <w:rsid w:val="00C344C9"/>
    <w:rsid w:val="00C34923"/>
    <w:rsid w:val="00C35686"/>
    <w:rsid w:val="00C36160"/>
    <w:rsid w:val="00C36AB1"/>
    <w:rsid w:val="00C36E6B"/>
    <w:rsid w:val="00C37098"/>
    <w:rsid w:val="00C40A6C"/>
    <w:rsid w:val="00C41617"/>
    <w:rsid w:val="00C41951"/>
    <w:rsid w:val="00C41B6C"/>
    <w:rsid w:val="00C41C6F"/>
    <w:rsid w:val="00C4278A"/>
    <w:rsid w:val="00C42929"/>
    <w:rsid w:val="00C43DC1"/>
    <w:rsid w:val="00C4430D"/>
    <w:rsid w:val="00C44B96"/>
    <w:rsid w:val="00C44CC9"/>
    <w:rsid w:val="00C46369"/>
    <w:rsid w:val="00C463D8"/>
    <w:rsid w:val="00C4720A"/>
    <w:rsid w:val="00C47CCA"/>
    <w:rsid w:val="00C47DC4"/>
    <w:rsid w:val="00C50C4A"/>
    <w:rsid w:val="00C5131F"/>
    <w:rsid w:val="00C515EF"/>
    <w:rsid w:val="00C5234C"/>
    <w:rsid w:val="00C52C2A"/>
    <w:rsid w:val="00C5385A"/>
    <w:rsid w:val="00C54A7D"/>
    <w:rsid w:val="00C54DA4"/>
    <w:rsid w:val="00C54E3D"/>
    <w:rsid w:val="00C5533D"/>
    <w:rsid w:val="00C56A68"/>
    <w:rsid w:val="00C571FE"/>
    <w:rsid w:val="00C5758E"/>
    <w:rsid w:val="00C57860"/>
    <w:rsid w:val="00C607C6"/>
    <w:rsid w:val="00C60C7C"/>
    <w:rsid w:val="00C62489"/>
    <w:rsid w:val="00C62C6D"/>
    <w:rsid w:val="00C639B8"/>
    <w:rsid w:val="00C63ADD"/>
    <w:rsid w:val="00C649DF"/>
    <w:rsid w:val="00C65EB0"/>
    <w:rsid w:val="00C65F2A"/>
    <w:rsid w:val="00C66282"/>
    <w:rsid w:val="00C662E5"/>
    <w:rsid w:val="00C669C5"/>
    <w:rsid w:val="00C66AA7"/>
    <w:rsid w:val="00C66AF8"/>
    <w:rsid w:val="00C66C9B"/>
    <w:rsid w:val="00C67154"/>
    <w:rsid w:val="00C6741B"/>
    <w:rsid w:val="00C6771B"/>
    <w:rsid w:val="00C67780"/>
    <w:rsid w:val="00C70042"/>
    <w:rsid w:val="00C71769"/>
    <w:rsid w:val="00C71D1A"/>
    <w:rsid w:val="00C73CC7"/>
    <w:rsid w:val="00C74401"/>
    <w:rsid w:val="00C744CC"/>
    <w:rsid w:val="00C747E3"/>
    <w:rsid w:val="00C74B64"/>
    <w:rsid w:val="00C74D86"/>
    <w:rsid w:val="00C7548E"/>
    <w:rsid w:val="00C759E5"/>
    <w:rsid w:val="00C76532"/>
    <w:rsid w:val="00C7732F"/>
    <w:rsid w:val="00C77833"/>
    <w:rsid w:val="00C7787B"/>
    <w:rsid w:val="00C801D9"/>
    <w:rsid w:val="00C806C3"/>
    <w:rsid w:val="00C80FC9"/>
    <w:rsid w:val="00C82223"/>
    <w:rsid w:val="00C82797"/>
    <w:rsid w:val="00C82BA7"/>
    <w:rsid w:val="00C82FC8"/>
    <w:rsid w:val="00C83AD0"/>
    <w:rsid w:val="00C84B22"/>
    <w:rsid w:val="00C84C49"/>
    <w:rsid w:val="00C8520F"/>
    <w:rsid w:val="00C85441"/>
    <w:rsid w:val="00C8661A"/>
    <w:rsid w:val="00C8669F"/>
    <w:rsid w:val="00C86B0A"/>
    <w:rsid w:val="00C86DB3"/>
    <w:rsid w:val="00C87CB9"/>
    <w:rsid w:val="00C90362"/>
    <w:rsid w:val="00C90A22"/>
    <w:rsid w:val="00C90B48"/>
    <w:rsid w:val="00C90DDE"/>
    <w:rsid w:val="00C90EE0"/>
    <w:rsid w:val="00C9144C"/>
    <w:rsid w:val="00C91840"/>
    <w:rsid w:val="00C918C0"/>
    <w:rsid w:val="00C92C82"/>
    <w:rsid w:val="00C93565"/>
    <w:rsid w:val="00C93AEF"/>
    <w:rsid w:val="00C93C6F"/>
    <w:rsid w:val="00C94BB4"/>
    <w:rsid w:val="00C96BDB"/>
    <w:rsid w:val="00C96C47"/>
    <w:rsid w:val="00C9713C"/>
    <w:rsid w:val="00C9768B"/>
    <w:rsid w:val="00C97894"/>
    <w:rsid w:val="00CA0423"/>
    <w:rsid w:val="00CA04B1"/>
    <w:rsid w:val="00CA159B"/>
    <w:rsid w:val="00CA2477"/>
    <w:rsid w:val="00CA2611"/>
    <w:rsid w:val="00CA26EA"/>
    <w:rsid w:val="00CA3C4B"/>
    <w:rsid w:val="00CA4A74"/>
    <w:rsid w:val="00CA50DC"/>
    <w:rsid w:val="00CA527C"/>
    <w:rsid w:val="00CA54AB"/>
    <w:rsid w:val="00CA6558"/>
    <w:rsid w:val="00CA714C"/>
    <w:rsid w:val="00CA7983"/>
    <w:rsid w:val="00CA799D"/>
    <w:rsid w:val="00CA7C46"/>
    <w:rsid w:val="00CB0CB8"/>
    <w:rsid w:val="00CB0D18"/>
    <w:rsid w:val="00CB12A0"/>
    <w:rsid w:val="00CB1395"/>
    <w:rsid w:val="00CB140C"/>
    <w:rsid w:val="00CB1DB8"/>
    <w:rsid w:val="00CB28AF"/>
    <w:rsid w:val="00CB2B17"/>
    <w:rsid w:val="00CB46E9"/>
    <w:rsid w:val="00CB50AD"/>
    <w:rsid w:val="00CB6755"/>
    <w:rsid w:val="00CC2A74"/>
    <w:rsid w:val="00CC2BD0"/>
    <w:rsid w:val="00CC31EB"/>
    <w:rsid w:val="00CC3CF0"/>
    <w:rsid w:val="00CC3CFE"/>
    <w:rsid w:val="00CC4079"/>
    <w:rsid w:val="00CC451E"/>
    <w:rsid w:val="00CC4CEE"/>
    <w:rsid w:val="00CC4CFB"/>
    <w:rsid w:val="00CC5D3C"/>
    <w:rsid w:val="00CC6304"/>
    <w:rsid w:val="00CC63DF"/>
    <w:rsid w:val="00CC6B2C"/>
    <w:rsid w:val="00CC7173"/>
    <w:rsid w:val="00CC75BC"/>
    <w:rsid w:val="00CC7F01"/>
    <w:rsid w:val="00CD0A4C"/>
    <w:rsid w:val="00CD0EF3"/>
    <w:rsid w:val="00CD1CE2"/>
    <w:rsid w:val="00CD26D2"/>
    <w:rsid w:val="00CD2813"/>
    <w:rsid w:val="00CD3DDB"/>
    <w:rsid w:val="00CD43F7"/>
    <w:rsid w:val="00CD4C14"/>
    <w:rsid w:val="00CD4DA1"/>
    <w:rsid w:val="00CD5322"/>
    <w:rsid w:val="00CD566F"/>
    <w:rsid w:val="00CD5B36"/>
    <w:rsid w:val="00CD5E2A"/>
    <w:rsid w:val="00CE0FE8"/>
    <w:rsid w:val="00CE10E3"/>
    <w:rsid w:val="00CE195F"/>
    <w:rsid w:val="00CE1BD5"/>
    <w:rsid w:val="00CE21BA"/>
    <w:rsid w:val="00CE4A62"/>
    <w:rsid w:val="00CE4E3A"/>
    <w:rsid w:val="00CE5586"/>
    <w:rsid w:val="00CE5DF1"/>
    <w:rsid w:val="00CE5FB5"/>
    <w:rsid w:val="00CE709F"/>
    <w:rsid w:val="00CE70D4"/>
    <w:rsid w:val="00CE7DCB"/>
    <w:rsid w:val="00CF012C"/>
    <w:rsid w:val="00CF0756"/>
    <w:rsid w:val="00CF0875"/>
    <w:rsid w:val="00CF102A"/>
    <w:rsid w:val="00CF314E"/>
    <w:rsid w:val="00CF32A2"/>
    <w:rsid w:val="00CF3953"/>
    <w:rsid w:val="00CF4796"/>
    <w:rsid w:val="00CF5166"/>
    <w:rsid w:val="00CF57FF"/>
    <w:rsid w:val="00CF5FFA"/>
    <w:rsid w:val="00CF6B51"/>
    <w:rsid w:val="00CF7170"/>
    <w:rsid w:val="00D002A3"/>
    <w:rsid w:val="00D002F5"/>
    <w:rsid w:val="00D01523"/>
    <w:rsid w:val="00D0299B"/>
    <w:rsid w:val="00D030C7"/>
    <w:rsid w:val="00D043FA"/>
    <w:rsid w:val="00D04F36"/>
    <w:rsid w:val="00D0570F"/>
    <w:rsid w:val="00D062D6"/>
    <w:rsid w:val="00D077F4"/>
    <w:rsid w:val="00D07CC6"/>
    <w:rsid w:val="00D11D15"/>
    <w:rsid w:val="00D11D2A"/>
    <w:rsid w:val="00D159D0"/>
    <w:rsid w:val="00D1614D"/>
    <w:rsid w:val="00D174BD"/>
    <w:rsid w:val="00D204D2"/>
    <w:rsid w:val="00D21138"/>
    <w:rsid w:val="00D21584"/>
    <w:rsid w:val="00D2201B"/>
    <w:rsid w:val="00D22BCA"/>
    <w:rsid w:val="00D22F37"/>
    <w:rsid w:val="00D24082"/>
    <w:rsid w:val="00D24918"/>
    <w:rsid w:val="00D253AA"/>
    <w:rsid w:val="00D2578D"/>
    <w:rsid w:val="00D25E4F"/>
    <w:rsid w:val="00D2612D"/>
    <w:rsid w:val="00D26EA4"/>
    <w:rsid w:val="00D26F3B"/>
    <w:rsid w:val="00D27DA4"/>
    <w:rsid w:val="00D3023B"/>
    <w:rsid w:val="00D3038B"/>
    <w:rsid w:val="00D30CBB"/>
    <w:rsid w:val="00D31EAD"/>
    <w:rsid w:val="00D32310"/>
    <w:rsid w:val="00D34F49"/>
    <w:rsid w:val="00D361BD"/>
    <w:rsid w:val="00D36739"/>
    <w:rsid w:val="00D37049"/>
    <w:rsid w:val="00D42421"/>
    <w:rsid w:val="00D43583"/>
    <w:rsid w:val="00D43603"/>
    <w:rsid w:val="00D43B2B"/>
    <w:rsid w:val="00D45280"/>
    <w:rsid w:val="00D457DA"/>
    <w:rsid w:val="00D459CA"/>
    <w:rsid w:val="00D45BCE"/>
    <w:rsid w:val="00D47292"/>
    <w:rsid w:val="00D475BF"/>
    <w:rsid w:val="00D4763B"/>
    <w:rsid w:val="00D476BB"/>
    <w:rsid w:val="00D5046B"/>
    <w:rsid w:val="00D50DF3"/>
    <w:rsid w:val="00D529A6"/>
    <w:rsid w:val="00D52A2D"/>
    <w:rsid w:val="00D52C9E"/>
    <w:rsid w:val="00D537E6"/>
    <w:rsid w:val="00D55952"/>
    <w:rsid w:val="00D564E8"/>
    <w:rsid w:val="00D56907"/>
    <w:rsid w:val="00D56E21"/>
    <w:rsid w:val="00D57836"/>
    <w:rsid w:val="00D60DAB"/>
    <w:rsid w:val="00D60E66"/>
    <w:rsid w:val="00D614DA"/>
    <w:rsid w:val="00D6161C"/>
    <w:rsid w:val="00D61895"/>
    <w:rsid w:val="00D619AB"/>
    <w:rsid w:val="00D626CD"/>
    <w:rsid w:val="00D63CC3"/>
    <w:rsid w:val="00D63D1A"/>
    <w:rsid w:val="00D6432E"/>
    <w:rsid w:val="00D64CCE"/>
    <w:rsid w:val="00D656A3"/>
    <w:rsid w:val="00D65819"/>
    <w:rsid w:val="00D65EF1"/>
    <w:rsid w:val="00D6612F"/>
    <w:rsid w:val="00D66159"/>
    <w:rsid w:val="00D6621D"/>
    <w:rsid w:val="00D66558"/>
    <w:rsid w:val="00D67C46"/>
    <w:rsid w:val="00D71502"/>
    <w:rsid w:val="00D7219D"/>
    <w:rsid w:val="00D72391"/>
    <w:rsid w:val="00D72715"/>
    <w:rsid w:val="00D72E7F"/>
    <w:rsid w:val="00D7355F"/>
    <w:rsid w:val="00D73E13"/>
    <w:rsid w:val="00D73E19"/>
    <w:rsid w:val="00D75128"/>
    <w:rsid w:val="00D76ED4"/>
    <w:rsid w:val="00D80657"/>
    <w:rsid w:val="00D809C5"/>
    <w:rsid w:val="00D80C3C"/>
    <w:rsid w:val="00D81580"/>
    <w:rsid w:val="00D82101"/>
    <w:rsid w:val="00D82829"/>
    <w:rsid w:val="00D82CFE"/>
    <w:rsid w:val="00D82D77"/>
    <w:rsid w:val="00D83634"/>
    <w:rsid w:val="00D84559"/>
    <w:rsid w:val="00D846D8"/>
    <w:rsid w:val="00D85818"/>
    <w:rsid w:val="00D85D0D"/>
    <w:rsid w:val="00D864A3"/>
    <w:rsid w:val="00D86705"/>
    <w:rsid w:val="00D86A91"/>
    <w:rsid w:val="00D87102"/>
    <w:rsid w:val="00D9007E"/>
    <w:rsid w:val="00D90391"/>
    <w:rsid w:val="00D909CD"/>
    <w:rsid w:val="00D90B61"/>
    <w:rsid w:val="00D9312F"/>
    <w:rsid w:val="00D931CB"/>
    <w:rsid w:val="00D94867"/>
    <w:rsid w:val="00DA08A5"/>
    <w:rsid w:val="00DA132A"/>
    <w:rsid w:val="00DA13AE"/>
    <w:rsid w:val="00DA16F5"/>
    <w:rsid w:val="00DA1D0E"/>
    <w:rsid w:val="00DA2318"/>
    <w:rsid w:val="00DA4645"/>
    <w:rsid w:val="00DA49D4"/>
    <w:rsid w:val="00DA7BA9"/>
    <w:rsid w:val="00DA7D6E"/>
    <w:rsid w:val="00DB3CBF"/>
    <w:rsid w:val="00DB4197"/>
    <w:rsid w:val="00DB459F"/>
    <w:rsid w:val="00DB5DFC"/>
    <w:rsid w:val="00DB7375"/>
    <w:rsid w:val="00DB74C2"/>
    <w:rsid w:val="00DB7C00"/>
    <w:rsid w:val="00DB7CEE"/>
    <w:rsid w:val="00DC0253"/>
    <w:rsid w:val="00DC0534"/>
    <w:rsid w:val="00DC0BDC"/>
    <w:rsid w:val="00DC12C9"/>
    <w:rsid w:val="00DC2106"/>
    <w:rsid w:val="00DC2C30"/>
    <w:rsid w:val="00DC32F6"/>
    <w:rsid w:val="00DC3934"/>
    <w:rsid w:val="00DC3B91"/>
    <w:rsid w:val="00DC4AB3"/>
    <w:rsid w:val="00DC5D69"/>
    <w:rsid w:val="00DC638A"/>
    <w:rsid w:val="00DC7D00"/>
    <w:rsid w:val="00DD03DB"/>
    <w:rsid w:val="00DD1B35"/>
    <w:rsid w:val="00DD4632"/>
    <w:rsid w:val="00DD4D7F"/>
    <w:rsid w:val="00DD50B2"/>
    <w:rsid w:val="00DD686C"/>
    <w:rsid w:val="00DD6B42"/>
    <w:rsid w:val="00DE026F"/>
    <w:rsid w:val="00DE0FA1"/>
    <w:rsid w:val="00DE2A80"/>
    <w:rsid w:val="00DE30A3"/>
    <w:rsid w:val="00DE37E9"/>
    <w:rsid w:val="00DE398B"/>
    <w:rsid w:val="00DE3FFA"/>
    <w:rsid w:val="00DE49F1"/>
    <w:rsid w:val="00DE642D"/>
    <w:rsid w:val="00DE64B5"/>
    <w:rsid w:val="00DE64EB"/>
    <w:rsid w:val="00DE6537"/>
    <w:rsid w:val="00DE6ABC"/>
    <w:rsid w:val="00DE7534"/>
    <w:rsid w:val="00DE75FD"/>
    <w:rsid w:val="00DF084C"/>
    <w:rsid w:val="00DF18D1"/>
    <w:rsid w:val="00DF1E96"/>
    <w:rsid w:val="00DF2E1B"/>
    <w:rsid w:val="00DF467E"/>
    <w:rsid w:val="00DF5434"/>
    <w:rsid w:val="00DF597F"/>
    <w:rsid w:val="00DF5A4D"/>
    <w:rsid w:val="00DF703B"/>
    <w:rsid w:val="00DF75FA"/>
    <w:rsid w:val="00DF7C91"/>
    <w:rsid w:val="00E01787"/>
    <w:rsid w:val="00E02036"/>
    <w:rsid w:val="00E0217C"/>
    <w:rsid w:val="00E03EA4"/>
    <w:rsid w:val="00E042C5"/>
    <w:rsid w:val="00E0508B"/>
    <w:rsid w:val="00E05E01"/>
    <w:rsid w:val="00E06354"/>
    <w:rsid w:val="00E0690C"/>
    <w:rsid w:val="00E10CE5"/>
    <w:rsid w:val="00E11B67"/>
    <w:rsid w:val="00E12CF1"/>
    <w:rsid w:val="00E131C6"/>
    <w:rsid w:val="00E13B1F"/>
    <w:rsid w:val="00E1435C"/>
    <w:rsid w:val="00E14754"/>
    <w:rsid w:val="00E15CF0"/>
    <w:rsid w:val="00E17077"/>
    <w:rsid w:val="00E171C9"/>
    <w:rsid w:val="00E174FD"/>
    <w:rsid w:val="00E21748"/>
    <w:rsid w:val="00E22022"/>
    <w:rsid w:val="00E2211E"/>
    <w:rsid w:val="00E2253C"/>
    <w:rsid w:val="00E227D8"/>
    <w:rsid w:val="00E22DDB"/>
    <w:rsid w:val="00E2407D"/>
    <w:rsid w:val="00E244AC"/>
    <w:rsid w:val="00E24532"/>
    <w:rsid w:val="00E2661D"/>
    <w:rsid w:val="00E2668E"/>
    <w:rsid w:val="00E26A21"/>
    <w:rsid w:val="00E26C9C"/>
    <w:rsid w:val="00E27507"/>
    <w:rsid w:val="00E27D5A"/>
    <w:rsid w:val="00E30C99"/>
    <w:rsid w:val="00E31232"/>
    <w:rsid w:val="00E31765"/>
    <w:rsid w:val="00E31B20"/>
    <w:rsid w:val="00E320B4"/>
    <w:rsid w:val="00E32A1E"/>
    <w:rsid w:val="00E32A8D"/>
    <w:rsid w:val="00E32B0E"/>
    <w:rsid w:val="00E32C87"/>
    <w:rsid w:val="00E32E1E"/>
    <w:rsid w:val="00E34609"/>
    <w:rsid w:val="00E35004"/>
    <w:rsid w:val="00E3547F"/>
    <w:rsid w:val="00E35AEE"/>
    <w:rsid w:val="00E371CE"/>
    <w:rsid w:val="00E37AD9"/>
    <w:rsid w:val="00E37BEE"/>
    <w:rsid w:val="00E40AD3"/>
    <w:rsid w:val="00E40D2F"/>
    <w:rsid w:val="00E42F8E"/>
    <w:rsid w:val="00E43FB7"/>
    <w:rsid w:val="00E44311"/>
    <w:rsid w:val="00E4473C"/>
    <w:rsid w:val="00E50289"/>
    <w:rsid w:val="00E502E3"/>
    <w:rsid w:val="00E503D9"/>
    <w:rsid w:val="00E5041B"/>
    <w:rsid w:val="00E50BC5"/>
    <w:rsid w:val="00E516CC"/>
    <w:rsid w:val="00E51CE0"/>
    <w:rsid w:val="00E51D03"/>
    <w:rsid w:val="00E5239C"/>
    <w:rsid w:val="00E52793"/>
    <w:rsid w:val="00E52C17"/>
    <w:rsid w:val="00E52D2C"/>
    <w:rsid w:val="00E530E7"/>
    <w:rsid w:val="00E53BB3"/>
    <w:rsid w:val="00E550B5"/>
    <w:rsid w:val="00E55847"/>
    <w:rsid w:val="00E55BE2"/>
    <w:rsid w:val="00E55DDA"/>
    <w:rsid w:val="00E55E85"/>
    <w:rsid w:val="00E56B83"/>
    <w:rsid w:val="00E56C84"/>
    <w:rsid w:val="00E61C60"/>
    <w:rsid w:val="00E62479"/>
    <w:rsid w:val="00E62CF4"/>
    <w:rsid w:val="00E63D37"/>
    <w:rsid w:val="00E64F27"/>
    <w:rsid w:val="00E64FBB"/>
    <w:rsid w:val="00E65435"/>
    <w:rsid w:val="00E66C8E"/>
    <w:rsid w:val="00E701F1"/>
    <w:rsid w:val="00E70371"/>
    <w:rsid w:val="00E70452"/>
    <w:rsid w:val="00E706D2"/>
    <w:rsid w:val="00E708AB"/>
    <w:rsid w:val="00E709ED"/>
    <w:rsid w:val="00E70EC7"/>
    <w:rsid w:val="00E70FC8"/>
    <w:rsid w:val="00E71082"/>
    <w:rsid w:val="00E7367D"/>
    <w:rsid w:val="00E7655E"/>
    <w:rsid w:val="00E7759E"/>
    <w:rsid w:val="00E85C5F"/>
    <w:rsid w:val="00E85EB0"/>
    <w:rsid w:val="00E8617C"/>
    <w:rsid w:val="00E8765E"/>
    <w:rsid w:val="00E87A61"/>
    <w:rsid w:val="00E90004"/>
    <w:rsid w:val="00E904F5"/>
    <w:rsid w:val="00E90968"/>
    <w:rsid w:val="00E90BF0"/>
    <w:rsid w:val="00E92D2D"/>
    <w:rsid w:val="00E94CC7"/>
    <w:rsid w:val="00E94EE4"/>
    <w:rsid w:val="00E954AB"/>
    <w:rsid w:val="00E955FF"/>
    <w:rsid w:val="00E9560C"/>
    <w:rsid w:val="00E95E58"/>
    <w:rsid w:val="00E96B02"/>
    <w:rsid w:val="00E96C85"/>
    <w:rsid w:val="00E96EBE"/>
    <w:rsid w:val="00EA2935"/>
    <w:rsid w:val="00EA317C"/>
    <w:rsid w:val="00EA587D"/>
    <w:rsid w:val="00EA6799"/>
    <w:rsid w:val="00EA7EAD"/>
    <w:rsid w:val="00EB080A"/>
    <w:rsid w:val="00EB0B1C"/>
    <w:rsid w:val="00EB0B2A"/>
    <w:rsid w:val="00EB1C82"/>
    <w:rsid w:val="00EB2AC6"/>
    <w:rsid w:val="00EB3875"/>
    <w:rsid w:val="00EB3E7D"/>
    <w:rsid w:val="00EB55BA"/>
    <w:rsid w:val="00EB63C4"/>
    <w:rsid w:val="00EB7498"/>
    <w:rsid w:val="00EC03B6"/>
    <w:rsid w:val="00EC07F5"/>
    <w:rsid w:val="00EC0B04"/>
    <w:rsid w:val="00EC175E"/>
    <w:rsid w:val="00EC32FD"/>
    <w:rsid w:val="00EC38A6"/>
    <w:rsid w:val="00EC39E1"/>
    <w:rsid w:val="00EC443C"/>
    <w:rsid w:val="00EC486E"/>
    <w:rsid w:val="00EC4A90"/>
    <w:rsid w:val="00EC4E3C"/>
    <w:rsid w:val="00EC6044"/>
    <w:rsid w:val="00EC66AD"/>
    <w:rsid w:val="00EC6DC2"/>
    <w:rsid w:val="00EC73A4"/>
    <w:rsid w:val="00EC7DE2"/>
    <w:rsid w:val="00ED024C"/>
    <w:rsid w:val="00ED0917"/>
    <w:rsid w:val="00ED09EF"/>
    <w:rsid w:val="00ED13A1"/>
    <w:rsid w:val="00ED2082"/>
    <w:rsid w:val="00ED2BD7"/>
    <w:rsid w:val="00ED381F"/>
    <w:rsid w:val="00ED3FC1"/>
    <w:rsid w:val="00ED5B77"/>
    <w:rsid w:val="00ED637B"/>
    <w:rsid w:val="00ED67C8"/>
    <w:rsid w:val="00ED7B91"/>
    <w:rsid w:val="00EE03AC"/>
    <w:rsid w:val="00EE063F"/>
    <w:rsid w:val="00EE0C36"/>
    <w:rsid w:val="00EE1436"/>
    <w:rsid w:val="00EE1DF4"/>
    <w:rsid w:val="00EE28FD"/>
    <w:rsid w:val="00EE3124"/>
    <w:rsid w:val="00EE3A6C"/>
    <w:rsid w:val="00EE422A"/>
    <w:rsid w:val="00EE4C6F"/>
    <w:rsid w:val="00EE53C5"/>
    <w:rsid w:val="00EE6182"/>
    <w:rsid w:val="00EE68AB"/>
    <w:rsid w:val="00EE7071"/>
    <w:rsid w:val="00EE73B0"/>
    <w:rsid w:val="00EF0877"/>
    <w:rsid w:val="00EF08B3"/>
    <w:rsid w:val="00EF0966"/>
    <w:rsid w:val="00EF0976"/>
    <w:rsid w:val="00EF1237"/>
    <w:rsid w:val="00EF1560"/>
    <w:rsid w:val="00EF21DB"/>
    <w:rsid w:val="00EF2316"/>
    <w:rsid w:val="00EF237B"/>
    <w:rsid w:val="00EF2980"/>
    <w:rsid w:val="00EF2E33"/>
    <w:rsid w:val="00EF329D"/>
    <w:rsid w:val="00EF3E7D"/>
    <w:rsid w:val="00EF514F"/>
    <w:rsid w:val="00EF61C8"/>
    <w:rsid w:val="00EF6501"/>
    <w:rsid w:val="00F02D52"/>
    <w:rsid w:val="00F02FAE"/>
    <w:rsid w:val="00F0425C"/>
    <w:rsid w:val="00F05361"/>
    <w:rsid w:val="00F059D5"/>
    <w:rsid w:val="00F06031"/>
    <w:rsid w:val="00F06869"/>
    <w:rsid w:val="00F079D4"/>
    <w:rsid w:val="00F1006C"/>
    <w:rsid w:val="00F106DE"/>
    <w:rsid w:val="00F10CFA"/>
    <w:rsid w:val="00F10F37"/>
    <w:rsid w:val="00F11006"/>
    <w:rsid w:val="00F11BBC"/>
    <w:rsid w:val="00F12160"/>
    <w:rsid w:val="00F1397A"/>
    <w:rsid w:val="00F14291"/>
    <w:rsid w:val="00F15633"/>
    <w:rsid w:val="00F15709"/>
    <w:rsid w:val="00F16091"/>
    <w:rsid w:val="00F16E85"/>
    <w:rsid w:val="00F1788C"/>
    <w:rsid w:val="00F204DE"/>
    <w:rsid w:val="00F213A3"/>
    <w:rsid w:val="00F22624"/>
    <w:rsid w:val="00F2356A"/>
    <w:rsid w:val="00F23640"/>
    <w:rsid w:val="00F24070"/>
    <w:rsid w:val="00F24706"/>
    <w:rsid w:val="00F24E0D"/>
    <w:rsid w:val="00F2515C"/>
    <w:rsid w:val="00F261AB"/>
    <w:rsid w:val="00F2715F"/>
    <w:rsid w:val="00F3051F"/>
    <w:rsid w:val="00F30980"/>
    <w:rsid w:val="00F30E53"/>
    <w:rsid w:val="00F31B13"/>
    <w:rsid w:val="00F333FE"/>
    <w:rsid w:val="00F3557C"/>
    <w:rsid w:val="00F37337"/>
    <w:rsid w:val="00F37791"/>
    <w:rsid w:val="00F37A54"/>
    <w:rsid w:val="00F37E88"/>
    <w:rsid w:val="00F408DA"/>
    <w:rsid w:val="00F409DF"/>
    <w:rsid w:val="00F40FF3"/>
    <w:rsid w:val="00F42193"/>
    <w:rsid w:val="00F432F6"/>
    <w:rsid w:val="00F4481F"/>
    <w:rsid w:val="00F44A53"/>
    <w:rsid w:val="00F45699"/>
    <w:rsid w:val="00F46D9E"/>
    <w:rsid w:val="00F47705"/>
    <w:rsid w:val="00F51340"/>
    <w:rsid w:val="00F51846"/>
    <w:rsid w:val="00F52271"/>
    <w:rsid w:val="00F525BA"/>
    <w:rsid w:val="00F52A5A"/>
    <w:rsid w:val="00F53ED0"/>
    <w:rsid w:val="00F5495D"/>
    <w:rsid w:val="00F550A9"/>
    <w:rsid w:val="00F554B0"/>
    <w:rsid w:val="00F55A2C"/>
    <w:rsid w:val="00F55BF9"/>
    <w:rsid w:val="00F55F02"/>
    <w:rsid w:val="00F572E6"/>
    <w:rsid w:val="00F607A1"/>
    <w:rsid w:val="00F61275"/>
    <w:rsid w:val="00F61916"/>
    <w:rsid w:val="00F62CC2"/>
    <w:rsid w:val="00F636F8"/>
    <w:rsid w:val="00F6450E"/>
    <w:rsid w:val="00F65D75"/>
    <w:rsid w:val="00F65DA3"/>
    <w:rsid w:val="00F65E84"/>
    <w:rsid w:val="00F66A29"/>
    <w:rsid w:val="00F67D4D"/>
    <w:rsid w:val="00F70243"/>
    <w:rsid w:val="00F70A0D"/>
    <w:rsid w:val="00F7100B"/>
    <w:rsid w:val="00F7158D"/>
    <w:rsid w:val="00F728BC"/>
    <w:rsid w:val="00F73019"/>
    <w:rsid w:val="00F73D76"/>
    <w:rsid w:val="00F73E1B"/>
    <w:rsid w:val="00F74AFA"/>
    <w:rsid w:val="00F75A96"/>
    <w:rsid w:val="00F75E73"/>
    <w:rsid w:val="00F7627E"/>
    <w:rsid w:val="00F768A0"/>
    <w:rsid w:val="00F77407"/>
    <w:rsid w:val="00F80589"/>
    <w:rsid w:val="00F8063C"/>
    <w:rsid w:val="00F810AC"/>
    <w:rsid w:val="00F810E8"/>
    <w:rsid w:val="00F818FF"/>
    <w:rsid w:val="00F81E13"/>
    <w:rsid w:val="00F8201A"/>
    <w:rsid w:val="00F82763"/>
    <w:rsid w:val="00F83798"/>
    <w:rsid w:val="00F839A2"/>
    <w:rsid w:val="00F83D65"/>
    <w:rsid w:val="00F840B4"/>
    <w:rsid w:val="00F84290"/>
    <w:rsid w:val="00F8453A"/>
    <w:rsid w:val="00F84EA3"/>
    <w:rsid w:val="00F8598B"/>
    <w:rsid w:val="00F87FF5"/>
    <w:rsid w:val="00F9048D"/>
    <w:rsid w:val="00F90920"/>
    <w:rsid w:val="00F9097B"/>
    <w:rsid w:val="00F9272A"/>
    <w:rsid w:val="00F953BD"/>
    <w:rsid w:val="00FA0D29"/>
    <w:rsid w:val="00FA22C5"/>
    <w:rsid w:val="00FA290B"/>
    <w:rsid w:val="00FA36EF"/>
    <w:rsid w:val="00FA3EC0"/>
    <w:rsid w:val="00FA4400"/>
    <w:rsid w:val="00FA4FF8"/>
    <w:rsid w:val="00FA519F"/>
    <w:rsid w:val="00FA52C3"/>
    <w:rsid w:val="00FA5395"/>
    <w:rsid w:val="00FA58BA"/>
    <w:rsid w:val="00FA58D5"/>
    <w:rsid w:val="00FA6E4D"/>
    <w:rsid w:val="00FA6EBB"/>
    <w:rsid w:val="00FA738A"/>
    <w:rsid w:val="00FA7B57"/>
    <w:rsid w:val="00FB0145"/>
    <w:rsid w:val="00FB1341"/>
    <w:rsid w:val="00FB1B74"/>
    <w:rsid w:val="00FB2478"/>
    <w:rsid w:val="00FB5A0B"/>
    <w:rsid w:val="00FB6873"/>
    <w:rsid w:val="00FB71BB"/>
    <w:rsid w:val="00FC00AC"/>
    <w:rsid w:val="00FC028E"/>
    <w:rsid w:val="00FC1C33"/>
    <w:rsid w:val="00FC1C8F"/>
    <w:rsid w:val="00FC2C70"/>
    <w:rsid w:val="00FC4F8D"/>
    <w:rsid w:val="00FC7523"/>
    <w:rsid w:val="00FC7A45"/>
    <w:rsid w:val="00FC7EA7"/>
    <w:rsid w:val="00FD05FB"/>
    <w:rsid w:val="00FD3A79"/>
    <w:rsid w:val="00FD3E0C"/>
    <w:rsid w:val="00FD47A6"/>
    <w:rsid w:val="00FD47EE"/>
    <w:rsid w:val="00FD49B9"/>
    <w:rsid w:val="00FD4A71"/>
    <w:rsid w:val="00FD4E69"/>
    <w:rsid w:val="00FD5A1A"/>
    <w:rsid w:val="00FD65E9"/>
    <w:rsid w:val="00FD71D7"/>
    <w:rsid w:val="00FD72E5"/>
    <w:rsid w:val="00FE070B"/>
    <w:rsid w:val="00FE16C6"/>
    <w:rsid w:val="00FE1A6D"/>
    <w:rsid w:val="00FE26A3"/>
    <w:rsid w:val="00FE28E4"/>
    <w:rsid w:val="00FE2B1B"/>
    <w:rsid w:val="00FE2B28"/>
    <w:rsid w:val="00FE2BED"/>
    <w:rsid w:val="00FE330E"/>
    <w:rsid w:val="00FE3A63"/>
    <w:rsid w:val="00FE417B"/>
    <w:rsid w:val="00FE478D"/>
    <w:rsid w:val="00FE4E3A"/>
    <w:rsid w:val="00FE4EE3"/>
    <w:rsid w:val="00FE558F"/>
    <w:rsid w:val="00FE55E9"/>
    <w:rsid w:val="00FE573E"/>
    <w:rsid w:val="00FE6DCC"/>
    <w:rsid w:val="00FE7300"/>
    <w:rsid w:val="00FE78CE"/>
    <w:rsid w:val="00FE7BD4"/>
    <w:rsid w:val="00FF0F66"/>
    <w:rsid w:val="00FF122A"/>
    <w:rsid w:val="00FF1320"/>
    <w:rsid w:val="00FF188E"/>
    <w:rsid w:val="00FF1D5B"/>
    <w:rsid w:val="00FF275F"/>
    <w:rsid w:val="00FF27E6"/>
    <w:rsid w:val="00FF2F27"/>
    <w:rsid w:val="00FF3599"/>
    <w:rsid w:val="00FF5501"/>
    <w:rsid w:val="00FF5861"/>
    <w:rsid w:val="00FF6897"/>
    <w:rsid w:val="00FF6AF5"/>
    <w:rsid w:val="00FF72B5"/>
    <w:rsid w:val="00FF74CF"/>
    <w:rsid w:val="2EFF6285"/>
    <w:rsid w:val="50942622"/>
    <w:rsid w:val="5BF96624"/>
    <w:rsid w:val="65933252"/>
    <w:rsid w:val="788BF8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C3C4F"/>
  <w15:chartTrackingRefBased/>
  <w15:docId w15:val="{7F063C16-9FFF-4D30-8938-C3102BDEB7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numPr>
        <w:ilvl w:val="8"/>
        <w:numId w:val="10"/>
      </w:numPr>
    </w:pPr>
  </w:style>
  <w:style w:type="paragraph" w:styleId="Heading1">
    <w:name w:val="heading 1"/>
    <w:basedOn w:val="Normal"/>
    <w:next w:val="Normal"/>
    <w:link w:val="Heading1Char"/>
    <w:uiPriority w:val="9"/>
    <w:qFormat/>
    <w:rsid w:val="00810BA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0BA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BA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10BA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10BA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10BA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10BA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10BA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10BA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10BA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10BA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10BA6"/>
    <w:rPr>
      <w:rFonts w:eastAsiaTheme="majorEastAsia" w:cstheme="majorBidi"/>
      <w:color w:val="272727" w:themeColor="text1" w:themeTint="D8"/>
    </w:rPr>
  </w:style>
  <w:style w:type="paragraph" w:styleId="Title">
    <w:name w:val="Title"/>
    <w:basedOn w:val="Normal"/>
    <w:next w:val="Normal"/>
    <w:link w:val="TitleChar"/>
    <w:uiPriority w:val="10"/>
    <w:qFormat/>
    <w:rsid w:val="00810BA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10BA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10BA6"/>
    <w:pPr>
      <w:numPr>
        <w:ilvl w:val="0"/>
        <w:numId w:val="0"/>
      </w:numPr>
      <w:ind w:left="720" w:hanging="3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10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BA6"/>
    <w:pPr>
      <w:spacing w:before="160"/>
      <w:jc w:val="center"/>
    </w:pPr>
    <w:rPr>
      <w:i/>
      <w:iCs/>
      <w:color w:val="404040" w:themeColor="text1" w:themeTint="BF"/>
    </w:rPr>
  </w:style>
  <w:style w:type="character" w:styleId="QuoteChar" w:customStyle="1">
    <w:name w:val="Quote Char"/>
    <w:basedOn w:val="DefaultParagraphFont"/>
    <w:link w:val="Quote"/>
    <w:uiPriority w:val="29"/>
    <w:rsid w:val="00810BA6"/>
    <w:rPr>
      <w:i/>
      <w:iCs/>
      <w:color w:val="404040" w:themeColor="text1" w:themeTint="BF"/>
    </w:rPr>
  </w:style>
  <w:style w:type="paragraph" w:styleId="ListParagraph">
    <w:name w:val="List Paragraph"/>
    <w:basedOn w:val="Normal"/>
    <w:uiPriority w:val="34"/>
    <w:qFormat/>
    <w:rsid w:val="00810BA6"/>
    <w:pPr>
      <w:ind w:left="720"/>
      <w:contextualSpacing/>
    </w:pPr>
  </w:style>
  <w:style w:type="character" w:styleId="IntenseEmphasis">
    <w:name w:val="Intense Emphasis"/>
    <w:basedOn w:val="DefaultParagraphFont"/>
    <w:uiPriority w:val="21"/>
    <w:qFormat/>
    <w:rsid w:val="00810BA6"/>
    <w:rPr>
      <w:i/>
      <w:iCs/>
      <w:color w:val="0F4761" w:themeColor="accent1" w:themeShade="BF"/>
    </w:rPr>
  </w:style>
  <w:style w:type="paragraph" w:styleId="IntenseQuote">
    <w:name w:val="Intense Quote"/>
    <w:basedOn w:val="Normal"/>
    <w:next w:val="Normal"/>
    <w:link w:val="IntenseQuoteChar"/>
    <w:uiPriority w:val="30"/>
    <w:qFormat/>
    <w:rsid w:val="00810BA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10BA6"/>
    <w:rPr>
      <w:i/>
      <w:iCs/>
      <w:color w:val="0F4761" w:themeColor="accent1" w:themeShade="BF"/>
    </w:rPr>
  </w:style>
  <w:style w:type="character" w:styleId="IntenseReference">
    <w:name w:val="Intense Reference"/>
    <w:basedOn w:val="DefaultParagraphFont"/>
    <w:uiPriority w:val="32"/>
    <w:qFormat/>
    <w:rsid w:val="00810BA6"/>
    <w:rPr>
      <w:b/>
      <w:bCs/>
      <w:smallCaps/>
      <w:color w:val="0F4761" w:themeColor="accent1" w:themeShade="BF"/>
      <w:spacing w:val="5"/>
    </w:rPr>
  </w:style>
  <w:style w:type="paragraph" w:styleId="NormalWeb">
    <w:name w:val="Normal (Web)"/>
    <w:basedOn w:val="Normal"/>
    <w:uiPriority w:val="99"/>
    <w:semiHidden/>
    <w:unhideWhenUsed/>
    <w:rsid w:val="008153E7"/>
    <w:rPr>
      <w:rFonts w:ascii="Times New Roman" w:hAnsi="Times New Roman" w:cs="Times New Roman"/>
      <w:sz w:val="24"/>
      <w:szCs w:val="24"/>
    </w:rPr>
  </w:style>
  <w:style w:type="character" w:styleId="Strong">
    <w:name w:val="Strong"/>
    <w:basedOn w:val="DefaultParagraphFont"/>
    <w:uiPriority w:val="22"/>
    <w:qFormat/>
    <w:rsid w:val="00DC0253"/>
    <w:rPr>
      <w:b/>
      <w:bCs/>
    </w:rPr>
  </w:style>
  <w:style w:type="character" w:styleId="HTMLCode">
    <w:name w:val="HTML Code"/>
    <w:basedOn w:val="DefaultParagraphFont"/>
    <w:uiPriority w:val="99"/>
    <w:semiHidden/>
    <w:unhideWhenUsed/>
    <w:rsid w:val="005D3AE3"/>
    <w:rPr>
      <w:rFonts w:ascii="Courier New" w:hAnsi="Courier New" w:eastAsia="Times New Roman" w:cs="Courier New"/>
      <w:sz w:val="20"/>
      <w:szCs w:val="20"/>
    </w:rPr>
  </w:style>
  <w:style w:type="table" w:styleId="TableGrid">
    <w:name w:val="Table Grid"/>
    <w:basedOn w:val="TableNormal"/>
    <w:uiPriority w:val="39"/>
    <w:rsid w:val="000E00BB"/>
    <w:pPr>
      <w:spacing w:after="0" w:line="240" w:lineRule="auto"/>
    </w:pPr>
    <w:tblPr/>
  </w:style>
  <w:style w:type="table" w:styleId="TableGridLight">
    <w:name w:val="Grid Table Light"/>
    <w:basedOn w:val="TableNormal"/>
    <w:uiPriority w:val="40"/>
    <w:rsid w:val="004B5CD6"/>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4B5CD6"/>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CF0875"/>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F454A"/>
    <w:rPr>
      <w:i/>
      <w:iCs/>
    </w:rPr>
  </w:style>
  <w:style w:type="character" w:styleId="Hyperlink">
    <w:name w:val="Hyperlink"/>
    <w:basedOn w:val="DefaultParagraphFont"/>
    <w:uiPriority w:val="99"/>
    <w:unhideWhenUsed/>
    <w:rsid w:val="004C180B"/>
    <w:rPr>
      <w:color w:val="467886" w:themeColor="hyperlink"/>
      <w:u w:val="single"/>
    </w:rPr>
  </w:style>
  <w:style w:type="character" w:styleId="UnresolvedMention">
    <w:name w:val="Unresolved Mention"/>
    <w:basedOn w:val="DefaultParagraphFont"/>
    <w:uiPriority w:val="99"/>
    <w:semiHidden/>
    <w:unhideWhenUsed/>
    <w:rsid w:val="004C18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youtu.be/qX6oNPX3gmE?si=z4NX194nJ4J4T9HA" TargetMode="External" Id="rId13" /><Relationship Type="http://schemas.openxmlformats.org/officeDocument/2006/relationships/hyperlink" Target="https://youtu.be/2ZYoP4Hvojs?si=VMDNkg2d2--c36TK" TargetMode="External" Id="rId18" /><Relationship Type="http://schemas.openxmlformats.org/officeDocument/2006/relationships/hyperlink" Target="https://youtu.be/vOmZ4JFhRds?si=eM4tgc-8rtS6ja9w" TargetMode="External" Id="rId26" /><Relationship Type="http://schemas.openxmlformats.org/officeDocument/2006/relationships/hyperlink" Target="https://youtu.be/13d-5brvC_U?si=8fS5yroS2HXuKbsE" TargetMode="External" Id="rId39" /><Relationship Type="http://schemas.openxmlformats.org/officeDocument/2006/relationships/hyperlink" Target="https://youtu.be/BuW7y21FcYI?si=GZVtVDbQgDYfXQPW" TargetMode="External" Id="rId21" /><Relationship Type="http://schemas.openxmlformats.org/officeDocument/2006/relationships/hyperlink" Target="https://youtu.be/1uz1KFOPa9k?si=tX10hYT6w4eHJnKQ" TargetMode="External" Id="rId34" /><Relationship Type="http://schemas.openxmlformats.org/officeDocument/2006/relationships/hyperlink" Target="https://youtu.be/mSjAJn4hUqg?si=5wnh711NDnwzJQY-" TargetMode="External" Id="rId42" /><Relationship Type="http://schemas.openxmlformats.org/officeDocument/2006/relationships/hyperlink" Target="https://youtu.be/4BRUmU-ETRk?si=5feJcpGKFKZvPEOz" TargetMode="External" Id="rId47" /><Relationship Type="http://schemas.openxmlformats.org/officeDocument/2006/relationships/hyperlink" Target="https://youtu.be/p3OMPL1iy5A?si=gW5FvwQaQg9ofirJ" TargetMode="External" Id="rId50" /><Relationship Type="http://schemas.openxmlformats.org/officeDocument/2006/relationships/fontTable" Target="fontTable.xm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youtu.be/N8LDSryePuc?si=qfsDo2_5poEYwJpC" TargetMode="External" Id="rId16" /><Relationship Type="http://schemas.openxmlformats.org/officeDocument/2006/relationships/hyperlink" Target="https://youtu.be/IUqKuGNasdM?si=kjDkVf2Zu9wkRLC0" TargetMode="External" Id="rId29" /><Relationship Type="http://schemas.openxmlformats.org/officeDocument/2006/relationships/hyperlink" Target="https://youtu.be/zBF1M8dTftk?si=8euBaL7lM9I0QLfd" TargetMode="External" Id="rId11" /><Relationship Type="http://schemas.openxmlformats.org/officeDocument/2006/relationships/hyperlink" Target="https://youtu.be/Om3qzMoaIUo?si=j0-38hlroZh8s8Pj" TargetMode="External" Id="rId24" /><Relationship Type="http://schemas.openxmlformats.org/officeDocument/2006/relationships/hyperlink" Target="https://youtu.be/pgBk8HC7jbU?si=hpvO9spPrUDR15kT" TargetMode="External" Id="rId32" /><Relationship Type="http://schemas.openxmlformats.org/officeDocument/2006/relationships/hyperlink" Target="https://youtu.be/neOvVLpy918?si=okpx-ufYnHJJkKz6" TargetMode="External" Id="rId37" /><Relationship Type="http://schemas.openxmlformats.org/officeDocument/2006/relationships/hyperlink" Target="https://youtu.be/HvPlEJ3LHgE?si=uyMyCo_SGaqsfGg7" TargetMode="External" Id="rId40" /><Relationship Type="http://schemas.openxmlformats.org/officeDocument/2006/relationships/hyperlink" Target="https://youtu.be/cShTn9M0Ppc?si=cpP6e_txtxpm279C" TargetMode="External" Id="rId45" /><Relationship Type="http://schemas.openxmlformats.org/officeDocument/2006/relationships/image" Target="media/image2.emf" Id="rId53" /><Relationship Type="http://schemas.openxmlformats.org/officeDocument/2006/relationships/numbering" Target="numbering.xml" Id="rId5" /><Relationship Type="http://schemas.openxmlformats.org/officeDocument/2006/relationships/hyperlink" Target="https://youtu.be/KctLuhwFEQ8?si=1ZikBGqKFv-UYZk9" TargetMode="External" Id="rId10" /><Relationship Type="http://schemas.openxmlformats.org/officeDocument/2006/relationships/hyperlink" Target="https://youtu.be/Wgkb0zg7WOM?si=xAHJWYLs8WrRPKKv" TargetMode="External" Id="rId19" /><Relationship Type="http://schemas.openxmlformats.org/officeDocument/2006/relationships/hyperlink" Target="https://youtu.be/FbfFjk-rPqU?si=7kGOYTacFEs6PTM7" TargetMode="External" Id="rId31" /><Relationship Type="http://schemas.openxmlformats.org/officeDocument/2006/relationships/hyperlink" Target="https://youtu.be/oYcb0N1YfVw?si=ILFYPNLxAMSm7PM2" TargetMode="External" Id="rId44" /><Relationship Type="http://schemas.openxmlformats.org/officeDocument/2006/relationships/hyperlink" Target="https://youtu.be/hgF21imQ_Is?si=dIFFbGBEcZxSO_Ex" TargetMode="External" Id="rId52" /><Relationship Type="http://schemas.openxmlformats.org/officeDocument/2006/relationships/customXml" Target="../customXml/item4.xml" Id="rId4" /><Relationship Type="http://schemas.openxmlformats.org/officeDocument/2006/relationships/hyperlink" Target="https://youtu.be/P-_Nzi_mCRo?si=6kLDWlAXB0athgL4" TargetMode="External" Id="rId9" /><Relationship Type="http://schemas.openxmlformats.org/officeDocument/2006/relationships/hyperlink" Target="https://youtu.be/qX6oNPX3gmE?si=z4NX194nJ4J4T9HA" TargetMode="External" Id="rId14" /><Relationship Type="http://schemas.openxmlformats.org/officeDocument/2006/relationships/hyperlink" Target="https://youtu.be/MY03bt_0JQI?si=enzLT3zeVYxE4c-g" TargetMode="External" Id="rId22" /><Relationship Type="http://schemas.openxmlformats.org/officeDocument/2006/relationships/hyperlink" Target="https://youtu.be/sd4x2QG2K6U?si=90PMRAayPROrnh3e" TargetMode="External" Id="rId27" /><Relationship Type="http://schemas.openxmlformats.org/officeDocument/2006/relationships/hyperlink" Target="https://youtu.be/AozJ0CR2W4A?si=S8_nGYC8S88CBZgc" TargetMode="External" Id="rId30" /><Relationship Type="http://schemas.openxmlformats.org/officeDocument/2006/relationships/hyperlink" Target="https://youtu.be/Zs342ePFvRI?si=dTpAVV69G6f8rFHo" TargetMode="External" Id="rId35" /><Relationship Type="http://schemas.openxmlformats.org/officeDocument/2006/relationships/hyperlink" Target="https://youtu.be/HUMz8KQXLyg?si=lriWTYu7MtuzOJ7Q" TargetMode="External" Id="rId43" /><Relationship Type="http://schemas.openxmlformats.org/officeDocument/2006/relationships/hyperlink" Target="https://youtu.be/muWxqz6NjLY?si=nah8MS4rWqxcLeHt" TargetMode="External" Id="rId48" /><Relationship Type="http://schemas.openxmlformats.org/officeDocument/2006/relationships/theme" Target="theme/theme1.xml" Id="rId56" /><Relationship Type="http://schemas.openxmlformats.org/officeDocument/2006/relationships/webSettings" Target="webSettings.xml" Id="rId8" /><Relationship Type="http://schemas.openxmlformats.org/officeDocument/2006/relationships/hyperlink" Target="https://youtu.be/ScUJx4aWRi0?si=p9Se2XPvslxlblt2" TargetMode="External" Id="rId51" /><Relationship Type="http://schemas.openxmlformats.org/officeDocument/2006/relationships/customXml" Target="../customXml/item3.xml" Id="rId3" /><Relationship Type="http://schemas.openxmlformats.org/officeDocument/2006/relationships/hyperlink" Target="https://youtu.be/IeUZZoZE3sU?si=rKwaFWbXtCwNcu_h" TargetMode="External" Id="rId12" /><Relationship Type="http://schemas.openxmlformats.org/officeDocument/2006/relationships/hyperlink" Target="https://youtu.be/flWjzwzgybI?si=laHi_npYPuvic52-" TargetMode="External" Id="rId17" /><Relationship Type="http://schemas.openxmlformats.org/officeDocument/2006/relationships/hyperlink" Target="https://youtu.be/t6gmQaTMTtM?si=QpWllfnoVU0-Ah43" TargetMode="External" Id="rId25" /><Relationship Type="http://schemas.openxmlformats.org/officeDocument/2006/relationships/hyperlink" Target="https://youtu.be/T632kAJ_9VA?si=eUYpGoxpxIpe4IbC" TargetMode="External" Id="rId33" /><Relationship Type="http://schemas.openxmlformats.org/officeDocument/2006/relationships/hyperlink" Target="https://youtu.be/6xRd0j1anzc?si=v4X7uhzrPkSfs8BW" TargetMode="External" Id="rId38" /><Relationship Type="http://schemas.openxmlformats.org/officeDocument/2006/relationships/hyperlink" Target="https://youtu.be/1nRj4ALuw7A?si=qn10ilAIOIgVcfYI" TargetMode="External" Id="rId46" /><Relationship Type="http://schemas.openxmlformats.org/officeDocument/2006/relationships/hyperlink" Target="https://youtu.be/On4698IIBCk?si=_ipKrhRiF-aDc4vH" TargetMode="External" Id="rId20" /><Relationship Type="http://schemas.openxmlformats.org/officeDocument/2006/relationships/hyperlink" Target="https://youtu.be/c2sTQk9opO8?si=nrs9RRG5wZn2QD42" TargetMode="External" Id="rId41" /><Relationship Type="http://schemas.openxmlformats.org/officeDocument/2006/relationships/hyperlink" Target="https://youtu.be/dPFbwLwliB8?si=9wwXYplPGyFpjkQ4" TargetMode="Externa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youtu.be/Ccc-Sk8qMAQ?si=SX1kpk38M_aOWEAx" TargetMode="External" Id="rId15" /><Relationship Type="http://schemas.openxmlformats.org/officeDocument/2006/relationships/hyperlink" Target="https://youtu.be/4ezfRdg6Z7E?si=HowohyLNhD2utq-c" TargetMode="External" Id="rId23" /><Relationship Type="http://schemas.openxmlformats.org/officeDocument/2006/relationships/hyperlink" Target="https://youtu.be/OuO49oIzV10?si=JIkFz_ZiH8hPpb-_" TargetMode="External" Id="rId28" /><Relationship Type="http://schemas.openxmlformats.org/officeDocument/2006/relationships/hyperlink" Target="https://youtu.be/Hmi4JtGIcdA?si=JJ658S2mHNXd82-L" TargetMode="External" Id="rId36" /><Relationship Type="http://schemas.openxmlformats.org/officeDocument/2006/relationships/hyperlink" Target="https://youtu.be/3Q64oNdETYM?si=owAZUMFc3CiLHiiE" TargetMode="External" Id="rId49" /></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B3EAD33E1A147458CA909E4EA66608B" ma:contentTypeVersion="3" ma:contentTypeDescription="Create a new document." ma:contentTypeScope="" ma:versionID="7a67ccc7d0b14899cb60c77668bc8714">
  <xsd:schema xmlns:xsd="http://www.w3.org/2001/XMLSchema" xmlns:xs="http://www.w3.org/2001/XMLSchema" xmlns:p="http://schemas.microsoft.com/office/2006/metadata/properties" xmlns:ns2="dbbbb3ba-229b-46e8-9ae9-115954c7243b" targetNamespace="http://schemas.microsoft.com/office/2006/metadata/properties" ma:root="true" ma:fieldsID="b0e9b86c18045ef5c17e1e08d850660a" ns2:_="">
    <xsd:import namespace="dbbbb3ba-229b-46e8-9ae9-115954c7243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bbb3ba-229b-46e8-9ae9-115954c72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2DDB49-5BAC-48F7-B04B-96EE376F06A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12E94D-E6F1-4350-9A6B-E0DDD3F0BD21}">
  <ds:schemaRefs>
    <ds:schemaRef ds:uri="http://schemas.openxmlformats.org/officeDocument/2006/bibliography"/>
  </ds:schemaRefs>
</ds:datastoreItem>
</file>

<file path=customXml/itemProps3.xml><?xml version="1.0" encoding="utf-8"?>
<ds:datastoreItem xmlns:ds="http://schemas.openxmlformats.org/officeDocument/2006/customXml" ds:itemID="{31CF8267-48F4-4C9C-AAB4-E1AC874AF1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bbb3ba-229b-46e8-9ae9-115954c724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842FC9-9B9E-4468-97B5-D21B211009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168</Pages>
  <Words>24565</Words>
  <Characters>140021</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Dayao</dc:creator>
  <cp:keywords/>
  <dc:description/>
  <cp:lastModifiedBy>Kenzo Lian Ocampo</cp:lastModifiedBy>
  <cp:revision>1957</cp:revision>
  <dcterms:created xsi:type="dcterms:W3CDTF">2025-10-22T07:58:00Z</dcterms:created>
  <dcterms:modified xsi:type="dcterms:W3CDTF">2025-11-05T19:41:00Z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0x010100EB3EAD33E1A147458CA909E4EA66608B</vt:lpwstr>
  </property>
</Properties>
</file>